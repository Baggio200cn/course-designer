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C395A4">
      <w:bookmarkStart w:id="2" w:name="_GoBack"/>
      <w:bookmarkEnd w:id="2"/>
    </w:p>
    <w:p w14:paraId="3CF658B5">
      <w:pPr>
        <w:spacing w:line="240" w:lineRule="auto"/>
        <w:ind w:firstLine="0" w:firstLineChars="0"/>
        <w:jc w:val="center"/>
        <w:rPr>
          <w:rFonts w:hint="eastAsia"/>
          <w:b/>
          <w:bCs/>
          <w:sz w:val="44"/>
        </w:rPr>
      </w:pPr>
      <w:r>
        <w:rPr>
          <w:rFonts w:hint="eastAsia"/>
          <w:b/>
          <w:sz w:val="44"/>
          <w:lang w:eastAsia="zh-CN"/>
        </w:rPr>
        <w:t>《</w:t>
      </w:r>
      <w:r>
        <w:rPr>
          <w:rFonts w:hint="eastAsia"/>
          <w:b/>
          <w:sz w:val="44"/>
        </w:rPr>
        <w:t>美术基础</w:t>
      </w:r>
      <w:r>
        <w:rPr>
          <w:rFonts w:hint="eastAsia"/>
          <w:b/>
          <w:bCs/>
          <w:sz w:val="44"/>
        </w:rPr>
        <w:t>》课程标准</w:t>
      </w:r>
    </w:p>
    <w:p w14:paraId="2E51BD17">
      <w:pPr>
        <w:ind w:firstLine="0" w:firstLineChars="0"/>
        <w:jc w:val="left"/>
        <w:rPr>
          <w:rFonts w:hint="eastAsia" w:ascii="黑体" w:hAnsi="黑体" w:eastAsia="黑体"/>
          <w:sz w:val="24"/>
          <w:szCs w:val="24"/>
        </w:rPr>
      </w:pPr>
      <w:r>
        <w:rPr>
          <w:rFonts w:hint="eastAsia" w:ascii="黑体" w:hAnsi="黑体" w:eastAsia="黑体"/>
          <w:sz w:val="24"/>
          <w:szCs w:val="24"/>
        </w:rPr>
        <w:t>课程代码：</w:t>
      </w:r>
    </w:p>
    <w:p w14:paraId="0F3542D6">
      <w:pPr>
        <w:ind w:firstLine="0" w:firstLineChars="0"/>
        <w:jc w:val="left"/>
        <w:rPr>
          <w:rFonts w:hint="eastAsia" w:ascii="黑体" w:hAnsi="黑体" w:eastAsia="黑体"/>
          <w:sz w:val="24"/>
          <w:szCs w:val="24"/>
        </w:rPr>
      </w:pPr>
      <w:r>
        <w:rPr>
          <w:rFonts w:hint="eastAsia" w:ascii="黑体" w:hAnsi="黑体" w:eastAsia="黑体"/>
          <w:sz w:val="24"/>
          <w:szCs w:val="24"/>
        </w:rPr>
        <w:t>课程承担单位（部门）：</w:t>
      </w:r>
      <w:r>
        <w:rPr>
          <w:rFonts w:hint="eastAsia" w:ascii="黑体" w:hAnsi="黑体" w:eastAsia="黑体"/>
          <w:sz w:val="24"/>
          <w:szCs w:val="24"/>
          <w:lang w:eastAsia="zh-CN"/>
        </w:rPr>
        <w:t>服装教学部</w:t>
      </w:r>
      <w:r>
        <w:rPr>
          <w:rFonts w:hint="eastAsia" w:ascii="黑体" w:hAnsi="黑体" w:eastAsia="黑体"/>
          <w:sz w:val="24"/>
          <w:szCs w:val="24"/>
        </w:rPr>
        <w:t xml:space="preserve">                               </w:t>
      </w:r>
    </w:p>
    <w:p w14:paraId="3FA03B25">
      <w:pPr>
        <w:ind w:firstLine="0" w:firstLineChars="0"/>
        <w:jc w:val="left"/>
        <w:rPr>
          <w:rFonts w:hint="eastAsia" w:ascii="黑体" w:hAnsi="黑体" w:eastAsia="黑体"/>
          <w:sz w:val="24"/>
          <w:szCs w:val="24"/>
        </w:rPr>
      </w:pPr>
      <w:r>
        <w:rPr>
          <w:rFonts w:hint="eastAsia" w:ascii="黑体" w:hAnsi="黑体" w:eastAsia="黑体"/>
          <w:sz w:val="24"/>
          <w:szCs w:val="24"/>
        </w:rPr>
        <w:t>制定人：吕智嫔               制定日期：20</w:t>
      </w:r>
      <w:r>
        <w:rPr>
          <w:rFonts w:hint="eastAsia" w:ascii="黑体" w:hAnsi="黑体" w:eastAsia="黑体"/>
          <w:sz w:val="24"/>
          <w:szCs w:val="24"/>
          <w:lang w:val="en-US" w:eastAsia="zh-CN"/>
        </w:rPr>
        <w:t>21</w:t>
      </w:r>
      <w:r>
        <w:rPr>
          <w:rFonts w:hint="eastAsia" w:ascii="黑体" w:hAnsi="黑体" w:eastAsia="黑体"/>
          <w:sz w:val="24"/>
          <w:szCs w:val="24"/>
        </w:rPr>
        <w:t>年</w:t>
      </w:r>
      <w:r>
        <w:rPr>
          <w:rFonts w:hint="eastAsia" w:ascii="黑体" w:hAnsi="黑体" w:eastAsia="黑体"/>
          <w:sz w:val="24"/>
          <w:szCs w:val="24"/>
          <w:lang w:val="en-US" w:eastAsia="zh-CN"/>
        </w:rPr>
        <w:t>12</w:t>
      </w:r>
      <w:r>
        <w:rPr>
          <w:rFonts w:hint="eastAsia" w:ascii="黑体" w:hAnsi="黑体" w:eastAsia="黑体"/>
          <w:sz w:val="24"/>
          <w:szCs w:val="24"/>
        </w:rPr>
        <w:t>月</w:t>
      </w:r>
    </w:p>
    <w:p w14:paraId="245D29C6">
      <w:pPr>
        <w:ind w:firstLine="0" w:firstLineChars="0"/>
        <w:jc w:val="left"/>
        <w:rPr>
          <w:rFonts w:hint="eastAsia" w:ascii="黑体" w:hAnsi="黑体" w:eastAsia="黑体"/>
          <w:sz w:val="24"/>
          <w:szCs w:val="24"/>
        </w:rPr>
      </w:pPr>
      <w:r>
        <w:rPr>
          <w:rFonts w:hint="eastAsia" w:ascii="黑体" w:hAnsi="黑体" w:eastAsia="黑体"/>
          <w:sz w:val="24"/>
          <w:szCs w:val="24"/>
        </w:rPr>
        <w:t>审核人：                     审核日期：</w:t>
      </w:r>
    </w:p>
    <w:p w14:paraId="798A121C">
      <w:pPr>
        <w:ind w:firstLine="0" w:firstLineChars="0"/>
        <w:jc w:val="left"/>
        <w:rPr>
          <w:rFonts w:hint="eastAsia"/>
          <w:b/>
          <w:bCs/>
          <w:sz w:val="24"/>
          <w:szCs w:val="24"/>
        </w:rPr>
      </w:pPr>
      <w:r>
        <w:rPr>
          <w:rFonts w:hint="eastAsia" w:ascii="黑体" w:hAnsi="黑体" w:eastAsia="黑体"/>
          <w:sz w:val="24"/>
          <w:szCs w:val="24"/>
        </w:rPr>
        <w:t>批准人：                     批准日期</w:t>
      </w:r>
    </w:p>
    <w:p w14:paraId="4B26F9E7">
      <w:pPr>
        <w:pStyle w:val="2"/>
        <w:spacing w:before="156" w:after="156"/>
        <w:ind w:firstLine="489" w:firstLineChars="174"/>
      </w:pPr>
      <w:r>
        <w:t>一、适用对象</w:t>
      </w:r>
    </w:p>
    <w:p w14:paraId="573D157D">
      <w:pPr>
        <w:ind w:firstLine="480" w:firstLineChars="200"/>
        <w:jc w:val="left"/>
        <w:rPr>
          <w:rFonts w:hint="eastAsia"/>
          <w:lang w:eastAsia="zh-CN"/>
        </w:rPr>
      </w:pPr>
      <w:r>
        <w:rPr>
          <w:rFonts w:hint="eastAsia" w:ascii="黑体" w:hAnsi="黑体" w:eastAsia="黑体"/>
          <w:sz w:val="24"/>
          <w:szCs w:val="24"/>
        </w:rPr>
        <w:t xml:space="preserve">中等职业学校 </w:t>
      </w:r>
      <w:r>
        <w:rPr>
          <w:rFonts w:hint="eastAsia" w:ascii="黑体" w:hAnsi="黑体" w:eastAsia="黑体"/>
          <w:sz w:val="24"/>
          <w:szCs w:val="24"/>
          <w:lang w:eastAsia="zh-CN"/>
        </w:rPr>
        <w:t>服装陈列与展示设计</w:t>
      </w:r>
      <w:r>
        <w:rPr>
          <w:rFonts w:hint="eastAsia" w:ascii="黑体" w:hAnsi="黑体" w:eastAsia="黑体"/>
          <w:sz w:val="24"/>
          <w:szCs w:val="24"/>
        </w:rPr>
        <w:t>专业</w:t>
      </w:r>
      <w:r>
        <w:rPr>
          <w:rFonts w:hint="eastAsia" w:ascii="黑体" w:hAnsi="黑体" w:eastAsia="黑体"/>
          <w:sz w:val="24"/>
          <w:szCs w:val="24"/>
          <w:lang w:eastAsia="zh-CN"/>
        </w:rPr>
        <w:t>（时尚服装传播方向）</w:t>
      </w:r>
      <w:r>
        <w:rPr>
          <w:rFonts w:hint="eastAsia" w:ascii="黑体" w:hAnsi="黑体" w:eastAsia="黑体"/>
          <w:sz w:val="24"/>
          <w:szCs w:val="24"/>
        </w:rPr>
        <w:t>的学生</w:t>
      </w:r>
    </w:p>
    <w:p w14:paraId="064E717F">
      <w:pPr>
        <w:pStyle w:val="2"/>
        <w:numPr>
          <w:ilvl w:val="0"/>
          <w:numId w:val="1"/>
        </w:numPr>
        <w:spacing w:before="156" w:after="156"/>
        <w:ind w:firstLine="489" w:firstLineChars="174"/>
        <w:rPr>
          <w:rFonts w:hint="eastAsia"/>
        </w:rPr>
      </w:pPr>
      <w:r>
        <w:rPr>
          <w:rFonts w:hint="eastAsia"/>
        </w:rPr>
        <w:t>适用专业</w:t>
      </w:r>
    </w:p>
    <w:p w14:paraId="09E992D3">
      <w:pPr>
        <w:ind w:firstLine="480" w:firstLineChars="200"/>
        <w:jc w:val="left"/>
        <w:rPr>
          <w:rFonts w:hint="eastAsia" w:ascii="黑体" w:hAnsi="黑体" w:eastAsia="黑体" w:cs="Times New Roman"/>
          <w:sz w:val="24"/>
          <w:szCs w:val="24"/>
        </w:rPr>
      </w:pPr>
      <w:r>
        <w:rPr>
          <w:rFonts w:hint="eastAsia" w:ascii="黑体" w:hAnsi="黑体" w:eastAsia="黑体" w:cs="Times New Roman"/>
          <w:sz w:val="24"/>
          <w:szCs w:val="24"/>
          <w:lang w:eastAsia="zh-CN"/>
        </w:rPr>
        <w:t>服装陈列与展示设计专业（服装时尚传播方向）</w:t>
      </w:r>
    </w:p>
    <w:p w14:paraId="2B7CE4BF">
      <w:pPr>
        <w:pStyle w:val="2"/>
        <w:numPr>
          <w:ilvl w:val="0"/>
          <w:numId w:val="0"/>
        </w:numPr>
        <w:spacing w:before="156" w:after="156"/>
        <w:ind w:firstLine="562" w:firstLineChars="200"/>
      </w:pPr>
      <w:r>
        <w:rPr>
          <w:rFonts w:hint="eastAsia"/>
          <w:lang w:eastAsia="zh-CN"/>
        </w:rPr>
        <w:t>三、</w:t>
      </w:r>
      <w:r>
        <w:rPr>
          <w:rFonts w:hint="eastAsia"/>
        </w:rPr>
        <w:t>课程性质</w:t>
      </w:r>
      <w:r>
        <w:rPr>
          <w:rFonts w:hint="eastAsia"/>
          <w:lang w:eastAsia="zh-CN"/>
        </w:rPr>
        <w:t>、地位、作用</w:t>
      </w:r>
    </w:p>
    <w:p w14:paraId="371702AB">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本课程是</w:t>
      </w:r>
      <w:r>
        <w:rPr>
          <w:rFonts w:hint="eastAsia" w:ascii="宋体" w:hAnsi="宋体" w:cs="仿宋_GB2312"/>
          <w:kern w:val="2"/>
          <w:position w:val="6"/>
          <w:sz w:val="24"/>
          <w:szCs w:val="24"/>
          <w:u w:val="none"/>
          <w:lang w:val="en-US" w:eastAsia="zh-CN" w:bidi="ar-SA"/>
        </w:rPr>
        <w:t>服装陈列与展示设计专业（时尚服装传播方向）</w:t>
      </w:r>
      <w:r>
        <w:rPr>
          <w:rFonts w:hint="eastAsia" w:ascii="宋体" w:hAnsi="宋体" w:eastAsia="宋体" w:cs="仿宋_GB2312"/>
          <w:kern w:val="2"/>
          <w:position w:val="6"/>
          <w:sz w:val="24"/>
          <w:szCs w:val="24"/>
          <w:u w:val="none"/>
          <w:lang w:val="en-US" w:eastAsia="zh-CN" w:bidi="ar-SA"/>
        </w:rPr>
        <w:t>专业核心课程课。</w:t>
      </w:r>
    </w:p>
    <w:p w14:paraId="05766AE9">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本课程是依据</w:t>
      </w:r>
      <w:r>
        <w:rPr>
          <w:rFonts w:hint="eastAsia" w:ascii="宋体" w:hAnsi="宋体" w:cs="仿宋_GB2312"/>
          <w:kern w:val="2"/>
          <w:position w:val="6"/>
          <w:sz w:val="24"/>
          <w:szCs w:val="24"/>
          <w:u w:val="none"/>
          <w:lang w:val="en-US" w:eastAsia="zh-CN" w:bidi="ar-SA"/>
        </w:rPr>
        <w:t>服装陈列与展示设计（时尚服装传播方向）</w:t>
      </w:r>
      <w:r>
        <w:rPr>
          <w:rFonts w:hint="eastAsia" w:ascii="宋体" w:hAnsi="宋体" w:eastAsia="宋体" w:cs="仿宋_GB2312"/>
          <w:kern w:val="2"/>
          <w:position w:val="6"/>
          <w:sz w:val="24"/>
          <w:szCs w:val="24"/>
          <w:u w:val="none"/>
          <w:lang w:val="en-US" w:eastAsia="zh-CN" w:bidi="ar-SA"/>
        </w:rPr>
        <w:t>专业人才培养目标和相关职业岗位（群）的能力要求而设置的，对本专业所面向的 平面设计师、平面美术编辑、服装搭配师、时尚买手等所需要的知识、技能、和素质目标的达成起支撑作用。在课程设置上，后续课程有《构成》、《图形图像处理》、《时尚插画》等。</w:t>
      </w:r>
    </w:p>
    <w:p w14:paraId="45728AD4">
      <w:pPr>
        <w:pStyle w:val="2"/>
        <w:numPr>
          <w:ilvl w:val="0"/>
          <w:numId w:val="0"/>
        </w:numPr>
        <w:spacing w:before="156" w:after="156"/>
        <w:ind w:firstLine="562" w:firstLineChars="200"/>
        <w:rPr>
          <w:rFonts w:hint="eastAsia"/>
          <w:lang w:eastAsia="zh-CN"/>
        </w:rPr>
      </w:pPr>
      <w:r>
        <w:rPr>
          <w:rFonts w:hint="eastAsia"/>
          <w:lang w:eastAsia="zh-CN"/>
        </w:rPr>
        <w:t>四、课程的教学目标</w:t>
      </w:r>
    </w:p>
    <w:p w14:paraId="283BEC81">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总体目标：</w:t>
      </w:r>
    </w:p>
    <w:p w14:paraId="5D1172A2">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美术基础》的课程目标，主要是通过基础素描、色彩原理及美术鉴赏原理三大知识模块的学习，是学生掌握视觉造型的客观规律、正确的观察方法和表现方法，掌握基本的审美规律何判断方法，学会用美学的态度和方法，观察和把握生活。</w:t>
      </w:r>
    </w:p>
    <w:p w14:paraId="21405F2F">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 xml:space="preserve">1、知识目标 </w:t>
      </w:r>
    </w:p>
    <w:p w14:paraId="4823C39A">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（1）能理解事物绘画、变形绘画、创意绘画的概念、意义、用途及方法。</w:t>
      </w:r>
    </w:p>
    <w:p w14:paraId="266FA8BD">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（2）能体会绘画形式美、欣赏视觉美。</w:t>
      </w:r>
    </w:p>
    <w:p w14:paraId="4C432755">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 xml:space="preserve">2、技能目标 </w:t>
      </w:r>
    </w:p>
    <w:p w14:paraId="19AAAFA4">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（1）能运用素描绘画语言表达造型的能力。</w:t>
      </w:r>
    </w:p>
    <w:p w14:paraId="0A7C6284">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 xml:space="preserve"> (2)  能具有绘画技巧的表达能力</w:t>
      </w:r>
    </w:p>
    <w:p w14:paraId="29A0FA7A">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（3）能具备绘画审美的能力</w:t>
      </w:r>
    </w:p>
    <w:p w14:paraId="499878B4">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（4）能具有色彩语言表达的能力、创造性思维的设计意识。</w:t>
      </w:r>
    </w:p>
    <w:p w14:paraId="147068D3">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3、素质养成目标</w:t>
      </w:r>
    </w:p>
    <w:p w14:paraId="4029C9EF">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通过本课程，培养学生能够根据项目要求，掌握设计素描和设计色彩的表现能力，提高学生的审美能力，自我学习的能力。</w:t>
      </w:r>
    </w:p>
    <w:p w14:paraId="3EDA659A">
      <w:pPr>
        <w:pStyle w:val="2"/>
        <w:spacing w:before="156" w:after="156"/>
        <w:rPr>
          <w:rFonts w:ascii="黑体" w:hAnsi="黑体"/>
          <w:color w:val="0000FF"/>
          <w:szCs w:val="28"/>
          <w:u w:val="single"/>
        </w:rPr>
      </w:pPr>
      <w:r>
        <w:rPr>
          <w:rFonts w:hint="eastAsia"/>
          <w:lang w:eastAsia="zh-CN"/>
        </w:rPr>
        <w:t>五</w:t>
      </w:r>
      <w:r>
        <w:t>、参考</w:t>
      </w:r>
      <w:r>
        <w:rPr>
          <w:rFonts w:hint="eastAsia"/>
        </w:rPr>
        <w:t>学</w:t>
      </w:r>
      <w:r>
        <w:t>时</w:t>
      </w:r>
      <w:r>
        <w:rPr>
          <w:rFonts w:hint="eastAsia"/>
        </w:rPr>
        <w:t>与</w:t>
      </w:r>
      <w:r>
        <w:t>学分</w:t>
      </w:r>
    </w:p>
    <w:p w14:paraId="45E32C6D">
      <w:pPr>
        <w:ind w:firstLine="480"/>
        <w:rPr>
          <w:rFonts w:ascii="宋体" w:hAnsi="宋体" w:cs="仿宋_GB2312"/>
          <w:position w:val="6"/>
        </w:rPr>
      </w:pPr>
      <w:r>
        <w:rPr>
          <w:rFonts w:hint="eastAsia" w:ascii="宋体" w:hAnsi="宋体" w:cs="仿宋_GB2312"/>
          <w:position w:val="6"/>
        </w:rPr>
        <w:t>1.学</w:t>
      </w:r>
      <w:r>
        <w:rPr>
          <w:rFonts w:ascii="宋体" w:hAnsi="宋体" w:cs="仿宋_GB2312"/>
          <w:position w:val="6"/>
        </w:rPr>
        <w:t>时</w:t>
      </w:r>
      <w:r>
        <w:rPr>
          <w:rFonts w:hint="eastAsia" w:ascii="宋体" w:hAnsi="宋体" w:cs="仿宋_GB2312"/>
          <w:position w:val="6"/>
        </w:rPr>
        <w:t>：72</w:t>
      </w:r>
    </w:p>
    <w:p w14:paraId="4A9C5BC3">
      <w:pPr>
        <w:ind w:firstLine="480"/>
        <w:rPr>
          <w:rFonts w:hint="default" w:ascii="宋体" w:hAnsi="宋体" w:eastAsia="宋体" w:cs="仿宋_GB2312"/>
          <w:position w:val="6"/>
          <w:lang w:val="en-US" w:eastAsia="zh-CN"/>
        </w:rPr>
      </w:pPr>
      <w:r>
        <w:rPr>
          <w:rFonts w:hint="eastAsia" w:ascii="宋体" w:hAnsi="宋体" w:cs="仿宋_GB2312"/>
          <w:position w:val="6"/>
        </w:rPr>
        <w:t>2.学分:</w:t>
      </w:r>
      <w:r>
        <w:rPr>
          <w:rFonts w:hint="eastAsia" w:ascii="宋体" w:hAnsi="宋体" w:cs="仿宋_GB2312"/>
          <w:position w:val="6"/>
          <w:lang w:val="en-US" w:eastAsia="zh-CN"/>
        </w:rPr>
        <w:t xml:space="preserve"> 4</w:t>
      </w:r>
    </w:p>
    <w:p w14:paraId="28CF7116">
      <w:pPr>
        <w:pStyle w:val="2"/>
        <w:spacing w:before="156" w:after="156"/>
        <w:rPr>
          <w:b w:val="0"/>
          <w:color w:val="0000FF"/>
        </w:rPr>
      </w:pPr>
      <w:r>
        <w:rPr>
          <w:rFonts w:hint="eastAsia"/>
          <w:lang w:eastAsia="zh-CN"/>
        </w:rPr>
        <w:t>六</w:t>
      </w:r>
      <w:r>
        <w:rPr>
          <w:rFonts w:hint="eastAsia"/>
        </w:rPr>
        <w:t>、设计思路</w:t>
      </w:r>
    </w:p>
    <w:p w14:paraId="3114EACF">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依据对相关行业企业的调研、参照服饰设计的职业技能鉴定规范，首饰、箱包制作的等级标准、兼顾企业岗位就业群需要，并通过分析首饰设计师、皮具设计学徒的岗位典型工作任务获得。</w:t>
      </w:r>
    </w:p>
    <w:p w14:paraId="3ACFA33C">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本课程主要分，透视、结构、几何体素描、色彩基础。实现循序渐进学习。</w:t>
      </w:r>
    </w:p>
    <w:p w14:paraId="777E46AB">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依据学生的已有经验、心理发展水平和全面发展的需求选择课程内容，力求反映美术基础课程特点，重视结构基础、色彩与层次的联系，突出学生的实践活动，使学生积极主动地获取知识，培养创新精神和实践能力。</w:t>
      </w:r>
    </w:p>
    <w:p w14:paraId="28043ABB">
      <w:pPr>
        <w:pStyle w:val="2"/>
        <w:spacing w:before="156" w:after="156"/>
      </w:pPr>
      <w:r>
        <w:rPr>
          <w:rFonts w:hint="eastAsia"/>
          <w:lang w:eastAsia="zh-CN"/>
        </w:rPr>
        <w:t>七</w:t>
      </w:r>
      <w:r>
        <w:rPr>
          <w:rFonts w:hint="eastAsia"/>
        </w:rPr>
        <w:t>、课程内容与教学要求</w:t>
      </w:r>
    </w:p>
    <w:p w14:paraId="4B3979D6">
      <w:pPr>
        <w:pStyle w:val="5"/>
        <w:spacing w:before="0" w:beforeAutospacing="0" w:after="0" w:afterAutospacing="0" w:line="360" w:lineRule="auto"/>
        <w:ind w:firstLine="443" w:firstLineChars="210"/>
        <w:jc w:val="both"/>
        <w:rPr>
          <w:rFonts w:cs="仿宋_GB2312"/>
          <w:b/>
          <w:kern w:val="2"/>
          <w:position w:val="6"/>
        </w:rPr>
      </w:pPr>
      <w:r>
        <w:rPr>
          <w:rFonts w:hint="eastAsia" w:cs="仿宋_GB2312"/>
          <w:b/>
          <w:kern w:val="2"/>
          <w:position w:val="6"/>
        </w:rPr>
        <w:t>1.课时分配表</w:t>
      </w:r>
    </w:p>
    <w:tbl>
      <w:tblPr>
        <w:tblStyle w:val="9"/>
        <w:tblW w:w="93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0"/>
        <w:gridCol w:w="773"/>
        <w:gridCol w:w="3487"/>
        <w:gridCol w:w="1284"/>
        <w:gridCol w:w="1022"/>
      </w:tblGrid>
      <w:tr w14:paraId="1E992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0" w:type="dxa"/>
            <w:noWrap w:val="0"/>
            <w:vAlign w:val="top"/>
          </w:tcPr>
          <w:p w14:paraId="7A310FEB">
            <w:pPr>
              <w:ind w:firstLine="0" w:firstLineChars="0"/>
              <w:rPr>
                <w:rFonts w:ascii="宋体" w:hAnsi="宋体"/>
              </w:rPr>
            </w:pPr>
            <w:r>
              <w:rPr>
                <w:rFonts w:hint="eastAsia" w:ascii="宋体" w:hAnsi="宋体"/>
              </w:rPr>
              <w:t>模块（或工作情境）名称</w:t>
            </w:r>
          </w:p>
        </w:tc>
        <w:tc>
          <w:tcPr>
            <w:tcW w:w="773" w:type="dxa"/>
            <w:noWrap w:val="0"/>
            <w:vAlign w:val="top"/>
          </w:tcPr>
          <w:p w14:paraId="735F008F">
            <w:pPr>
              <w:ind w:firstLine="0" w:firstLineChars="0"/>
              <w:rPr>
                <w:rFonts w:ascii="宋体" w:hAnsi="宋体"/>
              </w:rPr>
            </w:pPr>
            <w:r>
              <w:rPr>
                <w:rFonts w:hint="eastAsia" w:ascii="宋体" w:hAnsi="宋体"/>
              </w:rPr>
              <w:t>序号</w:t>
            </w:r>
          </w:p>
        </w:tc>
        <w:tc>
          <w:tcPr>
            <w:tcW w:w="3487" w:type="dxa"/>
            <w:noWrap w:val="0"/>
            <w:vAlign w:val="top"/>
          </w:tcPr>
          <w:p w14:paraId="3ED07EDE">
            <w:pPr>
              <w:ind w:firstLine="480"/>
              <w:jc w:val="center"/>
              <w:rPr>
                <w:rFonts w:ascii="宋体" w:hAnsi="宋体"/>
              </w:rPr>
            </w:pPr>
            <w:r>
              <w:rPr>
                <w:rFonts w:hint="eastAsia" w:ascii="宋体" w:hAnsi="宋体"/>
              </w:rPr>
              <w:t>单元（或项目）内容</w:t>
            </w:r>
          </w:p>
        </w:tc>
        <w:tc>
          <w:tcPr>
            <w:tcW w:w="1284" w:type="dxa"/>
            <w:noWrap w:val="0"/>
            <w:vAlign w:val="top"/>
          </w:tcPr>
          <w:p w14:paraId="04ABBB24">
            <w:pPr>
              <w:ind w:firstLine="0" w:firstLineChars="0"/>
              <w:rPr>
                <w:rFonts w:ascii="宋体" w:hAnsi="宋体"/>
              </w:rPr>
            </w:pPr>
            <w:r>
              <w:rPr>
                <w:rFonts w:hint="eastAsia" w:ascii="宋体" w:hAnsi="宋体"/>
              </w:rPr>
              <w:t>学时分配</w:t>
            </w:r>
          </w:p>
        </w:tc>
        <w:tc>
          <w:tcPr>
            <w:tcW w:w="1022" w:type="dxa"/>
            <w:noWrap w:val="0"/>
            <w:vAlign w:val="top"/>
          </w:tcPr>
          <w:p w14:paraId="73B369D9">
            <w:pPr>
              <w:ind w:firstLine="0" w:firstLineChars="0"/>
              <w:rPr>
                <w:rFonts w:ascii="宋体" w:hAnsi="宋体"/>
              </w:rPr>
            </w:pPr>
            <w:r>
              <w:rPr>
                <w:rFonts w:hint="eastAsia" w:ascii="宋体" w:hAnsi="宋体"/>
              </w:rPr>
              <w:t>备注</w:t>
            </w:r>
          </w:p>
        </w:tc>
      </w:tr>
      <w:tr w14:paraId="69259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50" w:type="dxa"/>
            <w:vMerge w:val="restart"/>
            <w:noWrap w:val="0"/>
            <w:vAlign w:val="center"/>
          </w:tcPr>
          <w:p w14:paraId="6A04F151">
            <w:pPr>
              <w:ind w:firstLine="480"/>
              <w:rPr>
                <w:rFonts w:ascii="宋体" w:hAnsi="宋体"/>
                <w:szCs w:val="21"/>
              </w:rPr>
            </w:pPr>
            <w:r>
              <w:rPr>
                <w:rFonts w:hint="eastAsia" w:ascii="宋体" w:hAnsi="宋体"/>
                <w:szCs w:val="21"/>
              </w:rPr>
              <w:t>美术基础的概述</w:t>
            </w:r>
          </w:p>
        </w:tc>
        <w:tc>
          <w:tcPr>
            <w:tcW w:w="773" w:type="dxa"/>
            <w:noWrap w:val="0"/>
            <w:vAlign w:val="center"/>
          </w:tcPr>
          <w:p w14:paraId="1B382CE9">
            <w:pPr>
              <w:ind w:firstLine="174" w:firstLineChars="83"/>
              <w:rPr>
                <w:rFonts w:ascii="宋体" w:hAnsi="宋体"/>
                <w:szCs w:val="21"/>
              </w:rPr>
            </w:pPr>
            <w:r>
              <w:rPr>
                <w:rFonts w:hint="eastAsia" w:ascii="宋体" w:hAnsi="宋体"/>
                <w:szCs w:val="21"/>
              </w:rPr>
              <w:t>1</w:t>
            </w:r>
          </w:p>
        </w:tc>
        <w:tc>
          <w:tcPr>
            <w:tcW w:w="3487" w:type="dxa"/>
            <w:noWrap w:val="0"/>
            <w:vAlign w:val="center"/>
          </w:tcPr>
          <w:p w14:paraId="3AFE61C7">
            <w:pPr>
              <w:ind w:firstLine="0" w:firstLineChars="0"/>
              <w:rPr>
                <w:rFonts w:ascii="宋体" w:hAnsi="宋体"/>
                <w:szCs w:val="21"/>
              </w:rPr>
            </w:pPr>
            <w:r>
              <w:rPr>
                <w:rFonts w:hint="eastAsia" w:ascii="宋体" w:hAnsi="宋体"/>
                <w:szCs w:val="21"/>
              </w:rPr>
              <w:t>素描的基本概念及做好画前准备</w:t>
            </w:r>
          </w:p>
        </w:tc>
        <w:tc>
          <w:tcPr>
            <w:tcW w:w="1284" w:type="dxa"/>
            <w:noWrap w:val="0"/>
            <w:vAlign w:val="center"/>
          </w:tcPr>
          <w:p w14:paraId="2CBC4E88">
            <w:pPr>
              <w:ind w:firstLine="480"/>
              <w:rPr>
                <w:rFonts w:hint="eastAsia" w:ascii="宋体" w:hAnsi="宋体" w:eastAsia="宋体"/>
                <w:lang w:eastAsia="zh-CN"/>
              </w:rPr>
            </w:pPr>
            <w:r>
              <w:rPr>
                <w:rFonts w:hint="eastAsia" w:ascii="宋体" w:hAnsi="宋体"/>
                <w:lang w:val="en-US" w:eastAsia="zh-CN"/>
              </w:rPr>
              <w:t>4</w:t>
            </w:r>
          </w:p>
        </w:tc>
        <w:tc>
          <w:tcPr>
            <w:tcW w:w="1022" w:type="dxa"/>
            <w:noWrap w:val="0"/>
            <w:vAlign w:val="center"/>
          </w:tcPr>
          <w:p w14:paraId="3A8DF366">
            <w:pPr>
              <w:ind w:firstLine="480"/>
              <w:rPr>
                <w:rFonts w:ascii="宋体" w:hAnsi="宋体"/>
              </w:rPr>
            </w:pPr>
          </w:p>
        </w:tc>
      </w:tr>
      <w:tr w14:paraId="6BE16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50" w:type="dxa"/>
            <w:vMerge w:val="continue"/>
            <w:noWrap w:val="0"/>
            <w:vAlign w:val="center"/>
          </w:tcPr>
          <w:p w14:paraId="5C002D51">
            <w:pPr>
              <w:ind w:firstLine="480"/>
              <w:rPr>
                <w:rFonts w:ascii="宋体" w:hAnsi="宋体"/>
                <w:szCs w:val="21"/>
              </w:rPr>
            </w:pPr>
          </w:p>
        </w:tc>
        <w:tc>
          <w:tcPr>
            <w:tcW w:w="773" w:type="dxa"/>
            <w:noWrap w:val="0"/>
            <w:vAlign w:val="center"/>
          </w:tcPr>
          <w:p w14:paraId="0CAF3CC8">
            <w:pPr>
              <w:ind w:firstLine="174" w:firstLineChars="83"/>
              <w:rPr>
                <w:rFonts w:ascii="宋体" w:hAnsi="宋体"/>
                <w:szCs w:val="21"/>
              </w:rPr>
            </w:pPr>
            <w:r>
              <w:rPr>
                <w:rFonts w:hint="eastAsia" w:ascii="宋体" w:hAnsi="宋体"/>
                <w:szCs w:val="21"/>
              </w:rPr>
              <w:t>2</w:t>
            </w:r>
          </w:p>
        </w:tc>
        <w:tc>
          <w:tcPr>
            <w:tcW w:w="3487" w:type="dxa"/>
            <w:noWrap w:val="0"/>
            <w:vAlign w:val="center"/>
          </w:tcPr>
          <w:p w14:paraId="72F3CAF7">
            <w:pPr>
              <w:ind w:firstLine="0" w:firstLineChars="0"/>
              <w:rPr>
                <w:rFonts w:ascii="宋体" w:hAnsi="宋体"/>
                <w:szCs w:val="21"/>
              </w:rPr>
            </w:pPr>
            <w:r>
              <w:rPr>
                <w:rFonts w:hint="eastAsia" w:ascii="宋体" w:hAnsi="宋体"/>
                <w:szCs w:val="21"/>
              </w:rPr>
              <w:t>运笔划线</w:t>
            </w:r>
          </w:p>
        </w:tc>
        <w:tc>
          <w:tcPr>
            <w:tcW w:w="1284" w:type="dxa"/>
            <w:noWrap w:val="0"/>
            <w:vAlign w:val="center"/>
          </w:tcPr>
          <w:p w14:paraId="7F843CEF">
            <w:pPr>
              <w:ind w:firstLine="480"/>
              <w:rPr>
                <w:rFonts w:hint="eastAsia" w:ascii="宋体" w:hAnsi="宋体" w:eastAsia="宋体"/>
                <w:lang w:eastAsia="zh-CN"/>
              </w:rPr>
            </w:pPr>
            <w:r>
              <w:rPr>
                <w:rFonts w:hint="eastAsia" w:ascii="宋体" w:hAnsi="宋体"/>
                <w:lang w:val="en-US" w:eastAsia="zh-CN"/>
              </w:rPr>
              <w:t>8</w:t>
            </w:r>
          </w:p>
        </w:tc>
        <w:tc>
          <w:tcPr>
            <w:tcW w:w="1022" w:type="dxa"/>
            <w:noWrap w:val="0"/>
            <w:vAlign w:val="center"/>
          </w:tcPr>
          <w:p w14:paraId="3B59EA4B">
            <w:pPr>
              <w:ind w:firstLine="480"/>
              <w:rPr>
                <w:rFonts w:ascii="宋体" w:hAnsi="宋体"/>
              </w:rPr>
            </w:pPr>
          </w:p>
        </w:tc>
      </w:tr>
      <w:tr w14:paraId="58372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50" w:type="dxa"/>
            <w:vMerge w:val="restart"/>
            <w:noWrap w:val="0"/>
            <w:vAlign w:val="center"/>
          </w:tcPr>
          <w:p w14:paraId="08706874">
            <w:pPr>
              <w:ind w:firstLine="480"/>
              <w:rPr>
                <w:rFonts w:ascii="宋体" w:hAnsi="宋体"/>
                <w:szCs w:val="21"/>
              </w:rPr>
            </w:pPr>
            <w:r>
              <w:rPr>
                <w:rFonts w:ascii="宋体" w:hAnsi="宋体"/>
                <w:szCs w:val="21"/>
              </w:rPr>
              <w:t>透视与光影</w:t>
            </w:r>
          </w:p>
        </w:tc>
        <w:tc>
          <w:tcPr>
            <w:tcW w:w="773" w:type="dxa"/>
            <w:noWrap w:val="0"/>
            <w:vAlign w:val="center"/>
          </w:tcPr>
          <w:p w14:paraId="47EB2936">
            <w:pPr>
              <w:ind w:firstLine="174" w:firstLineChars="83"/>
              <w:rPr>
                <w:rFonts w:ascii="宋体" w:hAnsi="宋体"/>
                <w:szCs w:val="21"/>
              </w:rPr>
            </w:pPr>
            <w:r>
              <w:rPr>
                <w:rFonts w:hint="eastAsia" w:ascii="宋体" w:hAnsi="宋体"/>
                <w:szCs w:val="21"/>
              </w:rPr>
              <w:t>1</w:t>
            </w:r>
          </w:p>
        </w:tc>
        <w:tc>
          <w:tcPr>
            <w:tcW w:w="3487" w:type="dxa"/>
            <w:noWrap w:val="0"/>
            <w:vAlign w:val="center"/>
          </w:tcPr>
          <w:p w14:paraId="40DE7C21">
            <w:pPr>
              <w:ind w:firstLine="0" w:firstLineChars="0"/>
              <w:rPr>
                <w:rFonts w:ascii="宋体" w:hAnsi="宋体"/>
                <w:szCs w:val="21"/>
              </w:rPr>
            </w:pPr>
            <w:r>
              <w:rPr>
                <w:rFonts w:ascii="宋体" w:hAnsi="宋体"/>
                <w:szCs w:val="21"/>
              </w:rPr>
              <w:t>平行透视</w:t>
            </w:r>
          </w:p>
        </w:tc>
        <w:tc>
          <w:tcPr>
            <w:tcW w:w="1284" w:type="dxa"/>
            <w:noWrap w:val="0"/>
            <w:vAlign w:val="center"/>
          </w:tcPr>
          <w:p w14:paraId="209484AC">
            <w:pPr>
              <w:ind w:firstLine="480"/>
              <w:rPr>
                <w:rFonts w:ascii="宋体" w:hAnsi="宋体"/>
              </w:rPr>
            </w:pPr>
            <w:r>
              <w:rPr>
                <w:rFonts w:hint="eastAsia" w:ascii="宋体" w:hAnsi="宋体"/>
              </w:rPr>
              <w:t>4</w:t>
            </w:r>
          </w:p>
        </w:tc>
        <w:tc>
          <w:tcPr>
            <w:tcW w:w="1022" w:type="dxa"/>
            <w:noWrap w:val="0"/>
            <w:vAlign w:val="center"/>
          </w:tcPr>
          <w:p w14:paraId="43CECC50">
            <w:pPr>
              <w:ind w:firstLine="480"/>
              <w:rPr>
                <w:rFonts w:ascii="宋体" w:hAnsi="宋体"/>
              </w:rPr>
            </w:pPr>
          </w:p>
        </w:tc>
      </w:tr>
      <w:tr w14:paraId="7552F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50" w:type="dxa"/>
            <w:vMerge w:val="continue"/>
            <w:noWrap w:val="0"/>
            <w:vAlign w:val="center"/>
          </w:tcPr>
          <w:p w14:paraId="487541F7">
            <w:pPr>
              <w:ind w:firstLine="480"/>
              <w:rPr>
                <w:rFonts w:ascii="宋体" w:hAnsi="宋体"/>
                <w:szCs w:val="21"/>
              </w:rPr>
            </w:pPr>
          </w:p>
        </w:tc>
        <w:tc>
          <w:tcPr>
            <w:tcW w:w="773" w:type="dxa"/>
            <w:noWrap w:val="0"/>
            <w:vAlign w:val="center"/>
          </w:tcPr>
          <w:p w14:paraId="3980494B">
            <w:pPr>
              <w:ind w:firstLine="174" w:firstLineChars="83"/>
              <w:rPr>
                <w:rFonts w:ascii="宋体" w:hAnsi="宋体"/>
                <w:szCs w:val="21"/>
              </w:rPr>
            </w:pPr>
            <w:r>
              <w:rPr>
                <w:rFonts w:hint="eastAsia" w:ascii="宋体" w:hAnsi="宋体"/>
                <w:szCs w:val="21"/>
              </w:rPr>
              <w:t>2</w:t>
            </w:r>
          </w:p>
        </w:tc>
        <w:tc>
          <w:tcPr>
            <w:tcW w:w="3487" w:type="dxa"/>
            <w:noWrap w:val="0"/>
            <w:vAlign w:val="center"/>
          </w:tcPr>
          <w:p w14:paraId="7A130B93">
            <w:pPr>
              <w:ind w:firstLine="0" w:firstLineChars="0"/>
              <w:rPr>
                <w:rFonts w:ascii="宋体" w:hAnsi="宋体"/>
                <w:szCs w:val="21"/>
              </w:rPr>
            </w:pPr>
            <w:r>
              <w:rPr>
                <w:rFonts w:hint="eastAsia" w:ascii="宋体" w:hAnsi="宋体" w:cs="仿宋_GB2312"/>
                <w:position w:val="6"/>
                <w:szCs w:val="21"/>
              </w:rPr>
              <w:t>成角透视</w:t>
            </w:r>
          </w:p>
        </w:tc>
        <w:tc>
          <w:tcPr>
            <w:tcW w:w="1284" w:type="dxa"/>
            <w:noWrap w:val="0"/>
            <w:vAlign w:val="center"/>
          </w:tcPr>
          <w:p w14:paraId="4B071B2F">
            <w:pPr>
              <w:ind w:firstLine="480"/>
              <w:rPr>
                <w:rFonts w:ascii="宋体" w:hAnsi="宋体"/>
              </w:rPr>
            </w:pPr>
            <w:r>
              <w:rPr>
                <w:rFonts w:hint="eastAsia" w:ascii="宋体" w:hAnsi="宋体"/>
              </w:rPr>
              <w:t>4</w:t>
            </w:r>
          </w:p>
        </w:tc>
        <w:tc>
          <w:tcPr>
            <w:tcW w:w="1022" w:type="dxa"/>
            <w:noWrap w:val="0"/>
            <w:vAlign w:val="center"/>
          </w:tcPr>
          <w:p w14:paraId="2BAA08B0">
            <w:pPr>
              <w:ind w:firstLine="480"/>
              <w:rPr>
                <w:rFonts w:ascii="宋体" w:hAnsi="宋体"/>
              </w:rPr>
            </w:pPr>
          </w:p>
        </w:tc>
      </w:tr>
      <w:tr w14:paraId="35568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50" w:type="dxa"/>
            <w:vMerge w:val="continue"/>
            <w:noWrap w:val="0"/>
            <w:vAlign w:val="center"/>
          </w:tcPr>
          <w:p w14:paraId="3477FC7B">
            <w:pPr>
              <w:ind w:firstLine="480"/>
              <w:rPr>
                <w:rFonts w:ascii="宋体" w:hAnsi="宋体"/>
                <w:szCs w:val="21"/>
              </w:rPr>
            </w:pPr>
          </w:p>
        </w:tc>
        <w:tc>
          <w:tcPr>
            <w:tcW w:w="773" w:type="dxa"/>
            <w:noWrap w:val="0"/>
            <w:vAlign w:val="center"/>
          </w:tcPr>
          <w:p w14:paraId="051721D2">
            <w:pPr>
              <w:ind w:firstLine="174" w:firstLineChars="83"/>
              <w:rPr>
                <w:rFonts w:ascii="宋体" w:hAnsi="宋体"/>
                <w:szCs w:val="21"/>
              </w:rPr>
            </w:pPr>
            <w:r>
              <w:rPr>
                <w:rFonts w:hint="eastAsia" w:ascii="宋体" w:hAnsi="宋体"/>
                <w:szCs w:val="21"/>
              </w:rPr>
              <w:t>3</w:t>
            </w:r>
          </w:p>
        </w:tc>
        <w:tc>
          <w:tcPr>
            <w:tcW w:w="3487" w:type="dxa"/>
            <w:noWrap w:val="0"/>
            <w:vAlign w:val="center"/>
          </w:tcPr>
          <w:p w14:paraId="3A89A049">
            <w:pPr>
              <w:ind w:firstLine="0" w:firstLineChars="0"/>
              <w:rPr>
                <w:rFonts w:ascii="宋体" w:hAnsi="宋体" w:cs="仿宋_GB2312"/>
                <w:position w:val="6"/>
                <w:szCs w:val="21"/>
              </w:rPr>
            </w:pPr>
            <w:r>
              <w:rPr>
                <w:rFonts w:hint="eastAsia" w:ascii="宋体" w:hAnsi="宋体" w:cs="仿宋_GB2312"/>
                <w:position w:val="6"/>
                <w:szCs w:val="21"/>
              </w:rPr>
              <w:t>光影与形体</w:t>
            </w:r>
          </w:p>
        </w:tc>
        <w:tc>
          <w:tcPr>
            <w:tcW w:w="1284" w:type="dxa"/>
            <w:noWrap w:val="0"/>
            <w:vAlign w:val="center"/>
          </w:tcPr>
          <w:p w14:paraId="5E229109">
            <w:pPr>
              <w:ind w:firstLine="480"/>
              <w:rPr>
                <w:rFonts w:ascii="宋体" w:hAnsi="宋体"/>
              </w:rPr>
            </w:pPr>
            <w:r>
              <w:rPr>
                <w:rFonts w:hint="eastAsia" w:ascii="宋体" w:hAnsi="宋体"/>
              </w:rPr>
              <w:t>4</w:t>
            </w:r>
          </w:p>
        </w:tc>
        <w:tc>
          <w:tcPr>
            <w:tcW w:w="1022" w:type="dxa"/>
            <w:noWrap w:val="0"/>
            <w:vAlign w:val="center"/>
          </w:tcPr>
          <w:p w14:paraId="2D003BEE">
            <w:pPr>
              <w:ind w:firstLine="480"/>
              <w:rPr>
                <w:rFonts w:ascii="宋体" w:hAnsi="宋体"/>
              </w:rPr>
            </w:pPr>
          </w:p>
        </w:tc>
      </w:tr>
      <w:tr w14:paraId="30D8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50" w:type="dxa"/>
            <w:vMerge w:val="restart"/>
            <w:noWrap w:val="0"/>
            <w:vAlign w:val="center"/>
          </w:tcPr>
          <w:p w14:paraId="48DA8904">
            <w:pPr>
              <w:ind w:firstLine="480"/>
              <w:rPr>
                <w:rFonts w:ascii="宋体" w:hAnsi="宋体"/>
                <w:szCs w:val="21"/>
              </w:rPr>
            </w:pPr>
            <w:r>
              <w:rPr>
                <w:rFonts w:ascii="宋体" w:hAnsi="宋体"/>
                <w:szCs w:val="21"/>
              </w:rPr>
              <w:t>几何体结构素描</w:t>
            </w:r>
          </w:p>
        </w:tc>
        <w:tc>
          <w:tcPr>
            <w:tcW w:w="773" w:type="dxa"/>
            <w:noWrap w:val="0"/>
            <w:vAlign w:val="center"/>
          </w:tcPr>
          <w:p w14:paraId="298DE0E3">
            <w:pPr>
              <w:ind w:firstLine="210" w:firstLineChars="100"/>
              <w:rPr>
                <w:rFonts w:ascii="宋体" w:hAnsi="宋体"/>
                <w:szCs w:val="21"/>
              </w:rPr>
            </w:pPr>
            <w:r>
              <w:rPr>
                <w:rFonts w:hint="eastAsia" w:ascii="宋体" w:hAnsi="宋体"/>
                <w:szCs w:val="21"/>
              </w:rPr>
              <w:t>1</w:t>
            </w:r>
          </w:p>
        </w:tc>
        <w:tc>
          <w:tcPr>
            <w:tcW w:w="3487" w:type="dxa"/>
            <w:noWrap w:val="0"/>
            <w:vAlign w:val="center"/>
          </w:tcPr>
          <w:p w14:paraId="5F5B8943">
            <w:pPr>
              <w:ind w:firstLine="0" w:firstLineChars="0"/>
              <w:rPr>
                <w:rFonts w:ascii="宋体" w:hAnsi="宋体"/>
                <w:szCs w:val="21"/>
              </w:rPr>
            </w:pPr>
            <w:r>
              <w:rPr>
                <w:rFonts w:hint="eastAsia" w:ascii="宋体" w:hAnsi="宋体" w:cs="仿宋_GB2312"/>
                <w:position w:val="6"/>
                <w:szCs w:val="21"/>
              </w:rPr>
              <w:t>不同几何体的轮廓线</w:t>
            </w:r>
          </w:p>
        </w:tc>
        <w:tc>
          <w:tcPr>
            <w:tcW w:w="1284" w:type="dxa"/>
            <w:noWrap w:val="0"/>
            <w:vAlign w:val="center"/>
          </w:tcPr>
          <w:p w14:paraId="362A5E91">
            <w:pPr>
              <w:ind w:firstLine="480"/>
              <w:rPr>
                <w:rFonts w:hint="eastAsia" w:ascii="宋体" w:hAnsi="宋体" w:eastAsia="宋体"/>
                <w:lang w:val="en-US" w:eastAsia="zh-CN"/>
              </w:rPr>
            </w:pPr>
            <w:r>
              <w:rPr>
                <w:rFonts w:hint="eastAsia" w:ascii="宋体" w:hAnsi="宋体"/>
                <w:lang w:val="en-US" w:eastAsia="zh-CN"/>
              </w:rPr>
              <w:t>4</w:t>
            </w:r>
          </w:p>
        </w:tc>
        <w:tc>
          <w:tcPr>
            <w:tcW w:w="1022" w:type="dxa"/>
            <w:noWrap w:val="0"/>
            <w:vAlign w:val="center"/>
          </w:tcPr>
          <w:p w14:paraId="393CFE46">
            <w:pPr>
              <w:ind w:firstLine="480"/>
              <w:rPr>
                <w:rFonts w:ascii="宋体" w:hAnsi="宋体"/>
              </w:rPr>
            </w:pPr>
          </w:p>
        </w:tc>
      </w:tr>
      <w:tr w14:paraId="440E1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50" w:type="dxa"/>
            <w:vMerge w:val="continue"/>
            <w:noWrap w:val="0"/>
            <w:vAlign w:val="center"/>
          </w:tcPr>
          <w:p w14:paraId="32F7B544">
            <w:pPr>
              <w:ind w:firstLine="480"/>
              <w:rPr>
                <w:rFonts w:ascii="黑体" w:hAnsi="黑体" w:eastAsia="黑体" w:cs="仿宋_GB2312"/>
                <w:color w:val="0000FF"/>
                <w:position w:val="6"/>
              </w:rPr>
            </w:pPr>
          </w:p>
        </w:tc>
        <w:tc>
          <w:tcPr>
            <w:tcW w:w="773" w:type="dxa"/>
            <w:noWrap w:val="0"/>
            <w:vAlign w:val="center"/>
          </w:tcPr>
          <w:p w14:paraId="2E4236E3">
            <w:pPr>
              <w:ind w:firstLine="174" w:firstLineChars="83"/>
              <w:rPr>
                <w:rFonts w:ascii="宋体" w:hAnsi="宋体"/>
                <w:szCs w:val="21"/>
              </w:rPr>
            </w:pPr>
            <w:r>
              <w:rPr>
                <w:rFonts w:hint="eastAsia" w:ascii="宋体" w:hAnsi="宋体"/>
                <w:szCs w:val="21"/>
              </w:rPr>
              <w:t>2</w:t>
            </w:r>
          </w:p>
        </w:tc>
        <w:tc>
          <w:tcPr>
            <w:tcW w:w="3487" w:type="dxa"/>
            <w:noWrap w:val="0"/>
            <w:vAlign w:val="center"/>
          </w:tcPr>
          <w:p w14:paraId="485750DF">
            <w:pPr>
              <w:ind w:firstLine="0" w:firstLineChars="0"/>
              <w:rPr>
                <w:rFonts w:ascii="宋体" w:hAnsi="宋体"/>
                <w:szCs w:val="21"/>
              </w:rPr>
            </w:pPr>
            <w:r>
              <w:rPr>
                <w:rFonts w:hint="eastAsia" w:ascii="宋体" w:hAnsi="宋体" w:cs="仿宋_GB2312"/>
                <w:position w:val="6"/>
                <w:szCs w:val="21"/>
              </w:rPr>
              <w:t>多个几何体的组合</w:t>
            </w:r>
          </w:p>
        </w:tc>
        <w:tc>
          <w:tcPr>
            <w:tcW w:w="1284" w:type="dxa"/>
            <w:noWrap w:val="0"/>
            <w:vAlign w:val="center"/>
          </w:tcPr>
          <w:p w14:paraId="23843F64">
            <w:pPr>
              <w:ind w:firstLine="480"/>
              <w:rPr>
                <w:rFonts w:hint="eastAsia" w:ascii="宋体" w:hAnsi="宋体" w:eastAsia="宋体"/>
                <w:lang w:eastAsia="zh-CN"/>
              </w:rPr>
            </w:pPr>
            <w:r>
              <w:rPr>
                <w:rFonts w:hint="eastAsia" w:ascii="宋体" w:hAnsi="宋体"/>
                <w:lang w:val="en-US" w:eastAsia="zh-CN"/>
              </w:rPr>
              <w:t>6</w:t>
            </w:r>
          </w:p>
        </w:tc>
        <w:tc>
          <w:tcPr>
            <w:tcW w:w="1022" w:type="dxa"/>
            <w:noWrap w:val="0"/>
            <w:vAlign w:val="center"/>
          </w:tcPr>
          <w:p w14:paraId="3A99004B">
            <w:pPr>
              <w:ind w:firstLine="480"/>
              <w:rPr>
                <w:rFonts w:ascii="宋体" w:hAnsi="宋体"/>
              </w:rPr>
            </w:pPr>
          </w:p>
        </w:tc>
      </w:tr>
      <w:tr w14:paraId="2DC0B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50" w:type="dxa"/>
            <w:vMerge w:val="continue"/>
            <w:noWrap w:val="0"/>
            <w:vAlign w:val="center"/>
          </w:tcPr>
          <w:p w14:paraId="644C50FF">
            <w:pPr>
              <w:ind w:firstLine="480"/>
              <w:rPr>
                <w:rFonts w:ascii="黑体" w:hAnsi="黑体" w:eastAsia="黑体" w:cs="仿宋_GB2312"/>
                <w:color w:val="0000FF"/>
                <w:position w:val="6"/>
              </w:rPr>
            </w:pPr>
          </w:p>
        </w:tc>
        <w:tc>
          <w:tcPr>
            <w:tcW w:w="773" w:type="dxa"/>
            <w:noWrap w:val="0"/>
            <w:vAlign w:val="center"/>
          </w:tcPr>
          <w:p w14:paraId="1406B3CA">
            <w:pPr>
              <w:ind w:firstLine="174" w:firstLineChars="83"/>
              <w:rPr>
                <w:rFonts w:ascii="宋体" w:hAnsi="宋体"/>
                <w:szCs w:val="21"/>
              </w:rPr>
            </w:pPr>
            <w:r>
              <w:rPr>
                <w:rFonts w:hint="eastAsia" w:ascii="宋体" w:hAnsi="宋体"/>
                <w:szCs w:val="21"/>
              </w:rPr>
              <w:t>3</w:t>
            </w:r>
          </w:p>
        </w:tc>
        <w:tc>
          <w:tcPr>
            <w:tcW w:w="3487" w:type="dxa"/>
            <w:noWrap w:val="0"/>
            <w:vAlign w:val="center"/>
          </w:tcPr>
          <w:p w14:paraId="5B485A43">
            <w:pPr>
              <w:ind w:firstLine="0" w:firstLineChars="0"/>
              <w:rPr>
                <w:rFonts w:ascii="宋体" w:hAnsi="宋体"/>
                <w:szCs w:val="21"/>
              </w:rPr>
            </w:pPr>
            <w:r>
              <w:rPr>
                <w:rFonts w:hint="eastAsia" w:ascii="宋体" w:hAnsi="宋体" w:cs="仿宋_GB2312"/>
                <w:position w:val="6"/>
                <w:szCs w:val="21"/>
              </w:rPr>
              <w:t>石膏几何体刻画明暗</w:t>
            </w:r>
          </w:p>
        </w:tc>
        <w:tc>
          <w:tcPr>
            <w:tcW w:w="1284" w:type="dxa"/>
            <w:noWrap w:val="0"/>
            <w:vAlign w:val="center"/>
          </w:tcPr>
          <w:p w14:paraId="536A4A1C">
            <w:pPr>
              <w:ind w:firstLine="480"/>
              <w:rPr>
                <w:rFonts w:hint="eastAsia" w:ascii="宋体" w:hAnsi="宋体" w:eastAsia="宋体"/>
                <w:lang w:eastAsia="zh-CN"/>
              </w:rPr>
            </w:pPr>
            <w:r>
              <w:rPr>
                <w:rFonts w:hint="eastAsia" w:ascii="宋体" w:hAnsi="宋体"/>
                <w:lang w:val="en-US" w:eastAsia="zh-CN"/>
              </w:rPr>
              <w:t>6</w:t>
            </w:r>
          </w:p>
        </w:tc>
        <w:tc>
          <w:tcPr>
            <w:tcW w:w="1022" w:type="dxa"/>
            <w:noWrap w:val="0"/>
            <w:vAlign w:val="center"/>
          </w:tcPr>
          <w:p w14:paraId="2ABBA2D3">
            <w:pPr>
              <w:ind w:firstLine="480"/>
              <w:rPr>
                <w:rFonts w:ascii="宋体" w:hAnsi="宋体"/>
              </w:rPr>
            </w:pPr>
          </w:p>
        </w:tc>
      </w:tr>
      <w:tr w14:paraId="73B65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50" w:type="dxa"/>
            <w:vMerge w:val="restart"/>
            <w:noWrap w:val="0"/>
            <w:vAlign w:val="center"/>
          </w:tcPr>
          <w:p w14:paraId="0590E87B">
            <w:pPr>
              <w:ind w:firstLine="480"/>
              <w:rPr>
                <w:rFonts w:ascii="宋体" w:hAnsi="宋体"/>
                <w:szCs w:val="21"/>
              </w:rPr>
            </w:pPr>
            <w:r>
              <w:rPr>
                <w:rFonts w:hint="eastAsia" w:ascii="宋体" w:hAnsi="宋体"/>
                <w:szCs w:val="21"/>
              </w:rPr>
              <w:t>静物素描</w:t>
            </w:r>
          </w:p>
        </w:tc>
        <w:tc>
          <w:tcPr>
            <w:tcW w:w="773" w:type="dxa"/>
            <w:noWrap w:val="0"/>
            <w:vAlign w:val="center"/>
          </w:tcPr>
          <w:p w14:paraId="330C4345">
            <w:pPr>
              <w:ind w:firstLine="174" w:firstLineChars="83"/>
              <w:rPr>
                <w:rFonts w:ascii="宋体" w:hAnsi="宋体"/>
                <w:szCs w:val="21"/>
              </w:rPr>
            </w:pPr>
            <w:r>
              <w:rPr>
                <w:rFonts w:hint="eastAsia" w:ascii="宋体" w:hAnsi="宋体"/>
                <w:szCs w:val="21"/>
              </w:rPr>
              <w:t>1</w:t>
            </w:r>
          </w:p>
        </w:tc>
        <w:tc>
          <w:tcPr>
            <w:tcW w:w="3487" w:type="dxa"/>
            <w:noWrap w:val="0"/>
            <w:vAlign w:val="center"/>
          </w:tcPr>
          <w:p w14:paraId="154FF140">
            <w:pPr>
              <w:ind w:firstLine="0" w:firstLineChars="0"/>
              <w:rPr>
                <w:rFonts w:ascii="宋体" w:hAnsi="宋体"/>
                <w:szCs w:val="21"/>
              </w:rPr>
            </w:pPr>
            <w:r>
              <w:rPr>
                <w:rFonts w:hint="eastAsia" w:ascii="宋体" w:hAnsi="宋体" w:cs="仿宋_GB2312"/>
                <w:position w:val="6"/>
                <w:szCs w:val="21"/>
              </w:rPr>
              <w:t>静物构图基本规律运用</w:t>
            </w:r>
          </w:p>
        </w:tc>
        <w:tc>
          <w:tcPr>
            <w:tcW w:w="1284" w:type="dxa"/>
            <w:noWrap w:val="0"/>
            <w:vAlign w:val="center"/>
          </w:tcPr>
          <w:p w14:paraId="5B9A2B7D">
            <w:pPr>
              <w:ind w:firstLine="480"/>
              <w:rPr>
                <w:rFonts w:hint="eastAsia" w:ascii="宋体" w:hAnsi="宋体" w:eastAsia="宋体"/>
                <w:lang w:eastAsia="zh-CN"/>
              </w:rPr>
            </w:pPr>
            <w:r>
              <w:rPr>
                <w:rFonts w:hint="eastAsia" w:ascii="宋体" w:hAnsi="宋体"/>
                <w:lang w:val="en-US" w:eastAsia="zh-CN"/>
              </w:rPr>
              <w:t>4</w:t>
            </w:r>
          </w:p>
        </w:tc>
        <w:tc>
          <w:tcPr>
            <w:tcW w:w="1022" w:type="dxa"/>
            <w:noWrap w:val="0"/>
            <w:vAlign w:val="center"/>
          </w:tcPr>
          <w:p w14:paraId="757CCF46">
            <w:pPr>
              <w:ind w:firstLine="480"/>
              <w:rPr>
                <w:rFonts w:ascii="宋体" w:hAnsi="宋体"/>
              </w:rPr>
            </w:pPr>
          </w:p>
        </w:tc>
      </w:tr>
      <w:tr w14:paraId="03562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50" w:type="dxa"/>
            <w:vMerge w:val="continue"/>
            <w:noWrap w:val="0"/>
            <w:vAlign w:val="center"/>
          </w:tcPr>
          <w:p w14:paraId="06A22253">
            <w:pPr>
              <w:ind w:firstLine="480"/>
              <w:rPr>
                <w:rFonts w:ascii="宋体" w:hAnsi="宋体"/>
                <w:szCs w:val="21"/>
              </w:rPr>
            </w:pPr>
          </w:p>
        </w:tc>
        <w:tc>
          <w:tcPr>
            <w:tcW w:w="773" w:type="dxa"/>
            <w:noWrap w:val="0"/>
            <w:vAlign w:val="center"/>
          </w:tcPr>
          <w:p w14:paraId="23599024">
            <w:pPr>
              <w:ind w:firstLine="174" w:firstLineChars="83"/>
              <w:rPr>
                <w:rFonts w:ascii="宋体" w:hAnsi="宋体"/>
                <w:szCs w:val="21"/>
              </w:rPr>
            </w:pPr>
            <w:r>
              <w:rPr>
                <w:rFonts w:hint="eastAsia" w:ascii="宋体" w:hAnsi="宋体"/>
                <w:szCs w:val="21"/>
              </w:rPr>
              <w:t>2</w:t>
            </w:r>
          </w:p>
        </w:tc>
        <w:tc>
          <w:tcPr>
            <w:tcW w:w="3487" w:type="dxa"/>
            <w:noWrap w:val="0"/>
            <w:vAlign w:val="center"/>
          </w:tcPr>
          <w:p w14:paraId="5AD5B242">
            <w:pPr>
              <w:ind w:firstLine="0" w:firstLineChars="0"/>
              <w:rPr>
                <w:rFonts w:ascii="宋体" w:hAnsi="宋体"/>
                <w:szCs w:val="21"/>
              </w:rPr>
            </w:pPr>
            <w:r>
              <w:rPr>
                <w:rFonts w:hint="eastAsia" w:ascii="宋体" w:hAnsi="宋体" w:cs="仿宋_GB2312"/>
                <w:position w:val="6"/>
                <w:szCs w:val="21"/>
              </w:rPr>
              <w:t>静物组合</w:t>
            </w:r>
          </w:p>
        </w:tc>
        <w:tc>
          <w:tcPr>
            <w:tcW w:w="1284" w:type="dxa"/>
            <w:noWrap w:val="0"/>
            <w:vAlign w:val="center"/>
          </w:tcPr>
          <w:p w14:paraId="3F5C5ACF">
            <w:pPr>
              <w:ind w:firstLine="480"/>
              <w:rPr>
                <w:rFonts w:hint="default" w:ascii="宋体" w:hAnsi="宋体" w:eastAsia="宋体"/>
                <w:lang w:val="en-US" w:eastAsia="zh-CN"/>
              </w:rPr>
            </w:pPr>
            <w:r>
              <w:rPr>
                <w:rFonts w:hint="eastAsia" w:ascii="宋体" w:hAnsi="宋体"/>
                <w:lang w:val="en-US" w:eastAsia="zh-CN"/>
              </w:rPr>
              <w:t>8</w:t>
            </w:r>
          </w:p>
        </w:tc>
        <w:tc>
          <w:tcPr>
            <w:tcW w:w="1022" w:type="dxa"/>
            <w:noWrap w:val="0"/>
            <w:vAlign w:val="center"/>
          </w:tcPr>
          <w:p w14:paraId="2054784D">
            <w:pPr>
              <w:ind w:firstLine="480"/>
              <w:rPr>
                <w:rFonts w:ascii="宋体" w:hAnsi="宋体"/>
              </w:rPr>
            </w:pPr>
          </w:p>
        </w:tc>
      </w:tr>
      <w:tr w14:paraId="17F07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50" w:type="dxa"/>
            <w:vMerge w:val="restart"/>
            <w:noWrap w:val="0"/>
            <w:vAlign w:val="center"/>
          </w:tcPr>
          <w:p w14:paraId="4484CE43">
            <w:pPr>
              <w:ind w:firstLine="480"/>
              <w:rPr>
                <w:rFonts w:ascii="宋体" w:hAnsi="宋体"/>
                <w:szCs w:val="21"/>
              </w:rPr>
            </w:pPr>
            <w:r>
              <w:rPr>
                <w:rFonts w:ascii="宋体" w:hAnsi="宋体"/>
                <w:szCs w:val="21"/>
              </w:rPr>
              <w:t>色彩的基础</w:t>
            </w:r>
          </w:p>
        </w:tc>
        <w:tc>
          <w:tcPr>
            <w:tcW w:w="773" w:type="dxa"/>
            <w:noWrap w:val="0"/>
            <w:vAlign w:val="center"/>
          </w:tcPr>
          <w:p w14:paraId="2FB7F6A9">
            <w:pPr>
              <w:ind w:firstLine="174" w:firstLineChars="83"/>
              <w:rPr>
                <w:rFonts w:ascii="宋体" w:hAnsi="宋体"/>
                <w:szCs w:val="21"/>
              </w:rPr>
            </w:pPr>
            <w:r>
              <w:rPr>
                <w:rFonts w:hint="eastAsia" w:ascii="宋体" w:hAnsi="宋体"/>
                <w:szCs w:val="21"/>
              </w:rPr>
              <w:t>1</w:t>
            </w:r>
          </w:p>
        </w:tc>
        <w:tc>
          <w:tcPr>
            <w:tcW w:w="3487" w:type="dxa"/>
            <w:noWrap w:val="0"/>
            <w:vAlign w:val="center"/>
          </w:tcPr>
          <w:p w14:paraId="01086066">
            <w:pPr>
              <w:ind w:firstLine="0" w:firstLineChars="0"/>
              <w:rPr>
                <w:rFonts w:ascii="宋体" w:hAnsi="宋体" w:cs="仿宋_GB2312"/>
                <w:color w:val="0000FF"/>
                <w:position w:val="6"/>
                <w:szCs w:val="21"/>
              </w:rPr>
            </w:pPr>
            <w:r>
              <w:rPr>
                <w:rFonts w:hint="eastAsia" w:ascii="宋体" w:hAnsi="宋体" w:cs="仿宋_GB2312"/>
                <w:position w:val="6"/>
                <w:szCs w:val="21"/>
              </w:rPr>
              <w:t>色彩的基础知识</w:t>
            </w:r>
          </w:p>
        </w:tc>
        <w:tc>
          <w:tcPr>
            <w:tcW w:w="1284" w:type="dxa"/>
            <w:noWrap w:val="0"/>
            <w:vAlign w:val="center"/>
          </w:tcPr>
          <w:p w14:paraId="46F89FD2">
            <w:pPr>
              <w:ind w:firstLine="480"/>
              <w:rPr>
                <w:rFonts w:hint="eastAsia" w:ascii="宋体" w:hAnsi="宋体" w:eastAsia="宋体"/>
                <w:lang w:eastAsia="zh-CN"/>
              </w:rPr>
            </w:pPr>
            <w:r>
              <w:rPr>
                <w:rFonts w:hint="eastAsia" w:ascii="宋体" w:hAnsi="宋体"/>
                <w:lang w:val="en-US" w:eastAsia="zh-CN"/>
              </w:rPr>
              <w:t>4</w:t>
            </w:r>
          </w:p>
        </w:tc>
        <w:tc>
          <w:tcPr>
            <w:tcW w:w="1022" w:type="dxa"/>
            <w:noWrap w:val="0"/>
            <w:vAlign w:val="center"/>
          </w:tcPr>
          <w:p w14:paraId="4FCA37EA">
            <w:pPr>
              <w:ind w:firstLine="480"/>
              <w:rPr>
                <w:rFonts w:ascii="宋体" w:hAnsi="宋体"/>
              </w:rPr>
            </w:pPr>
          </w:p>
        </w:tc>
      </w:tr>
      <w:tr w14:paraId="3B9D1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50" w:type="dxa"/>
            <w:vMerge w:val="continue"/>
            <w:noWrap w:val="0"/>
            <w:vAlign w:val="center"/>
          </w:tcPr>
          <w:p w14:paraId="3F0F8159">
            <w:pPr>
              <w:ind w:firstLine="480"/>
              <w:rPr>
                <w:rFonts w:ascii="黑体" w:hAnsi="黑体" w:eastAsia="黑体" w:cs="仿宋_GB2312"/>
                <w:color w:val="0000FF"/>
                <w:position w:val="6"/>
              </w:rPr>
            </w:pPr>
          </w:p>
        </w:tc>
        <w:tc>
          <w:tcPr>
            <w:tcW w:w="773" w:type="dxa"/>
            <w:noWrap w:val="0"/>
            <w:vAlign w:val="center"/>
          </w:tcPr>
          <w:p w14:paraId="5BA83685">
            <w:pPr>
              <w:ind w:firstLine="174" w:firstLineChars="83"/>
              <w:rPr>
                <w:rFonts w:ascii="宋体" w:hAnsi="宋体"/>
                <w:szCs w:val="21"/>
              </w:rPr>
            </w:pPr>
            <w:r>
              <w:rPr>
                <w:rFonts w:hint="eastAsia" w:ascii="宋体" w:hAnsi="宋体"/>
                <w:szCs w:val="21"/>
              </w:rPr>
              <w:t>2</w:t>
            </w:r>
          </w:p>
        </w:tc>
        <w:tc>
          <w:tcPr>
            <w:tcW w:w="3487" w:type="dxa"/>
            <w:noWrap w:val="0"/>
            <w:vAlign w:val="center"/>
          </w:tcPr>
          <w:p w14:paraId="68CEA02E">
            <w:pPr>
              <w:ind w:firstLine="0" w:firstLineChars="0"/>
              <w:rPr>
                <w:rFonts w:ascii="宋体" w:hAnsi="宋体"/>
                <w:szCs w:val="21"/>
              </w:rPr>
            </w:pPr>
            <w:r>
              <w:rPr>
                <w:rFonts w:hint="eastAsia" w:ascii="宋体" w:hAnsi="宋体"/>
                <w:szCs w:val="21"/>
              </w:rPr>
              <w:t>视觉色彩和色彩运用原则</w:t>
            </w:r>
          </w:p>
        </w:tc>
        <w:tc>
          <w:tcPr>
            <w:tcW w:w="1284" w:type="dxa"/>
            <w:noWrap w:val="0"/>
            <w:vAlign w:val="center"/>
          </w:tcPr>
          <w:p w14:paraId="5F823282">
            <w:pPr>
              <w:ind w:firstLine="480"/>
              <w:rPr>
                <w:rFonts w:hint="eastAsia" w:ascii="宋体" w:hAnsi="宋体" w:eastAsia="宋体"/>
                <w:lang w:eastAsia="zh-CN"/>
              </w:rPr>
            </w:pPr>
            <w:r>
              <w:rPr>
                <w:rFonts w:hint="eastAsia" w:ascii="宋体" w:hAnsi="宋体"/>
                <w:lang w:val="en-US" w:eastAsia="zh-CN"/>
              </w:rPr>
              <w:t>4</w:t>
            </w:r>
          </w:p>
        </w:tc>
        <w:tc>
          <w:tcPr>
            <w:tcW w:w="1022" w:type="dxa"/>
            <w:noWrap w:val="0"/>
            <w:vAlign w:val="center"/>
          </w:tcPr>
          <w:p w14:paraId="4D493521">
            <w:pPr>
              <w:ind w:firstLine="480"/>
              <w:rPr>
                <w:rFonts w:ascii="宋体" w:hAnsi="宋体"/>
              </w:rPr>
            </w:pPr>
          </w:p>
        </w:tc>
      </w:tr>
      <w:tr w14:paraId="5EAA8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50" w:type="dxa"/>
            <w:vMerge w:val="continue"/>
            <w:noWrap w:val="0"/>
            <w:vAlign w:val="center"/>
          </w:tcPr>
          <w:p w14:paraId="6B9D44EF">
            <w:pPr>
              <w:ind w:firstLine="480"/>
              <w:rPr>
                <w:rFonts w:ascii="黑体" w:hAnsi="黑体" w:eastAsia="黑体" w:cs="仿宋_GB2312"/>
                <w:color w:val="0000FF"/>
                <w:position w:val="6"/>
              </w:rPr>
            </w:pPr>
          </w:p>
        </w:tc>
        <w:tc>
          <w:tcPr>
            <w:tcW w:w="773" w:type="dxa"/>
            <w:noWrap w:val="0"/>
            <w:vAlign w:val="center"/>
          </w:tcPr>
          <w:p w14:paraId="16078BA5">
            <w:pPr>
              <w:ind w:firstLine="174" w:firstLineChars="83"/>
              <w:rPr>
                <w:rFonts w:ascii="宋体" w:hAnsi="宋体"/>
                <w:szCs w:val="21"/>
              </w:rPr>
            </w:pPr>
            <w:r>
              <w:rPr>
                <w:rFonts w:hint="eastAsia" w:ascii="宋体" w:hAnsi="宋体"/>
                <w:szCs w:val="21"/>
              </w:rPr>
              <w:t>3</w:t>
            </w:r>
          </w:p>
        </w:tc>
        <w:tc>
          <w:tcPr>
            <w:tcW w:w="3487" w:type="dxa"/>
            <w:noWrap w:val="0"/>
            <w:vAlign w:val="center"/>
          </w:tcPr>
          <w:p w14:paraId="3F0FBACB">
            <w:pPr>
              <w:ind w:firstLine="0" w:firstLineChars="0"/>
              <w:rPr>
                <w:rFonts w:ascii="宋体" w:hAnsi="宋体"/>
                <w:szCs w:val="21"/>
              </w:rPr>
            </w:pPr>
            <w:r>
              <w:rPr>
                <w:rFonts w:hint="eastAsia" w:ascii="宋体" w:hAnsi="宋体"/>
                <w:szCs w:val="21"/>
              </w:rPr>
              <w:t>色彩的对比调和及情感表现</w:t>
            </w:r>
          </w:p>
        </w:tc>
        <w:tc>
          <w:tcPr>
            <w:tcW w:w="1284" w:type="dxa"/>
            <w:noWrap w:val="0"/>
            <w:vAlign w:val="center"/>
          </w:tcPr>
          <w:p w14:paraId="2716EE2C">
            <w:pPr>
              <w:ind w:firstLine="480"/>
              <w:rPr>
                <w:rFonts w:hint="eastAsia" w:ascii="宋体" w:hAnsi="宋体" w:eastAsia="宋体"/>
                <w:lang w:eastAsia="zh-CN"/>
              </w:rPr>
            </w:pPr>
            <w:r>
              <w:rPr>
                <w:rFonts w:hint="eastAsia" w:ascii="宋体" w:hAnsi="宋体"/>
                <w:lang w:val="en-US" w:eastAsia="zh-CN"/>
              </w:rPr>
              <w:t>4</w:t>
            </w:r>
          </w:p>
        </w:tc>
        <w:tc>
          <w:tcPr>
            <w:tcW w:w="1022" w:type="dxa"/>
            <w:noWrap w:val="0"/>
            <w:vAlign w:val="center"/>
          </w:tcPr>
          <w:p w14:paraId="6A33962D">
            <w:pPr>
              <w:ind w:firstLine="480"/>
              <w:rPr>
                <w:rFonts w:ascii="宋体" w:hAnsi="宋体"/>
              </w:rPr>
            </w:pPr>
          </w:p>
        </w:tc>
      </w:tr>
      <w:tr w14:paraId="3229D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50" w:type="dxa"/>
            <w:vMerge w:val="continue"/>
            <w:noWrap w:val="0"/>
            <w:vAlign w:val="center"/>
          </w:tcPr>
          <w:p w14:paraId="7750A240">
            <w:pPr>
              <w:ind w:firstLine="315" w:firstLineChars="150"/>
              <w:rPr>
                <w:rFonts w:ascii="黑体" w:hAnsi="黑体" w:eastAsia="黑体" w:cs="仿宋_GB2312"/>
                <w:color w:val="0000FF"/>
                <w:position w:val="6"/>
              </w:rPr>
            </w:pPr>
          </w:p>
        </w:tc>
        <w:tc>
          <w:tcPr>
            <w:tcW w:w="773" w:type="dxa"/>
            <w:noWrap w:val="0"/>
            <w:vAlign w:val="center"/>
          </w:tcPr>
          <w:p w14:paraId="384293BF">
            <w:pPr>
              <w:ind w:firstLine="174" w:firstLineChars="83"/>
              <w:rPr>
                <w:rFonts w:ascii="宋体" w:hAnsi="宋体"/>
                <w:szCs w:val="21"/>
              </w:rPr>
            </w:pPr>
            <w:r>
              <w:rPr>
                <w:rFonts w:hint="eastAsia" w:ascii="宋体" w:hAnsi="宋体"/>
                <w:szCs w:val="21"/>
              </w:rPr>
              <w:t>4</w:t>
            </w:r>
          </w:p>
        </w:tc>
        <w:tc>
          <w:tcPr>
            <w:tcW w:w="3487" w:type="dxa"/>
            <w:noWrap w:val="0"/>
            <w:vAlign w:val="center"/>
          </w:tcPr>
          <w:p w14:paraId="4B9E5E17">
            <w:pPr>
              <w:ind w:firstLine="0" w:firstLineChars="0"/>
              <w:rPr>
                <w:rFonts w:ascii="宋体" w:hAnsi="宋体"/>
                <w:szCs w:val="21"/>
              </w:rPr>
            </w:pPr>
            <w:r>
              <w:rPr>
                <w:rFonts w:hint="eastAsia" w:ascii="宋体" w:hAnsi="宋体"/>
                <w:szCs w:val="21"/>
              </w:rPr>
              <w:t>服饰色彩的搭配及应用</w:t>
            </w:r>
          </w:p>
        </w:tc>
        <w:tc>
          <w:tcPr>
            <w:tcW w:w="1284" w:type="dxa"/>
            <w:noWrap w:val="0"/>
            <w:vAlign w:val="center"/>
          </w:tcPr>
          <w:p w14:paraId="7E2B6929">
            <w:pPr>
              <w:ind w:firstLine="480"/>
              <w:rPr>
                <w:rFonts w:hint="eastAsia" w:ascii="宋体" w:hAnsi="宋体" w:eastAsia="宋体"/>
                <w:lang w:eastAsia="zh-CN"/>
              </w:rPr>
            </w:pPr>
            <w:r>
              <w:rPr>
                <w:rFonts w:hint="eastAsia" w:ascii="宋体" w:hAnsi="宋体"/>
                <w:lang w:val="en-US" w:eastAsia="zh-CN"/>
              </w:rPr>
              <w:t>4</w:t>
            </w:r>
          </w:p>
        </w:tc>
        <w:tc>
          <w:tcPr>
            <w:tcW w:w="1022" w:type="dxa"/>
            <w:noWrap w:val="0"/>
            <w:vAlign w:val="center"/>
          </w:tcPr>
          <w:p w14:paraId="5598213B">
            <w:pPr>
              <w:ind w:firstLine="480"/>
              <w:rPr>
                <w:rFonts w:ascii="宋体" w:hAnsi="宋体"/>
              </w:rPr>
            </w:pPr>
          </w:p>
        </w:tc>
      </w:tr>
      <w:tr w14:paraId="285AB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7010" w:type="dxa"/>
            <w:gridSpan w:val="3"/>
            <w:noWrap w:val="0"/>
            <w:vAlign w:val="center"/>
          </w:tcPr>
          <w:p w14:paraId="35635E33">
            <w:pPr>
              <w:ind w:firstLine="480"/>
              <w:rPr>
                <w:rFonts w:ascii="宋体" w:hAnsi="宋体"/>
              </w:rPr>
            </w:pPr>
            <w:r>
              <w:rPr>
                <w:rFonts w:hint="eastAsia" w:ascii="宋体" w:hAnsi="宋体"/>
              </w:rPr>
              <w:t>总学时</w:t>
            </w:r>
          </w:p>
        </w:tc>
        <w:tc>
          <w:tcPr>
            <w:tcW w:w="1284" w:type="dxa"/>
            <w:noWrap w:val="0"/>
            <w:vAlign w:val="center"/>
          </w:tcPr>
          <w:p w14:paraId="28DFE34F">
            <w:pPr>
              <w:ind w:firstLine="480"/>
              <w:rPr>
                <w:rFonts w:ascii="宋体" w:hAnsi="宋体"/>
              </w:rPr>
            </w:pPr>
            <w:r>
              <w:rPr>
                <w:rFonts w:hint="eastAsia" w:ascii="宋体" w:hAnsi="宋体"/>
              </w:rPr>
              <w:t>72</w:t>
            </w:r>
          </w:p>
        </w:tc>
        <w:tc>
          <w:tcPr>
            <w:tcW w:w="1022" w:type="dxa"/>
            <w:noWrap w:val="0"/>
            <w:vAlign w:val="center"/>
          </w:tcPr>
          <w:p w14:paraId="5693CD8D">
            <w:pPr>
              <w:ind w:firstLine="480"/>
              <w:rPr>
                <w:rFonts w:ascii="宋体" w:hAnsi="宋体"/>
              </w:rPr>
            </w:pPr>
          </w:p>
        </w:tc>
      </w:tr>
    </w:tbl>
    <w:p w14:paraId="7084C5F2">
      <w:pPr>
        <w:pStyle w:val="5"/>
        <w:spacing w:line="360" w:lineRule="auto"/>
        <w:rPr>
          <w:rFonts w:ascii="黑体" w:hAnsi="黑体" w:eastAsia="黑体" w:cs="仿宋_GB2312"/>
          <w:kern w:val="2"/>
          <w:position w:val="6"/>
          <w:sz w:val="28"/>
          <w:szCs w:val="28"/>
        </w:rPr>
      </w:pPr>
      <w:r>
        <w:rPr>
          <w:rFonts w:hint="eastAsia" w:ascii="黑体" w:hAnsi="黑体" w:eastAsia="黑体" w:cs="仿宋_GB2312"/>
          <w:kern w:val="2"/>
          <w:position w:val="6"/>
          <w:sz w:val="28"/>
          <w:szCs w:val="28"/>
        </w:rPr>
        <w:tab/>
      </w:r>
      <w:r>
        <w:rPr>
          <w:rFonts w:hint="eastAsia" w:ascii="黑体" w:hAnsi="黑体" w:eastAsia="黑体" w:cs="仿宋_GB2312"/>
          <w:kern w:val="2"/>
          <w:position w:val="6"/>
          <w:sz w:val="28"/>
          <w:szCs w:val="28"/>
        </w:rPr>
        <w:t>2.单元（或项目）设计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8"/>
        <w:gridCol w:w="1114"/>
        <w:gridCol w:w="2491"/>
        <w:gridCol w:w="1080"/>
        <w:gridCol w:w="900"/>
        <w:gridCol w:w="1044"/>
        <w:gridCol w:w="1620"/>
      </w:tblGrid>
      <w:tr w14:paraId="76622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gridSpan w:val="2"/>
            <w:tcBorders>
              <w:top w:val="single" w:color="auto" w:sz="4" w:space="0"/>
              <w:left w:val="single" w:color="auto" w:sz="4" w:space="0"/>
              <w:bottom w:val="single" w:color="auto" w:sz="4" w:space="0"/>
              <w:right w:val="single" w:color="auto" w:sz="4" w:space="0"/>
            </w:tcBorders>
            <w:noWrap w:val="0"/>
            <w:vAlign w:val="center"/>
          </w:tcPr>
          <w:p w14:paraId="7D8D66F1">
            <w:pPr>
              <w:widowControl/>
              <w:ind w:firstLine="480"/>
              <w:jc w:val="center"/>
              <w:rPr>
                <w:rFonts w:ascii="宋体" w:hAnsi="宋体" w:cs="宋体"/>
                <w:kern w:val="0"/>
              </w:rPr>
            </w:pPr>
            <w:r>
              <w:rPr>
                <w:rFonts w:hint="eastAsia" w:ascii="宋体" w:hAnsi="宋体" w:cs="宋体"/>
                <w:kern w:val="0"/>
              </w:rPr>
              <w:t>模块一</w:t>
            </w:r>
          </w:p>
        </w:tc>
        <w:tc>
          <w:tcPr>
            <w:tcW w:w="7135" w:type="dxa"/>
            <w:gridSpan w:val="5"/>
            <w:tcBorders>
              <w:top w:val="single" w:color="auto" w:sz="4" w:space="0"/>
              <w:left w:val="single" w:color="auto" w:sz="4" w:space="0"/>
              <w:bottom w:val="single" w:color="auto" w:sz="4" w:space="0"/>
              <w:right w:val="single" w:color="auto" w:sz="4" w:space="0"/>
            </w:tcBorders>
            <w:noWrap w:val="0"/>
            <w:vAlign w:val="center"/>
          </w:tcPr>
          <w:p w14:paraId="1D2D076D">
            <w:pPr>
              <w:widowControl/>
              <w:ind w:firstLine="480"/>
              <w:jc w:val="center"/>
              <w:rPr>
                <w:rFonts w:ascii="宋体" w:hAnsi="宋体" w:cs="宋体"/>
                <w:kern w:val="0"/>
              </w:rPr>
            </w:pPr>
            <w:r>
              <w:rPr>
                <w:rFonts w:hint="eastAsia" w:ascii="宋体" w:hAnsi="宋体"/>
                <w:szCs w:val="21"/>
              </w:rPr>
              <w:t>素描的概述</w:t>
            </w:r>
          </w:p>
        </w:tc>
      </w:tr>
      <w:tr w14:paraId="1968356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2C4EA5E6">
            <w:pPr>
              <w:widowControl/>
              <w:ind w:firstLine="0" w:firstLineChars="0"/>
              <w:rPr>
                <w:rFonts w:ascii="宋体" w:hAnsi="宋体" w:cs="宋体"/>
                <w:kern w:val="0"/>
              </w:rPr>
            </w:pPr>
            <w:r>
              <w:rPr>
                <w:rFonts w:hint="eastAsia" w:ascii="宋体" w:hAnsi="宋体" w:cs="宋体"/>
                <w:kern w:val="0"/>
              </w:rPr>
              <w:t>单元1</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62F1A603">
            <w:pPr>
              <w:widowControl/>
              <w:ind w:firstLine="210" w:firstLineChars="100"/>
              <w:jc w:val="left"/>
              <w:rPr>
                <w:rFonts w:ascii="宋体" w:hAnsi="宋体" w:cs="宋体"/>
                <w:kern w:val="0"/>
              </w:rPr>
            </w:pPr>
            <w:r>
              <w:rPr>
                <w:rFonts w:hint="eastAsia" w:ascii="宋体" w:hAnsi="宋体"/>
                <w:szCs w:val="21"/>
              </w:rPr>
              <w:t>素描的基本概念及做好画前准备</w:t>
            </w:r>
          </w:p>
        </w:tc>
        <w:tc>
          <w:tcPr>
            <w:tcW w:w="900" w:type="dxa"/>
            <w:vMerge w:val="restart"/>
            <w:tcBorders>
              <w:top w:val="nil"/>
              <w:left w:val="single" w:color="auto" w:sz="4" w:space="0"/>
              <w:right w:val="single" w:color="auto" w:sz="4" w:space="0"/>
            </w:tcBorders>
            <w:shd w:val="clear" w:color="auto" w:fill="auto"/>
            <w:noWrap w:val="0"/>
            <w:vAlign w:val="center"/>
          </w:tcPr>
          <w:p w14:paraId="4CFF2141">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noWrap w:val="0"/>
            <w:vAlign w:val="center"/>
          </w:tcPr>
          <w:p w14:paraId="77CF4F6A">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noWrap w:val="0"/>
            <w:vAlign w:val="center"/>
          </w:tcPr>
          <w:p w14:paraId="5B9483A5">
            <w:pPr>
              <w:widowControl/>
              <w:ind w:firstLine="480"/>
              <w:jc w:val="left"/>
              <w:rPr>
                <w:rFonts w:hint="eastAsia" w:ascii="宋体" w:hAnsi="宋体" w:eastAsia="宋体" w:cs="宋体"/>
                <w:kern w:val="0"/>
                <w:lang w:val="en-US" w:eastAsia="zh-CN"/>
              </w:rPr>
            </w:pPr>
            <w:r>
              <w:rPr>
                <w:rFonts w:hint="eastAsia" w:ascii="宋体" w:hAnsi="宋体" w:cs="宋体"/>
                <w:kern w:val="0"/>
                <w:lang w:val="en-US" w:eastAsia="zh-CN"/>
              </w:rPr>
              <w:t>4</w:t>
            </w:r>
          </w:p>
        </w:tc>
      </w:tr>
      <w:tr w14:paraId="4EBEDE2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031683E2">
            <w:pPr>
              <w:widowControl/>
              <w:ind w:firstLine="0" w:firstLineChars="0"/>
              <w:rPr>
                <w:rFonts w:ascii="宋体" w:hAnsi="宋体" w:cs="宋体"/>
                <w:kern w:val="0"/>
              </w:rPr>
            </w:pPr>
            <w:r>
              <w:rPr>
                <w:rFonts w:hint="eastAsia" w:ascii="宋体" w:hAnsi="宋体" w:cs="宋体"/>
                <w:kern w:val="0"/>
              </w:rPr>
              <w:t>单元2</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04324CD2">
            <w:pPr>
              <w:widowControl/>
              <w:ind w:firstLine="480"/>
              <w:jc w:val="left"/>
              <w:rPr>
                <w:rFonts w:ascii="宋体" w:hAnsi="宋体" w:cs="宋体"/>
                <w:kern w:val="0"/>
              </w:rPr>
            </w:pPr>
            <w:r>
              <w:rPr>
                <w:rFonts w:hint="eastAsia" w:ascii="宋体" w:hAnsi="宋体"/>
                <w:szCs w:val="21"/>
              </w:rPr>
              <w:t>运笔划线</w:t>
            </w:r>
          </w:p>
        </w:tc>
        <w:tc>
          <w:tcPr>
            <w:tcW w:w="900" w:type="dxa"/>
            <w:vMerge w:val="continue"/>
            <w:tcBorders>
              <w:left w:val="single" w:color="auto" w:sz="4" w:space="0"/>
              <w:right w:val="single" w:color="auto" w:sz="4" w:space="0"/>
            </w:tcBorders>
            <w:shd w:val="clear" w:color="auto" w:fill="auto"/>
            <w:noWrap w:val="0"/>
            <w:vAlign w:val="center"/>
          </w:tcPr>
          <w:p w14:paraId="098E5BDF">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6469BC0C">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tcBorders>
              <w:top w:val="nil"/>
              <w:left w:val="nil"/>
              <w:bottom w:val="single" w:color="auto" w:sz="4" w:space="0"/>
              <w:right w:val="single" w:color="auto" w:sz="4" w:space="0"/>
            </w:tcBorders>
            <w:noWrap w:val="0"/>
            <w:vAlign w:val="center"/>
          </w:tcPr>
          <w:p w14:paraId="03E5D0BB">
            <w:pPr>
              <w:widowControl/>
              <w:ind w:firstLine="480"/>
              <w:jc w:val="left"/>
              <w:rPr>
                <w:rFonts w:hint="eastAsia" w:ascii="宋体" w:hAnsi="宋体" w:eastAsia="宋体" w:cs="宋体"/>
                <w:kern w:val="0"/>
                <w:lang w:val="en-US" w:eastAsia="zh-CN"/>
              </w:rPr>
            </w:pPr>
            <w:r>
              <w:rPr>
                <w:rFonts w:hint="eastAsia" w:ascii="宋体" w:hAnsi="宋体" w:cs="宋体"/>
                <w:kern w:val="0"/>
                <w:lang w:val="en-US" w:eastAsia="zh-CN"/>
              </w:rPr>
              <w:t>8</w:t>
            </w:r>
          </w:p>
        </w:tc>
      </w:tr>
      <w:tr w14:paraId="4D11A7F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47" w:type="dxa"/>
            <w:gridSpan w:val="7"/>
            <w:tcBorders>
              <w:top w:val="single" w:color="auto" w:sz="4" w:space="0"/>
              <w:left w:val="single" w:color="auto" w:sz="4" w:space="0"/>
              <w:bottom w:val="single" w:color="auto" w:sz="4" w:space="0"/>
              <w:right w:val="single" w:color="auto" w:sz="4" w:space="0"/>
            </w:tcBorders>
            <w:noWrap w:val="0"/>
            <w:vAlign w:val="center"/>
          </w:tcPr>
          <w:p w14:paraId="649E7384">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0686FB9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47" w:type="dxa"/>
            <w:gridSpan w:val="7"/>
            <w:tcBorders>
              <w:top w:val="single" w:color="auto" w:sz="4" w:space="0"/>
              <w:left w:val="single" w:color="auto" w:sz="4" w:space="0"/>
              <w:bottom w:val="single" w:color="auto" w:sz="4" w:space="0"/>
              <w:right w:val="single" w:color="auto" w:sz="4" w:space="0"/>
            </w:tcBorders>
            <w:noWrap w:val="0"/>
            <w:vAlign w:val="center"/>
          </w:tcPr>
          <w:p w14:paraId="542B5F51">
            <w:pPr>
              <w:widowControl/>
              <w:ind w:firstLine="480"/>
              <w:jc w:val="left"/>
              <w:rPr>
                <w:rFonts w:ascii="宋体" w:hAnsi="宋体" w:cs="宋体"/>
                <w:kern w:val="0"/>
              </w:rPr>
            </w:pPr>
            <w:r>
              <w:rPr>
                <w:rFonts w:hint="eastAsia" w:ascii="宋体" w:hAnsi="宋体" w:cs="宋体"/>
                <w:kern w:val="0"/>
              </w:rPr>
              <w:t>认知目标：了解基础绘画方法与技巧、体会观察方法。</w:t>
            </w:r>
          </w:p>
          <w:p w14:paraId="786A70C8">
            <w:pPr>
              <w:widowControl/>
              <w:ind w:firstLine="480"/>
              <w:jc w:val="left"/>
              <w:rPr>
                <w:rFonts w:ascii="宋体" w:hAnsi="宋体" w:cs="宋体"/>
                <w:kern w:val="0"/>
              </w:rPr>
            </w:pPr>
            <w:r>
              <w:rPr>
                <w:rFonts w:hint="eastAsia" w:ascii="宋体" w:hAnsi="宋体" w:cs="宋体"/>
                <w:kern w:val="0"/>
              </w:rPr>
              <w:t>技能目标：能结合观察的物体绘画</w:t>
            </w:r>
          </w:p>
        </w:tc>
      </w:tr>
      <w:tr w14:paraId="2059798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11B54721">
            <w:pPr>
              <w:widowControl/>
              <w:ind w:firstLine="48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noWrap w:val="0"/>
            <w:vAlign w:val="center"/>
          </w:tcPr>
          <w:p w14:paraId="49D1F2D3">
            <w:pPr>
              <w:widowControl/>
              <w:ind w:firstLine="0" w:firstLineChars="0"/>
              <w:jc w:val="left"/>
              <w:rPr>
                <w:rFonts w:ascii="宋体" w:hAnsi="宋体" w:cs="宋体"/>
                <w:kern w:val="0"/>
              </w:rPr>
            </w:pPr>
            <w:r>
              <w:rPr>
                <w:rFonts w:hint="eastAsia" w:ascii="宋体" w:hAnsi="宋体" w:cs="宋体"/>
                <w:kern w:val="0"/>
              </w:rPr>
              <w:t>主要教学方法</w:t>
            </w:r>
          </w:p>
        </w:tc>
      </w:tr>
      <w:tr w14:paraId="5F70903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33" w:hRule="atLeast"/>
          <w:jc w:val="center"/>
        </w:trPr>
        <w:tc>
          <w:tcPr>
            <w:tcW w:w="4703"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38299BBA">
            <w:pPr>
              <w:pStyle w:val="15"/>
              <w:widowControl/>
              <w:ind w:left="360" w:firstLine="0" w:firstLineChars="0"/>
              <w:jc w:val="left"/>
              <w:rPr>
                <w:rFonts w:ascii="宋体" w:hAnsi="宋体" w:cs="宋体"/>
                <w:kern w:val="0"/>
              </w:rPr>
            </w:pPr>
            <w:r>
              <w:rPr>
                <w:rFonts w:hint="eastAsia" w:ascii="宋体" w:hAnsi="宋体" w:cs="宋体"/>
                <w:kern w:val="0"/>
              </w:rPr>
              <w:t>模块一  素描的基本概述</w:t>
            </w:r>
          </w:p>
          <w:p w14:paraId="7754CD73">
            <w:pPr>
              <w:widowControl/>
              <w:ind w:firstLine="210" w:firstLineChars="100"/>
              <w:jc w:val="left"/>
              <w:rPr>
                <w:rFonts w:ascii="宋体" w:hAnsi="宋体" w:cs="宋体"/>
                <w:kern w:val="0"/>
              </w:rPr>
            </w:pPr>
            <w:r>
              <w:rPr>
                <w:rFonts w:hint="eastAsia" w:ascii="宋体" w:hAnsi="宋体" w:cs="宋体"/>
                <w:kern w:val="0"/>
              </w:rPr>
              <w:t>单元1  素描的基本概念及做好画前准备</w:t>
            </w:r>
          </w:p>
          <w:p w14:paraId="39B7174A">
            <w:pPr>
              <w:widowControl/>
              <w:ind w:firstLine="210" w:firstLineChars="100"/>
              <w:jc w:val="left"/>
              <w:rPr>
                <w:rFonts w:ascii="宋体" w:hAnsi="宋体" w:cs="宋体"/>
                <w:kern w:val="0"/>
              </w:rPr>
            </w:pPr>
            <w:r>
              <w:rPr>
                <w:rFonts w:hint="eastAsia" w:ascii="宋体" w:hAnsi="宋体" w:cs="宋体"/>
                <w:kern w:val="0"/>
              </w:rPr>
              <w:t xml:space="preserve">单元2  做好画前准备 </w:t>
            </w:r>
          </w:p>
          <w:p w14:paraId="794C38A5">
            <w:pPr>
              <w:widowControl/>
              <w:ind w:left="360" w:firstLine="480"/>
              <w:jc w:val="left"/>
              <w:rPr>
                <w:rFonts w:ascii="宋体" w:hAnsi="宋体" w:cs="宋体"/>
                <w:kern w:val="0"/>
              </w:rPr>
            </w:pPr>
            <w:r>
              <w:rPr>
                <w:rFonts w:hint="eastAsia" w:ascii="宋体" w:hAnsi="宋体" w:cs="宋体"/>
                <w:kern w:val="0"/>
              </w:rPr>
              <w:t>2.1绘画用笔</w:t>
            </w:r>
          </w:p>
          <w:p w14:paraId="177FA2F4">
            <w:pPr>
              <w:widowControl/>
              <w:ind w:left="360" w:firstLine="480"/>
              <w:jc w:val="left"/>
              <w:rPr>
                <w:rFonts w:ascii="宋体" w:hAnsi="宋体" w:cs="宋体"/>
                <w:kern w:val="0"/>
              </w:rPr>
            </w:pPr>
            <w:r>
              <w:rPr>
                <w:rFonts w:hint="eastAsia" w:ascii="宋体" w:hAnsi="宋体" w:cs="宋体"/>
                <w:kern w:val="0"/>
              </w:rPr>
              <w:t>2.2绘画用纸</w:t>
            </w:r>
          </w:p>
          <w:p w14:paraId="54A4E35E">
            <w:pPr>
              <w:widowControl/>
              <w:ind w:left="360" w:firstLine="480"/>
              <w:jc w:val="left"/>
              <w:rPr>
                <w:rFonts w:ascii="宋体" w:hAnsi="宋体" w:cs="宋体"/>
                <w:kern w:val="0"/>
              </w:rPr>
            </w:pPr>
            <w:r>
              <w:rPr>
                <w:rFonts w:hint="eastAsia" w:ascii="宋体" w:hAnsi="宋体" w:cs="宋体"/>
                <w:kern w:val="0"/>
              </w:rPr>
              <w:t>2.3绘画用橡皮</w:t>
            </w:r>
          </w:p>
          <w:p w14:paraId="1A9BD3C3">
            <w:pPr>
              <w:widowControl/>
              <w:ind w:left="360" w:firstLine="480"/>
              <w:jc w:val="left"/>
              <w:rPr>
                <w:rFonts w:ascii="宋体" w:hAnsi="宋体" w:cs="宋体"/>
                <w:kern w:val="0"/>
              </w:rPr>
            </w:pPr>
            <w:r>
              <w:rPr>
                <w:rFonts w:hint="eastAsia" w:ascii="宋体" w:hAnsi="宋体" w:cs="宋体"/>
                <w:kern w:val="0"/>
              </w:rPr>
              <w:t>2.4绘画的辅助工具</w:t>
            </w:r>
          </w:p>
          <w:p w14:paraId="7A07CE99">
            <w:pPr>
              <w:widowControl/>
              <w:ind w:left="360" w:firstLine="480"/>
              <w:jc w:val="left"/>
              <w:rPr>
                <w:rFonts w:hint="eastAsia" w:ascii="宋体" w:hAnsi="宋体" w:cs="宋体"/>
                <w:kern w:val="0"/>
              </w:rPr>
            </w:pPr>
            <w:r>
              <w:rPr>
                <w:rFonts w:hint="eastAsia" w:ascii="宋体" w:hAnsi="宋体" w:cs="宋体"/>
                <w:kern w:val="0"/>
              </w:rPr>
              <w:t>2.5绘画的用笔手势及姿势</w:t>
            </w:r>
          </w:p>
          <w:p w14:paraId="46A4B576">
            <w:pPr>
              <w:widowControl/>
              <w:ind w:firstLine="0" w:firstLineChars="0"/>
              <w:jc w:val="left"/>
              <w:rPr>
                <w:rFonts w:ascii="宋体" w:hAnsi="宋体" w:cs="宋体"/>
                <w:kern w:val="0"/>
              </w:rPr>
            </w:pPr>
            <w:r>
              <w:rPr>
                <w:rFonts w:ascii="宋体" w:hAnsi="宋体" w:cs="宋体"/>
                <w:kern w:val="0"/>
              </w:rPr>
              <w:t>重点</w:t>
            </w:r>
            <w:r>
              <w:rPr>
                <w:rFonts w:hint="eastAsia" w:ascii="宋体" w:hAnsi="宋体" w:cs="宋体"/>
                <w:kern w:val="0"/>
              </w:rPr>
              <w:t>：绘画的方法与技巧</w:t>
            </w:r>
          </w:p>
          <w:p w14:paraId="6A62FE26">
            <w:pPr>
              <w:pStyle w:val="15"/>
              <w:widowControl/>
              <w:ind w:firstLine="0" w:firstLineChars="0"/>
              <w:jc w:val="left"/>
              <w:rPr>
                <w:rFonts w:ascii="宋体" w:hAnsi="宋体" w:cs="宋体"/>
                <w:kern w:val="0"/>
              </w:rPr>
            </w:pPr>
            <w:r>
              <w:rPr>
                <w:rFonts w:ascii="宋体" w:hAnsi="宋体" w:cs="宋体"/>
                <w:kern w:val="0"/>
              </w:rPr>
              <w:t>难点</w:t>
            </w:r>
            <w:r>
              <w:rPr>
                <w:rFonts w:hint="eastAsia" w:ascii="宋体" w:hAnsi="宋体" w:cs="宋体"/>
                <w:kern w:val="0"/>
              </w:rPr>
              <w:t>：绘画技巧的掌握</w:t>
            </w:r>
          </w:p>
        </w:tc>
        <w:tc>
          <w:tcPr>
            <w:tcW w:w="4644" w:type="dxa"/>
            <w:gridSpan w:val="4"/>
            <w:tcBorders>
              <w:top w:val="nil"/>
              <w:left w:val="nil"/>
              <w:bottom w:val="single" w:color="auto" w:sz="4" w:space="0"/>
              <w:right w:val="single" w:color="auto" w:sz="4" w:space="0"/>
            </w:tcBorders>
            <w:noWrap w:val="0"/>
            <w:vAlign w:val="center"/>
          </w:tcPr>
          <w:p w14:paraId="1BDBE92A">
            <w:pPr>
              <w:widowControl/>
              <w:ind w:firstLine="480"/>
              <w:jc w:val="left"/>
              <w:rPr>
                <w:rFonts w:ascii="宋体" w:hAnsi="宋体" w:cs="宋体"/>
                <w:kern w:val="0"/>
              </w:rPr>
            </w:pPr>
            <w:r>
              <w:rPr>
                <w:rFonts w:hint="eastAsia" w:ascii="宋体" w:hAnsi="宋体" w:cs="宋体"/>
                <w:kern w:val="0"/>
              </w:rPr>
              <w:t>示教法</w:t>
            </w:r>
          </w:p>
        </w:tc>
      </w:tr>
      <w:tr w14:paraId="5FB8AB5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568B9F1">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672B5ECD">
            <w:pPr>
              <w:widowControl/>
              <w:ind w:firstLine="0" w:firstLineChars="0"/>
              <w:jc w:val="left"/>
              <w:rPr>
                <w:rFonts w:ascii="宋体" w:hAnsi="宋体" w:cs="宋体"/>
                <w:kern w:val="0"/>
              </w:rPr>
            </w:pPr>
            <w:r>
              <w:rPr>
                <w:rFonts w:hint="eastAsia" w:ascii="宋体" w:hAnsi="宋体" w:cs="宋体"/>
                <w:kern w:val="0"/>
              </w:rPr>
              <w:t>教学地点</w:t>
            </w:r>
          </w:p>
        </w:tc>
      </w:tr>
      <w:tr w14:paraId="4B5491D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63"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42D4011">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21DB2ED7">
            <w:pPr>
              <w:widowControl/>
              <w:ind w:firstLine="480"/>
              <w:jc w:val="left"/>
              <w:rPr>
                <w:rFonts w:ascii="宋体" w:hAnsi="宋体" w:cs="宋体"/>
                <w:kern w:val="0"/>
              </w:rPr>
            </w:pPr>
            <w:r>
              <w:rPr>
                <w:rFonts w:hint="eastAsia" w:ascii="宋体" w:hAnsi="宋体" w:cs="宋体"/>
                <w:kern w:val="0"/>
              </w:rPr>
              <w:t>多媒体画室</w:t>
            </w:r>
          </w:p>
        </w:tc>
      </w:tr>
      <w:tr w14:paraId="250F2E7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29AFE4A">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6A826594">
            <w:pPr>
              <w:widowControl/>
              <w:ind w:firstLine="0" w:firstLineChars="0"/>
              <w:jc w:val="left"/>
              <w:rPr>
                <w:rFonts w:ascii="宋体" w:hAnsi="宋体" w:cs="宋体"/>
                <w:kern w:val="0"/>
              </w:rPr>
            </w:pPr>
            <w:r>
              <w:rPr>
                <w:rFonts w:hint="eastAsia" w:ascii="宋体" w:hAnsi="宋体" w:cs="宋体"/>
                <w:kern w:val="0"/>
              </w:rPr>
              <w:t>教学及参考资料</w:t>
            </w:r>
          </w:p>
        </w:tc>
      </w:tr>
      <w:tr w14:paraId="46F3861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13041C5E">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14B58106">
            <w:pPr>
              <w:widowControl/>
              <w:ind w:firstLine="480"/>
              <w:jc w:val="left"/>
              <w:rPr>
                <w:rFonts w:ascii="宋体" w:hAnsi="宋体" w:cs="宋体"/>
                <w:kern w:val="0"/>
              </w:rPr>
            </w:pPr>
            <w:r>
              <w:rPr>
                <w:rFonts w:hint="eastAsia" w:ascii="宋体" w:hAnsi="宋体" w:cs="宋体"/>
                <w:kern w:val="0"/>
              </w:rPr>
              <w:t>《起跑线美术基础教学丛书：结构素描》主编胡丹，中国纺织出版社</w:t>
            </w:r>
          </w:p>
        </w:tc>
      </w:tr>
      <w:tr w14:paraId="0FF9404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1104605E">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366CAC29">
            <w:pPr>
              <w:widowControl/>
              <w:ind w:firstLine="480"/>
              <w:jc w:val="left"/>
              <w:rPr>
                <w:rFonts w:ascii="宋体" w:hAnsi="宋体" w:cs="宋体"/>
                <w:kern w:val="0"/>
              </w:rPr>
            </w:pPr>
            <w:r>
              <w:rPr>
                <w:rFonts w:hint="eastAsia" w:ascii="宋体" w:hAnsi="宋体" w:cs="宋体"/>
                <w:kern w:val="0"/>
              </w:rPr>
              <w:t>练习与习题建议</w:t>
            </w:r>
          </w:p>
        </w:tc>
      </w:tr>
      <w:tr w14:paraId="0384533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075"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106886F3">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3D635F5C">
            <w:pPr>
              <w:widowControl/>
              <w:ind w:firstLine="480"/>
              <w:jc w:val="left"/>
              <w:rPr>
                <w:rFonts w:ascii="宋体" w:hAnsi="宋体" w:cs="宋体"/>
                <w:kern w:val="0"/>
              </w:rPr>
            </w:pPr>
            <w:r>
              <w:rPr>
                <w:rFonts w:hint="eastAsia" w:ascii="宋体" w:hAnsi="宋体" w:cs="宋体"/>
                <w:kern w:val="0"/>
              </w:rPr>
              <w:t>　线条练习</w:t>
            </w:r>
          </w:p>
        </w:tc>
      </w:tr>
      <w:tr w14:paraId="63E95A5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0C6E26A7">
            <w:pPr>
              <w:widowControl/>
              <w:ind w:firstLine="48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noWrap w:val="0"/>
            <w:vAlign w:val="center"/>
          </w:tcPr>
          <w:p w14:paraId="38FC4BEF">
            <w:pPr>
              <w:widowControl/>
              <w:ind w:firstLine="480"/>
              <w:jc w:val="left"/>
              <w:rPr>
                <w:rFonts w:ascii="宋体" w:hAnsi="宋体" w:cs="宋体"/>
                <w:kern w:val="0"/>
              </w:rPr>
            </w:pPr>
            <w:r>
              <w:rPr>
                <w:rFonts w:hint="eastAsia" w:ascii="宋体" w:hAnsi="宋体" w:cs="宋体"/>
                <w:kern w:val="0"/>
              </w:rPr>
              <w:t>权重分配</w:t>
            </w:r>
          </w:p>
        </w:tc>
      </w:tr>
      <w:tr w14:paraId="5EDF9FB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35"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52F3D375">
            <w:pPr>
              <w:widowControl/>
              <w:ind w:firstLine="480"/>
              <w:jc w:val="center"/>
              <w:rPr>
                <w:rFonts w:ascii="宋体" w:hAnsi="宋体" w:cs="宋体"/>
                <w:kern w:val="0"/>
              </w:rPr>
            </w:pPr>
            <w:r>
              <w:rPr>
                <w:rFonts w:hint="eastAsia" w:ascii="宋体" w:hAnsi="宋体" w:cs="宋体"/>
                <w:kern w:val="0"/>
              </w:rPr>
              <w:t>同学们的参与度</w:t>
            </w:r>
          </w:p>
        </w:tc>
        <w:tc>
          <w:tcPr>
            <w:tcW w:w="4644" w:type="dxa"/>
            <w:gridSpan w:val="4"/>
            <w:tcBorders>
              <w:top w:val="nil"/>
              <w:left w:val="nil"/>
              <w:bottom w:val="single" w:color="auto" w:sz="4" w:space="0"/>
              <w:right w:val="single" w:color="auto" w:sz="4" w:space="0"/>
            </w:tcBorders>
            <w:noWrap w:val="0"/>
            <w:vAlign w:val="center"/>
          </w:tcPr>
          <w:p w14:paraId="0ACC757E">
            <w:pPr>
              <w:widowControl/>
              <w:ind w:firstLine="480"/>
              <w:jc w:val="left"/>
              <w:rPr>
                <w:rFonts w:ascii="宋体" w:hAnsi="宋体" w:cs="宋体"/>
                <w:kern w:val="0"/>
              </w:rPr>
            </w:pPr>
            <w:r>
              <w:rPr>
                <w:rFonts w:hint="eastAsia" w:ascii="宋体" w:hAnsi="宋体" w:cs="宋体"/>
                <w:kern w:val="0"/>
              </w:rPr>
              <w:t>占 100 %</w:t>
            </w:r>
          </w:p>
        </w:tc>
      </w:tr>
    </w:tbl>
    <w:p w14:paraId="59088752">
      <w:pPr>
        <w:pStyle w:val="5"/>
        <w:spacing w:before="0" w:beforeAutospacing="0" w:after="0" w:afterAutospacing="0" w:line="240" w:lineRule="auto"/>
        <w:rPr>
          <w:rFonts w:ascii="黑体" w:hAnsi="黑体" w:eastAsia="黑体" w:cs="仿宋_GB2312"/>
          <w:kern w:val="2"/>
          <w:position w:val="6"/>
          <w:sz w:val="28"/>
          <w:szCs w:val="28"/>
        </w:rPr>
      </w:pPr>
    </w:p>
    <w:tbl>
      <w:tblPr>
        <w:tblStyle w:val="9"/>
        <w:tblW w:w="9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0"/>
        <w:gridCol w:w="873"/>
        <w:gridCol w:w="2491"/>
        <w:gridCol w:w="1080"/>
        <w:gridCol w:w="900"/>
        <w:gridCol w:w="1044"/>
        <w:gridCol w:w="1620"/>
      </w:tblGrid>
      <w:tr w14:paraId="49431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3" w:type="dxa"/>
            <w:gridSpan w:val="2"/>
            <w:tcBorders>
              <w:top w:val="single" w:color="auto" w:sz="4" w:space="0"/>
              <w:left w:val="single" w:color="auto" w:sz="4" w:space="0"/>
              <w:bottom w:val="single" w:color="auto" w:sz="4" w:space="0"/>
              <w:right w:val="single" w:color="auto" w:sz="4" w:space="0"/>
            </w:tcBorders>
            <w:noWrap w:val="0"/>
            <w:vAlign w:val="center"/>
          </w:tcPr>
          <w:p w14:paraId="023B522C">
            <w:pPr>
              <w:widowControl/>
              <w:ind w:firstLine="480"/>
              <w:jc w:val="center"/>
              <w:rPr>
                <w:rFonts w:ascii="宋体" w:hAnsi="宋体" w:cs="宋体"/>
                <w:kern w:val="0"/>
              </w:rPr>
            </w:pPr>
            <w:r>
              <w:rPr>
                <w:rFonts w:hint="eastAsia" w:ascii="宋体" w:hAnsi="宋体" w:cs="宋体"/>
                <w:kern w:val="0"/>
              </w:rPr>
              <w:t>模块二</w:t>
            </w:r>
          </w:p>
        </w:tc>
        <w:tc>
          <w:tcPr>
            <w:tcW w:w="7135" w:type="dxa"/>
            <w:gridSpan w:val="5"/>
            <w:tcBorders>
              <w:top w:val="single" w:color="auto" w:sz="4" w:space="0"/>
              <w:left w:val="single" w:color="auto" w:sz="4" w:space="0"/>
              <w:bottom w:val="single" w:color="auto" w:sz="4" w:space="0"/>
              <w:right w:val="single" w:color="auto" w:sz="4" w:space="0"/>
            </w:tcBorders>
            <w:noWrap w:val="0"/>
            <w:vAlign w:val="center"/>
          </w:tcPr>
          <w:p w14:paraId="669307AB">
            <w:pPr>
              <w:widowControl/>
              <w:ind w:firstLine="480"/>
              <w:jc w:val="center"/>
              <w:rPr>
                <w:rFonts w:ascii="宋体" w:hAnsi="宋体" w:cs="宋体"/>
                <w:kern w:val="0"/>
              </w:rPr>
            </w:pPr>
            <w:r>
              <w:rPr>
                <w:rFonts w:ascii="宋体" w:hAnsi="宋体"/>
                <w:szCs w:val="21"/>
              </w:rPr>
              <w:t>透视与光影</w:t>
            </w:r>
          </w:p>
        </w:tc>
      </w:tr>
      <w:tr w14:paraId="7EE1E40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330" w:type="dxa"/>
            <w:tcBorders>
              <w:top w:val="nil"/>
              <w:left w:val="single" w:color="auto" w:sz="4" w:space="0"/>
              <w:bottom w:val="single" w:color="auto" w:sz="4" w:space="0"/>
              <w:right w:val="single" w:color="auto" w:sz="4" w:space="0"/>
            </w:tcBorders>
            <w:shd w:val="clear" w:color="auto" w:fill="auto"/>
            <w:noWrap w:val="0"/>
            <w:vAlign w:val="center"/>
          </w:tcPr>
          <w:p w14:paraId="4604F6C5">
            <w:pPr>
              <w:widowControl/>
              <w:ind w:firstLine="480"/>
              <w:jc w:val="center"/>
              <w:rPr>
                <w:rFonts w:ascii="宋体" w:hAnsi="宋体" w:cs="宋体"/>
                <w:kern w:val="0"/>
              </w:rPr>
            </w:pPr>
            <w:r>
              <w:rPr>
                <w:rFonts w:hint="eastAsia" w:ascii="宋体" w:hAnsi="宋体" w:cs="宋体"/>
                <w:kern w:val="0"/>
              </w:rPr>
              <w:t>单元1</w:t>
            </w:r>
          </w:p>
        </w:tc>
        <w:tc>
          <w:tcPr>
            <w:tcW w:w="4444" w:type="dxa"/>
            <w:gridSpan w:val="3"/>
            <w:tcBorders>
              <w:top w:val="nil"/>
              <w:left w:val="nil"/>
              <w:bottom w:val="single" w:color="auto" w:sz="4" w:space="0"/>
              <w:right w:val="single" w:color="auto" w:sz="4" w:space="0"/>
            </w:tcBorders>
            <w:shd w:val="clear" w:color="auto" w:fill="auto"/>
            <w:noWrap w:val="0"/>
            <w:vAlign w:val="center"/>
          </w:tcPr>
          <w:p w14:paraId="3E094D0E">
            <w:pPr>
              <w:widowControl/>
              <w:ind w:firstLine="210" w:firstLineChars="100"/>
              <w:jc w:val="left"/>
              <w:rPr>
                <w:rFonts w:ascii="宋体" w:hAnsi="宋体" w:cs="宋体"/>
                <w:kern w:val="0"/>
              </w:rPr>
            </w:pPr>
            <w:r>
              <w:rPr>
                <w:rFonts w:ascii="宋体" w:hAnsi="宋体"/>
              </w:rPr>
              <w:t>平行透视</w:t>
            </w:r>
          </w:p>
        </w:tc>
        <w:tc>
          <w:tcPr>
            <w:tcW w:w="900" w:type="dxa"/>
            <w:vMerge w:val="restart"/>
            <w:tcBorders>
              <w:top w:val="nil"/>
              <w:left w:val="single" w:color="auto" w:sz="4" w:space="0"/>
              <w:right w:val="single" w:color="auto" w:sz="4" w:space="0"/>
            </w:tcBorders>
            <w:shd w:val="clear" w:color="auto" w:fill="auto"/>
            <w:noWrap w:val="0"/>
            <w:vAlign w:val="center"/>
          </w:tcPr>
          <w:p w14:paraId="044DAC68">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noWrap w:val="0"/>
            <w:vAlign w:val="center"/>
          </w:tcPr>
          <w:p w14:paraId="4B33B867">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noWrap w:val="0"/>
            <w:vAlign w:val="center"/>
          </w:tcPr>
          <w:p w14:paraId="3C81161C">
            <w:pPr>
              <w:widowControl/>
              <w:ind w:firstLine="480"/>
              <w:jc w:val="left"/>
              <w:rPr>
                <w:rFonts w:hint="eastAsia" w:ascii="宋体" w:hAnsi="宋体" w:eastAsia="宋体" w:cs="宋体"/>
                <w:kern w:val="0"/>
                <w:lang w:val="en-US" w:eastAsia="zh-CN"/>
              </w:rPr>
            </w:pPr>
            <w:r>
              <w:rPr>
                <w:rFonts w:hint="eastAsia" w:ascii="宋体" w:hAnsi="宋体" w:cs="宋体"/>
                <w:kern w:val="0"/>
                <w:lang w:val="en-US" w:eastAsia="zh-CN"/>
              </w:rPr>
              <w:t>4</w:t>
            </w:r>
          </w:p>
        </w:tc>
      </w:tr>
      <w:tr w14:paraId="4F6E0F4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330" w:type="dxa"/>
            <w:tcBorders>
              <w:top w:val="nil"/>
              <w:left w:val="single" w:color="auto" w:sz="4" w:space="0"/>
              <w:bottom w:val="single" w:color="auto" w:sz="4" w:space="0"/>
              <w:right w:val="single" w:color="auto" w:sz="4" w:space="0"/>
            </w:tcBorders>
            <w:shd w:val="clear" w:color="auto" w:fill="auto"/>
            <w:noWrap w:val="0"/>
            <w:vAlign w:val="center"/>
          </w:tcPr>
          <w:p w14:paraId="52414CCD">
            <w:pPr>
              <w:widowControl/>
              <w:ind w:firstLine="480"/>
              <w:jc w:val="center"/>
              <w:rPr>
                <w:rFonts w:ascii="宋体" w:hAnsi="宋体" w:cs="宋体"/>
                <w:kern w:val="0"/>
              </w:rPr>
            </w:pPr>
            <w:r>
              <w:rPr>
                <w:rFonts w:hint="eastAsia" w:ascii="宋体" w:hAnsi="宋体" w:cs="宋体"/>
                <w:kern w:val="0"/>
              </w:rPr>
              <w:t>单元2</w:t>
            </w:r>
          </w:p>
        </w:tc>
        <w:tc>
          <w:tcPr>
            <w:tcW w:w="4444" w:type="dxa"/>
            <w:gridSpan w:val="3"/>
            <w:tcBorders>
              <w:top w:val="nil"/>
              <w:left w:val="nil"/>
              <w:bottom w:val="single" w:color="auto" w:sz="4" w:space="0"/>
              <w:right w:val="single" w:color="auto" w:sz="4" w:space="0"/>
            </w:tcBorders>
            <w:shd w:val="clear" w:color="auto" w:fill="auto"/>
            <w:noWrap w:val="0"/>
            <w:vAlign w:val="center"/>
          </w:tcPr>
          <w:p w14:paraId="54F5CFF4">
            <w:pPr>
              <w:widowControl/>
              <w:ind w:firstLine="210" w:firstLineChars="100"/>
              <w:jc w:val="left"/>
              <w:rPr>
                <w:rFonts w:ascii="宋体" w:hAnsi="宋体"/>
              </w:rPr>
            </w:pPr>
            <w:r>
              <w:rPr>
                <w:rFonts w:hint="eastAsia" w:ascii="宋体" w:hAnsi="宋体"/>
              </w:rPr>
              <w:t>成角透视</w:t>
            </w:r>
          </w:p>
        </w:tc>
        <w:tc>
          <w:tcPr>
            <w:tcW w:w="900" w:type="dxa"/>
            <w:vMerge w:val="continue"/>
            <w:tcBorders>
              <w:left w:val="single" w:color="auto" w:sz="4" w:space="0"/>
              <w:right w:val="single" w:color="auto" w:sz="4" w:space="0"/>
            </w:tcBorders>
            <w:shd w:val="clear" w:color="auto" w:fill="auto"/>
            <w:noWrap w:val="0"/>
            <w:vAlign w:val="center"/>
          </w:tcPr>
          <w:p w14:paraId="326B0312">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25805179">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tcBorders>
              <w:top w:val="nil"/>
              <w:left w:val="nil"/>
              <w:bottom w:val="single" w:color="auto" w:sz="4" w:space="0"/>
              <w:right w:val="single" w:color="auto" w:sz="4" w:space="0"/>
            </w:tcBorders>
            <w:noWrap w:val="0"/>
            <w:vAlign w:val="center"/>
          </w:tcPr>
          <w:p w14:paraId="3D5BB072">
            <w:pPr>
              <w:widowControl/>
              <w:ind w:firstLine="480"/>
              <w:jc w:val="left"/>
              <w:rPr>
                <w:rFonts w:hint="eastAsia" w:ascii="宋体" w:hAnsi="宋体" w:eastAsia="宋体" w:cs="宋体"/>
                <w:kern w:val="0"/>
                <w:lang w:val="en-US" w:eastAsia="zh-CN"/>
              </w:rPr>
            </w:pPr>
            <w:r>
              <w:rPr>
                <w:rFonts w:hint="eastAsia" w:ascii="宋体" w:hAnsi="宋体" w:cs="宋体"/>
                <w:kern w:val="0"/>
                <w:lang w:val="en-US" w:eastAsia="zh-CN"/>
              </w:rPr>
              <w:t>8</w:t>
            </w:r>
          </w:p>
        </w:tc>
      </w:tr>
      <w:tr w14:paraId="0F9FE9D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330" w:type="dxa"/>
            <w:tcBorders>
              <w:top w:val="nil"/>
              <w:left w:val="single" w:color="auto" w:sz="4" w:space="0"/>
              <w:bottom w:val="single" w:color="auto" w:sz="4" w:space="0"/>
              <w:right w:val="single" w:color="auto" w:sz="4" w:space="0"/>
            </w:tcBorders>
            <w:shd w:val="clear" w:color="auto" w:fill="auto"/>
            <w:noWrap w:val="0"/>
            <w:vAlign w:val="center"/>
          </w:tcPr>
          <w:p w14:paraId="67252EDD">
            <w:pPr>
              <w:widowControl/>
              <w:ind w:firstLine="480"/>
              <w:jc w:val="center"/>
              <w:rPr>
                <w:rFonts w:ascii="宋体" w:hAnsi="宋体" w:cs="宋体"/>
                <w:kern w:val="0"/>
              </w:rPr>
            </w:pPr>
            <w:r>
              <w:rPr>
                <w:rFonts w:hint="eastAsia" w:ascii="宋体" w:hAnsi="宋体" w:cs="宋体"/>
                <w:kern w:val="0"/>
              </w:rPr>
              <w:t>单元3</w:t>
            </w:r>
          </w:p>
        </w:tc>
        <w:tc>
          <w:tcPr>
            <w:tcW w:w="4444" w:type="dxa"/>
            <w:gridSpan w:val="3"/>
            <w:tcBorders>
              <w:top w:val="nil"/>
              <w:left w:val="nil"/>
              <w:bottom w:val="single" w:color="auto" w:sz="4" w:space="0"/>
              <w:right w:val="single" w:color="auto" w:sz="4" w:space="0"/>
            </w:tcBorders>
            <w:shd w:val="clear" w:color="auto" w:fill="auto"/>
            <w:noWrap w:val="0"/>
            <w:vAlign w:val="center"/>
          </w:tcPr>
          <w:p w14:paraId="2121EFB1">
            <w:pPr>
              <w:widowControl/>
              <w:ind w:firstLine="210" w:firstLineChars="100"/>
              <w:jc w:val="left"/>
              <w:rPr>
                <w:rFonts w:ascii="宋体" w:hAnsi="宋体"/>
              </w:rPr>
            </w:pPr>
            <w:r>
              <w:rPr>
                <w:rFonts w:hint="eastAsia" w:ascii="宋体" w:hAnsi="宋体"/>
              </w:rPr>
              <w:t>光影与形体</w:t>
            </w:r>
          </w:p>
        </w:tc>
        <w:tc>
          <w:tcPr>
            <w:tcW w:w="900" w:type="dxa"/>
            <w:vMerge w:val="continue"/>
            <w:tcBorders>
              <w:left w:val="single" w:color="auto" w:sz="4" w:space="0"/>
              <w:right w:val="single" w:color="auto" w:sz="4" w:space="0"/>
            </w:tcBorders>
            <w:shd w:val="clear" w:color="auto" w:fill="auto"/>
            <w:noWrap w:val="0"/>
            <w:vAlign w:val="center"/>
          </w:tcPr>
          <w:p w14:paraId="1A532646">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046FD37A">
            <w:pPr>
              <w:widowControl/>
              <w:ind w:firstLine="0" w:firstLineChars="0"/>
              <w:rPr>
                <w:rFonts w:ascii="宋体" w:hAnsi="宋体" w:cs="宋体"/>
                <w:kern w:val="0"/>
                <w:szCs w:val="21"/>
              </w:rPr>
            </w:pPr>
          </w:p>
        </w:tc>
        <w:tc>
          <w:tcPr>
            <w:tcW w:w="1620" w:type="dxa"/>
            <w:tcBorders>
              <w:top w:val="nil"/>
              <w:left w:val="nil"/>
              <w:bottom w:val="single" w:color="auto" w:sz="4" w:space="0"/>
              <w:right w:val="single" w:color="auto" w:sz="4" w:space="0"/>
            </w:tcBorders>
            <w:noWrap w:val="0"/>
            <w:vAlign w:val="center"/>
          </w:tcPr>
          <w:p w14:paraId="551B438B">
            <w:pPr>
              <w:widowControl/>
              <w:ind w:firstLine="480"/>
              <w:jc w:val="left"/>
              <w:rPr>
                <w:rFonts w:ascii="宋体" w:hAnsi="宋体" w:cs="宋体"/>
                <w:kern w:val="0"/>
              </w:rPr>
            </w:pPr>
          </w:p>
        </w:tc>
      </w:tr>
      <w:tr w14:paraId="1A1AD69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38" w:type="dxa"/>
            <w:gridSpan w:val="7"/>
            <w:tcBorders>
              <w:top w:val="single" w:color="auto" w:sz="4" w:space="0"/>
              <w:left w:val="single" w:color="auto" w:sz="4" w:space="0"/>
              <w:bottom w:val="single" w:color="auto" w:sz="4" w:space="0"/>
              <w:right w:val="single" w:color="auto" w:sz="4" w:space="0"/>
            </w:tcBorders>
            <w:noWrap w:val="0"/>
            <w:vAlign w:val="center"/>
          </w:tcPr>
          <w:p w14:paraId="7300E4A9">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184DF0B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38" w:type="dxa"/>
            <w:gridSpan w:val="7"/>
            <w:tcBorders>
              <w:top w:val="single" w:color="auto" w:sz="4" w:space="0"/>
              <w:left w:val="single" w:color="auto" w:sz="4" w:space="0"/>
              <w:bottom w:val="single" w:color="auto" w:sz="4" w:space="0"/>
              <w:right w:val="single" w:color="auto" w:sz="4" w:space="0"/>
            </w:tcBorders>
            <w:noWrap w:val="0"/>
            <w:vAlign w:val="center"/>
          </w:tcPr>
          <w:p w14:paraId="4EC7CE0B">
            <w:pPr>
              <w:widowControl/>
              <w:ind w:firstLine="480"/>
              <w:jc w:val="left"/>
              <w:rPr>
                <w:rFonts w:ascii="宋体" w:hAnsi="宋体" w:cs="宋体"/>
                <w:kern w:val="0"/>
              </w:rPr>
            </w:pPr>
            <w:r>
              <w:rPr>
                <w:rFonts w:hint="eastAsia" w:ascii="宋体" w:hAnsi="宋体" w:cs="宋体"/>
                <w:kern w:val="0"/>
              </w:rPr>
              <w:t>认知目标：理解透视的作用，平面的迹线、灭线在透视图中的作用。</w:t>
            </w:r>
          </w:p>
          <w:p w14:paraId="18DDEE42">
            <w:pPr>
              <w:widowControl/>
              <w:ind w:firstLine="480"/>
              <w:jc w:val="left"/>
              <w:rPr>
                <w:rFonts w:ascii="宋体" w:hAnsi="宋体" w:cs="宋体"/>
                <w:kern w:val="0"/>
              </w:rPr>
            </w:pPr>
            <w:r>
              <w:rPr>
                <w:rFonts w:hint="eastAsia" w:ascii="宋体" w:hAnsi="宋体" w:cs="宋体"/>
                <w:kern w:val="0"/>
              </w:rPr>
              <w:t>技能目标：能画出具有空间的效果。</w:t>
            </w:r>
          </w:p>
        </w:tc>
      </w:tr>
      <w:tr w14:paraId="15BF8BE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694" w:type="dxa"/>
            <w:gridSpan w:val="3"/>
            <w:tcBorders>
              <w:top w:val="single" w:color="auto" w:sz="4" w:space="0"/>
              <w:left w:val="single" w:color="auto" w:sz="4" w:space="0"/>
              <w:bottom w:val="single" w:color="auto" w:sz="4" w:space="0"/>
              <w:right w:val="single" w:color="auto" w:sz="4" w:space="0"/>
            </w:tcBorders>
            <w:noWrap w:val="0"/>
            <w:vAlign w:val="center"/>
          </w:tcPr>
          <w:p w14:paraId="41D4888C">
            <w:pPr>
              <w:widowControl/>
              <w:ind w:firstLine="48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noWrap w:val="0"/>
            <w:vAlign w:val="center"/>
          </w:tcPr>
          <w:p w14:paraId="5A737A86">
            <w:pPr>
              <w:widowControl/>
              <w:ind w:firstLine="0" w:firstLineChars="0"/>
              <w:jc w:val="left"/>
              <w:rPr>
                <w:rFonts w:ascii="宋体" w:hAnsi="宋体" w:cs="宋体"/>
                <w:kern w:val="0"/>
              </w:rPr>
            </w:pPr>
            <w:r>
              <w:rPr>
                <w:rFonts w:hint="eastAsia" w:ascii="宋体" w:hAnsi="宋体" w:cs="宋体"/>
                <w:kern w:val="0"/>
              </w:rPr>
              <w:t>主要教学方法</w:t>
            </w:r>
          </w:p>
        </w:tc>
      </w:tr>
      <w:tr w14:paraId="1AAFE50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13" w:hRule="atLeast"/>
          <w:jc w:val="center"/>
        </w:trPr>
        <w:tc>
          <w:tcPr>
            <w:tcW w:w="4694"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246FB59A">
            <w:pPr>
              <w:pStyle w:val="15"/>
              <w:widowControl/>
              <w:ind w:left="1069" w:firstLine="0" w:firstLineChars="0"/>
              <w:jc w:val="left"/>
              <w:rPr>
                <w:rFonts w:ascii="宋体" w:hAnsi="宋体" w:cs="宋体"/>
                <w:kern w:val="0"/>
              </w:rPr>
            </w:pPr>
            <w:r>
              <w:rPr>
                <w:rFonts w:hint="eastAsia" w:ascii="宋体" w:hAnsi="宋体" w:cs="宋体"/>
                <w:kern w:val="0"/>
              </w:rPr>
              <w:t>模块二   透视与光影</w:t>
            </w:r>
          </w:p>
          <w:p w14:paraId="5AE72AE2">
            <w:pPr>
              <w:widowControl/>
              <w:ind w:firstLine="1050" w:firstLineChars="500"/>
              <w:jc w:val="left"/>
              <w:rPr>
                <w:rFonts w:ascii="宋体" w:hAnsi="宋体" w:cs="宋体"/>
                <w:kern w:val="0"/>
              </w:rPr>
            </w:pPr>
            <w:r>
              <w:rPr>
                <w:rFonts w:hint="eastAsia" w:ascii="宋体" w:hAnsi="宋体" w:cs="宋体"/>
                <w:kern w:val="0"/>
              </w:rPr>
              <w:t>单元1  平行透视</w:t>
            </w:r>
          </w:p>
          <w:p w14:paraId="5ABB7F0C">
            <w:pPr>
              <w:widowControl/>
              <w:ind w:firstLine="1050" w:firstLineChars="500"/>
              <w:jc w:val="left"/>
              <w:rPr>
                <w:rFonts w:ascii="宋体" w:hAnsi="宋体" w:cs="宋体"/>
                <w:kern w:val="0"/>
              </w:rPr>
            </w:pPr>
            <w:r>
              <w:rPr>
                <w:rFonts w:hint="eastAsia" w:ascii="宋体" w:hAnsi="宋体" w:cs="宋体"/>
                <w:kern w:val="0"/>
              </w:rPr>
              <w:t>单元2  成角透视</w:t>
            </w:r>
          </w:p>
          <w:p w14:paraId="0F3A3005">
            <w:pPr>
              <w:widowControl/>
              <w:ind w:left="709" w:firstLine="392" w:firstLineChars="187"/>
              <w:jc w:val="left"/>
              <w:rPr>
                <w:rFonts w:ascii="宋体" w:hAnsi="宋体" w:cs="宋体"/>
                <w:kern w:val="0"/>
              </w:rPr>
            </w:pPr>
            <w:r>
              <w:rPr>
                <w:rFonts w:hint="eastAsia" w:ascii="宋体" w:hAnsi="宋体" w:cs="宋体"/>
                <w:kern w:val="0"/>
              </w:rPr>
              <w:t>单元3  光影与形体</w:t>
            </w:r>
          </w:p>
          <w:p w14:paraId="229C599F">
            <w:pPr>
              <w:widowControl/>
              <w:ind w:left="709" w:firstLine="392" w:firstLineChars="187"/>
              <w:jc w:val="left"/>
              <w:rPr>
                <w:rFonts w:ascii="宋体" w:hAnsi="宋体" w:cs="宋体"/>
                <w:kern w:val="0"/>
              </w:rPr>
            </w:pPr>
            <w:r>
              <w:rPr>
                <w:rFonts w:hint="eastAsia" w:ascii="宋体" w:hAnsi="宋体" w:cs="宋体"/>
                <w:kern w:val="0"/>
              </w:rPr>
              <w:t>3.1 正方体的关线和投影</w:t>
            </w:r>
          </w:p>
          <w:p w14:paraId="56D5B6A7">
            <w:pPr>
              <w:widowControl/>
              <w:ind w:left="709" w:firstLine="392" w:firstLineChars="187"/>
              <w:jc w:val="left"/>
              <w:rPr>
                <w:rFonts w:ascii="宋体" w:hAnsi="宋体" w:cs="宋体"/>
                <w:kern w:val="0"/>
              </w:rPr>
            </w:pPr>
            <w:r>
              <w:rPr>
                <w:rFonts w:hint="eastAsia" w:ascii="宋体" w:hAnsi="宋体" w:cs="宋体"/>
                <w:kern w:val="0"/>
              </w:rPr>
              <w:t>3.2 球体的光线和投影</w:t>
            </w:r>
          </w:p>
          <w:p w14:paraId="3EA01F7E">
            <w:pPr>
              <w:widowControl/>
              <w:ind w:left="709" w:firstLine="392" w:firstLineChars="187"/>
              <w:jc w:val="left"/>
              <w:rPr>
                <w:rFonts w:ascii="宋体" w:hAnsi="宋体" w:cs="宋体"/>
                <w:kern w:val="0"/>
              </w:rPr>
            </w:pPr>
            <w:r>
              <w:rPr>
                <w:rFonts w:hint="eastAsia" w:ascii="宋体" w:hAnsi="宋体" w:cs="宋体"/>
                <w:kern w:val="0"/>
              </w:rPr>
              <w:t>3.3 圆柱体的光线和投影</w:t>
            </w:r>
          </w:p>
          <w:p w14:paraId="4ACA0DD6">
            <w:pPr>
              <w:widowControl/>
              <w:ind w:left="709" w:firstLine="392" w:firstLineChars="187"/>
              <w:jc w:val="left"/>
              <w:rPr>
                <w:rFonts w:ascii="宋体" w:hAnsi="宋体" w:cs="宋体"/>
                <w:kern w:val="0"/>
              </w:rPr>
            </w:pPr>
            <w:r>
              <w:rPr>
                <w:rFonts w:hint="eastAsia" w:ascii="宋体" w:hAnsi="宋体" w:cs="宋体"/>
                <w:kern w:val="0"/>
              </w:rPr>
              <w:t>重点：透视的关系及技巧</w:t>
            </w:r>
          </w:p>
          <w:p w14:paraId="5E2C6813">
            <w:pPr>
              <w:widowControl/>
              <w:ind w:left="709" w:firstLine="392" w:firstLineChars="187"/>
              <w:jc w:val="left"/>
              <w:rPr>
                <w:rFonts w:ascii="宋体" w:hAnsi="宋体" w:cs="宋体"/>
                <w:kern w:val="0"/>
              </w:rPr>
            </w:pPr>
            <w:r>
              <w:rPr>
                <w:rFonts w:hint="eastAsia" w:ascii="宋体" w:hAnsi="宋体" w:cs="宋体"/>
                <w:kern w:val="0"/>
              </w:rPr>
              <w:t>难点：光影的处理技巧</w:t>
            </w:r>
          </w:p>
        </w:tc>
        <w:tc>
          <w:tcPr>
            <w:tcW w:w="4644" w:type="dxa"/>
            <w:gridSpan w:val="4"/>
            <w:tcBorders>
              <w:top w:val="nil"/>
              <w:left w:val="nil"/>
              <w:bottom w:val="single" w:color="auto" w:sz="4" w:space="0"/>
              <w:right w:val="single" w:color="auto" w:sz="4" w:space="0"/>
            </w:tcBorders>
            <w:noWrap w:val="0"/>
            <w:vAlign w:val="center"/>
          </w:tcPr>
          <w:p w14:paraId="0FBE6100">
            <w:pPr>
              <w:widowControl/>
              <w:ind w:firstLine="480"/>
              <w:jc w:val="left"/>
              <w:rPr>
                <w:rFonts w:ascii="宋体" w:hAnsi="宋体" w:cs="宋体"/>
                <w:kern w:val="0"/>
              </w:rPr>
            </w:pPr>
            <w:r>
              <w:rPr>
                <w:rFonts w:hint="eastAsia" w:ascii="宋体" w:hAnsi="宋体" w:cs="宋体"/>
                <w:kern w:val="0"/>
              </w:rPr>
              <w:t>演示教法</w:t>
            </w:r>
          </w:p>
        </w:tc>
      </w:tr>
      <w:tr w14:paraId="19B0CC1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694"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359A471">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7F078359">
            <w:pPr>
              <w:widowControl/>
              <w:ind w:firstLine="0" w:firstLineChars="0"/>
              <w:jc w:val="left"/>
              <w:rPr>
                <w:rFonts w:ascii="宋体" w:hAnsi="宋体" w:cs="宋体"/>
                <w:kern w:val="0"/>
              </w:rPr>
            </w:pPr>
            <w:r>
              <w:rPr>
                <w:rFonts w:hint="eastAsia" w:ascii="宋体" w:hAnsi="宋体" w:cs="宋体"/>
                <w:kern w:val="0"/>
              </w:rPr>
              <w:t>教学地点</w:t>
            </w:r>
          </w:p>
        </w:tc>
      </w:tr>
      <w:tr w14:paraId="12D0D3A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99" w:hRule="atLeast"/>
          <w:jc w:val="center"/>
        </w:trPr>
        <w:tc>
          <w:tcPr>
            <w:tcW w:w="4694"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6ECF79B">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715C4A38">
            <w:pPr>
              <w:widowControl/>
              <w:ind w:firstLine="382" w:firstLineChars="182"/>
              <w:jc w:val="left"/>
              <w:rPr>
                <w:rFonts w:ascii="宋体" w:hAnsi="宋体" w:cs="宋体"/>
                <w:kern w:val="0"/>
              </w:rPr>
            </w:pPr>
            <w:r>
              <w:rPr>
                <w:rFonts w:hint="eastAsia" w:ascii="宋体" w:hAnsi="宋体" w:cs="宋体"/>
                <w:kern w:val="0"/>
              </w:rPr>
              <w:t>多媒体画室</w:t>
            </w:r>
          </w:p>
        </w:tc>
      </w:tr>
      <w:tr w14:paraId="0A235E7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694"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3207ABE">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59F7957F">
            <w:pPr>
              <w:widowControl/>
              <w:ind w:firstLine="0" w:firstLineChars="0"/>
              <w:jc w:val="left"/>
              <w:rPr>
                <w:rFonts w:ascii="宋体" w:hAnsi="宋体" w:cs="宋体"/>
                <w:kern w:val="0"/>
              </w:rPr>
            </w:pPr>
            <w:r>
              <w:rPr>
                <w:rFonts w:hint="eastAsia" w:ascii="宋体" w:hAnsi="宋体" w:cs="宋体"/>
                <w:kern w:val="0"/>
              </w:rPr>
              <w:t>教学及参考资料</w:t>
            </w:r>
          </w:p>
        </w:tc>
      </w:tr>
      <w:tr w14:paraId="3A7ABAB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694"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33C4372">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5F6B088C">
            <w:pPr>
              <w:widowControl/>
              <w:ind w:firstLine="480"/>
              <w:jc w:val="left"/>
              <w:rPr>
                <w:rFonts w:ascii="宋体" w:hAnsi="宋体" w:cs="宋体"/>
                <w:kern w:val="0"/>
              </w:rPr>
            </w:pPr>
            <w:r>
              <w:rPr>
                <w:rFonts w:hint="eastAsia" w:ascii="宋体" w:hAnsi="宋体" w:cs="宋体"/>
                <w:kern w:val="0"/>
              </w:rPr>
              <w:t>《起跑线美术基础教学丛书：结构素描》主编胡丹，中国纺织出版社</w:t>
            </w:r>
          </w:p>
        </w:tc>
      </w:tr>
      <w:tr w14:paraId="6AF26B3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694"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D50F2CA">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0859442E">
            <w:pPr>
              <w:widowControl/>
              <w:ind w:firstLine="0" w:firstLineChars="0"/>
              <w:jc w:val="left"/>
              <w:rPr>
                <w:rFonts w:ascii="宋体" w:hAnsi="宋体" w:cs="宋体"/>
                <w:kern w:val="0"/>
              </w:rPr>
            </w:pPr>
            <w:r>
              <w:rPr>
                <w:rFonts w:hint="eastAsia" w:ascii="宋体" w:hAnsi="宋体" w:cs="宋体"/>
                <w:kern w:val="0"/>
              </w:rPr>
              <w:t>练习与习题建议</w:t>
            </w:r>
          </w:p>
        </w:tc>
      </w:tr>
      <w:tr w14:paraId="11306E6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32" w:hRule="atLeast"/>
          <w:jc w:val="center"/>
        </w:trPr>
        <w:tc>
          <w:tcPr>
            <w:tcW w:w="4694"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428EBCEC">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5914431D">
            <w:pPr>
              <w:widowControl/>
              <w:ind w:firstLine="480"/>
              <w:jc w:val="left"/>
              <w:rPr>
                <w:rFonts w:ascii="宋体" w:hAnsi="宋体" w:cs="宋体"/>
                <w:kern w:val="0"/>
              </w:rPr>
            </w:pPr>
            <w:r>
              <w:rPr>
                <w:rFonts w:hint="eastAsia" w:ascii="宋体" w:hAnsi="宋体" w:cs="宋体"/>
                <w:kern w:val="0"/>
              </w:rPr>
              <w:t>　平行透视、成交透视的练习</w:t>
            </w:r>
          </w:p>
        </w:tc>
      </w:tr>
      <w:tr w14:paraId="1824CD6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694" w:type="dxa"/>
            <w:gridSpan w:val="3"/>
            <w:tcBorders>
              <w:top w:val="single" w:color="auto" w:sz="4" w:space="0"/>
              <w:left w:val="single" w:color="auto" w:sz="4" w:space="0"/>
              <w:bottom w:val="single" w:color="auto" w:sz="4" w:space="0"/>
              <w:right w:val="single" w:color="auto" w:sz="4" w:space="0"/>
            </w:tcBorders>
            <w:noWrap w:val="0"/>
            <w:vAlign w:val="center"/>
          </w:tcPr>
          <w:p w14:paraId="6B340FAA">
            <w:pPr>
              <w:widowControl/>
              <w:ind w:firstLine="48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noWrap w:val="0"/>
            <w:vAlign w:val="center"/>
          </w:tcPr>
          <w:p w14:paraId="43FCFB74">
            <w:pPr>
              <w:widowControl/>
              <w:ind w:firstLine="480"/>
              <w:jc w:val="left"/>
              <w:rPr>
                <w:rFonts w:ascii="宋体" w:hAnsi="宋体" w:cs="宋体"/>
                <w:kern w:val="0"/>
              </w:rPr>
            </w:pPr>
            <w:r>
              <w:rPr>
                <w:rFonts w:hint="eastAsia" w:ascii="宋体" w:hAnsi="宋体" w:cs="宋体"/>
                <w:kern w:val="0"/>
              </w:rPr>
              <w:t>权重分配</w:t>
            </w:r>
          </w:p>
        </w:tc>
      </w:tr>
      <w:tr w14:paraId="3D0DA98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4694" w:type="dxa"/>
            <w:gridSpan w:val="3"/>
            <w:tcBorders>
              <w:top w:val="single" w:color="auto" w:sz="4" w:space="0"/>
              <w:left w:val="single" w:color="auto" w:sz="4" w:space="0"/>
              <w:bottom w:val="single" w:color="auto" w:sz="4" w:space="0"/>
              <w:right w:val="single" w:color="auto" w:sz="4" w:space="0"/>
            </w:tcBorders>
            <w:noWrap w:val="0"/>
            <w:vAlign w:val="center"/>
          </w:tcPr>
          <w:p w14:paraId="0651693B">
            <w:pPr>
              <w:widowControl/>
              <w:ind w:firstLine="480"/>
              <w:jc w:val="center"/>
              <w:rPr>
                <w:rFonts w:ascii="宋体" w:hAnsi="宋体" w:cs="宋体"/>
                <w:kern w:val="0"/>
              </w:rPr>
            </w:pPr>
            <w:r>
              <w:rPr>
                <w:rFonts w:hint="eastAsia" w:ascii="宋体" w:hAnsi="宋体" w:cs="宋体"/>
                <w:kern w:val="0"/>
              </w:rPr>
              <w:t>根据透视的正确程度</w:t>
            </w:r>
          </w:p>
        </w:tc>
        <w:tc>
          <w:tcPr>
            <w:tcW w:w="4644" w:type="dxa"/>
            <w:gridSpan w:val="4"/>
            <w:tcBorders>
              <w:top w:val="nil"/>
              <w:left w:val="nil"/>
              <w:bottom w:val="single" w:color="auto" w:sz="4" w:space="0"/>
              <w:right w:val="single" w:color="auto" w:sz="4" w:space="0"/>
            </w:tcBorders>
            <w:noWrap w:val="0"/>
            <w:vAlign w:val="center"/>
          </w:tcPr>
          <w:p w14:paraId="6A1C075E">
            <w:pPr>
              <w:widowControl/>
              <w:ind w:firstLine="480"/>
              <w:jc w:val="left"/>
              <w:rPr>
                <w:rFonts w:ascii="宋体" w:hAnsi="宋体" w:cs="宋体"/>
                <w:kern w:val="0"/>
              </w:rPr>
            </w:pPr>
            <w:r>
              <w:rPr>
                <w:rFonts w:hint="eastAsia" w:ascii="宋体" w:hAnsi="宋体" w:cs="宋体"/>
                <w:kern w:val="0"/>
              </w:rPr>
              <w:t>占20 %</w:t>
            </w:r>
          </w:p>
        </w:tc>
      </w:tr>
    </w:tbl>
    <w:p w14:paraId="3053313D">
      <w:pPr>
        <w:pStyle w:val="5"/>
        <w:spacing w:before="0" w:beforeAutospacing="0" w:after="0" w:afterAutospacing="0" w:line="240" w:lineRule="auto"/>
        <w:ind w:firstLine="0" w:firstLineChars="0"/>
        <w:rPr>
          <w:rFonts w:ascii="黑体" w:hAnsi="黑体" w:eastAsia="黑体" w:cs="仿宋_GB2312"/>
          <w:kern w:val="2"/>
          <w:position w:val="6"/>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8"/>
        <w:gridCol w:w="996"/>
        <w:gridCol w:w="2425"/>
        <w:gridCol w:w="1010"/>
        <w:gridCol w:w="870"/>
        <w:gridCol w:w="1005"/>
        <w:gridCol w:w="1536"/>
      </w:tblGrid>
      <w:tr w14:paraId="31A6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gridSpan w:val="2"/>
            <w:tcBorders>
              <w:top w:val="single" w:color="auto" w:sz="4" w:space="0"/>
              <w:left w:val="single" w:color="auto" w:sz="4" w:space="0"/>
              <w:bottom w:val="single" w:color="auto" w:sz="4" w:space="0"/>
              <w:right w:val="single" w:color="auto" w:sz="4" w:space="0"/>
            </w:tcBorders>
            <w:noWrap w:val="0"/>
            <w:vAlign w:val="center"/>
          </w:tcPr>
          <w:p w14:paraId="644CA77F">
            <w:pPr>
              <w:widowControl/>
              <w:ind w:firstLine="480"/>
              <w:jc w:val="center"/>
              <w:rPr>
                <w:rFonts w:ascii="宋体" w:hAnsi="宋体" w:cs="宋体"/>
                <w:kern w:val="0"/>
              </w:rPr>
            </w:pPr>
            <w:r>
              <w:rPr>
                <w:rFonts w:hint="eastAsia" w:ascii="宋体" w:hAnsi="宋体" w:cs="宋体"/>
                <w:kern w:val="0"/>
              </w:rPr>
              <w:t>模块三</w:t>
            </w:r>
          </w:p>
        </w:tc>
        <w:tc>
          <w:tcPr>
            <w:tcW w:w="6846" w:type="dxa"/>
            <w:gridSpan w:val="5"/>
            <w:tcBorders>
              <w:top w:val="single" w:color="auto" w:sz="4" w:space="0"/>
              <w:left w:val="single" w:color="auto" w:sz="4" w:space="0"/>
              <w:bottom w:val="single" w:color="auto" w:sz="4" w:space="0"/>
              <w:right w:val="single" w:color="auto" w:sz="4" w:space="0"/>
            </w:tcBorders>
            <w:noWrap w:val="0"/>
            <w:vAlign w:val="center"/>
          </w:tcPr>
          <w:p w14:paraId="19BAC337">
            <w:pPr>
              <w:widowControl/>
              <w:ind w:firstLine="480"/>
              <w:jc w:val="center"/>
              <w:rPr>
                <w:rFonts w:ascii="宋体" w:hAnsi="宋体" w:cs="宋体"/>
                <w:kern w:val="0"/>
              </w:rPr>
            </w:pPr>
            <w:r>
              <w:rPr>
                <w:rFonts w:hint="eastAsia" w:ascii="宋体" w:hAnsi="宋体" w:cs="宋体"/>
                <w:kern w:val="0"/>
              </w:rPr>
              <w:t>几何体结构素描</w:t>
            </w:r>
          </w:p>
        </w:tc>
      </w:tr>
      <w:tr w14:paraId="4A07AB5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698" w:type="dxa"/>
            <w:tcBorders>
              <w:top w:val="nil"/>
              <w:left w:val="single" w:color="auto" w:sz="4" w:space="0"/>
              <w:bottom w:val="single" w:color="auto" w:sz="4" w:space="0"/>
              <w:right w:val="single" w:color="auto" w:sz="4" w:space="0"/>
            </w:tcBorders>
            <w:shd w:val="clear" w:color="auto" w:fill="auto"/>
            <w:noWrap w:val="0"/>
            <w:vAlign w:val="center"/>
          </w:tcPr>
          <w:p w14:paraId="7BB3D913">
            <w:pPr>
              <w:widowControl/>
              <w:ind w:firstLine="480"/>
              <w:jc w:val="center"/>
              <w:rPr>
                <w:rFonts w:ascii="宋体" w:hAnsi="宋体" w:cs="宋体"/>
                <w:kern w:val="0"/>
              </w:rPr>
            </w:pPr>
            <w:r>
              <w:rPr>
                <w:rFonts w:hint="eastAsia" w:ascii="宋体" w:hAnsi="宋体" w:cs="宋体"/>
                <w:kern w:val="0"/>
              </w:rPr>
              <w:t>单元1</w:t>
            </w:r>
          </w:p>
        </w:tc>
        <w:tc>
          <w:tcPr>
            <w:tcW w:w="4431" w:type="dxa"/>
            <w:gridSpan w:val="3"/>
            <w:tcBorders>
              <w:top w:val="nil"/>
              <w:left w:val="nil"/>
              <w:bottom w:val="single" w:color="auto" w:sz="4" w:space="0"/>
              <w:right w:val="single" w:color="auto" w:sz="4" w:space="0"/>
            </w:tcBorders>
            <w:shd w:val="clear" w:color="auto" w:fill="auto"/>
            <w:noWrap w:val="0"/>
            <w:vAlign w:val="center"/>
          </w:tcPr>
          <w:p w14:paraId="7BBBC93F">
            <w:pPr>
              <w:widowControl/>
              <w:ind w:firstLine="480"/>
              <w:jc w:val="left"/>
              <w:rPr>
                <w:rFonts w:hint="eastAsia" w:ascii="宋体" w:hAnsi="宋体" w:cs="宋体"/>
                <w:kern w:val="0"/>
              </w:rPr>
            </w:pPr>
            <w:r>
              <w:rPr>
                <w:rFonts w:hint="eastAsia" w:ascii="宋体" w:hAnsi="宋体" w:cs="宋体"/>
                <w:kern w:val="0"/>
              </w:rPr>
              <w:t>不同几何体的轮廓线</w:t>
            </w:r>
          </w:p>
        </w:tc>
        <w:tc>
          <w:tcPr>
            <w:tcW w:w="870" w:type="dxa"/>
            <w:vMerge w:val="restart"/>
            <w:tcBorders>
              <w:top w:val="nil"/>
              <w:left w:val="single" w:color="auto" w:sz="4" w:space="0"/>
              <w:right w:val="single" w:color="auto" w:sz="4" w:space="0"/>
            </w:tcBorders>
            <w:shd w:val="clear" w:color="auto" w:fill="auto"/>
            <w:noWrap w:val="0"/>
            <w:vAlign w:val="center"/>
          </w:tcPr>
          <w:p w14:paraId="66109F0E">
            <w:pPr>
              <w:widowControl/>
              <w:ind w:firstLine="480"/>
              <w:jc w:val="center"/>
              <w:rPr>
                <w:rFonts w:ascii="宋体" w:hAnsi="宋体" w:cs="宋体"/>
                <w:kern w:val="0"/>
              </w:rPr>
            </w:pPr>
            <w:r>
              <w:rPr>
                <w:rFonts w:hint="eastAsia" w:ascii="宋体" w:hAnsi="宋体" w:cs="宋体"/>
                <w:kern w:val="0"/>
              </w:rPr>
              <w:t>学时</w:t>
            </w:r>
          </w:p>
        </w:tc>
        <w:tc>
          <w:tcPr>
            <w:tcW w:w="1005" w:type="dxa"/>
            <w:tcBorders>
              <w:top w:val="nil"/>
              <w:left w:val="nil"/>
              <w:bottom w:val="single" w:color="auto" w:sz="4" w:space="0"/>
              <w:right w:val="single" w:color="auto" w:sz="4" w:space="0"/>
            </w:tcBorders>
            <w:shd w:val="clear" w:color="auto" w:fill="FFFFFF"/>
            <w:noWrap w:val="0"/>
            <w:vAlign w:val="center"/>
          </w:tcPr>
          <w:p w14:paraId="7049C164">
            <w:pPr>
              <w:widowControl/>
              <w:ind w:firstLine="0" w:firstLineChars="0"/>
              <w:rPr>
                <w:rFonts w:ascii="宋体" w:hAnsi="宋体" w:cs="宋体"/>
                <w:kern w:val="0"/>
                <w:szCs w:val="21"/>
              </w:rPr>
            </w:pPr>
            <w:r>
              <w:rPr>
                <w:rFonts w:hint="eastAsia" w:ascii="宋体" w:hAnsi="宋体" w:cs="宋体"/>
                <w:kern w:val="0"/>
                <w:szCs w:val="21"/>
              </w:rPr>
              <w:t>理论</w:t>
            </w:r>
          </w:p>
        </w:tc>
        <w:tc>
          <w:tcPr>
            <w:tcW w:w="1536" w:type="dxa"/>
            <w:tcBorders>
              <w:top w:val="nil"/>
              <w:left w:val="nil"/>
              <w:bottom w:val="single" w:color="auto" w:sz="4" w:space="0"/>
              <w:right w:val="single" w:color="auto" w:sz="4" w:space="0"/>
            </w:tcBorders>
            <w:noWrap w:val="0"/>
            <w:vAlign w:val="center"/>
          </w:tcPr>
          <w:p w14:paraId="601ED9F9">
            <w:pPr>
              <w:widowControl/>
              <w:ind w:firstLine="210" w:firstLineChars="100"/>
              <w:jc w:val="left"/>
              <w:rPr>
                <w:rFonts w:hint="eastAsia" w:ascii="宋体" w:hAnsi="宋体" w:eastAsia="宋体" w:cs="宋体"/>
                <w:kern w:val="0"/>
                <w:lang w:val="en-US" w:eastAsia="zh-CN"/>
              </w:rPr>
            </w:pPr>
            <w:r>
              <w:rPr>
                <w:rFonts w:hint="eastAsia" w:ascii="宋体" w:hAnsi="宋体" w:cs="宋体"/>
                <w:kern w:val="0"/>
                <w:lang w:val="en-US" w:eastAsia="zh-CN"/>
              </w:rPr>
              <w:t>4</w:t>
            </w:r>
          </w:p>
        </w:tc>
      </w:tr>
      <w:tr w14:paraId="48F0BA2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698" w:type="dxa"/>
            <w:tcBorders>
              <w:top w:val="nil"/>
              <w:left w:val="single" w:color="auto" w:sz="4" w:space="0"/>
              <w:bottom w:val="single" w:color="auto" w:sz="4" w:space="0"/>
              <w:right w:val="single" w:color="auto" w:sz="4" w:space="0"/>
            </w:tcBorders>
            <w:shd w:val="clear" w:color="auto" w:fill="auto"/>
            <w:noWrap w:val="0"/>
            <w:vAlign w:val="center"/>
          </w:tcPr>
          <w:p w14:paraId="2085EA67">
            <w:pPr>
              <w:widowControl/>
              <w:ind w:firstLine="480"/>
              <w:jc w:val="center"/>
              <w:rPr>
                <w:rFonts w:ascii="宋体" w:hAnsi="宋体" w:cs="宋体"/>
                <w:kern w:val="0"/>
              </w:rPr>
            </w:pPr>
            <w:r>
              <w:rPr>
                <w:rFonts w:hint="eastAsia" w:ascii="宋体" w:hAnsi="宋体" w:cs="宋体"/>
                <w:kern w:val="0"/>
              </w:rPr>
              <w:t>单元2</w:t>
            </w:r>
          </w:p>
        </w:tc>
        <w:tc>
          <w:tcPr>
            <w:tcW w:w="4431" w:type="dxa"/>
            <w:gridSpan w:val="3"/>
            <w:tcBorders>
              <w:top w:val="nil"/>
              <w:left w:val="nil"/>
              <w:bottom w:val="single" w:color="auto" w:sz="4" w:space="0"/>
              <w:right w:val="single" w:color="auto" w:sz="4" w:space="0"/>
            </w:tcBorders>
            <w:shd w:val="clear" w:color="auto" w:fill="auto"/>
            <w:noWrap w:val="0"/>
            <w:vAlign w:val="center"/>
          </w:tcPr>
          <w:p w14:paraId="67DD981B">
            <w:pPr>
              <w:widowControl/>
              <w:ind w:firstLine="480"/>
              <w:jc w:val="left"/>
              <w:rPr>
                <w:rFonts w:hint="eastAsia" w:ascii="宋体" w:hAnsi="宋体" w:cs="宋体"/>
                <w:kern w:val="0"/>
              </w:rPr>
            </w:pPr>
            <w:r>
              <w:rPr>
                <w:rFonts w:hint="eastAsia" w:ascii="宋体" w:hAnsi="宋体" w:cs="宋体"/>
                <w:kern w:val="0"/>
              </w:rPr>
              <w:t>多个几何体的组合</w:t>
            </w:r>
          </w:p>
        </w:tc>
        <w:tc>
          <w:tcPr>
            <w:tcW w:w="870" w:type="dxa"/>
            <w:vMerge w:val="continue"/>
            <w:tcBorders>
              <w:left w:val="single" w:color="auto" w:sz="4" w:space="0"/>
              <w:right w:val="single" w:color="auto" w:sz="4" w:space="0"/>
            </w:tcBorders>
            <w:shd w:val="clear" w:color="auto" w:fill="auto"/>
            <w:noWrap w:val="0"/>
            <w:vAlign w:val="center"/>
          </w:tcPr>
          <w:p w14:paraId="696E4DFE">
            <w:pPr>
              <w:widowControl/>
              <w:ind w:firstLine="480"/>
              <w:jc w:val="left"/>
              <w:rPr>
                <w:rFonts w:ascii="宋体" w:hAnsi="宋体" w:cs="宋体"/>
                <w:kern w:val="0"/>
              </w:rPr>
            </w:pPr>
          </w:p>
        </w:tc>
        <w:tc>
          <w:tcPr>
            <w:tcW w:w="1005" w:type="dxa"/>
            <w:tcBorders>
              <w:top w:val="nil"/>
              <w:left w:val="nil"/>
              <w:bottom w:val="single" w:color="auto" w:sz="4" w:space="0"/>
              <w:right w:val="single" w:color="auto" w:sz="4" w:space="0"/>
            </w:tcBorders>
            <w:shd w:val="clear" w:color="auto" w:fill="FFFFFF"/>
            <w:noWrap w:val="0"/>
            <w:vAlign w:val="center"/>
          </w:tcPr>
          <w:p w14:paraId="73E74EE9">
            <w:pPr>
              <w:widowControl/>
              <w:ind w:firstLine="0" w:firstLineChars="0"/>
              <w:rPr>
                <w:rFonts w:ascii="宋体" w:hAnsi="宋体" w:cs="宋体"/>
                <w:kern w:val="0"/>
                <w:szCs w:val="21"/>
              </w:rPr>
            </w:pPr>
            <w:r>
              <w:rPr>
                <w:rFonts w:hint="eastAsia" w:ascii="宋体" w:hAnsi="宋体" w:cs="宋体"/>
                <w:kern w:val="0"/>
                <w:szCs w:val="21"/>
              </w:rPr>
              <w:t>实践</w:t>
            </w:r>
          </w:p>
        </w:tc>
        <w:tc>
          <w:tcPr>
            <w:tcW w:w="1536" w:type="dxa"/>
            <w:tcBorders>
              <w:top w:val="nil"/>
              <w:left w:val="nil"/>
              <w:bottom w:val="single" w:color="auto" w:sz="4" w:space="0"/>
              <w:right w:val="single" w:color="auto" w:sz="4" w:space="0"/>
            </w:tcBorders>
            <w:noWrap w:val="0"/>
            <w:vAlign w:val="center"/>
          </w:tcPr>
          <w:p w14:paraId="7F94EA45">
            <w:pPr>
              <w:widowControl/>
              <w:ind w:firstLine="210" w:firstLineChars="100"/>
              <w:jc w:val="left"/>
              <w:rPr>
                <w:rFonts w:hint="default" w:ascii="宋体" w:hAnsi="宋体" w:eastAsia="宋体" w:cs="宋体"/>
                <w:kern w:val="0"/>
                <w:lang w:val="en-US" w:eastAsia="zh-CN"/>
              </w:rPr>
            </w:pPr>
            <w:r>
              <w:rPr>
                <w:rFonts w:hint="eastAsia" w:ascii="宋体" w:hAnsi="宋体" w:cs="宋体"/>
                <w:kern w:val="0"/>
                <w:lang w:val="en-US" w:eastAsia="zh-CN"/>
              </w:rPr>
              <w:t>12</w:t>
            </w:r>
          </w:p>
        </w:tc>
      </w:tr>
      <w:tr w14:paraId="16FE578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698" w:type="dxa"/>
            <w:tcBorders>
              <w:top w:val="nil"/>
              <w:left w:val="single" w:color="auto" w:sz="4" w:space="0"/>
              <w:bottom w:val="single" w:color="auto" w:sz="4" w:space="0"/>
              <w:right w:val="single" w:color="auto" w:sz="4" w:space="0"/>
            </w:tcBorders>
            <w:shd w:val="clear" w:color="auto" w:fill="auto"/>
            <w:noWrap w:val="0"/>
            <w:vAlign w:val="center"/>
          </w:tcPr>
          <w:p w14:paraId="6245397E">
            <w:pPr>
              <w:widowControl/>
              <w:ind w:firstLine="480"/>
              <w:jc w:val="center"/>
              <w:rPr>
                <w:rFonts w:ascii="宋体" w:hAnsi="宋体" w:cs="宋体"/>
                <w:kern w:val="0"/>
              </w:rPr>
            </w:pPr>
            <w:r>
              <w:rPr>
                <w:rFonts w:hint="eastAsia" w:ascii="宋体" w:hAnsi="宋体" w:cs="宋体"/>
                <w:kern w:val="0"/>
              </w:rPr>
              <w:t>单元3</w:t>
            </w:r>
          </w:p>
        </w:tc>
        <w:tc>
          <w:tcPr>
            <w:tcW w:w="4431" w:type="dxa"/>
            <w:gridSpan w:val="3"/>
            <w:tcBorders>
              <w:top w:val="nil"/>
              <w:left w:val="nil"/>
              <w:bottom w:val="single" w:color="auto" w:sz="4" w:space="0"/>
              <w:right w:val="single" w:color="auto" w:sz="4" w:space="0"/>
            </w:tcBorders>
            <w:shd w:val="clear" w:color="auto" w:fill="auto"/>
            <w:noWrap w:val="0"/>
            <w:vAlign w:val="center"/>
          </w:tcPr>
          <w:p w14:paraId="42FF7EFA">
            <w:pPr>
              <w:widowControl/>
              <w:ind w:firstLine="480"/>
              <w:jc w:val="left"/>
              <w:rPr>
                <w:rFonts w:hint="eastAsia" w:ascii="宋体" w:hAnsi="宋体" w:cs="宋体"/>
                <w:kern w:val="0"/>
              </w:rPr>
            </w:pPr>
            <w:r>
              <w:rPr>
                <w:rFonts w:hint="eastAsia" w:ascii="宋体" w:hAnsi="宋体" w:cs="宋体"/>
                <w:kern w:val="0"/>
              </w:rPr>
              <w:t>石膏几何体刻画明暗</w:t>
            </w:r>
          </w:p>
        </w:tc>
        <w:tc>
          <w:tcPr>
            <w:tcW w:w="870" w:type="dxa"/>
            <w:vMerge w:val="continue"/>
            <w:tcBorders>
              <w:left w:val="single" w:color="auto" w:sz="4" w:space="0"/>
              <w:right w:val="single" w:color="auto" w:sz="4" w:space="0"/>
            </w:tcBorders>
            <w:shd w:val="clear" w:color="auto" w:fill="auto"/>
            <w:noWrap w:val="0"/>
            <w:vAlign w:val="center"/>
          </w:tcPr>
          <w:p w14:paraId="21280F07">
            <w:pPr>
              <w:widowControl/>
              <w:ind w:firstLine="480"/>
              <w:jc w:val="left"/>
              <w:rPr>
                <w:rFonts w:ascii="宋体" w:hAnsi="宋体" w:cs="宋体"/>
                <w:kern w:val="0"/>
              </w:rPr>
            </w:pPr>
          </w:p>
        </w:tc>
        <w:tc>
          <w:tcPr>
            <w:tcW w:w="1005" w:type="dxa"/>
            <w:tcBorders>
              <w:top w:val="nil"/>
              <w:left w:val="nil"/>
              <w:bottom w:val="single" w:color="auto" w:sz="4" w:space="0"/>
              <w:right w:val="single" w:color="auto" w:sz="4" w:space="0"/>
            </w:tcBorders>
            <w:shd w:val="clear" w:color="auto" w:fill="FFFFFF"/>
            <w:noWrap w:val="0"/>
            <w:vAlign w:val="center"/>
          </w:tcPr>
          <w:p w14:paraId="7561DFC2">
            <w:pPr>
              <w:widowControl/>
              <w:ind w:firstLine="0" w:firstLineChars="0"/>
              <w:rPr>
                <w:rFonts w:ascii="宋体" w:hAnsi="宋体" w:cs="宋体"/>
                <w:kern w:val="0"/>
                <w:szCs w:val="21"/>
              </w:rPr>
            </w:pPr>
          </w:p>
        </w:tc>
        <w:tc>
          <w:tcPr>
            <w:tcW w:w="1536" w:type="dxa"/>
            <w:tcBorders>
              <w:top w:val="nil"/>
              <w:left w:val="nil"/>
              <w:bottom w:val="single" w:color="auto" w:sz="4" w:space="0"/>
              <w:right w:val="single" w:color="auto" w:sz="4" w:space="0"/>
            </w:tcBorders>
            <w:noWrap w:val="0"/>
            <w:vAlign w:val="center"/>
          </w:tcPr>
          <w:p w14:paraId="283792A1">
            <w:pPr>
              <w:widowControl/>
              <w:ind w:firstLine="480"/>
              <w:jc w:val="left"/>
              <w:rPr>
                <w:rFonts w:ascii="宋体" w:hAnsi="宋体" w:cs="宋体"/>
                <w:kern w:val="0"/>
              </w:rPr>
            </w:pPr>
          </w:p>
        </w:tc>
      </w:tr>
      <w:tr w14:paraId="3477501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540" w:type="dxa"/>
            <w:gridSpan w:val="7"/>
            <w:tcBorders>
              <w:top w:val="single" w:color="auto" w:sz="4" w:space="0"/>
              <w:left w:val="single" w:color="auto" w:sz="4" w:space="0"/>
              <w:bottom w:val="single" w:color="auto" w:sz="4" w:space="0"/>
              <w:right w:val="single" w:color="auto" w:sz="4" w:space="0"/>
            </w:tcBorders>
            <w:noWrap w:val="0"/>
            <w:vAlign w:val="center"/>
          </w:tcPr>
          <w:p w14:paraId="239CAEE1">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31CFCA0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540" w:type="dxa"/>
            <w:gridSpan w:val="7"/>
            <w:tcBorders>
              <w:top w:val="single" w:color="auto" w:sz="4" w:space="0"/>
              <w:left w:val="single" w:color="auto" w:sz="4" w:space="0"/>
              <w:bottom w:val="single" w:color="auto" w:sz="4" w:space="0"/>
              <w:right w:val="single" w:color="auto" w:sz="4" w:space="0"/>
            </w:tcBorders>
            <w:noWrap w:val="0"/>
            <w:vAlign w:val="center"/>
          </w:tcPr>
          <w:p w14:paraId="18DE4699">
            <w:pPr>
              <w:widowControl/>
              <w:ind w:firstLine="480"/>
              <w:jc w:val="left"/>
              <w:rPr>
                <w:rFonts w:ascii="宋体" w:hAnsi="宋体" w:cs="宋体"/>
                <w:kern w:val="0"/>
              </w:rPr>
            </w:pPr>
            <w:r>
              <w:rPr>
                <w:rFonts w:hint="eastAsia" w:ascii="宋体" w:hAnsi="宋体" w:cs="宋体"/>
                <w:kern w:val="0"/>
              </w:rPr>
              <w:t>认知目标：掌握几何体的造型刻画技法</w:t>
            </w:r>
          </w:p>
          <w:p w14:paraId="43ADFAF6">
            <w:pPr>
              <w:widowControl/>
              <w:ind w:firstLine="480"/>
              <w:jc w:val="left"/>
              <w:rPr>
                <w:rFonts w:ascii="宋体" w:hAnsi="宋体" w:cs="宋体"/>
                <w:kern w:val="0"/>
              </w:rPr>
            </w:pPr>
            <w:r>
              <w:rPr>
                <w:rFonts w:hint="eastAsia" w:ascii="宋体" w:hAnsi="宋体" w:cs="宋体"/>
                <w:kern w:val="0"/>
              </w:rPr>
              <w:t>技能目标：掌握几何形体组合写生练习</w:t>
            </w:r>
          </w:p>
        </w:tc>
      </w:tr>
      <w:tr w14:paraId="303A3A3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119" w:type="dxa"/>
            <w:gridSpan w:val="3"/>
            <w:tcBorders>
              <w:top w:val="single" w:color="auto" w:sz="4" w:space="0"/>
              <w:left w:val="single" w:color="auto" w:sz="4" w:space="0"/>
              <w:bottom w:val="single" w:color="auto" w:sz="4" w:space="0"/>
              <w:right w:val="single" w:color="auto" w:sz="4" w:space="0"/>
            </w:tcBorders>
            <w:noWrap w:val="0"/>
            <w:vAlign w:val="center"/>
          </w:tcPr>
          <w:p w14:paraId="2B4911AA">
            <w:pPr>
              <w:widowControl/>
              <w:ind w:firstLine="480"/>
              <w:jc w:val="center"/>
              <w:rPr>
                <w:rFonts w:ascii="宋体" w:hAnsi="宋体" w:cs="宋体"/>
                <w:kern w:val="0"/>
              </w:rPr>
            </w:pPr>
            <w:r>
              <w:rPr>
                <w:rFonts w:hint="eastAsia" w:ascii="宋体" w:hAnsi="宋体" w:cs="宋体"/>
                <w:kern w:val="0"/>
              </w:rPr>
              <w:t>主要内容（标注重点和难点）</w:t>
            </w:r>
          </w:p>
        </w:tc>
        <w:tc>
          <w:tcPr>
            <w:tcW w:w="4421" w:type="dxa"/>
            <w:gridSpan w:val="4"/>
            <w:tcBorders>
              <w:top w:val="nil"/>
              <w:left w:val="nil"/>
              <w:bottom w:val="single" w:color="auto" w:sz="4" w:space="0"/>
              <w:right w:val="single" w:color="auto" w:sz="4" w:space="0"/>
            </w:tcBorders>
            <w:noWrap w:val="0"/>
            <w:vAlign w:val="center"/>
          </w:tcPr>
          <w:p w14:paraId="52D5F375">
            <w:pPr>
              <w:widowControl/>
              <w:ind w:firstLine="0" w:firstLineChars="0"/>
              <w:jc w:val="left"/>
              <w:rPr>
                <w:rFonts w:ascii="宋体" w:hAnsi="宋体" w:cs="宋体"/>
                <w:kern w:val="0"/>
              </w:rPr>
            </w:pPr>
            <w:r>
              <w:rPr>
                <w:rFonts w:hint="eastAsia" w:ascii="宋体" w:hAnsi="宋体" w:cs="宋体"/>
                <w:kern w:val="0"/>
              </w:rPr>
              <w:t>主要教学方法</w:t>
            </w:r>
          </w:p>
        </w:tc>
      </w:tr>
      <w:tr w14:paraId="52A9069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5119"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1299D2F6">
            <w:pPr>
              <w:pStyle w:val="15"/>
              <w:widowControl/>
              <w:ind w:left="780" w:firstLine="0" w:firstLineChars="0"/>
              <w:jc w:val="left"/>
              <w:rPr>
                <w:rFonts w:ascii="宋体" w:hAnsi="宋体" w:cs="宋体"/>
                <w:kern w:val="0"/>
              </w:rPr>
            </w:pPr>
            <w:r>
              <w:rPr>
                <w:rFonts w:hint="eastAsia" w:ascii="宋体" w:hAnsi="宋体" w:cs="宋体"/>
                <w:kern w:val="0"/>
              </w:rPr>
              <w:t>模块三  几何体结构素描</w:t>
            </w:r>
            <w:r>
              <w:rPr>
                <w:rFonts w:hint="eastAsia" w:ascii="宋体" w:hAnsi="宋体" w:cs="宋体"/>
                <w:kern w:val="0"/>
              </w:rPr>
              <w:br w:type="textWrapping"/>
            </w:r>
            <w:r>
              <w:rPr>
                <w:rFonts w:hint="eastAsia" w:ascii="宋体" w:hAnsi="宋体" w:cs="宋体"/>
                <w:kern w:val="0"/>
              </w:rPr>
              <w:t>1.不同几何体的轮廓线</w:t>
            </w:r>
          </w:p>
          <w:p w14:paraId="18D49295">
            <w:pPr>
              <w:pStyle w:val="15"/>
              <w:widowControl/>
              <w:numPr>
                <w:ilvl w:val="1"/>
                <w:numId w:val="2"/>
              </w:numPr>
              <w:ind w:firstLineChars="0"/>
              <w:jc w:val="left"/>
              <w:rPr>
                <w:rFonts w:ascii="宋体" w:hAnsi="宋体" w:cs="宋体"/>
                <w:kern w:val="0"/>
              </w:rPr>
            </w:pPr>
            <w:r>
              <w:rPr>
                <w:rFonts w:hint="eastAsia" w:ascii="宋体" w:hAnsi="宋体" w:cs="宋体"/>
                <w:kern w:val="0"/>
              </w:rPr>
              <w:t>正方体造型</w:t>
            </w:r>
          </w:p>
          <w:p w14:paraId="33536519">
            <w:pPr>
              <w:pStyle w:val="15"/>
              <w:widowControl/>
              <w:numPr>
                <w:ilvl w:val="1"/>
                <w:numId w:val="2"/>
              </w:numPr>
              <w:ind w:firstLineChars="0"/>
              <w:jc w:val="left"/>
              <w:rPr>
                <w:rFonts w:ascii="宋体" w:hAnsi="宋体" w:cs="宋体"/>
                <w:kern w:val="0"/>
              </w:rPr>
            </w:pPr>
            <w:r>
              <w:rPr>
                <w:rFonts w:hint="eastAsia" w:ascii="宋体" w:hAnsi="宋体" w:cs="宋体"/>
                <w:kern w:val="0"/>
              </w:rPr>
              <w:t>圆球体造型</w:t>
            </w:r>
          </w:p>
          <w:p w14:paraId="7F77A4C8">
            <w:pPr>
              <w:widowControl/>
              <w:ind w:firstLine="840" w:firstLineChars="400"/>
              <w:jc w:val="left"/>
              <w:rPr>
                <w:rFonts w:ascii="宋体" w:hAnsi="宋体" w:cs="宋体"/>
                <w:kern w:val="0"/>
              </w:rPr>
            </w:pPr>
            <w:r>
              <w:rPr>
                <w:rFonts w:hint="eastAsia" w:ascii="宋体" w:hAnsi="宋体" w:cs="宋体"/>
                <w:kern w:val="0"/>
              </w:rPr>
              <w:t>2.多个几何体的组合</w:t>
            </w:r>
          </w:p>
          <w:p w14:paraId="119F8276">
            <w:pPr>
              <w:widowControl/>
              <w:ind w:firstLine="840" w:firstLineChars="400"/>
              <w:jc w:val="left"/>
              <w:rPr>
                <w:rFonts w:ascii="宋体" w:hAnsi="宋体" w:cs="宋体"/>
                <w:kern w:val="0"/>
              </w:rPr>
            </w:pPr>
            <w:r>
              <w:rPr>
                <w:rFonts w:hint="eastAsia" w:ascii="宋体" w:hAnsi="宋体" w:cs="宋体"/>
                <w:kern w:val="0"/>
              </w:rPr>
              <w:t>2.1各种几何形体的造型</w:t>
            </w:r>
          </w:p>
          <w:p w14:paraId="373154D7">
            <w:pPr>
              <w:widowControl/>
              <w:ind w:firstLine="840" w:firstLineChars="400"/>
              <w:jc w:val="left"/>
              <w:rPr>
                <w:rFonts w:ascii="宋体" w:hAnsi="宋体" w:cs="宋体"/>
                <w:kern w:val="0"/>
              </w:rPr>
            </w:pPr>
            <w:r>
              <w:rPr>
                <w:rFonts w:hint="eastAsia" w:ascii="宋体" w:hAnsi="宋体" w:cs="宋体"/>
                <w:kern w:val="0"/>
              </w:rPr>
              <w:t>2.2组合造型</w:t>
            </w:r>
          </w:p>
          <w:p w14:paraId="2660B788">
            <w:pPr>
              <w:pStyle w:val="15"/>
              <w:widowControl/>
              <w:ind w:left="780" w:firstLine="0" w:firstLineChars="0"/>
              <w:jc w:val="left"/>
              <w:rPr>
                <w:rFonts w:ascii="宋体" w:hAnsi="宋体" w:cs="宋体"/>
                <w:kern w:val="0"/>
              </w:rPr>
            </w:pPr>
            <w:r>
              <w:rPr>
                <w:rFonts w:hint="eastAsia" w:ascii="宋体" w:hAnsi="宋体" w:cs="宋体"/>
                <w:kern w:val="0"/>
              </w:rPr>
              <w:t>3.石膏几何体刻画明暗</w:t>
            </w:r>
          </w:p>
          <w:p w14:paraId="3F4E846D">
            <w:pPr>
              <w:pStyle w:val="15"/>
              <w:widowControl/>
              <w:ind w:left="780" w:firstLine="0" w:firstLineChars="0"/>
              <w:jc w:val="left"/>
              <w:rPr>
                <w:rFonts w:ascii="宋体" w:hAnsi="宋体" w:cs="宋体"/>
                <w:kern w:val="0"/>
              </w:rPr>
            </w:pPr>
            <w:r>
              <w:rPr>
                <w:rFonts w:hint="eastAsia" w:ascii="宋体" w:hAnsi="宋体" w:cs="宋体"/>
                <w:kern w:val="0"/>
              </w:rPr>
              <w:t>重点：几何体的造型刻画技法</w:t>
            </w:r>
          </w:p>
          <w:p w14:paraId="3F167A85">
            <w:pPr>
              <w:pStyle w:val="15"/>
              <w:widowControl/>
              <w:ind w:left="780" w:firstLine="0" w:firstLineChars="0"/>
              <w:jc w:val="left"/>
              <w:rPr>
                <w:rFonts w:ascii="宋体" w:hAnsi="宋体" w:cs="宋体"/>
                <w:kern w:val="0"/>
              </w:rPr>
            </w:pPr>
            <w:r>
              <w:rPr>
                <w:rFonts w:hint="eastAsia" w:ascii="宋体" w:hAnsi="宋体" w:cs="宋体"/>
                <w:kern w:val="0"/>
              </w:rPr>
              <w:t>难点：几何体的明暗关系表现</w:t>
            </w:r>
          </w:p>
        </w:tc>
        <w:tc>
          <w:tcPr>
            <w:tcW w:w="4421" w:type="dxa"/>
            <w:gridSpan w:val="4"/>
            <w:tcBorders>
              <w:top w:val="nil"/>
              <w:left w:val="nil"/>
              <w:bottom w:val="single" w:color="auto" w:sz="4" w:space="0"/>
              <w:right w:val="single" w:color="auto" w:sz="4" w:space="0"/>
            </w:tcBorders>
            <w:noWrap w:val="0"/>
            <w:vAlign w:val="center"/>
          </w:tcPr>
          <w:p w14:paraId="790C5E88">
            <w:pPr>
              <w:widowControl/>
              <w:ind w:firstLine="480"/>
              <w:jc w:val="left"/>
              <w:rPr>
                <w:rFonts w:ascii="宋体" w:hAnsi="宋体" w:cs="宋体"/>
                <w:kern w:val="0"/>
              </w:rPr>
            </w:pPr>
            <w:r>
              <w:rPr>
                <w:rFonts w:hint="eastAsia" w:ascii="宋体" w:hAnsi="宋体" w:cs="宋体"/>
                <w:kern w:val="0"/>
              </w:rPr>
              <w:t>演示教法</w:t>
            </w:r>
          </w:p>
        </w:tc>
      </w:tr>
      <w:tr w14:paraId="03F6EAC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119"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1122B8CC">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noWrap w:val="0"/>
            <w:vAlign w:val="center"/>
          </w:tcPr>
          <w:p w14:paraId="67C7BF13">
            <w:pPr>
              <w:widowControl/>
              <w:ind w:firstLine="0" w:firstLineChars="0"/>
              <w:jc w:val="left"/>
              <w:rPr>
                <w:rFonts w:ascii="宋体" w:hAnsi="宋体" w:cs="宋体"/>
                <w:kern w:val="0"/>
              </w:rPr>
            </w:pPr>
            <w:r>
              <w:rPr>
                <w:rFonts w:hint="eastAsia" w:ascii="宋体" w:hAnsi="宋体" w:cs="宋体"/>
                <w:kern w:val="0"/>
              </w:rPr>
              <w:t>教学地点</w:t>
            </w:r>
          </w:p>
        </w:tc>
      </w:tr>
      <w:tr w14:paraId="06A5FC4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00" w:hRule="atLeast"/>
          <w:jc w:val="center"/>
        </w:trPr>
        <w:tc>
          <w:tcPr>
            <w:tcW w:w="5119"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065B64F">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noWrap w:val="0"/>
            <w:vAlign w:val="center"/>
          </w:tcPr>
          <w:p w14:paraId="11E75B6C">
            <w:pPr>
              <w:widowControl/>
              <w:ind w:firstLine="480"/>
              <w:jc w:val="left"/>
              <w:rPr>
                <w:rFonts w:ascii="宋体" w:hAnsi="宋体" w:cs="宋体"/>
                <w:kern w:val="0"/>
              </w:rPr>
            </w:pPr>
            <w:r>
              <w:rPr>
                <w:rFonts w:hint="eastAsia" w:ascii="宋体" w:hAnsi="宋体" w:cs="宋体"/>
                <w:kern w:val="0"/>
              </w:rPr>
              <w:t>多媒体画室</w:t>
            </w:r>
          </w:p>
        </w:tc>
      </w:tr>
      <w:tr w14:paraId="659C9F8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119"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84978A0">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noWrap w:val="0"/>
            <w:vAlign w:val="center"/>
          </w:tcPr>
          <w:p w14:paraId="3EA7A6C1">
            <w:pPr>
              <w:widowControl/>
              <w:ind w:firstLine="0" w:firstLineChars="0"/>
              <w:jc w:val="left"/>
              <w:rPr>
                <w:rFonts w:ascii="宋体" w:hAnsi="宋体" w:cs="宋体"/>
                <w:kern w:val="0"/>
              </w:rPr>
            </w:pPr>
            <w:r>
              <w:rPr>
                <w:rFonts w:hint="eastAsia" w:ascii="宋体" w:hAnsi="宋体" w:cs="宋体"/>
                <w:kern w:val="0"/>
              </w:rPr>
              <w:t>教学及参考资料</w:t>
            </w:r>
          </w:p>
        </w:tc>
      </w:tr>
      <w:tr w14:paraId="658C19A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5119"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B71D95C">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noWrap w:val="0"/>
            <w:vAlign w:val="center"/>
          </w:tcPr>
          <w:p w14:paraId="159FA5DE">
            <w:pPr>
              <w:widowControl/>
              <w:ind w:firstLine="480"/>
              <w:jc w:val="left"/>
              <w:rPr>
                <w:rFonts w:ascii="宋体" w:hAnsi="宋体" w:cs="宋体"/>
                <w:kern w:val="0"/>
              </w:rPr>
            </w:pPr>
            <w:r>
              <w:rPr>
                <w:rFonts w:hint="eastAsia" w:ascii="宋体" w:hAnsi="宋体" w:cs="宋体"/>
                <w:kern w:val="0"/>
              </w:rPr>
              <w:t>《起跑线美术基础教学丛书：结构素描》主编胡丹，中国纺织出版社</w:t>
            </w:r>
          </w:p>
        </w:tc>
      </w:tr>
      <w:tr w14:paraId="2578BEA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119"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A307B9E">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noWrap w:val="0"/>
            <w:vAlign w:val="center"/>
          </w:tcPr>
          <w:p w14:paraId="65AEBA79">
            <w:pPr>
              <w:widowControl/>
              <w:ind w:firstLine="0" w:firstLineChars="0"/>
              <w:jc w:val="left"/>
              <w:rPr>
                <w:rFonts w:ascii="宋体" w:hAnsi="宋体" w:cs="宋体"/>
                <w:kern w:val="0"/>
              </w:rPr>
            </w:pPr>
            <w:r>
              <w:rPr>
                <w:rFonts w:hint="eastAsia" w:ascii="宋体" w:hAnsi="宋体" w:cs="宋体"/>
                <w:kern w:val="0"/>
              </w:rPr>
              <w:t>练习与习题建议</w:t>
            </w:r>
          </w:p>
        </w:tc>
      </w:tr>
      <w:tr w14:paraId="7292CAD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5119"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EBAB121">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noWrap w:val="0"/>
            <w:vAlign w:val="center"/>
          </w:tcPr>
          <w:p w14:paraId="5E3EF26E">
            <w:pPr>
              <w:widowControl/>
              <w:ind w:firstLine="480"/>
              <w:jc w:val="left"/>
              <w:rPr>
                <w:rFonts w:ascii="宋体" w:hAnsi="宋体" w:cs="宋体"/>
                <w:kern w:val="0"/>
              </w:rPr>
            </w:pPr>
            <w:r>
              <w:rPr>
                <w:rFonts w:hint="eastAsia" w:ascii="宋体" w:hAnsi="宋体" w:cs="宋体"/>
                <w:kern w:val="0"/>
              </w:rPr>
              <w:t>正方体刻画</w:t>
            </w:r>
          </w:p>
        </w:tc>
      </w:tr>
      <w:tr w14:paraId="18F5A44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119" w:type="dxa"/>
            <w:gridSpan w:val="3"/>
            <w:tcBorders>
              <w:top w:val="single" w:color="auto" w:sz="4" w:space="0"/>
              <w:left w:val="single" w:color="auto" w:sz="4" w:space="0"/>
              <w:bottom w:val="single" w:color="auto" w:sz="4" w:space="0"/>
              <w:right w:val="single" w:color="auto" w:sz="4" w:space="0"/>
            </w:tcBorders>
            <w:noWrap w:val="0"/>
            <w:vAlign w:val="center"/>
          </w:tcPr>
          <w:p w14:paraId="622A8089">
            <w:pPr>
              <w:widowControl/>
              <w:ind w:firstLine="480"/>
              <w:jc w:val="center"/>
              <w:rPr>
                <w:rFonts w:ascii="宋体" w:hAnsi="宋体" w:cs="宋体"/>
                <w:kern w:val="0"/>
              </w:rPr>
            </w:pPr>
            <w:r>
              <w:rPr>
                <w:rFonts w:hint="eastAsia" w:ascii="宋体" w:hAnsi="宋体" w:cs="宋体"/>
                <w:kern w:val="0"/>
              </w:rPr>
              <w:t>考核与评价方式说明</w:t>
            </w:r>
          </w:p>
        </w:tc>
        <w:tc>
          <w:tcPr>
            <w:tcW w:w="4421" w:type="dxa"/>
            <w:gridSpan w:val="4"/>
            <w:tcBorders>
              <w:top w:val="nil"/>
              <w:left w:val="nil"/>
              <w:bottom w:val="single" w:color="auto" w:sz="4" w:space="0"/>
              <w:right w:val="single" w:color="auto" w:sz="4" w:space="0"/>
            </w:tcBorders>
            <w:noWrap w:val="0"/>
            <w:vAlign w:val="center"/>
          </w:tcPr>
          <w:p w14:paraId="3DBC53FD">
            <w:pPr>
              <w:widowControl/>
              <w:ind w:firstLine="480"/>
              <w:jc w:val="left"/>
              <w:rPr>
                <w:rFonts w:ascii="宋体" w:hAnsi="宋体" w:cs="宋体"/>
                <w:kern w:val="0"/>
              </w:rPr>
            </w:pPr>
            <w:r>
              <w:rPr>
                <w:rFonts w:hint="eastAsia" w:ascii="宋体" w:hAnsi="宋体" w:cs="宋体"/>
                <w:kern w:val="0"/>
              </w:rPr>
              <w:t>权重分配</w:t>
            </w:r>
          </w:p>
        </w:tc>
      </w:tr>
      <w:tr w14:paraId="4741DAF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45" w:hRule="atLeast"/>
          <w:jc w:val="center"/>
        </w:trPr>
        <w:tc>
          <w:tcPr>
            <w:tcW w:w="5119" w:type="dxa"/>
            <w:gridSpan w:val="3"/>
            <w:tcBorders>
              <w:top w:val="single" w:color="auto" w:sz="4" w:space="0"/>
              <w:left w:val="single" w:color="auto" w:sz="4" w:space="0"/>
              <w:bottom w:val="single" w:color="auto" w:sz="4" w:space="0"/>
              <w:right w:val="single" w:color="auto" w:sz="4" w:space="0"/>
            </w:tcBorders>
            <w:noWrap w:val="0"/>
            <w:vAlign w:val="center"/>
          </w:tcPr>
          <w:p w14:paraId="7E94484A">
            <w:pPr>
              <w:widowControl/>
              <w:ind w:firstLine="480"/>
              <w:jc w:val="center"/>
              <w:rPr>
                <w:rFonts w:ascii="宋体" w:hAnsi="宋体" w:cs="宋体"/>
                <w:kern w:val="0"/>
              </w:rPr>
            </w:pPr>
            <w:r>
              <w:rPr>
                <w:rFonts w:hint="eastAsia" w:ascii="宋体" w:hAnsi="宋体" w:cs="宋体"/>
                <w:kern w:val="0"/>
              </w:rPr>
              <w:t>几何体造型</w:t>
            </w:r>
          </w:p>
        </w:tc>
        <w:tc>
          <w:tcPr>
            <w:tcW w:w="4421" w:type="dxa"/>
            <w:gridSpan w:val="4"/>
            <w:tcBorders>
              <w:top w:val="nil"/>
              <w:left w:val="nil"/>
              <w:bottom w:val="single" w:color="auto" w:sz="4" w:space="0"/>
              <w:right w:val="single" w:color="auto" w:sz="4" w:space="0"/>
            </w:tcBorders>
            <w:noWrap w:val="0"/>
            <w:vAlign w:val="center"/>
          </w:tcPr>
          <w:p w14:paraId="6CF2C64F">
            <w:pPr>
              <w:widowControl/>
              <w:ind w:firstLine="480"/>
              <w:jc w:val="left"/>
              <w:rPr>
                <w:rFonts w:ascii="宋体" w:hAnsi="宋体" w:cs="宋体"/>
                <w:kern w:val="0"/>
              </w:rPr>
            </w:pPr>
            <w:r>
              <w:rPr>
                <w:rFonts w:hint="eastAsia" w:ascii="宋体" w:hAnsi="宋体" w:cs="宋体"/>
                <w:kern w:val="0"/>
              </w:rPr>
              <w:t>占  20 %</w:t>
            </w:r>
          </w:p>
        </w:tc>
      </w:tr>
    </w:tbl>
    <w:p w14:paraId="04107026">
      <w:pPr>
        <w:pStyle w:val="5"/>
        <w:spacing w:before="0" w:beforeAutospacing="0" w:after="0" w:afterAutospacing="0" w:line="240" w:lineRule="auto"/>
        <w:ind w:firstLine="0" w:firstLineChars="0"/>
        <w:rPr>
          <w:rFonts w:ascii="黑体" w:hAnsi="黑体" w:eastAsia="黑体" w:cs="仿宋_GB2312"/>
          <w:kern w:val="2"/>
          <w:position w:val="6"/>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5"/>
        <w:gridCol w:w="996"/>
        <w:gridCol w:w="2425"/>
        <w:gridCol w:w="1010"/>
        <w:gridCol w:w="870"/>
        <w:gridCol w:w="1005"/>
        <w:gridCol w:w="1536"/>
      </w:tblGrid>
      <w:tr w14:paraId="35F9C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1" w:type="dxa"/>
            <w:gridSpan w:val="2"/>
            <w:tcBorders>
              <w:top w:val="single" w:color="auto" w:sz="4" w:space="0"/>
              <w:left w:val="single" w:color="auto" w:sz="4" w:space="0"/>
              <w:bottom w:val="single" w:color="auto" w:sz="4" w:space="0"/>
              <w:right w:val="single" w:color="auto" w:sz="4" w:space="0"/>
            </w:tcBorders>
            <w:noWrap w:val="0"/>
            <w:vAlign w:val="center"/>
          </w:tcPr>
          <w:p w14:paraId="1DDD6691">
            <w:pPr>
              <w:widowControl/>
              <w:ind w:firstLine="480"/>
              <w:jc w:val="center"/>
              <w:rPr>
                <w:rFonts w:hint="eastAsia" w:ascii="宋体" w:hAnsi="宋体" w:cs="宋体"/>
                <w:kern w:val="0"/>
              </w:rPr>
            </w:pPr>
            <w:r>
              <w:rPr>
                <w:rFonts w:hint="eastAsia" w:ascii="宋体" w:hAnsi="宋体" w:cs="宋体"/>
                <w:kern w:val="0"/>
              </w:rPr>
              <w:t>模块四</w:t>
            </w:r>
          </w:p>
        </w:tc>
        <w:tc>
          <w:tcPr>
            <w:tcW w:w="6846" w:type="dxa"/>
            <w:gridSpan w:val="5"/>
            <w:tcBorders>
              <w:top w:val="single" w:color="auto" w:sz="4" w:space="0"/>
              <w:left w:val="single" w:color="auto" w:sz="4" w:space="0"/>
              <w:bottom w:val="single" w:color="auto" w:sz="4" w:space="0"/>
              <w:right w:val="single" w:color="auto" w:sz="4" w:space="0"/>
            </w:tcBorders>
            <w:noWrap w:val="0"/>
            <w:vAlign w:val="center"/>
          </w:tcPr>
          <w:p w14:paraId="1F788E54">
            <w:pPr>
              <w:widowControl/>
              <w:ind w:firstLine="480"/>
              <w:jc w:val="center"/>
              <w:rPr>
                <w:rFonts w:hint="eastAsia" w:ascii="宋体" w:hAnsi="宋体" w:cs="宋体"/>
                <w:kern w:val="0"/>
              </w:rPr>
            </w:pPr>
            <w:r>
              <w:rPr>
                <w:rFonts w:hint="eastAsia" w:ascii="宋体" w:hAnsi="宋体" w:cs="宋体"/>
                <w:kern w:val="0"/>
              </w:rPr>
              <w:t>静物素描</w:t>
            </w:r>
          </w:p>
        </w:tc>
      </w:tr>
      <w:tr w14:paraId="03E5B55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655" w:type="dxa"/>
            <w:tcBorders>
              <w:top w:val="nil"/>
              <w:left w:val="single" w:color="auto" w:sz="4" w:space="0"/>
              <w:bottom w:val="single" w:color="auto" w:sz="4" w:space="0"/>
              <w:right w:val="single" w:color="auto" w:sz="4" w:space="0"/>
            </w:tcBorders>
            <w:shd w:val="clear" w:color="auto" w:fill="auto"/>
            <w:noWrap w:val="0"/>
            <w:vAlign w:val="center"/>
          </w:tcPr>
          <w:p w14:paraId="0DB26281">
            <w:pPr>
              <w:widowControl/>
              <w:ind w:firstLine="480"/>
              <w:jc w:val="center"/>
              <w:rPr>
                <w:rFonts w:ascii="宋体" w:hAnsi="宋体" w:cs="宋体"/>
                <w:kern w:val="0"/>
              </w:rPr>
            </w:pPr>
            <w:r>
              <w:rPr>
                <w:rFonts w:hint="eastAsia" w:ascii="宋体" w:hAnsi="宋体" w:cs="宋体"/>
                <w:kern w:val="0"/>
              </w:rPr>
              <w:t>单元1</w:t>
            </w:r>
          </w:p>
        </w:tc>
        <w:tc>
          <w:tcPr>
            <w:tcW w:w="4431" w:type="dxa"/>
            <w:gridSpan w:val="3"/>
            <w:tcBorders>
              <w:top w:val="nil"/>
              <w:left w:val="nil"/>
              <w:bottom w:val="single" w:color="auto" w:sz="4" w:space="0"/>
              <w:right w:val="single" w:color="auto" w:sz="4" w:space="0"/>
            </w:tcBorders>
            <w:shd w:val="clear" w:color="auto" w:fill="auto"/>
            <w:noWrap w:val="0"/>
            <w:vAlign w:val="center"/>
          </w:tcPr>
          <w:p w14:paraId="5D22526E">
            <w:pPr>
              <w:widowControl/>
              <w:ind w:firstLine="210" w:firstLineChars="100"/>
              <w:jc w:val="left"/>
              <w:rPr>
                <w:rFonts w:ascii="宋体" w:hAnsi="宋体" w:cs="宋体"/>
                <w:kern w:val="0"/>
              </w:rPr>
            </w:pPr>
            <w:r>
              <w:rPr>
                <w:rFonts w:hint="eastAsia" w:ascii="黑体" w:hAnsi="黑体" w:eastAsia="黑体" w:cs="仿宋_GB2312"/>
                <w:position w:val="6"/>
              </w:rPr>
              <w:t>静物构图基本规律运用</w:t>
            </w:r>
          </w:p>
        </w:tc>
        <w:tc>
          <w:tcPr>
            <w:tcW w:w="870" w:type="dxa"/>
            <w:vMerge w:val="restart"/>
            <w:tcBorders>
              <w:top w:val="nil"/>
              <w:left w:val="single" w:color="auto" w:sz="4" w:space="0"/>
              <w:right w:val="single" w:color="auto" w:sz="4" w:space="0"/>
            </w:tcBorders>
            <w:shd w:val="clear" w:color="auto" w:fill="auto"/>
            <w:noWrap w:val="0"/>
            <w:vAlign w:val="center"/>
          </w:tcPr>
          <w:p w14:paraId="3C6A516C">
            <w:pPr>
              <w:widowControl/>
              <w:ind w:firstLine="0" w:firstLineChars="0"/>
              <w:rPr>
                <w:rFonts w:ascii="宋体" w:hAnsi="宋体" w:cs="宋体"/>
                <w:kern w:val="0"/>
              </w:rPr>
            </w:pPr>
            <w:r>
              <w:rPr>
                <w:rFonts w:hint="eastAsia" w:ascii="宋体" w:hAnsi="宋体" w:cs="宋体"/>
                <w:kern w:val="0"/>
              </w:rPr>
              <w:t>学时</w:t>
            </w:r>
          </w:p>
        </w:tc>
        <w:tc>
          <w:tcPr>
            <w:tcW w:w="1005" w:type="dxa"/>
            <w:tcBorders>
              <w:top w:val="nil"/>
              <w:left w:val="nil"/>
              <w:bottom w:val="single" w:color="auto" w:sz="4" w:space="0"/>
              <w:right w:val="single" w:color="auto" w:sz="4" w:space="0"/>
            </w:tcBorders>
            <w:shd w:val="clear" w:color="auto" w:fill="FFFFFF"/>
            <w:noWrap w:val="0"/>
            <w:vAlign w:val="center"/>
          </w:tcPr>
          <w:p w14:paraId="12B64882">
            <w:pPr>
              <w:widowControl/>
              <w:ind w:firstLine="0" w:firstLineChars="0"/>
              <w:rPr>
                <w:rFonts w:ascii="宋体" w:hAnsi="宋体" w:cs="宋体"/>
                <w:kern w:val="0"/>
                <w:szCs w:val="21"/>
              </w:rPr>
            </w:pPr>
            <w:r>
              <w:rPr>
                <w:rFonts w:hint="eastAsia" w:ascii="宋体" w:hAnsi="宋体" w:cs="宋体"/>
                <w:kern w:val="0"/>
                <w:szCs w:val="21"/>
              </w:rPr>
              <w:t>理论</w:t>
            </w:r>
          </w:p>
        </w:tc>
        <w:tc>
          <w:tcPr>
            <w:tcW w:w="1536" w:type="dxa"/>
            <w:tcBorders>
              <w:top w:val="nil"/>
              <w:left w:val="nil"/>
              <w:bottom w:val="single" w:color="auto" w:sz="4" w:space="0"/>
              <w:right w:val="single" w:color="auto" w:sz="4" w:space="0"/>
            </w:tcBorders>
            <w:noWrap w:val="0"/>
            <w:vAlign w:val="center"/>
          </w:tcPr>
          <w:p w14:paraId="32E8D594">
            <w:pPr>
              <w:widowControl/>
              <w:ind w:firstLine="174" w:firstLineChars="83"/>
              <w:jc w:val="left"/>
              <w:rPr>
                <w:rFonts w:hint="eastAsia" w:ascii="宋体" w:hAnsi="宋体" w:eastAsia="宋体" w:cs="宋体"/>
                <w:kern w:val="0"/>
                <w:lang w:val="en-US" w:eastAsia="zh-CN"/>
              </w:rPr>
            </w:pPr>
            <w:r>
              <w:rPr>
                <w:rFonts w:hint="eastAsia" w:ascii="宋体" w:hAnsi="宋体" w:cs="宋体"/>
                <w:kern w:val="0"/>
                <w:lang w:val="en-US" w:eastAsia="zh-CN"/>
              </w:rPr>
              <w:t>4</w:t>
            </w:r>
          </w:p>
        </w:tc>
      </w:tr>
      <w:tr w14:paraId="525374A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655" w:type="dxa"/>
            <w:tcBorders>
              <w:top w:val="nil"/>
              <w:left w:val="single" w:color="auto" w:sz="4" w:space="0"/>
              <w:bottom w:val="single" w:color="auto" w:sz="4" w:space="0"/>
              <w:right w:val="single" w:color="auto" w:sz="4" w:space="0"/>
            </w:tcBorders>
            <w:shd w:val="clear" w:color="auto" w:fill="auto"/>
            <w:noWrap w:val="0"/>
            <w:vAlign w:val="center"/>
          </w:tcPr>
          <w:p w14:paraId="7A0CA7E7">
            <w:pPr>
              <w:widowControl/>
              <w:ind w:firstLine="480"/>
              <w:jc w:val="center"/>
              <w:rPr>
                <w:rFonts w:ascii="宋体" w:hAnsi="宋体" w:cs="宋体"/>
                <w:kern w:val="0"/>
              </w:rPr>
            </w:pPr>
            <w:r>
              <w:rPr>
                <w:rFonts w:hint="eastAsia" w:ascii="宋体" w:hAnsi="宋体" w:cs="宋体"/>
                <w:kern w:val="0"/>
              </w:rPr>
              <w:t>单元2</w:t>
            </w:r>
          </w:p>
        </w:tc>
        <w:tc>
          <w:tcPr>
            <w:tcW w:w="4431" w:type="dxa"/>
            <w:gridSpan w:val="3"/>
            <w:tcBorders>
              <w:top w:val="nil"/>
              <w:left w:val="nil"/>
              <w:bottom w:val="single" w:color="auto" w:sz="4" w:space="0"/>
              <w:right w:val="single" w:color="auto" w:sz="4" w:space="0"/>
            </w:tcBorders>
            <w:shd w:val="clear" w:color="auto" w:fill="auto"/>
            <w:noWrap w:val="0"/>
            <w:vAlign w:val="center"/>
          </w:tcPr>
          <w:p w14:paraId="14E82CAA">
            <w:pPr>
              <w:widowControl/>
              <w:ind w:firstLine="480"/>
              <w:jc w:val="left"/>
              <w:rPr>
                <w:rFonts w:ascii="宋体" w:hAnsi="宋体" w:cs="宋体"/>
                <w:kern w:val="0"/>
              </w:rPr>
            </w:pPr>
            <w:r>
              <w:rPr>
                <w:rFonts w:hint="eastAsia" w:ascii="宋体" w:hAnsi="宋体" w:cs="宋体"/>
                <w:kern w:val="0"/>
              </w:rPr>
              <w:t>　</w:t>
            </w:r>
            <w:r>
              <w:rPr>
                <w:rFonts w:hint="eastAsia" w:ascii="黑体" w:hAnsi="黑体" w:eastAsia="黑体" w:cs="仿宋_GB2312"/>
                <w:position w:val="6"/>
              </w:rPr>
              <w:t>静物组合</w:t>
            </w:r>
          </w:p>
        </w:tc>
        <w:tc>
          <w:tcPr>
            <w:tcW w:w="870" w:type="dxa"/>
            <w:vMerge w:val="continue"/>
            <w:tcBorders>
              <w:left w:val="single" w:color="auto" w:sz="4" w:space="0"/>
              <w:right w:val="single" w:color="auto" w:sz="4" w:space="0"/>
            </w:tcBorders>
            <w:shd w:val="clear" w:color="auto" w:fill="auto"/>
            <w:noWrap w:val="0"/>
            <w:vAlign w:val="center"/>
          </w:tcPr>
          <w:p w14:paraId="14272908">
            <w:pPr>
              <w:widowControl/>
              <w:ind w:firstLine="480"/>
              <w:jc w:val="left"/>
              <w:rPr>
                <w:rFonts w:ascii="宋体" w:hAnsi="宋体" w:cs="宋体"/>
                <w:kern w:val="0"/>
              </w:rPr>
            </w:pPr>
          </w:p>
        </w:tc>
        <w:tc>
          <w:tcPr>
            <w:tcW w:w="1005" w:type="dxa"/>
            <w:tcBorders>
              <w:top w:val="nil"/>
              <w:left w:val="nil"/>
              <w:bottom w:val="single" w:color="auto" w:sz="4" w:space="0"/>
              <w:right w:val="single" w:color="auto" w:sz="4" w:space="0"/>
            </w:tcBorders>
            <w:shd w:val="clear" w:color="auto" w:fill="FFFFFF"/>
            <w:noWrap w:val="0"/>
            <w:vAlign w:val="center"/>
          </w:tcPr>
          <w:p w14:paraId="4C613E46">
            <w:pPr>
              <w:widowControl/>
              <w:ind w:firstLine="0" w:firstLineChars="0"/>
              <w:rPr>
                <w:rFonts w:ascii="宋体" w:hAnsi="宋体" w:cs="宋体"/>
                <w:kern w:val="0"/>
                <w:szCs w:val="21"/>
              </w:rPr>
            </w:pPr>
            <w:r>
              <w:rPr>
                <w:rFonts w:hint="eastAsia" w:ascii="宋体" w:hAnsi="宋体" w:cs="宋体"/>
                <w:kern w:val="0"/>
                <w:szCs w:val="21"/>
              </w:rPr>
              <w:t>实践</w:t>
            </w:r>
          </w:p>
        </w:tc>
        <w:tc>
          <w:tcPr>
            <w:tcW w:w="1536" w:type="dxa"/>
            <w:tcBorders>
              <w:top w:val="nil"/>
              <w:left w:val="nil"/>
              <w:bottom w:val="single" w:color="auto" w:sz="4" w:space="0"/>
              <w:right w:val="single" w:color="auto" w:sz="4" w:space="0"/>
            </w:tcBorders>
            <w:noWrap w:val="0"/>
            <w:vAlign w:val="center"/>
          </w:tcPr>
          <w:p w14:paraId="1611B8A7">
            <w:pPr>
              <w:widowControl/>
              <w:ind w:firstLine="210" w:firstLineChars="100"/>
              <w:jc w:val="left"/>
              <w:rPr>
                <w:rFonts w:hint="default" w:ascii="宋体" w:hAnsi="宋体" w:eastAsia="宋体" w:cs="宋体"/>
                <w:kern w:val="0"/>
                <w:lang w:val="en-US" w:eastAsia="zh-CN"/>
              </w:rPr>
            </w:pPr>
            <w:r>
              <w:rPr>
                <w:rFonts w:hint="eastAsia" w:ascii="宋体" w:hAnsi="宋体" w:cs="宋体"/>
                <w:kern w:val="0"/>
                <w:lang w:val="en-US" w:eastAsia="zh-CN"/>
              </w:rPr>
              <w:t>8</w:t>
            </w:r>
          </w:p>
        </w:tc>
      </w:tr>
      <w:tr w14:paraId="518298E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497" w:type="dxa"/>
            <w:gridSpan w:val="7"/>
            <w:tcBorders>
              <w:top w:val="single" w:color="auto" w:sz="4" w:space="0"/>
              <w:left w:val="single" w:color="auto" w:sz="4" w:space="0"/>
              <w:bottom w:val="single" w:color="auto" w:sz="4" w:space="0"/>
              <w:right w:val="single" w:color="auto" w:sz="4" w:space="0"/>
            </w:tcBorders>
            <w:noWrap w:val="0"/>
            <w:vAlign w:val="center"/>
          </w:tcPr>
          <w:p w14:paraId="4416CB51">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28E9EE7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497" w:type="dxa"/>
            <w:gridSpan w:val="7"/>
            <w:tcBorders>
              <w:top w:val="single" w:color="auto" w:sz="4" w:space="0"/>
              <w:left w:val="single" w:color="auto" w:sz="4" w:space="0"/>
              <w:bottom w:val="single" w:color="auto" w:sz="4" w:space="0"/>
              <w:right w:val="single" w:color="auto" w:sz="4" w:space="0"/>
            </w:tcBorders>
            <w:noWrap w:val="0"/>
            <w:vAlign w:val="center"/>
          </w:tcPr>
          <w:p w14:paraId="212135CD">
            <w:pPr>
              <w:widowControl/>
              <w:ind w:firstLine="480"/>
              <w:jc w:val="left"/>
              <w:rPr>
                <w:rFonts w:ascii="宋体" w:hAnsi="宋体" w:cs="宋体"/>
                <w:kern w:val="0"/>
              </w:rPr>
            </w:pPr>
            <w:r>
              <w:rPr>
                <w:rFonts w:hint="eastAsia" w:ascii="宋体" w:hAnsi="宋体" w:cs="宋体"/>
                <w:kern w:val="0"/>
              </w:rPr>
              <w:t>认知目标：了解静物构图的基本形式</w:t>
            </w:r>
          </w:p>
          <w:p w14:paraId="6DB18656">
            <w:pPr>
              <w:widowControl/>
              <w:ind w:firstLine="480"/>
              <w:jc w:val="left"/>
              <w:rPr>
                <w:rFonts w:ascii="宋体" w:hAnsi="宋体" w:cs="宋体"/>
                <w:kern w:val="0"/>
              </w:rPr>
            </w:pPr>
            <w:r>
              <w:rPr>
                <w:rFonts w:hint="eastAsia" w:ascii="宋体" w:hAnsi="宋体" w:cs="宋体"/>
                <w:kern w:val="0"/>
              </w:rPr>
              <w:t>技能目标：具有完成静物素描的能力</w:t>
            </w:r>
          </w:p>
        </w:tc>
      </w:tr>
      <w:tr w14:paraId="224D4B9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076" w:type="dxa"/>
            <w:gridSpan w:val="3"/>
            <w:tcBorders>
              <w:top w:val="single" w:color="auto" w:sz="4" w:space="0"/>
              <w:left w:val="single" w:color="auto" w:sz="4" w:space="0"/>
              <w:bottom w:val="single" w:color="auto" w:sz="4" w:space="0"/>
              <w:right w:val="single" w:color="auto" w:sz="4" w:space="0"/>
            </w:tcBorders>
            <w:noWrap w:val="0"/>
            <w:vAlign w:val="center"/>
          </w:tcPr>
          <w:p w14:paraId="122CE032">
            <w:pPr>
              <w:widowControl/>
              <w:ind w:firstLine="480"/>
              <w:jc w:val="center"/>
              <w:rPr>
                <w:rFonts w:ascii="宋体" w:hAnsi="宋体" w:cs="宋体"/>
                <w:kern w:val="0"/>
              </w:rPr>
            </w:pPr>
            <w:r>
              <w:rPr>
                <w:rFonts w:hint="eastAsia" w:ascii="宋体" w:hAnsi="宋体" w:cs="宋体"/>
                <w:kern w:val="0"/>
              </w:rPr>
              <w:t>主要内容（标注重点和难点）</w:t>
            </w:r>
          </w:p>
        </w:tc>
        <w:tc>
          <w:tcPr>
            <w:tcW w:w="4421" w:type="dxa"/>
            <w:gridSpan w:val="4"/>
            <w:tcBorders>
              <w:top w:val="nil"/>
              <w:left w:val="nil"/>
              <w:bottom w:val="single" w:color="auto" w:sz="4" w:space="0"/>
              <w:right w:val="single" w:color="auto" w:sz="4" w:space="0"/>
            </w:tcBorders>
            <w:noWrap w:val="0"/>
            <w:vAlign w:val="center"/>
          </w:tcPr>
          <w:p w14:paraId="7DDB4D33">
            <w:pPr>
              <w:widowControl/>
              <w:ind w:firstLine="0" w:firstLineChars="0"/>
              <w:jc w:val="left"/>
              <w:rPr>
                <w:rFonts w:ascii="宋体" w:hAnsi="宋体" w:cs="宋体"/>
                <w:kern w:val="0"/>
              </w:rPr>
            </w:pPr>
            <w:r>
              <w:rPr>
                <w:rFonts w:hint="eastAsia" w:ascii="宋体" w:hAnsi="宋体" w:cs="宋体"/>
                <w:kern w:val="0"/>
              </w:rPr>
              <w:t>主要教学方法</w:t>
            </w:r>
          </w:p>
        </w:tc>
      </w:tr>
      <w:tr w14:paraId="39720F9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74" w:hRule="atLeast"/>
          <w:jc w:val="center"/>
        </w:trPr>
        <w:tc>
          <w:tcPr>
            <w:tcW w:w="5076"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1BF0E574">
            <w:pPr>
              <w:pStyle w:val="15"/>
              <w:widowControl/>
              <w:ind w:left="780" w:firstLine="0" w:firstLineChars="0"/>
              <w:jc w:val="left"/>
              <w:rPr>
                <w:rFonts w:ascii="宋体" w:hAnsi="宋体" w:cs="宋体"/>
                <w:kern w:val="0"/>
              </w:rPr>
            </w:pPr>
            <w:r>
              <w:rPr>
                <w:rFonts w:hint="eastAsia" w:ascii="宋体" w:hAnsi="宋体" w:cs="宋体"/>
                <w:kern w:val="0"/>
              </w:rPr>
              <w:t>模块四  静物素描</w:t>
            </w:r>
            <w:r>
              <w:rPr>
                <w:rFonts w:hint="eastAsia" w:ascii="宋体" w:hAnsi="宋体" w:cs="宋体"/>
                <w:kern w:val="0"/>
              </w:rPr>
              <w:br w:type="textWrapping"/>
            </w:r>
            <w:r>
              <w:rPr>
                <w:rFonts w:hint="eastAsia" w:ascii="宋体" w:hAnsi="宋体" w:cs="宋体"/>
                <w:kern w:val="0"/>
              </w:rPr>
              <w:t>单元1  静物构图基本规律运用</w:t>
            </w:r>
          </w:p>
          <w:p w14:paraId="503D7EA4">
            <w:pPr>
              <w:pStyle w:val="15"/>
              <w:widowControl/>
              <w:numPr>
                <w:ilvl w:val="1"/>
                <w:numId w:val="3"/>
              </w:numPr>
              <w:ind w:firstLineChars="0"/>
              <w:jc w:val="left"/>
              <w:rPr>
                <w:rFonts w:ascii="宋体" w:hAnsi="宋体" w:cs="宋体"/>
                <w:kern w:val="0"/>
              </w:rPr>
            </w:pPr>
            <w:r>
              <w:rPr>
                <w:rFonts w:hint="eastAsia" w:ascii="宋体" w:hAnsi="宋体" w:cs="宋体"/>
                <w:kern w:val="0"/>
              </w:rPr>
              <w:t xml:space="preserve"> 变化与统一</w:t>
            </w:r>
          </w:p>
          <w:p w14:paraId="1915A2A6">
            <w:pPr>
              <w:pStyle w:val="15"/>
              <w:widowControl/>
              <w:numPr>
                <w:ilvl w:val="1"/>
                <w:numId w:val="3"/>
              </w:numPr>
              <w:ind w:firstLineChars="0"/>
              <w:jc w:val="left"/>
              <w:rPr>
                <w:rFonts w:ascii="宋体" w:hAnsi="宋体" w:cs="宋体"/>
                <w:kern w:val="0"/>
              </w:rPr>
            </w:pPr>
            <w:r>
              <w:rPr>
                <w:rFonts w:hint="eastAsia" w:ascii="宋体" w:hAnsi="宋体" w:cs="宋体"/>
                <w:kern w:val="0"/>
              </w:rPr>
              <w:t xml:space="preserve"> 对称与均衡</w:t>
            </w:r>
          </w:p>
          <w:p w14:paraId="012DE899">
            <w:pPr>
              <w:pStyle w:val="15"/>
              <w:widowControl/>
              <w:numPr>
                <w:ilvl w:val="1"/>
                <w:numId w:val="3"/>
              </w:numPr>
              <w:ind w:firstLineChars="0"/>
              <w:jc w:val="left"/>
              <w:rPr>
                <w:rFonts w:ascii="宋体" w:hAnsi="宋体" w:cs="宋体"/>
                <w:kern w:val="0"/>
              </w:rPr>
            </w:pPr>
            <w:r>
              <w:rPr>
                <w:rFonts w:hint="eastAsia" w:ascii="宋体" w:hAnsi="宋体" w:cs="宋体"/>
                <w:kern w:val="0"/>
              </w:rPr>
              <w:t xml:space="preserve"> 常见的构图方法</w:t>
            </w:r>
          </w:p>
          <w:p w14:paraId="6FFB3C2B">
            <w:pPr>
              <w:widowControl/>
              <w:ind w:firstLine="840" w:firstLineChars="400"/>
              <w:jc w:val="left"/>
              <w:rPr>
                <w:rFonts w:ascii="宋体" w:hAnsi="宋体" w:cs="宋体"/>
                <w:kern w:val="0"/>
              </w:rPr>
            </w:pPr>
            <w:r>
              <w:rPr>
                <w:rFonts w:hint="eastAsia" w:ascii="宋体" w:hAnsi="宋体" w:cs="宋体"/>
                <w:kern w:val="0"/>
              </w:rPr>
              <w:t>单元2  静物临摹</w:t>
            </w:r>
          </w:p>
          <w:p w14:paraId="7B38D94A">
            <w:pPr>
              <w:pStyle w:val="15"/>
              <w:widowControl/>
              <w:ind w:left="819" w:firstLine="0" w:firstLineChars="0"/>
              <w:jc w:val="left"/>
              <w:rPr>
                <w:rFonts w:ascii="宋体" w:hAnsi="宋体" w:cs="宋体"/>
                <w:kern w:val="0"/>
              </w:rPr>
            </w:pPr>
            <w:r>
              <w:rPr>
                <w:rFonts w:hint="eastAsia" w:ascii="宋体" w:hAnsi="宋体" w:cs="宋体"/>
                <w:kern w:val="0"/>
              </w:rPr>
              <w:t>2.1  水果静物</w:t>
            </w:r>
          </w:p>
          <w:p w14:paraId="50FFFCE4">
            <w:pPr>
              <w:pStyle w:val="15"/>
              <w:widowControl/>
              <w:ind w:left="819" w:firstLine="0" w:firstLineChars="0"/>
              <w:jc w:val="left"/>
              <w:rPr>
                <w:rFonts w:ascii="宋体" w:hAnsi="宋体" w:cs="宋体"/>
                <w:kern w:val="0"/>
              </w:rPr>
            </w:pPr>
            <w:r>
              <w:rPr>
                <w:rFonts w:hint="eastAsia" w:ascii="宋体" w:hAnsi="宋体" w:cs="宋体"/>
                <w:kern w:val="0"/>
              </w:rPr>
              <w:t>2.2  金属静物</w:t>
            </w:r>
          </w:p>
          <w:p w14:paraId="3ED53D19">
            <w:pPr>
              <w:pStyle w:val="15"/>
              <w:widowControl/>
              <w:ind w:left="819" w:firstLine="0" w:firstLineChars="0"/>
              <w:jc w:val="left"/>
              <w:rPr>
                <w:rFonts w:ascii="宋体" w:hAnsi="宋体" w:cs="宋体"/>
                <w:kern w:val="0"/>
              </w:rPr>
            </w:pPr>
            <w:r>
              <w:rPr>
                <w:rFonts w:hint="eastAsia" w:ascii="宋体" w:hAnsi="宋体" w:cs="宋体"/>
                <w:kern w:val="0"/>
              </w:rPr>
              <w:t>重点：构图方法</w:t>
            </w:r>
          </w:p>
          <w:p w14:paraId="25379000">
            <w:pPr>
              <w:pStyle w:val="15"/>
              <w:widowControl/>
              <w:ind w:left="819" w:firstLine="0" w:firstLineChars="0"/>
              <w:jc w:val="left"/>
              <w:rPr>
                <w:rFonts w:ascii="宋体" w:hAnsi="宋体" w:cs="宋体"/>
                <w:kern w:val="0"/>
              </w:rPr>
            </w:pPr>
            <w:r>
              <w:rPr>
                <w:rFonts w:hint="eastAsia" w:ascii="宋体" w:hAnsi="宋体" w:cs="宋体"/>
                <w:kern w:val="0"/>
              </w:rPr>
              <w:t>难点：静物的细节刻画</w:t>
            </w:r>
          </w:p>
        </w:tc>
        <w:tc>
          <w:tcPr>
            <w:tcW w:w="4421" w:type="dxa"/>
            <w:gridSpan w:val="4"/>
            <w:tcBorders>
              <w:top w:val="nil"/>
              <w:left w:val="nil"/>
              <w:bottom w:val="single" w:color="auto" w:sz="4" w:space="0"/>
              <w:right w:val="single" w:color="auto" w:sz="4" w:space="0"/>
            </w:tcBorders>
            <w:noWrap w:val="0"/>
            <w:vAlign w:val="center"/>
          </w:tcPr>
          <w:p w14:paraId="1D9B8ADD">
            <w:pPr>
              <w:widowControl/>
              <w:ind w:firstLine="480"/>
              <w:jc w:val="left"/>
              <w:rPr>
                <w:rFonts w:ascii="宋体" w:hAnsi="宋体" w:cs="宋体"/>
                <w:kern w:val="0"/>
              </w:rPr>
            </w:pPr>
            <w:r>
              <w:rPr>
                <w:rFonts w:hint="eastAsia" w:ascii="宋体" w:hAnsi="宋体" w:cs="宋体"/>
                <w:kern w:val="0"/>
              </w:rPr>
              <w:t>　演示教法</w:t>
            </w:r>
          </w:p>
        </w:tc>
      </w:tr>
      <w:tr w14:paraId="2E86C13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076"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044511A">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noWrap w:val="0"/>
            <w:vAlign w:val="center"/>
          </w:tcPr>
          <w:p w14:paraId="096EFB52">
            <w:pPr>
              <w:widowControl/>
              <w:ind w:firstLine="0" w:firstLineChars="0"/>
              <w:jc w:val="left"/>
              <w:rPr>
                <w:rFonts w:ascii="宋体" w:hAnsi="宋体" w:cs="宋体"/>
                <w:kern w:val="0"/>
              </w:rPr>
            </w:pPr>
            <w:r>
              <w:rPr>
                <w:rFonts w:hint="eastAsia" w:ascii="宋体" w:hAnsi="宋体" w:cs="宋体"/>
                <w:kern w:val="0"/>
              </w:rPr>
              <w:t>教学地点</w:t>
            </w:r>
          </w:p>
        </w:tc>
      </w:tr>
      <w:tr w14:paraId="0C297C7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86" w:hRule="atLeast"/>
          <w:jc w:val="center"/>
        </w:trPr>
        <w:tc>
          <w:tcPr>
            <w:tcW w:w="5076"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44D26E6F">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noWrap w:val="0"/>
            <w:vAlign w:val="center"/>
          </w:tcPr>
          <w:p w14:paraId="0C256586">
            <w:pPr>
              <w:widowControl/>
              <w:ind w:firstLine="480"/>
              <w:jc w:val="left"/>
              <w:rPr>
                <w:rFonts w:ascii="宋体" w:hAnsi="宋体" w:cs="宋体"/>
                <w:kern w:val="0"/>
              </w:rPr>
            </w:pPr>
            <w:r>
              <w:rPr>
                <w:rFonts w:hint="eastAsia" w:ascii="宋体" w:hAnsi="宋体" w:cs="宋体"/>
                <w:kern w:val="0"/>
              </w:rPr>
              <w:t>多媒体画室</w:t>
            </w:r>
          </w:p>
        </w:tc>
      </w:tr>
      <w:tr w14:paraId="6824D79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076"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DAD7C15">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noWrap w:val="0"/>
            <w:vAlign w:val="center"/>
          </w:tcPr>
          <w:p w14:paraId="3ED3EE1B">
            <w:pPr>
              <w:widowControl/>
              <w:ind w:firstLine="0" w:firstLineChars="0"/>
              <w:jc w:val="left"/>
              <w:rPr>
                <w:rFonts w:ascii="宋体" w:hAnsi="宋体" w:cs="宋体"/>
                <w:kern w:val="0"/>
              </w:rPr>
            </w:pPr>
            <w:r>
              <w:rPr>
                <w:rFonts w:hint="eastAsia" w:ascii="宋体" w:hAnsi="宋体" w:cs="宋体"/>
                <w:kern w:val="0"/>
              </w:rPr>
              <w:t>教学及参考资料</w:t>
            </w:r>
          </w:p>
        </w:tc>
      </w:tr>
      <w:tr w14:paraId="7FFC9D5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5076"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35416B7">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noWrap w:val="0"/>
            <w:vAlign w:val="center"/>
          </w:tcPr>
          <w:p w14:paraId="60F6683D">
            <w:pPr>
              <w:widowControl/>
              <w:ind w:firstLine="480"/>
              <w:jc w:val="left"/>
              <w:rPr>
                <w:rFonts w:ascii="宋体" w:hAnsi="宋体" w:cs="宋体"/>
                <w:kern w:val="0"/>
              </w:rPr>
            </w:pPr>
            <w:r>
              <w:rPr>
                <w:rFonts w:hint="eastAsia" w:ascii="宋体" w:hAnsi="宋体" w:cs="宋体"/>
                <w:kern w:val="0"/>
              </w:rPr>
              <w:t>《起跑线美术基础教学丛书：结构素描》主编胡丹，中国纺织出版社</w:t>
            </w:r>
          </w:p>
        </w:tc>
      </w:tr>
      <w:tr w14:paraId="06C5706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076"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FDD1170">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noWrap w:val="0"/>
            <w:vAlign w:val="center"/>
          </w:tcPr>
          <w:p w14:paraId="0EBEF282">
            <w:pPr>
              <w:widowControl/>
              <w:ind w:firstLine="0" w:firstLineChars="0"/>
              <w:jc w:val="left"/>
              <w:rPr>
                <w:rFonts w:ascii="宋体" w:hAnsi="宋体" w:cs="宋体"/>
                <w:kern w:val="0"/>
              </w:rPr>
            </w:pPr>
            <w:r>
              <w:rPr>
                <w:rFonts w:hint="eastAsia" w:ascii="宋体" w:hAnsi="宋体" w:cs="宋体"/>
                <w:kern w:val="0"/>
              </w:rPr>
              <w:t>练习与习题建议</w:t>
            </w:r>
          </w:p>
        </w:tc>
      </w:tr>
      <w:tr w14:paraId="78FFB7E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0" w:hRule="atLeast"/>
          <w:jc w:val="center"/>
        </w:trPr>
        <w:tc>
          <w:tcPr>
            <w:tcW w:w="5076"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46EF89A7">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noWrap w:val="0"/>
            <w:vAlign w:val="center"/>
          </w:tcPr>
          <w:p w14:paraId="46AB1633">
            <w:pPr>
              <w:widowControl/>
              <w:ind w:firstLine="480"/>
              <w:jc w:val="left"/>
              <w:rPr>
                <w:rFonts w:ascii="宋体" w:hAnsi="宋体" w:cs="宋体"/>
                <w:kern w:val="0"/>
              </w:rPr>
            </w:pPr>
            <w:r>
              <w:rPr>
                <w:rFonts w:hint="eastAsia" w:ascii="宋体" w:hAnsi="宋体" w:cs="宋体"/>
                <w:kern w:val="0"/>
              </w:rPr>
              <w:t>静物画作一幅</w:t>
            </w:r>
          </w:p>
        </w:tc>
      </w:tr>
      <w:tr w14:paraId="3C0C075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076" w:type="dxa"/>
            <w:gridSpan w:val="3"/>
            <w:tcBorders>
              <w:top w:val="single" w:color="auto" w:sz="4" w:space="0"/>
              <w:left w:val="single" w:color="auto" w:sz="4" w:space="0"/>
              <w:bottom w:val="single" w:color="auto" w:sz="4" w:space="0"/>
              <w:right w:val="single" w:color="auto" w:sz="4" w:space="0"/>
            </w:tcBorders>
            <w:noWrap w:val="0"/>
            <w:vAlign w:val="center"/>
          </w:tcPr>
          <w:p w14:paraId="299B3676">
            <w:pPr>
              <w:widowControl/>
              <w:ind w:firstLine="480"/>
              <w:jc w:val="center"/>
              <w:rPr>
                <w:rFonts w:ascii="宋体" w:hAnsi="宋体" w:cs="宋体"/>
                <w:kern w:val="0"/>
              </w:rPr>
            </w:pPr>
            <w:r>
              <w:rPr>
                <w:rFonts w:hint="eastAsia" w:ascii="宋体" w:hAnsi="宋体" w:cs="宋体"/>
                <w:kern w:val="0"/>
              </w:rPr>
              <w:t>考核与评价方式说明</w:t>
            </w:r>
          </w:p>
        </w:tc>
        <w:tc>
          <w:tcPr>
            <w:tcW w:w="4421" w:type="dxa"/>
            <w:gridSpan w:val="4"/>
            <w:tcBorders>
              <w:top w:val="nil"/>
              <w:left w:val="nil"/>
              <w:bottom w:val="single" w:color="auto" w:sz="4" w:space="0"/>
              <w:right w:val="single" w:color="auto" w:sz="4" w:space="0"/>
            </w:tcBorders>
            <w:noWrap w:val="0"/>
            <w:vAlign w:val="center"/>
          </w:tcPr>
          <w:p w14:paraId="4FB7BAF9">
            <w:pPr>
              <w:widowControl/>
              <w:ind w:firstLine="480"/>
              <w:jc w:val="left"/>
              <w:rPr>
                <w:rFonts w:ascii="宋体" w:hAnsi="宋体" w:cs="宋体"/>
                <w:kern w:val="0"/>
              </w:rPr>
            </w:pPr>
            <w:r>
              <w:rPr>
                <w:rFonts w:hint="eastAsia" w:ascii="宋体" w:hAnsi="宋体" w:cs="宋体"/>
                <w:kern w:val="0"/>
              </w:rPr>
              <w:t>权重分配</w:t>
            </w:r>
          </w:p>
        </w:tc>
      </w:tr>
      <w:tr w14:paraId="5011E5E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05" w:hRule="atLeast"/>
          <w:jc w:val="center"/>
        </w:trPr>
        <w:tc>
          <w:tcPr>
            <w:tcW w:w="5076" w:type="dxa"/>
            <w:gridSpan w:val="3"/>
            <w:tcBorders>
              <w:top w:val="single" w:color="auto" w:sz="4" w:space="0"/>
              <w:left w:val="single" w:color="auto" w:sz="4" w:space="0"/>
              <w:bottom w:val="single" w:color="auto" w:sz="4" w:space="0"/>
              <w:right w:val="single" w:color="auto" w:sz="4" w:space="0"/>
            </w:tcBorders>
            <w:noWrap w:val="0"/>
            <w:vAlign w:val="center"/>
          </w:tcPr>
          <w:p w14:paraId="11F8903F">
            <w:pPr>
              <w:widowControl/>
              <w:ind w:firstLine="480"/>
              <w:jc w:val="center"/>
              <w:rPr>
                <w:rFonts w:ascii="宋体" w:hAnsi="宋体" w:cs="宋体"/>
                <w:kern w:val="0"/>
              </w:rPr>
            </w:pPr>
            <w:r>
              <w:rPr>
                <w:rFonts w:hint="eastAsia" w:ascii="宋体" w:hAnsi="宋体" w:cs="宋体"/>
                <w:kern w:val="0"/>
              </w:rPr>
              <w:t>细节的精细度</w:t>
            </w:r>
          </w:p>
        </w:tc>
        <w:tc>
          <w:tcPr>
            <w:tcW w:w="4421" w:type="dxa"/>
            <w:gridSpan w:val="4"/>
            <w:tcBorders>
              <w:top w:val="nil"/>
              <w:left w:val="nil"/>
              <w:bottom w:val="single" w:color="auto" w:sz="4" w:space="0"/>
              <w:right w:val="single" w:color="auto" w:sz="4" w:space="0"/>
            </w:tcBorders>
            <w:noWrap w:val="0"/>
            <w:vAlign w:val="center"/>
          </w:tcPr>
          <w:p w14:paraId="5996FE9F">
            <w:pPr>
              <w:widowControl/>
              <w:ind w:firstLine="480"/>
              <w:jc w:val="left"/>
              <w:rPr>
                <w:rFonts w:ascii="宋体" w:hAnsi="宋体" w:cs="宋体"/>
                <w:kern w:val="0"/>
              </w:rPr>
            </w:pPr>
            <w:r>
              <w:rPr>
                <w:rFonts w:hint="eastAsia" w:ascii="宋体" w:hAnsi="宋体" w:cs="宋体"/>
                <w:kern w:val="0"/>
              </w:rPr>
              <w:t>占  30 %</w:t>
            </w:r>
          </w:p>
        </w:tc>
      </w:tr>
    </w:tbl>
    <w:p w14:paraId="2D6FD3C1">
      <w:pPr>
        <w:pStyle w:val="5"/>
        <w:spacing w:line="360" w:lineRule="auto"/>
        <w:ind w:firstLine="441" w:firstLineChars="210"/>
        <w:rPr>
          <w:rFonts w:ascii="黑体" w:hAnsi="黑体" w:eastAsia="黑体" w:cs="仿宋_GB2312"/>
          <w:kern w:val="2"/>
          <w:position w:val="6"/>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8"/>
        <w:gridCol w:w="925"/>
        <w:gridCol w:w="2379"/>
        <w:gridCol w:w="992"/>
        <w:gridCol w:w="849"/>
        <w:gridCol w:w="977"/>
        <w:gridCol w:w="1487"/>
      </w:tblGrid>
      <w:tr w14:paraId="57A4B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 w:hRule="atLeast"/>
          <w:jc w:val="center"/>
        </w:trPr>
        <w:tc>
          <w:tcPr>
            <w:tcW w:w="2813" w:type="dxa"/>
            <w:gridSpan w:val="2"/>
            <w:tcBorders>
              <w:top w:val="single" w:color="auto" w:sz="4" w:space="0"/>
              <w:left w:val="single" w:color="auto" w:sz="4" w:space="0"/>
              <w:bottom w:val="single" w:color="auto" w:sz="4" w:space="0"/>
              <w:right w:val="single" w:color="auto" w:sz="4" w:space="0"/>
            </w:tcBorders>
            <w:noWrap w:val="0"/>
            <w:vAlign w:val="center"/>
          </w:tcPr>
          <w:p w14:paraId="3F2C1EAF">
            <w:pPr>
              <w:widowControl/>
              <w:ind w:firstLine="480"/>
              <w:jc w:val="center"/>
              <w:rPr>
                <w:rFonts w:ascii="宋体" w:hAnsi="宋体" w:cs="宋体"/>
                <w:kern w:val="0"/>
              </w:rPr>
            </w:pPr>
            <w:r>
              <w:rPr>
                <w:rFonts w:hint="eastAsia" w:ascii="宋体" w:hAnsi="宋体" w:cs="宋体"/>
                <w:kern w:val="0"/>
              </w:rPr>
              <w:t>模块五</w:t>
            </w:r>
          </w:p>
        </w:tc>
        <w:tc>
          <w:tcPr>
            <w:tcW w:w="6684" w:type="dxa"/>
            <w:gridSpan w:val="5"/>
            <w:tcBorders>
              <w:top w:val="single" w:color="auto" w:sz="4" w:space="0"/>
              <w:left w:val="single" w:color="auto" w:sz="4" w:space="0"/>
              <w:bottom w:val="single" w:color="auto" w:sz="4" w:space="0"/>
              <w:right w:val="single" w:color="auto" w:sz="4" w:space="0"/>
            </w:tcBorders>
            <w:noWrap w:val="0"/>
            <w:vAlign w:val="center"/>
          </w:tcPr>
          <w:p w14:paraId="0C1EB52B">
            <w:pPr>
              <w:pStyle w:val="5"/>
              <w:spacing w:line="360" w:lineRule="auto"/>
              <w:ind w:firstLine="441" w:firstLineChars="210"/>
              <w:rPr>
                <w:rFonts w:ascii="黑体" w:hAnsi="黑体" w:eastAsia="黑体" w:cs="仿宋_GB2312"/>
                <w:kern w:val="2"/>
                <w:position w:val="6"/>
                <w:lang w:val="en-US" w:eastAsia="zh-CN"/>
              </w:rPr>
            </w:pPr>
            <w:r>
              <w:rPr>
                <w:rFonts w:ascii="黑体" w:hAnsi="黑体" w:eastAsia="黑体" w:cs="仿宋_GB2312"/>
                <w:position w:val="6"/>
                <w:lang w:val="en-US" w:eastAsia="zh-CN"/>
              </w:rPr>
              <w:t>色彩的基础</w:t>
            </w:r>
          </w:p>
        </w:tc>
      </w:tr>
      <w:tr w14:paraId="6FD7BD2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888" w:type="dxa"/>
            <w:tcBorders>
              <w:top w:val="nil"/>
              <w:left w:val="single" w:color="auto" w:sz="4" w:space="0"/>
              <w:bottom w:val="single" w:color="auto" w:sz="4" w:space="0"/>
              <w:right w:val="single" w:color="auto" w:sz="4" w:space="0"/>
            </w:tcBorders>
            <w:shd w:val="clear" w:color="auto" w:fill="auto"/>
            <w:noWrap w:val="0"/>
            <w:vAlign w:val="center"/>
          </w:tcPr>
          <w:p w14:paraId="57F3D06F">
            <w:pPr>
              <w:widowControl/>
              <w:ind w:firstLine="480"/>
              <w:jc w:val="center"/>
              <w:rPr>
                <w:rFonts w:ascii="宋体" w:hAnsi="宋体" w:cs="宋体"/>
                <w:kern w:val="0"/>
              </w:rPr>
            </w:pPr>
            <w:r>
              <w:rPr>
                <w:rFonts w:hint="eastAsia" w:ascii="宋体" w:hAnsi="宋体" w:cs="宋体"/>
                <w:kern w:val="0"/>
              </w:rPr>
              <w:t>单元1</w:t>
            </w:r>
          </w:p>
        </w:tc>
        <w:tc>
          <w:tcPr>
            <w:tcW w:w="4296" w:type="dxa"/>
            <w:gridSpan w:val="3"/>
            <w:tcBorders>
              <w:top w:val="nil"/>
              <w:left w:val="nil"/>
              <w:bottom w:val="single" w:color="auto" w:sz="4" w:space="0"/>
              <w:right w:val="single" w:color="auto" w:sz="4" w:space="0"/>
            </w:tcBorders>
            <w:shd w:val="clear" w:color="auto" w:fill="auto"/>
            <w:noWrap w:val="0"/>
            <w:vAlign w:val="center"/>
          </w:tcPr>
          <w:p w14:paraId="3D188A19">
            <w:pPr>
              <w:widowControl/>
              <w:ind w:firstLine="480"/>
              <w:jc w:val="left"/>
              <w:rPr>
                <w:rFonts w:ascii="宋体" w:hAnsi="宋体" w:cs="宋体"/>
                <w:kern w:val="0"/>
              </w:rPr>
            </w:pPr>
            <w:r>
              <w:rPr>
                <w:rFonts w:hint="eastAsia" w:ascii="宋体" w:hAnsi="宋体" w:cs="仿宋_GB2312"/>
                <w:position w:val="6"/>
              </w:rPr>
              <w:t>色彩的基础知识</w:t>
            </w:r>
          </w:p>
        </w:tc>
        <w:tc>
          <w:tcPr>
            <w:tcW w:w="849" w:type="dxa"/>
            <w:vMerge w:val="restart"/>
            <w:tcBorders>
              <w:top w:val="nil"/>
              <w:left w:val="single" w:color="auto" w:sz="4" w:space="0"/>
              <w:right w:val="single" w:color="auto" w:sz="4" w:space="0"/>
            </w:tcBorders>
            <w:shd w:val="clear" w:color="auto" w:fill="auto"/>
            <w:noWrap w:val="0"/>
            <w:vAlign w:val="center"/>
          </w:tcPr>
          <w:p w14:paraId="34469F3C">
            <w:pPr>
              <w:widowControl/>
              <w:ind w:firstLine="0" w:firstLineChars="0"/>
              <w:rPr>
                <w:rFonts w:ascii="宋体" w:hAnsi="宋体" w:cs="宋体"/>
                <w:kern w:val="0"/>
              </w:rPr>
            </w:pPr>
            <w:r>
              <w:rPr>
                <w:rFonts w:hint="eastAsia" w:ascii="宋体" w:hAnsi="宋体" w:cs="宋体"/>
                <w:kern w:val="0"/>
              </w:rPr>
              <w:t>学时</w:t>
            </w:r>
          </w:p>
        </w:tc>
        <w:tc>
          <w:tcPr>
            <w:tcW w:w="977" w:type="dxa"/>
            <w:tcBorders>
              <w:top w:val="nil"/>
              <w:left w:val="nil"/>
              <w:bottom w:val="single" w:color="auto" w:sz="4" w:space="0"/>
              <w:right w:val="single" w:color="auto" w:sz="4" w:space="0"/>
            </w:tcBorders>
            <w:shd w:val="clear" w:color="auto" w:fill="FFFFFF"/>
            <w:noWrap w:val="0"/>
            <w:vAlign w:val="center"/>
          </w:tcPr>
          <w:p w14:paraId="1C1DD793">
            <w:pPr>
              <w:widowControl/>
              <w:ind w:firstLine="0" w:firstLineChars="0"/>
              <w:rPr>
                <w:rFonts w:ascii="宋体" w:hAnsi="宋体" w:cs="宋体"/>
                <w:kern w:val="0"/>
                <w:szCs w:val="21"/>
              </w:rPr>
            </w:pPr>
            <w:r>
              <w:rPr>
                <w:rFonts w:hint="eastAsia" w:ascii="宋体" w:hAnsi="宋体" w:cs="宋体"/>
                <w:kern w:val="0"/>
                <w:szCs w:val="21"/>
              </w:rPr>
              <w:t>理论</w:t>
            </w:r>
          </w:p>
        </w:tc>
        <w:tc>
          <w:tcPr>
            <w:tcW w:w="1487" w:type="dxa"/>
            <w:tcBorders>
              <w:top w:val="nil"/>
              <w:left w:val="nil"/>
              <w:bottom w:val="single" w:color="auto" w:sz="4" w:space="0"/>
              <w:right w:val="single" w:color="auto" w:sz="4" w:space="0"/>
            </w:tcBorders>
            <w:noWrap w:val="0"/>
            <w:vAlign w:val="center"/>
          </w:tcPr>
          <w:p w14:paraId="7670B518">
            <w:pPr>
              <w:widowControl/>
              <w:ind w:firstLine="210" w:firstLineChars="100"/>
              <w:jc w:val="left"/>
              <w:rPr>
                <w:rFonts w:hint="eastAsia" w:ascii="宋体" w:hAnsi="宋体" w:eastAsia="宋体" w:cs="宋体"/>
                <w:kern w:val="0"/>
                <w:lang w:val="en-US" w:eastAsia="zh-CN"/>
              </w:rPr>
            </w:pPr>
            <w:r>
              <w:rPr>
                <w:rFonts w:hint="eastAsia" w:ascii="宋体" w:hAnsi="宋体" w:cs="宋体"/>
                <w:kern w:val="0"/>
                <w:lang w:val="en-US" w:eastAsia="zh-CN"/>
              </w:rPr>
              <w:t>4</w:t>
            </w:r>
          </w:p>
        </w:tc>
      </w:tr>
      <w:tr w14:paraId="2DD8ED0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888" w:type="dxa"/>
            <w:tcBorders>
              <w:top w:val="nil"/>
              <w:left w:val="single" w:color="auto" w:sz="4" w:space="0"/>
              <w:bottom w:val="single" w:color="auto" w:sz="4" w:space="0"/>
              <w:right w:val="single" w:color="auto" w:sz="4" w:space="0"/>
            </w:tcBorders>
            <w:shd w:val="clear" w:color="auto" w:fill="auto"/>
            <w:noWrap w:val="0"/>
            <w:vAlign w:val="center"/>
          </w:tcPr>
          <w:p w14:paraId="275D54BB">
            <w:pPr>
              <w:widowControl/>
              <w:ind w:firstLine="480"/>
              <w:jc w:val="center"/>
              <w:rPr>
                <w:rFonts w:ascii="宋体" w:hAnsi="宋体" w:cs="宋体"/>
                <w:kern w:val="0"/>
              </w:rPr>
            </w:pPr>
            <w:r>
              <w:rPr>
                <w:rFonts w:hint="eastAsia" w:ascii="宋体" w:hAnsi="宋体" w:cs="宋体"/>
                <w:kern w:val="0"/>
              </w:rPr>
              <w:t>单元2</w:t>
            </w:r>
          </w:p>
        </w:tc>
        <w:tc>
          <w:tcPr>
            <w:tcW w:w="4296" w:type="dxa"/>
            <w:gridSpan w:val="3"/>
            <w:tcBorders>
              <w:top w:val="nil"/>
              <w:left w:val="nil"/>
              <w:bottom w:val="single" w:color="auto" w:sz="4" w:space="0"/>
              <w:right w:val="single" w:color="auto" w:sz="4" w:space="0"/>
            </w:tcBorders>
            <w:shd w:val="clear" w:color="auto" w:fill="auto"/>
            <w:noWrap w:val="0"/>
            <w:vAlign w:val="center"/>
          </w:tcPr>
          <w:p w14:paraId="4897A1C0">
            <w:pPr>
              <w:widowControl/>
              <w:ind w:firstLine="480"/>
              <w:jc w:val="left"/>
              <w:rPr>
                <w:rFonts w:ascii="宋体" w:hAnsi="宋体" w:cs="宋体"/>
                <w:kern w:val="0"/>
              </w:rPr>
            </w:pPr>
            <w:r>
              <w:rPr>
                <w:rFonts w:hint="eastAsia" w:ascii="宋体" w:hAnsi="宋体"/>
              </w:rPr>
              <w:t>视觉色彩和色彩运用原则</w:t>
            </w:r>
          </w:p>
        </w:tc>
        <w:tc>
          <w:tcPr>
            <w:tcW w:w="849" w:type="dxa"/>
            <w:vMerge w:val="continue"/>
            <w:tcBorders>
              <w:left w:val="single" w:color="auto" w:sz="4" w:space="0"/>
              <w:right w:val="single" w:color="auto" w:sz="4" w:space="0"/>
            </w:tcBorders>
            <w:shd w:val="clear" w:color="auto" w:fill="auto"/>
            <w:noWrap w:val="0"/>
            <w:vAlign w:val="center"/>
          </w:tcPr>
          <w:p w14:paraId="1AD88139">
            <w:pPr>
              <w:widowControl/>
              <w:ind w:firstLine="480"/>
              <w:jc w:val="left"/>
              <w:rPr>
                <w:rFonts w:ascii="宋体" w:hAnsi="宋体" w:cs="宋体"/>
                <w:kern w:val="0"/>
              </w:rPr>
            </w:pPr>
          </w:p>
        </w:tc>
        <w:tc>
          <w:tcPr>
            <w:tcW w:w="977" w:type="dxa"/>
            <w:tcBorders>
              <w:top w:val="nil"/>
              <w:left w:val="nil"/>
              <w:bottom w:val="single" w:color="auto" w:sz="4" w:space="0"/>
              <w:right w:val="single" w:color="auto" w:sz="4" w:space="0"/>
            </w:tcBorders>
            <w:shd w:val="clear" w:color="auto" w:fill="FFFFFF"/>
            <w:noWrap w:val="0"/>
            <w:vAlign w:val="center"/>
          </w:tcPr>
          <w:p w14:paraId="17FA2664">
            <w:pPr>
              <w:widowControl/>
              <w:ind w:firstLine="0" w:firstLineChars="0"/>
              <w:rPr>
                <w:rFonts w:ascii="宋体" w:hAnsi="宋体" w:cs="宋体"/>
                <w:kern w:val="0"/>
                <w:szCs w:val="21"/>
              </w:rPr>
            </w:pPr>
            <w:r>
              <w:rPr>
                <w:rFonts w:hint="eastAsia" w:ascii="宋体" w:hAnsi="宋体" w:cs="宋体"/>
                <w:kern w:val="0"/>
                <w:szCs w:val="21"/>
              </w:rPr>
              <w:t>实践</w:t>
            </w:r>
          </w:p>
        </w:tc>
        <w:tc>
          <w:tcPr>
            <w:tcW w:w="1487" w:type="dxa"/>
            <w:tcBorders>
              <w:top w:val="nil"/>
              <w:left w:val="nil"/>
              <w:bottom w:val="single" w:color="auto" w:sz="4" w:space="0"/>
              <w:right w:val="single" w:color="auto" w:sz="4" w:space="0"/>
            </w:tcBorders>
            <w:noWrap w:val="0"/>
            <w:vAlign w:val="center"/>
          </w:tcPr>
          <w:p w14:paraId="63D4B752">
            <w:pPr>
              <w:widowControl/>
              <w:ind w:firstLine="174" w:firstLineChars="83"/>
              <w:jc w:val="left"/>
              <w:rPr>
                <w:rFonts w:hint="default" w:ascii="宋体" w:hAnsi="宋体" w:eastAsia="宋体" w:cs="宋体"/>
                <w:kern w:val="0"/>
                <w:lang w:val="en-US" w:eastAsia="zh-CN"/>
              </w:rPr>
            </w:pPr>
            <w:r>
              <w:rPr>
                <w:rFonts w:hint="eastAsia" w:ascii="宋体" w:hAnsi="宋体" w:cs="宋体"/>
                <w:kern w:val="0"/>
                <w:lang w:val="en-US" w:eastAsia="zh-CN"/>
              </w:rPr>
              <w:t>12</w:t>
            </w:r>
          </w:p>
        </w:tc>
      </w:tr>
      <w:tr w14:paraId="367DBC4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888" w:type="dxa"/>
            <w:tcBorders>
              <w:top w:val="nil"/>
              <w:left w:val="single" w:color="auto" w:sz="4" w:space="0"/>
              <w:bottom w:val="single" w:color="auto" w:sz="4" w:space="0"/>
              <w:right w:val="single" w:color="auto" w:sz="4" w:space="0"/>
            </w:tcBorders>
            <w:shd w:val="clear" w:color="auto" w:fill="auto"/>
            <w:noWrap w:val="0"/>
            <w:vAlign w:val="center"/>
          </w:tcPr>
          <w:p w14:paraId="00600E54">
            <w:pPr>
              <w:widowControl/>
              <w:ind w:firstLine="480"/>
              <w:jc w:val="center"/>
              <w:rPr>
                <w:rFonts w:ascii="宋体" w:hAnsi="宋体" w:cs="宋体"/>
                <w:kern w:val="0"/>
              </w:rPr>
            </w:pPr>
            <w:r>
              <w:rPr>
                <w:rFonts w:hint="eastAsia" w:ascii="宋体" w:hAnsi="宋体" w:cs="宋体"/>
                <w:kern w:val="0"/>
              </w:rPr>
              <w:t>单元3</w:t>
            </w:r>
          </w:p>
        </w:tc>
        <w:tc>
          <w:tcPr>
            <w:tcW w:w="4296" w:type="dxa"/>
            <w:gridSpan w:val="3"/>
            <w:tcBorders>
              <w:top w:val="nil"/>
              <w:left w:val="nil"/>
              <w:bottom w:val="single" w:color="auto" w:sz="4" w:space="0"/>
              <w:right w:val="single" w:color="auto" w:sz="4" w:space="0"/>
            </w:tcBorders>
            <w:shd w:val="clear" w:color="auto" w:fill="auto"/>
            <w:noWrap w:val="0"/>
            <w:vAlign w:val="center"/>
          </w:tcPr>
          <w:p w14:paraId="2ACDE464">
            <w:pPr>
              <w:widowControl/>
              <w:ind w:firstLine="480"/>
              <w:jc w:val="left"/>
              <w:rPr>
                <w:rFonts w:ascii="宋体" w:hAnsi="宋体" w:cs="宋体"/>
                <w:kern w:val="0"/>
              </w:rPr>
            </w:pPr>
            <w:r>
              <w:rPr>
                <w:rFonts w:hint="eastAsia" w:ascii="宋体" w:hAnsi="宋体"/>
              </w:rPr>
              <w:t>色彩的对比调和及情感表现</w:t>
            </w:r>
          </w:p>
        </w:tc>
        <w:tc>
          <w:tcPr>
            <w:tcW w:w="849" w:type="dxa"/>
            <w:vMerge w:val="continue"/>
            <w:tcBorders>
              <w:left w:val="single" w:color="auto" w:sz="4" w:space="0"/>
              <w:right w:val="single" w:color="auto" w:sz="4" w:space="0"/>
            </w:tcBorders>
            <w:shd w:val="clear" w:color="auto" w:fill="auto"/>
            <w:noWrap w:val="0"/>
            <w:vAlign w:val="center"/>
          </w:tcPr>
          <w:p w14:paraId="18419525">
            <w:pPr>
              <w:widowControl/>
              <w:ind w:firstLine="480"/>
              <w:jc w:val="left"/>
              <w:rPr>
                <w:rFonts w:ascii="宋体" w:hAnsi="宋体" w:cs="宋体"/>
                <w:kern w:val="0"/>
              </w:rPr>
            </w:pPr>
          </w:p>
        </w:tc>
        <w:tc>
          <w:tcPr>
            <w:tcW w:w="977" w:type="dxa"/>
            <w:tcBorders>
              <w:top w:val="nil"/>
              <w:left w:val="nil"/>
              <w:bottom w:val="single" w:color="auto" w:sz="4" w:space="0"/>
              <w:right w:val="single" w:color="auto" w:sz="4" w:space="0"/>
            </w:tcBorders>
            <w:shd w:val="clear" w:color="auto" w:fill="FFFFFF"/>
            <w:noWrap w:val="0"/>
            <w:vAlign w:val="center"/>
          </w:tcPr>
          <w:p w14:paraId="5C452E01">
            <w:pPr>
              <w:widowControl/>
              <w:ind w:firstLine="0" w:firstLineChars="0"/>
              <w:rPr>
                <w:rFonts w:ascii="宋体" w:hAnsi="宋体" w:cs="宋体"/>
                <w:kern w:val="0"/>
                <w:szCs w:val="21"/>
              </w:rPr>
            </w:pPr>
            <w:r>
              <w:rPr>
                <w:rFonts w:hint="eastAsia" w:ascii="宋体" w:hAnsi="宋体" w:cs="宋体"/>
                <w:kern w:val="0"/>
                <w:szCs w:val="21"/>
              </w:rPr>
              <w:t>一体化</w:t>
            </w:r>
          </w:p>
        </w:tc>
        <w:tc>
          <w:tcPr>
            <w:tcW w:w="1487" w:type="dxa"/>
            <w:tcBorders>
              <w:top w:val="nil"/>
              <w:left w:val="nil"/>
              <w:bottom w:val="single" w:color="auto" w:sz="4" w:space="0"/>
              <w:right w:val="single" w:color="auto" w:sz="4" w:space="0"/>
            </w:tcBorders>
            <w:noWrap w:val="0"/>
            <w:vAlign w:val="center"/>
          </w:tcPr>
          <w:p w14:paraId="086D734F">
            <w:pPr>
              <w:widowControl/>
              <w:ind w:firstLine="480"/>
              <w:jc w:val="left"/>
              <w:rPr>
                <w:rFonts w:hint="eastAsia" w:ascii="宋体" w:hAnsi="宋体" w:cs="宋体"/>
                <w:kern w:val="0"/>
              </w:rPr>
            </w:pPr>
          </w:p>
        </w:tc>
      </w:tr>
      <w:tr w14:paraId="4AD97C8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497" w:type="dxa"/>
            <w:gridSpan w:val="7"/>
            <w:tcBorders>
              <w:top w:val="single" w:color="auto" w:sz="4" w:space="0"/>
              <w:left w:val="single" w:color="auto" w:sz="4" w:space="0"/>
              <w:bottom w:val="single" w:color="auto" w:sz="4" w:space="0"/>
              <w:right w:val="single" w:color="auto" w:sz="4" w:space="0"/>
            </w:tcBorders>
            <w:noWrap w:val="0"/>
            <w:vAlign w:val="center"/>
          </w:tcPr>
          <w:p w14:paraId="1C261604">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368EBBC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497" w:type="dxa"/>
            <w:gridSpan w:val="7"/>
            <w:tcBorders>
              <w:top w:val="single" w:color="auto" w:sz="4" w:space="0"/>
              <w:left w:val="single" w:color="auto" w:sz="4" w:space="0"/>
              <w:bottom w:val="single" w:color="auto" w:sz="4" w:space="0"/>
              <w:right w:val="single" w:color="auto" w:sz="4" w:space="0"/>
            </w:tcBorders>
            <w:noWrap w:val="0"/>
            <w:vAlign w:val="center"/>
          </w:tcPr>
          <w:p w14:paraId="1562AEFA">
            <w:pPr>
              <w:widowControl/>
              <w:ind w:firstLine="480"/>
              <w:jc w:val="left"/>
              <w:rPr>
                <w:rFonts w:ascii="宋体" w:hAnsi="宋体" w:cs="宋体"/>
                <w:kern w:val="0"/>
              </w:rPr>
            </w:pPr>
            <w:r>
              <w:rPr>
                <w:rFonts w:hint="eastAsia" w:ascii="宋体" w:hAnsi="宋体" w:cs="宋体"/>
                <w:kern w:val="0"/>
              </w:rPr>
              <w:t>认知目标：掌握色彩的相关名词概念和色彩变化的基本规律</w:t>
            </w:r>
          </w:p>
          <w:p w14:paraId="02455D14">
            <w:pPr>
              <w:widowControl/>
              <w:ind w:firstLine="480"/>
              <w:jc w:val="left"/>
              <w:rPr>
                <w:rFonts w:ascii="宋体" w:hAnsi="宋体" w:cs="宋体"/>
                <w:kern w:val="0"/>
              </w:rPr>
            </w:pPr>
            <w:r>
              <w:rPr>
                <w:rFonts w:hint="eastAsia" w:ascii="宋体" w:hAnsi="宋体" w:cs="宋体"/>
                <w:kern w:val="0"/>
              </w:rPr>
              <w:t>技能目标：掌握色彩搭配，了解情绪与色彩表达的相互作用。</w:t>
            </w:r>
          </w:p>
        </w:tc>
      </w:tr>
      <w:tr w14:paraId="496BDAA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192" w:type="dxa"/>
            <w:gridSpan w:val="3"/>
            <w:tcBorders>
              <w:top w:val="single" w:color="auto" w:sz="4" w:space="0"/>
              <w:left w:val="single" w:color="auto" w:sz="4" w:space="0"/>
              <w:bottom w:val="single" w:color="auto" w:sz="4" w:space="0"/>
              <w:right w:val="single" w:color="auto" w:sz="4" w:space="0"/>
            </w:tcBorders>
            <w:noWrap w:val="0"/>
            <w:vAlign w:val="center"/>
          </w:tcPr>
          <w:p w14:paraId="02EE3A13">
            <w:pPr>
              <w:widowControl/>
              <w:ind w:firstLine="480"/>
              <w:jc w:val="center"/>
              <w:rPr>
                <w:rFonts w:ascii="宋体" w:hAnsi="宋体" w:cs="宋体"/>
                <w:kern w:val="0"/>
              </w:rPr>
            </w:pPr>
            <w:r>
              <w:rPr>
                <w:rFonts w:hint="eastAsia" w:ascii="宋体" w:hAnsi="宋体" w:cs="宋体"/>
                <w:kern w:val="0"/>
              </w:rPr>
              <w:t>主要内容（标注重点和难点）</w:t>
            </w:r>
          </w:p>
        </w:tc>
        <w:tc>
          <w:tcPr>
            <w:tcW w:w="4305" w:type="dxa"/>
            <w:gridSpan w:val="4"/>
            <w:tcBorders>
              <w:top w:val="nil"/>
              <w:left w:val="nil"/>
              <w:bottom w:val="single" w:color="auto" w:sz="4" w:space="0"/>
              <w:right w:val="single" w:color="auto" w:sz="4" w:space="0"/>
            </w:tcBorders>
            <w:noWrap w:val="0"/>
            <w:vAlign w:val="center"/>
          </w:tcPr>
          <w:p w14:paraId="615C4399">
            <w:pPr>
              <w:widowControl/>
              <w:ind w:firstLine="0" w:firstLineChars="0"/>
              <w:jc w:val="left"/>
              <w:rPr>
                <w:rFonts w:ascii="宋体" w:hAnsi="宋体" w:cs="宋体"/>
                <w:kern w:val="0"/>
              </w:rPr>
            </w:pPr>
            <w:r>
              <w:rPr>
                <w:rFonts w:hint="eastAsia" w:ascii="宋体" w:hAnsi="宋体" w:cs="宋体"/>
                <w:kern w:val="0"/>
              </w:rPr>
              <w:t>主要教学方法</w:t>
            </w:r>
          </w:p>
        </w:tc>
      </w:tr>
      <w:tr w14:paraId="018CB4F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44" w:hRule="atLeast"/>
          <w:jc w:val="center"/>
        </w:trPr>
        <w:tc>
          <w:tcPr>
            <w:tcW w:w="5192"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298093E1">
            <w:pPr>
              <w:pStyle w:val="15"/>
              <w:widowControl/>
              <w:ind w:left="111" w:leftChars="53" w:firstLine="0" w:firstLineChars="0"/>
              <w:jc w:val="left"/>
              <w:rPr>
                <w:rFonts w:ascii="宋体" w:hAnsi="宋体" w:cs="宋体"/>
                <w:kern w:val="0"/>
                <w:szCs w:val="21"/>
              </w:rPr>
            </w:pPr>
            <w:r>
              <w:rPr>
                <w:rFonts w:hint="eastAsia" w:ascii="宋体" w:hAnsi="宋体" w:cs="宋体"/>
                <w:kern w:val="0"/>
                <w:szCs w:val="21"/>
              </w:rPr>
              <w:t>模块五  色彩的基础</w:t>
            </w:r>
          </w:p>
          <w:p w14:paraId="2CBE4DAC">
            <w:pPr>
              <w:widowControl/>
              <w:ind w:firstLine="480"/>
              <w:jc w:val="left"/>
              <w:rPr>
                <w:rFonts w:ascii="宋体" w:hAnsi="宋体" w:cs="宋体"/>
                <w:kern w:val="0"/>
                <w:szCs w:val="21"/>
              </w:rPr>
            </w:pPr>
            <w:r>
              <w:rPr>
                <w:rFonts w:hint="eastAsia" w:ascii="宋体" w:hAnsi="宋体" w:cs="宋体"/>
                <w:kern w:val="0"/>
                <w:szCs w:val="21"/>
              </w:rPr>
              <w:t xml:space="preserve"> 单元1  色彩的基础知识</w:t>
            </w:r>
          </w:p>
          <w:p w14:paraId="317C4D04">
            <w:pPr>
              <w:pStyle w:val="15"/>
              <w:widowControl/>
              <w:numPr>
                <w:ilvl w:val="1"/>
                <w:numId w:val="4"/>
              </w:numPr>
              <w:ind w:firstLineChars="0"/>
              <w:jc w:val="left"/>
              <w:rPr>
                <w:rFonts w:ascii="宋体" w:hAnsi="宋体" w:cs="宋体"/>
                <w:kern w:val="0"/>
                <w:szCs w:val="21"/>
              </w:rPr>
            </w:pPr>
            <w:r>
              <w:rPr>
                <w:rFonts w:hint="eastAsia" w:ascii="宋体" w:hAnsi="宋体" w:cs="宋体"/>
                <w:kern w:val="0"/>
                <w:szCs w:val="21"/>
              </w:rPr>
              <w:t>色彩三要素</w:t>
            </w:r>
          </w:p>
          <w:p w14:paraId="6745D678">
            <w:pPr>
              <w:pStyle w:val="15"/>
              <w:widowControl/>
              <w:numPr>
                <w:ilvl w:val="1"/>
                <w:numId w:val="4"/>
              </w:numPr>
              <w:ind w:firstLineChars="0"/>
              <w:jc w:val="left"/>
              <w:rPr>
                <w:rFonts w:ascii="宋体" w:hAnsi="宋体" w:cs="宋体"/>
                <w:kern w:val="0"/>
                <w:szCs w:val="21"/>
              </w:rPr>
            </w:pPr>
            <w:r>
              <w:rPr>
                <w:rFonts w:hint="eastAsia" w:ascii="宋体" w:hAnsi="宋体" w:cs="宋体"/>
                <w:kern w:val="0"/>
                <w:szCs w:val="21"/>
              </w:rPr>
              <w:t>色彩的对比</w:t>
            </w:r>
          </w:p>
          <w:p w14:paraId="2FB0257B">
            <w:pPr>
              <w:pStyle w:val="15"/>
              <w:widowControl/>
              <w:numPr>
                <w:ilvl w:val="1"/>
                <w:numId w:val="4"/>
              </w:numPr>
              <w:ind w:firstLineChars="0"/>
              <w:jc w:val="left"/>
              <w:rPr>
                <w:rFonts w:ascii="宋体" w:hAnsi="宋体" w:cs="宋体"/>
                <w:kern w:val="0"/>
                <w:szCs w:val="21"/>
              </w:rPr>
            </w:pPr>
            <w:r>
              <w:rPr>
                <w:rFonts w:hint="eastAsia" w:ascii="宋体" w:hAnsi="宋体" w:cs="宋体"/>
                <w:kern w:val="0"/>
                <w:szCs w:val="21"/>
              </w:rPr>
              <w:t>色彩的调和</w:t>
            </w:r>
          </w:p>
          <w:p w14:paraId="48C8B4C0">
            <w:pPr>
              <w:widowControl/>
              <w:ind w:firstLine="480"/>
              <w:jc w:val="left"/>
              <w:rPr>
                <w:rFonts w:ascii="宋体" w:hAnsi="宋体" w:cs="宋体"/>
                <w:kern w:val="0"/>
                <w:szCs w:val="21"/>
              </w:rPr>
            </w:pPr>
            <w:r>
              <w:rPr>
                <w:rFonts w:hint="eastAsia" w:ascii="宋体" w:hAnsi="宋体" w:cs="宋体"/>
                <w:kern w:val="0"/>
                <w:szCs w:val="21"/>
              </w:rPr>
              <w:t xml:space="preserve"> 单元2  视觉色彩和色彩运用原则</w:t>
            </w:r>
          </w:p>
          <w:p w14:paraId="26A004B9">
            <w:pPr>
              <w:widowControl/>
              <w:ind w:firstLine="109" w:firstLineChars="52"/>
              <w:jc w:val="left"/>
              <w:rPr>
                <w:rFonts w:ascii="宋体" w:hAnsi="宋体" w:cs="宋体"/>
                <w:kern w:val="0"/>
                <w:szCs w:val="21"/>
              </w:rPr>
            </w:pPr>
            <w:r>
              <w:rPr>
                <w:rFonts w:hint="eastAsia" w:ascii="宋体" w:hAnsi="宋体" w:cs="宋体"/>
                <w:kern w:val="0"/>
                <w:szCs w:val="21"/>
              </w:rPr>
              <w:t xml:space="preserve">    单元3  色彩的对比调和及情感表现</w:t>
            </w:r>
          </w:p>
          <w:p w14:paraId="6317D41A">
            <w:pPr>
              <w:widowControl/>
              <w:ind w:firstLine="109" w:firstLineChars="52"/>
              <w:jc w:val="left"/>
              <w:rPr>
                <w:rFonts w:ascii="宋体" w:hAnsi="宋体" w:cs="宋体"/>
                <w:kern w:val="0"/>
                <w:szCs w:val="21"/>
              </w:rPr>
            </w:pPr>
            <w:r>
              <w:rPr>
                <w:rFonts w:hint="eastAsia" w:ascii="宋体" w:hAnsi="宋体" w:cs="宋体"/>
                <w:kern w:val="0"/>
                <w:szCs w:val="21"/>
              </w:rPr>
              <w:t xml:space="preserve">    3.1   色彩的心理</w:t>
            </w:r>
          </w:p>
          <w:p w14:paraId="7F740734">
            <w:pPr>
              <w:widowControl/>
              <w:ind w:firstLine="109" w:firstLineChars="52"/>
              <w:jc w:val="left"/>
              <w:rPr>
                <w:rFonts w:ascii="宋体" w:hAnsi="宋体" w:cs="宋体"/>
                <w:kern w:val="0"/>
                <w:szCs w:val="21"/>
              </w:rPr>
            </w:pPr>
            <w:r>
              <w:rPr>
                <w:rFonts w:hint="eastAsia" w:ascii="宋体" w:hAnsi="宋体" w:cs="宋体"/>
                <w:kern w:val="0"/>
                <w:szCs w:val="21"/>
              </w:rPr>
              <w:t xml:space="preserve">    3.2   色彩的情绪</w:t>
            </w:r>
          </w:p>
          <w:p w14:paraId="66AE3DEE">
            <w:pPr>
              <w:widowControl/>
              <w:ind w:firstLine="109" w:firstLineChars="52"/>
              <w:jc w:val="left"/>
              <w:rPr>
                <w:rFonts w:ascii="宋体" w:hAnsi="宋体"/>
                <w:szCs w:val="21"/>
              </w:rPr>
            </w:pPr>
            <w:r>
              <w:rPr>
                <w:rFonts w:hint="eastAsia" w:ascii="宋体" w:hAnsi="宋体" w:cs="宋体"/>
                <w:kern w:val="0"/>
                <w:szCs w:val="21"/>
              </w:rPr>
              <w:t xml:space="preserve">    单元4  服</w:t>
            </w:r>
            <w:r>
              <w:rPr>
                <w:rFonts w:hint="eastAsia" w:ascii="宋体" w:hAnsi="宋体"/>
                <w:szCs w:val="21"/>
              </w:rPr>
              <w:t>饰色彩的搭配及应用</w:t>
            </w:r>
          </w:p>
          <w:p w14:paraId="6ADB402A">
            <w:pPr>
              <w:widowControl/>
              <w:ind w:firstLine="480"/>
              <w:jc w:val="left"/>
              <w:rPr>
                <w:rFonts w:ascii="宋体" w:hAnsi="宋体" w:cs="宋体"/>
                <w:kern w:val="0"/>
              </w:rPr>
            </w:pPr>
            <w:r>
              <w:rPr>
                <w:rFonts w:hint="eastAsia" w:ascii="宋体" w:hAnsi="宋体" w:cs="宋体"/>
                <w:kern w:val="0"/>
              </w:rPr>
              <w:t>重点：掌握色彩的相关名词概念和色彩变化的基本规律；</w:t>
            </w:r>
          </w:p>
          <w:p w14:paraId="5EF954F3">
            <w:pPr>
              <w:widowControl/>
              <w:ind w:firstLine="480"/>
              <w:jc w:val="left"/>
              <w:rPr>
                <w:rFonts w:ascii="宋体" w:hAnsi="宋体" w:cs="宋体"/>
                <w:kern w:val="0"/>
              </w:rPr>
            </w:pPr>
            <w:r>
              <w:rPr>
                <w:rFonts w:hint="eastAsia" w:ascii="宋体" w:hAnsi="宋体" w:cs="宋体"/>
                <w:kern w:val="0"/>
              </w:rPr>
              <w:t>难点：服饰色彩搭配应用</w:t>
            </w:r>
          </w:p>
        </w:tc>
        <w:tc>
          <w:tcPr>
            <w:tcW w:w="4305" w:type="dxa"/>
            <w:gridSpan w:val="4"/>
            <w:tcBorders>
              <w:top w:val="nil"/>
              <w:left w:val="nil"/>
              <w:bottom w:val="single" w:color="auto" w:sz="4" w:space="0"/>
              <w:right w:val="single" w:color="auto" w:sz="4" w:space="0"/>
            </w:tcBorders>
            <w:noWrap w:val="0"/>
            <w:vAlign w:val="center"/>
          </w:tcPr>
          <w:p w14:paraId="1378A5C3">
            <w:pPr>
              <w:widowControl/>
              <w:ind w:firstLine="480"/>
              <w:jc w:val="left"/>
              <w:rPr>
                <w:rFonts w:ascii="宋体" w:hAnsi="宋体" w:cs="宋体"/>
                <w:kern w:val="0"/>
              </w:rPr>
            </w:pPr>
            <w:r>
              <w:rPr>
                <w:rFonts w:hint="eastAsia" w:ascii="宋体" w:hAnsi="宋体" w:cs="宋体"/>
                <w:kern w:val="0"/>
              </w:rPr>
              <w:t>演示教法</w:t>
            </w:r>
          </w:p>
        </w:tc>
      </w:tr>
      <w:tr w14:paraId="5B09C41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192"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646E131">
            <w:pPr>
              <w:widowControl/>
              <w:ind w:firstLine="480"/>
              <w:jc w:val="left"/>
              <w:rPr>
                <w:rFonts w:ascii="宋体" w:hAnsi="宋体" w:cs="宋体"/>
                <w:kern w:val="0"/>
              </w:rPr>
            </w:pPr>
          </w:p>
        </w:tc>
        <w:tc>
          <w:tcPr>
            <w:tcW w:w="4305" w:type="dxa"/>
            <w:gridSpan w:val="4"/>
            <w:tcBorders>
              <w:top w:val="nil"/>
              <w:left w:val="nil"/>
              <w:bottom w:val="single" w:color="auto" w:sz="4" w:space="0"/>
              <w:right w:val="single" w:color="auto" w:sz="4" w:space="0"/>
            </w:tcBorders>
            <w:noWrap w:val="0"/>
            <w:vAlign w:val="center"/>
          </w:tcPr>
          <w:p w14:paraId="2F2D52FA">
            <w:pPr>
              <w:widowControl/>
              <w:ind w:firstLine="0" w:firstLineChars="0"/>
              <w:jc w:val="left"/>
              <w:rPr>
                <w:rFonts w:ascii="宋体" w:hAnsi="宋体" w:cs="宋体"/>
                <w:kern w:val="0"/>
              </w:rPr>
            </w:pPr>
            <w:r>
              <w:rPr>
                <w:rFonts w:hint="eastAsia" w:ascii="宋体" w:hAnsi="宋体" w:cs="宋体"/>
                <w:kern w:val="0"/>
              </w:rPr>
              <w:t>教学地点</w:t>
            </w:r>
          </w:p>
        </w:tc>
      </w:tr>
      <w:tr w14:paraId="7F7C170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87" w:hRule="atLeast"/>
          <w:jc w:val="center"/>
        </w:trPr>
        <w:tc>
          <w:tcPr>
            <w:tcW w:w="5192"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B9A9E91">
            <w:pPr>
              <w:widowControl/>
              <w:ind w:firstLine="480"/>
              <w:jc w:val="left"/>
              <w:rPr>
                <w:rFonts w:ascii="宋体" w:hAnsi="宋体" w:cs="宋体"/>
                <w:kern w:val="0"/>
              </w:rPr>
            </w:pPr>
          </w:p>
        </w:tc>
        <w:tc>
          <w:tcPr>
            <w:tcW w:w="4305" w:type="dxa"/>
            <w:gridSpan w:val="4"/>
            <w:tcBorders>
              <w:top w:val="nil"/>
              <w:left w:val="nil"/>
              <w:bottom w:val="single" w:color="auto" w:sz="4" w:space="0"/>
              <w:right w:val="single" w:color="auto" w:sz="4" w:space="0"/>
            </w:tcBorders>
            <w:noWrap w:val="0"/>
            <w:vAlign w:val="center"/>
          </w:tcPr>
          <w:p w14:paraId="622B6E1D">
            <w:pPr>
              <w:widowControl/>
              <w:ind w:firstLine="480"/>
              <w:jc w:val="left"/>
              <w:rPr>
                <w:rFonts w:ascii="宋体" w:hAnsi="宋体" w:cs="宋体"/>
                <w:kern w:val="0"/>
              </w:rPr>
            </w:pPr>
            <w:r>
              <w:rPr>
                <w:rFonts w:hint="eastAsia" w:ascii="宋体" w:hAnsi="宋体" w:cs="宋体"/>
                <w:kern w:val="0"/>
              </w:rPr>
              <w:t>多媒体画室</w:t>
            </w:r>
          </w:p>
        </w:tc>
      </w:tr>
      <w:tr w14:paraId="6D61643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192"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93D3BD0">
            <w:pPr>
              <w:widowControl/>
              <w:ind w:firstLine="480"/>
              <w:jc w:val="left"/>
              <w:rPr>
                <w:rFonts w:ascii="宋体" w:hAnsi="宋体" w:cs="宋体"/>
                <w:kern w:val="0"/>
              </w:rPr>
            </w:pPr>
          </w:p>
        </w:tc>
        <w:tc>
          <w:tcPr>
            <w:tcW w:w="4305" w:type="dxa"/>
            <w:gridSpan w:val="4"/>
            <w:tcBorders>
              <w:top w:val="nil"/>
              <w:left w:val="nil"/>
              <w:bottom w:val="single" w:color="auto" w:sz="4" w:space="0"/>
              <w:right w:val="single" w:color="auto" w:sz="4" w:space="0"/>
            </w:tcBorders>
            <w:noWrap w:val="0"/>
            <w:vAlign w:val="center"/>
          </w:tcPr>
          <w:p w14:paraId="20A8DD91">
            <w:pPr>
              <w:widowControl/>
              <w:ind w:firstLine="0" w:firstLineChars="0"/>
              <w:jc w:val="left"/>
              <w:rPr>
                <w:rFonts w:ascii="宋体" w:hAnsi="宋体" w:cs="宋体"/>
                <w:kern w:val="0"/>
              </w:rPr>
            </w:pPr>
            <w:r>
              <w:rPr>
                <w:rFonts w:hint="eastAsia" w:ascii="宋体" w:hAnsi="宋体" w:cs="宋体"/>
                <w:kern w:val="0"/>
              </w:rPr>
              <w:t>教学及参考资料</w:t>
            </w:r>
          </w:p>
        </w:tc>
      </w:tr>
      <w:tr w14:paraId="72B96B1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5192"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DEC871A">
            <w:pPr>
              <w:widowControl/>
              <w:ind w:firstLine="480"/>
              <w:jc w:val="left"/>
              <w:rPr>
                <w:rFonts w:ascii="宋体" w:hAnsi="宋体" w:cs="宋体"/>
                <w:kern w:val="0"/>
              </w:rPr>
            </w:pPr>
          </w:p>
        </w:tc>
        <w:tc>
          <w:tcPr>
            <w:tcW w:w="4305" w:type="dxa"/>
            <w:gridSpan w:val="4"/>
            <w:tcBorders>
              <w:top w:val="nil"/>
              <w:left w:val="nil"/>
              <w:bottom w:val="single" w:color="auto" w:sz="4" w:space="0"/>
              <w:right w:val="single" w:color="auto" w:sz="4" w:space="0"/>
            </w:tcBorders>
            <w:noWrap w:val="0"/>
            <w:vAlign w:val="center"/>
          </w:tcPr>
          <w:p w14:paraId="2202C86E">
            <w:pPr>
              <w:widowControl/>
              <w:ind w:firstLine="0" w:firstLineChars="0"/>
              <w:jc w:val="left"/>
              <w:rPr>
                <w:rFonts w:ascii="宋体" w:hAnsi="宋体" w:cs="宋体"/>
                <w:kern w:val="0"/>
              </w:rPr>
            </w:pPr>
            <w:r>
              <w:rPr>
                <w:rFonts w:hint="eastAsia" w:ascii="宋体" w:hAnsi="宋体" w:cs="宋体"/>
                <w:kern w:val="0"/>
              </w:rPr>
              <w:t>《无中生有当代色彩基础教学》，黄勇编著，人民美术出版社</w:t>
            </w:r>
          </w:p>
        </w:tc>
      </w:tr>
      <w:tr w14:paraId="7AD0D94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192"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CF72A10">
            <w:pPr>
              <w:widowControl/>
              <w:ind w:firstLine="480"/>
              <w:jc w:val="left"/>
              <w:rPr>
                <w:rFonts w:ascii="宋体" w:hAnsi="宋体" w:cs="宋体"/>
                <w:kern w:val="0"/>
              </w:rPr>
            </w:pPr>
          </w:p>
        </w:tc>
        <w:tc>
          <w:tcPr>
            <w:tcW w:w="4305" w:type="dxa"/>
            <w:gridSpan w:val="4"/>
            <w:tcBorders>
              <w:top w:val="nil"/>
              <w:left w:val="nil"/>
              <w:bottom w:val="single" w:color="auto" w:sz="4" w:space="0"/>
              <w:right w:val="single" w:color="auto" w:sz="4" w:space="0"/>
            </w:tcBorders>
            <w:noWrap w:val="0"/>
            <w:vAlign w:val="center"/>
          </w:tcPr>
          <w:p w14:paraId="5F39CE64">
            <w:pPr>
              <w:widowControl/>
              <w:ind w:firstLine="0" w:firstLineChars="0"/>
              <w:jc w:val="left"/>
              <w:rPr>
                <w:rFonts w:ascii="宋体" w:hAnsi="宋体" w:cs="宋体"/>
                <w:kern w:val="0"/>
              </w:rPr>
            </w:pPr>
            <w:r>
              <w:rPr>
                <w:rFonts w:hint="eastAsia" w:ascii="宋体" w:hAnsi="宋体" w:cs="宋体"/>
                <w:kern w:val="0"/>
              </w:rPr>
              <w:t>练习与习题建议</w:t>
            </w:r>
          </w:p>
        </w:tc>
      </w:tr>
      <w:tr w14:paraId="715B70F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5192"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4ECAA74">
            <w:pPr>
              <w:widowControl/>
              <w:ind w:firstLine="480"/>
              <w:jc w:val="left"/>
              <w:rPr>
                <w:rFonts w:ascii="宋体" w:hAnsi="宋体" w:cs="宋体"/>
                <w:kern w:val="0"/>
              </w:rPr>
            </w:pPr>
          </w:p>
        </w:tc>
        <w:tc>
          <w:tcPr>
            <w:tcW w:w="4305" w:type="dxa"/>
            <w:gridSpan w:val="4"/>
            <w:tcBorders>
              <w:top w:val="nil"/>
              <w:left w:val="nil"/>
              <w:bottom w:val="single" w:color="auto" w:sz="4" w:space="0"/>
              <w:right w:val="single" w:color="auto" w:sz="4" w:space="0"/>
            </w:tcBorders>
            <w:noWrap w:val="0"/>
            <w:vAlign w:val="center"/>
          </w:tcPr>
          <w:p w14:paraId="75DB6159">
            <w:pPr>
              <w:pStyle w:val="15"/>
              <w:widowControl/>
              <w:numPr>
                <w:ilvl w:val="0"/>
                <w:numId w:val="5"/>
              </w:numPr>
              <w:ind w:firstLineChars="0"/>
              <w:jc w:val="left"/>
              <w:rPr>
                <w:rFonts w:ascii="宋体" w:hAnsi="宋体" w:cs="宋体"/>
                <w:kern w:val="0"/>
              </w:rPr>
            </w:pPr>
            <w:r>
              <w:rPr>
                <w:rFonts w:hint="eastAsia" w:ascii="宋体" w:hAnsi="宋体" w:cs="宋体"/>
                <w:kern w:val="0"/>
              </w:rPr>
              <w:t>色彩色环一幅</w:t>
            </w:r>
          </w:p>
          <w:p w14:paraId="77F6D16A">
            <w:pPr>
              <w:pStyle w:val="15"/>
              <w:widowControl/>
              <w:numPr>
                <w:ilvl w:val="0"/>
                <w:numId w:val="5"/>
              </w:numPr>
              <w:ind w:firstLineChars="0"/>
              <w:jc w:val="left"/>
              <w:rPr>
                <w:rFonts w:ascii="宋体" w:hAnsi="宋体" w:cs="宋体"/>
                <w:kern w:val="0"/>
              </w:rPr>
            </w:pPr>
            <w:r>
              <w:rPr>
                <w:rFonts w:hint="eastAsia" w:ascii="宋体" w:hAnsi="宋体" w:cs="宋体"/>
                <w:kern w:val="0"/>
              </w:rPr>
              <w:t>服饰色彩的搭配</w:t>
            </w:r>
          </w:p>
        </w:tc>
      </w:tr>
      <w:tr w14:paraId="316B7D1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192" w:type="dxa"/>
            <w:gridSpan w:val="3"/>
            <w:tcBorders>
              <w:top w:val="single" w:color="auto" w:sz="4" w:space="0"/>
              <w:left w:val="single" w:color="auto" w:sz="4" w:space="0"/>
              <w:bottom w:val="single" w:color="auto" w:sz="4" w:space="0"/>
              <w:right w:val="single" w:color="auto" w:sz="4" w:space="0"/>
            </w:tcBorders>
            <w:noWrap w:val="0"/>
            <w:vAlign w:val="center"/>
          </w:tcPr>
          <w:p w14:paraId="7FCFC932">
            <w:pPr>
              <w:widowControl/>
              <w:ind w:firstLine="480"/>
              <w:jc w:val="center"/>
              <w:rPr>
                <w:rFonts w:ascii="宋体" w:hAnsi="宋体" w:cs="宋体"/>
                <w:kern w:val="0"/>
              </w:rPr>
            </w:pPr>
            <w:r>
              <w:rPr>
                <w:rFonts w:hint="eastAsia" w:ascii="宋体" w:hAnsi="宋体" w:cs="宋体"/>
                <w:kern w:val="0"/>
              </w:rPr>
              <w:t>考核与评价方式说明</w:t>
            </w:r>
          </w:p>
        </w:tc>
        <w:tc>
          <w:tcPr>
            <w:tcW w:w="4305" w:type="dxa"/>
            <w:gridSpan w:val="4"/>
            <w:tcBorders>
              <w:top w:val="nil"/>
              <w:left w:val="nil"/>
              <w:bottom w:val="single" w:color="auto" w:sz="4" w:space="0"/>
              <w:right w:val="single" w:color="auto" w:sz="4" w:space="0"/>
            </w:tcBorders>
            <w:noWrap w:val="0"/>
            <w:vAlign w:val="center"/>
          </w:tcPr>
          <w:p w14:paraId="2192CB6B">
            <w:pPr>
              <w:widowControl/>
              <w:ind w:firstLine="480"/>
              <w:jc w:val="left"/>
              <w:rPr>
                <w:rFonts w:ascii="宋体" w:hAnsi="宋体" w:cs="宋体"/>
                <w:kern w:val="0"/>
              </w:rPr>
            </w:pPr>
            <w:r>
              <w:rPr>
                <w:rFonts w:hint="eastAsia" w:ascii="宋体" w:hAnsi="宋体" w:cs="宋体"/>
                <w:kern w:val="0"/>
              </w:rPr>
              <w:t>权重分配</w:t>
            </w:r>
          </w:p>
        </w:tc>
      </w:tr>
      <w:tr w14:paraId="78A7B0B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41" w:hRule="atLeast"/>
          <w:jc w:val="center"/>
        </w:trPr>
        <w:tc>
          <w:tcPr>
            <w:tcW w:w="5192" w:type="dxa"/>
            <w:gridSpan w:val="3"/>
            <w:tcBorders>
              <w:top w:val="single" w:color="auto" w:sz="4" w:space="0"/>
              <w:left w:val="single" w:color="auto" w:sz="4" w:space="0"/>
              <w:bottom w:val="single" w:color="auto" w:sz="4" w:space="0"/>
              <w:right w:val="single" w:color="auto" w:sz="4" w:space="0"/>
            </w:tcBorders>
            <w:noWrap w:val="0"/>
            <w:vAlign w:val="center"/>
          </w:tcPr>
          <w:p w14:paraId="521E5688">
            <w:pPr>
              <w:widowControl/>
              <w:ind w:firstLine="480"/>
              <w:jc w:val="center"/>
              <w:rPr>
                <w:rFonts w:ascii="宋体" w:hAnsi="宋体" w:cs="宋体"/>
                <w:kern w:val="0"/>
              </w:rPr>
            </w:pPr>
            <w:r>
              <w:rPr>
                <w:rFonts w:hint="eastAsia" w:ascii="宋体" w:hAnsi="宋体" w:cs="宋体"/>
                <w:kern w:val="0"/>
              </w:rPr>
              <w:t>色彩的搭配</w:t>
            </w:r>
          </w:p>
        </w:tc>
        <w:tc>
          <w:tcPr>
            <w:tcW w:w="4305" w:type="dxa"/>
            <w:gridSpan w:val="4"/>
            <w:tcBorders>
              <w:top w:val="nil"/>
              <w:left w:val="nil"/>
              <w:bottom w:val="single" w:color="auto" w:sz="4" w:space="0"/>
              <w:right w:val="single" w:color="auto" w:sz="4" w:space="0"/>
            </w:tcBorders>
            <w:noWrap w:val="0"/>
            <w:vAlign w:val="center"/>
          </w:tcPr>
          <w:p w14:paraId="5B31E6F6">
            <w:pPr>
              <w:widowControl/>
              <w:ind w:firstLine="480"/>
              <w:jc w:val="left"/>
              <w:rPr>
                <w:rFonts w:ascii="宋体" w:hAnsi="宋体" w:cs="宋体"/>
                <w:kern w:val="0"/>
              </w:rPr>
            </w:pPr>
            <w:r>
              <w:rPr>
                <w:rFonts w:hint="eastAsia" w:ascii="宋体" w:hAnsi="宋体" w:cs="宋体"/>
                <w:kern w:val="0"/>
              </w:rPr>
              <w:t>占 30  %</w:t>
            </w:r>
          </w:p>
        </w:tc>
      </w:tr>
    </w:tbl>
    <w:p w14:paraId="57854882">
      <w:pPr>
        <w:pStyle w:val="5"/>
        <w:spacing w:line="360" w:lineRule="auto"/>
        <w:rPr>
          <w:rFonts w:ascii="黑体" w:hAnsi="黑体" w:eastAsia="黑体" w:cs="仿宋_GB2312"/>
          <w:b/>
          <w:kern w:val="2"/>
          <w:position w:val="6"/>
          <w:sz w:val="28"/>
          <w:szCs w:val="28"/>
        </w:rPr>
      </w:pPr>
      <w:r>
        <w:rPr>
          <w:rFonts w:hint="eastAsia" w:ascii="黑体" w:hAnsi="黑体" w:eastAsia="黑体" w:cs="仿宋_GB2312"/>
          <w:b/>
          <w:kern w:val="2"/>
          <w:position w:val="6"/>
          <w:sz w:val="28"/>
          <w:szCs w:val="28"/>
          <w:lang w:eastAsia="zh-CN"/>
        </w:rPr>
        <w:t>八</w:t>
      </w:r>
      <w:r>
        <w:rPr>
          <w:rFonts w:hint="eastAsia" w:ascii="黑体" w:hAnsi="黑体" w:eastAsia="黑体" w:cs="仿宋_GB2312"/>
          <w:b/>
          <w:kern w:val="2"/>
          <w:position w:val="6"/>
          <w:sz w:val="28"/>
          <w:szCs w:val="28"/>
        </w:rPr>
        <w:t>、课程实施</w:t>
      </w:r>
    </w:p>
    <w:p w14:paraId="313E2E5A">
      <w:pPr>
        <w:widowControl/>
        <w:ind w:firstLine="482"/>
        <w:jc w:val="left"/>
        <w:rPr>
          <w:rFonts w:hint="eastAsia" w:ascii="宋体" w:hAnsi="宋体" w:cs="宋体"/>
          <w:b/>
          <w:kern w:val="0"/>
          <w:sz w:val="24"/>
          <w:szCs w:val="24"/>
        </w:rPr>
      </w:pPr>
      <w:r>
        <w:rPr>
          <w:rFonts w:hint="eastAsia" w:ascii="宋体" w:hAnsi="宋体" w:cs="宋体"/>
          <w:b/>
          <w:kern w:val="0"/>
          <w:sz w:val="24"/>
          <w:szCs w:val="24"/>
        </w:rPr>
        <w:t>1.教学方法建议</w:t>
      </w:r>
    </w:p>
    <w:p w14:paraId="00B71357">
      <w:pPr>
        <w:widowControl/>
        <w:ind w:firstLine="480"/>
        <w:jc w:val="left"/>
        <w:rPr>
          <w:rFonts w:hint="eastAsia" w:ascii="宋体" w:hAnsi="宋体" w:cs="宋体"/>
          <w:kern w:val="0"/>
          <w:sz w:val="24"/>
          <w:szCs w:val="24"/>
        </w:rPr>
      </w:pPr>
      <w:r>
        <w:rPr>
          <w:rFonts w:hint="eastAsia" w:ascii="宋体" w:hAnsi="宋体" w:cs="宋体"/>
          <w:kern w:val="0"/>
          <w:sz w:val="24"/>
          <w:szCs w:val="24"/>
        </w:rPr>
        <w:t xml:space="preserve">根据本课程的教学目标要求和课程特点以及有关学情，选择适合于本课程的最优化教学法。综合考虑教学效果和教学可操作性等因素，本课程选用讲授法、示范教学法。 </w:t>
      </w:r>
    </w:p>
    <w:p w14:paraId="42DE9C13">
      <w:pPr>
        <w:widowControl/>
        <w:ind w:firstLine="482"/>
        <w:jc w:val="left"/>
        <w:rPr>
          <w:rFonts w:hint="eastAsia" w:ascii="宋体" w:hAnsi="宋体" w:cs="宋体"/>
          <w:b/>
          <w:kern w:val="0"/>
          <w:sz w:val="24"/>
          <w:szCs w:val="24"/>
        </w:rPr>
      </w:pPr>
      <w:r>
        <w:rPr>
          <w:rFonts w:hint="eastAsia" w:ascii="宋体" w:hAnsi="宋体" w:cs="宋体"/>
          <w:b/>
          <w:kern w:val="0"/>
          <w:sz w:val="24"/>
          <w:szCs w:val="24"/>
        </w:rPr>
        <w:t>2.师资条件要求</w:t>
      </w:r>
    </w:p>
    <w:p w14:paraId="5B8967B6">
      <w:pPr>
        <w:widowControl/>
        <w:ind w:firstLine="480"/>
        <w:jc w:val="left"/>
        <w:rPr>
          <w:rFonts w:hint="eastAsia" w:ascii="宋体" w:hAnsi="宋体" w:cs="宋体"/>
          <w:kern w:val="0"/>
          <w:sz w:val="24"/>
          <w:szCs w:val="24"/>
        </w:rPr>
      </w:pPr>
      <w:r>
        <w:rPr>
          <w:rFonts w:hint="eastAsia" w:ascii="宋体" w:hAnsi="宋体" w:cs="宋体"/>
          <w:kern w:val="0"/>
          <w:sz w:val="24"/>
          <w:szCs w:val="24"/>
        </w:rPr>
        <w:t>教师应具备教师资格证。</w:t>
      </w:r>
    </w:p>
    <w:p w14:paraId="1B415BE1">
      <w:pPr>
        <w:widowControl/>
        <w:ind w:firstLine="480"/>
        <w:jc w:val="left"/>
        <w:rPr>
          <w:rFonts w:hint="eastAsia" w:ascii="宋体" w:hAnsi="宋体" w:cs="宋体"/>
          <w:kern w:val="0"/>
          <w:sz w:val="24"/>
          <w:szCs w:val="24"/>
        </w:rPr>
      </w:pPr>
      <w:r>
        <w:rPr>
          <w:rFonts w:hint="eastAsia" w:ascii="宋体" w:hAnsi="宋体" w:cs="宋体"/>
          <w:kern w:val="0"/>
          <w:sz w:val="24"/>
          <w:szCs w:val="24"/>
        </w:rPr>
        <w:t>本科或以上相关美术专业的学历。</w:t>
      </w:r>
    </w:p>
    <w:p w14:paraId="18C6B95E">
      <w:pPr>
        <w:widowControl/>
        <w:ind w:firstLine="482"/>
        <w:jc w:val="left"/>
        <w:rPr>
          <w:rFonts w:hint="eastAsia" w:ascii="宋体" w:hAnsi="宋体" w:cs="宋体"/>
          <w:b/>
          <w:kern w:val="0"/>
          <w:sz w:val="24"/>
          <w:szCs w:val="24"/>
        </w:rPr>
      </w:pPr>
      <w:r>
        <w:rPr>
          <w:rFonts w:hint="eastAsia" w:ascii="宋体" w:hAnsi="宋体" w:cs="宋体"/>
          <w:b/>
          <w:kern w:val="0"/>
          <w:sz w:val="24"/>
          <w:szCs w:val="24"/>
        </w:rPr>
        <w:t>3.教学条件基本要求</w:t>
      </w:r>
    </w:p>
    <w:p w14:paraId="543D4C3B">
      <w:pPr>
        <w:widowControl/>
        <w:ind w:firstLine="480"/>
        <w:jc w:val="left"/>
        <w:rPr>
          <w:rFonts w:hint="eastAsia" w:ascii="宋体" w:hAnsi="宋体" w:cs="宋体"/>
          <w:kern w:val="0"/>
          <w:sz w:val="24"/>
          <w:szCs w:val="24"/>
        </w:rPr>
      </w:pPr>
      <w:r>
        <w:rPr>
          <w:rFonts w:hint="eastAsia" w:ascii="宋体" w:hAnsi="宋体" w:cs="宋体"/>
          <w:kern w:val="0"/>
          <w:sz w:val="24"/>
          <w:szCs w:val="24"/>
        </w:rPr>
        <w:t>主要包括：画室主要配套教学仪器设备与多媒体，教具包括画架，石膏体，静物等。</w:t>
      </w:r>
    </w:p>
    <w:p w14:paraId="2B0DBDE7">
      <w:pPr>
        <w:widowControl/>
        <w:ind w:firstLine="482"/>
        <w:jc w:val="left"/>
        <w:rPr>
          <w:rFonts w:hint="eastAsia" w:ascii="宋体" w:hAnsi="宋体" w:cs="宋体"/>
          <w:b/>
          <w:kern w:val="0"/>
          <w:sz w:val="24"/>
          <w:szCs w:val="24"/>
        </w:rPr>
      </w:pPr>
      <w:r>
        <w:rPr>
          <w:rFonts w:hint="eastAsia" w:ascii="宋体" w:hAnsi="宋体" w:cs="宋体"/>
          <w:b/>
          <w:kern w:val="0"/>
          <w:sz w:val="24"/>
          <w:szCs w:val="24"/>
        </w:rPr>
        <w:t>4.教学资源基本要求</w:t>
      </w:r>
    </w:p>
    <w:p w14:paraId="020012A4">
      <w:pPr>
        <w:widowControl/>
        <w:ind w:firstLine="480"/>
        <w:jc w:val="left"/>
        <w:rPr>
          <w:rFonts w:hint="eastAsia" w:ascii="宋体" w:hAnsi="宋体" w:cs="宋体"/>
          <w:kern w:val="0"/>
          <w:sz w:val="24"/>
          <w:szCs w:val="24"/>
        </w:rPr>
      </w:pPr>
      <w:r>
        <w:rPr>
          <w:rFonts w:hint="eastAsia" w:ascii="宋体" w:hAnsi="宋体" w:cs="宋体"/>
          <w:kern w:val="0"/>
          <w:sz w:val="24"/>
          <w:szCs w:val="24"/>
        </w:rPr>
        <w:t>［1］教材：《起跑线美术基础教学丛书：结构素描》胡丹编著  人民美术出版社</w:t>
      </w:r>
    </w:p>
    <w:p w14:paraId="5C960816">
      <w:pPr>
        <w:widowControl/>
        <w:ind w:firstLine="480"/>
        <w:jc w:val="left"/>
        <w:rPr>
          <w:rFonts w:hint="eastAsia" w:ascii="黑体" w:hAnsi="黑体" w:eastAsia="黑体" w:cs="仿宋_GB2312"/>
          <w:b/>
          <w:kern w:val="2"/>
          <w:position w:val="6"/>
          <w:sz w:val="24"/>
          <w:szCs w:val="24"/>
          <w:lang w:eastAsia="zh-CN"/>
        </w:rPr>
      </w:pPr>
      <w:r>
        <w:rPr>
          <w:rFonts w:hint="eastAsia" w:ascii="宋体" w:hAnsi="宋体" w:cs="宋体"/>
          <w:kern w:val="0"/>
          <w:sz w:val="24"/>
          <w:szCs w:val="24"/>
        </w:rPr>
        <w:t>［2］《无中生有当代色彩基础教学》黄勇编著，上海人民美术出版社</w:t>
      </w:r>
    </w:p>
    <w:p w14:paraId="6E867B8C">
      <w:pPr>
        <w:pStyle w:val="5"/>
        <w:spacing w:line="360" w:lineRule="auto"/>
        <w:rPr>
          <w:rFonts w:ascii="黑体" w:hAnsi="黑体" w:eastAsia="黑体" w:cs="仿宋_GB2312"/>
          <w:b/>
          <w:kern w:val="2"/>
          <w:position w:val="6"/>
          <w:sz w:val="28"/>
          <w:szCs w:val="28"/>
        </w:rPr>
      </w:pPr>
      <w:r>
        <w:rPr>
          <w:rFonts w:hint="eastAsia" w:ascii="黑体" w:hAnsi="黑体" w:eastAsia="黑体" w:cs="仿宋_GB2312"/>
          <w:b/>
          <w:kern w:val="2"/>
          <w:position w:val="6"/>
          <w:sz w:val="28"/>
          <w:szCs w:val="28"/>
          <w:lang w:eastAsia="zh-CN"/>
        </w:rPr>
        <w:t>九</w:t>
      </w:r>
      <w:r>
        <w:rPr>
          <w:rFonts w:hint="eastAsia" w:ascii="黑体" w:hAnsi="黑体" w:eastAsia="黑体" w:cs="仿宋_GB2312"/>
          <w:b/>
          <w:kern w:val="2"/>
          <w:position w:val="6"/>
          <w:sz w:val="28"/>
          <w:szCs w:val="28"/>
        </w:rPr>
        <w:t>、教学评价、考核要求</w:t>
      </w:r>
    </w:p>
    <w:p w14:paraId="6C2EBC1A">
      <w:pPr>
        <w:widowControl/>
        <w:ind w:firstLine="480"/>
        <w:jc w:val="left"/>
        <w:rPr>
          <w:rFonts w:hint="eastAsia" w:ascii="宋体" w:hAnsi="宋体" w:cs="宋体"/>
          <w:kern w:val="0"/>
          <w:sz w:val="24"/>
          <w:szCs w:val="24"/>
        </w:rPr>
      </w:pPr>
      <w:r>
        <w:rPr>
          <w:rFonts w:hint="eastAsia" w:ascii="宋体" w:hAnsi="宋体" w:cs="宋体"/>
          <w:kern w:val="0"/>
          <w:sz w:val="24"/>
          <w:szCs w:val="24"/>
        </w:rPr>
        <w:t>学生出勤率20% +平时作业40%+期末考试40%。</w:t>
      </w:r>
    </w:p>
    <w:p w14:paraId="0FF9297F">
      <w:pPr>
        <w:pStyle w:val="5"/>
        <w:spacing w:line="360" w:lineRule="auto"/>
        <w:rPr>
          <w:rFonts w:ascii="黑体" w:hAnsi="黑体" w:eastAsia="黑体" w:cs="仿宋_GB2312"/>
          <w:b/>
          <w:kern w:val="2"/>
          <w:position w:val="6"/>
          <w:sz w:val="28"/>
          <w:szCs w:val="28"/>
        </w:rPr>
      </w:pPr>
      <w:r>
        <w:rPr>
          <w:rFonts w:hint="eastAsia" w:ascii="黑体" w:hAnsi="黑体" w:eastAsia="黑体" w:cs="仿宋_GB2312"/>
          <w:b/>
          <w:kern w:val="2"/>
          <w:position w:val="6"/>
          <w:sz w:val="28"/>
          <w:szCs w:val="28"/>
          <w:lang w:eastAsia="zh-CN"/>
        </w:rPr>
        <w:t>十</w:t>
      </w:r>
      <w:r>
        <w:rPr>
          <w:rFonts w:hint="eastAsia" w:ascii="黑体" w:hAnsi="黑体" w:eastAsia="黑体" w:cs="仿宋_GB2312"/>
          <w:b/>
          <w:kern w:val="2"/>
          <w:position w:val="6"/>
          <w:sz w:val="28"/>
          <w:szCs w:val="28"/>
        </w:rPr>
        <w:t>、编制依据</w:t>
      </w:r>
    </w:p>
    <w:p w14:paraId="3CFF83CC">
      <w:pPr>
        <w:widowControl/>
        <w:ind w:firstLine="480"/>
        <w:jc w:val="left"/>
        <w:rPr>
          <w:rFonts w:hint="eastAsia" w:ascii="宋体" w:hAnsi="宋体" w:cs="宋体"/>
          <w:kern w:val="0"/>
          <w:sz w:val="24"/>
          <w:szCs w:val="24"/>
        </w:rPr>
      </w:pPr>
      <w:r>
        <w:rPr>
          <w:rFonts w:hint="eastAsia" w:ascii="宋体" w:hAnsi="宋体" w:cs="宋体"/>
          <w:kern w:val="0"/>
          <w:sz w:val="24"/>
          <w:szCs w:val="24"/>
        </w:rPr>
        <w:t>该课程标准是以依据</w:t>
      </w:r>
      <w:r>
        <w:rPr>
          <w:rFonts w:hint="eastAsia" w:ascii="宋体" w:hAnsi="宋体" w:cs="宋体"/>
          <w:kern w:val="0"/>
          <w:sz w:val="24"/>
          <w:szCs w:val="24"/>
          <w:lang w:eastAsia="zh-CN"/>
        </w:rPr>
        <w:t>服装陈列与展示设计（时尚服装传播方向）</w:t>
      </w:r>
      <w:r>
        <w:rPr>
          <w:rFonts w:hint="eastAsia" w:ascii="宋体" w:hAnsi="宋体" w:cs="宋体"/>
          <w:kern w:val="0"/>
          <w:sz w:val="24"/>
          <w:szCs w:val="24"/>
        </w:rPr>
        <w:t>专业调研报告和人才培养方案而编制的。</w:t>
      </w:r>
    </w:p>
    <w:p w14:paraId="5CD9DA84"/>
    <w:p w14:paraId="76BCC5E6"/>
    <w:p w14:paraId="2526DBE0"/>
    <w:p w14:paraId="6F914548"/>
    <w:p w14:paraId="01FB97D7"/>
    <w:p w14:paraId="77E0226A"/>
    <w:p w14:paraId="0A4490DE"/>
    <w:p w14:paraId="5ABAAE25"/>
    <w:p w14:paraId="6E24B098">
      <w:pPr>
        <w:ind w:firstLine="1325" w:firstLineChars="300"/>
        <w:jc w:val="both"/>
        <w:rPr>
          <w:rFonts w:ascii="黑体" w:hAnsi="黑体" w:eastAsia="黑体"/>
        </w:rPr>
      </w:pPr>
      <w:r>
        <w:rPr>
          <w:rFonts w:hint="eastAsia"/>
          <w:b/>
          <w:bCs/>
          <w:sz w:val="44"/>
        </w:rPr>
        <w:t>《</w:t>
      </w:r>
      <w:r>
        <w:rPr>
          <w:rFonts w:hint="eastAsia"/>
          <w:b/>
          <w:sz w:val="44"/>
          <w:lang w:eastAsia="zh-CN"/>
        </w:rPr>
        <w:t>服装效果图表现</w:t>
      </w:r>
      <w:r>
        <w:rPr>
          <w:rFonts w:hint="eastAsia"/>
          <w:b/>
          <w:bCs/>
          <w:sz w:val="44"/>
        </w:rPr>
        <w:t>》课程标准</w:t>
      </w:r>
    </w:p>
    <w:p w14:paraId="6C59AF3A">
      <w:pPr>
        <w:ind w:firstLine="0" w:firstLineChars="0"/>
        <w:jc w:val="left"/>
        <w:rPr>
          <w:rFonts w:hint="eastAsia" w:ascii="黑体" w:hAnsi="黑体" w:eastAsia="黑体"/>
          <w:sz w:val="24"/>
          <w:szCs w:val="24"/>
        </w:rPr>
      </w:pPr>
      <w:r>
        <w:rPr>
          <w:rFonts w:hint="eastAsia" w:ascii="黑体" w:hAnsi="黑体" w:eastAsia="黑体"/>
          <w:sz w:val="24"/>
          <w:szCs w:val="24"/>
        </w:rPr>
        <w:t>课程代码：</w:t>
      </w:r>
    </w:p>
    <w:p w14:paraId="3EDD5C74">
      <w:pPr>
        <w:ind w:firstLine="0" w:firstLineChars="0"/>
        <w:jc w:val="left"/>
        <w:rPr>
          <w:rFonts w:hint="eastAsia" w:ascii="黑体" w:hAnsi="黑体" w:eastAsia="黑体"/>
          <w:sz w:val="24"/>
          <w:szCs w:val="24"/>
        </w:rPr>
      </w:pPr>
      <w:r>
        <w:rPr>
          <w:rFonts w:hint="eastAsia" w:ascii="黑体" w:hAnsi="黑体" w:eastAsia="黑体"/>
          <w:sz w:val="24"/>
          <w:szCs w:val="24"/>
        </w:rPr>
        <w:t>课程承担单位（部门）：</w:t>
      </w:r>
      <w:r>
        <w:rPr>
          <w:rFonts w:hint="eastAsia" w:ascii="黑体" w:hAnsi="黑体" w:eastAsia="黑体"/>
          <w:sz w:val="24"/>
          <w:szCs w:val="24"/>
          <w:lang w:eastAsia="zh-CN"/>
        </w:rPr>
        <w:t>服装教学部</w:t>
      </w:r>
      <w:r>
        <w:rPr>
          <w:rFonts w:hint="eastAsia" w:ascii="黑体" w:hAnsi="黑体" w:eastAsia="黑体"/>
          <w:sz w:val="24"/>
          <w:szCs w:val="24"/>
        </w:rPr>
        <w:t xml:space="preserve">                               </w:t>
      </w:r>
    </w:p>
    <w:p w14:paraId="4DB37F84">
      <w:pPr>
        <w:ind w:firstLine="0" w:firstLineChars="0"/>
        <w:jc w:val="left"/>
        <w:rPr>
          <w:rFonts w:hint="eastAsia" w:ascii="黑体" w:hAnsi="黑体" w:eastAsia="黑体"/>
          <w:sz w:val="24"/>
          <w:szCs w:val="24"/>
        </w:rPr>
      </w:pPr>
      <w:r>
        <w:rPr>
          <w:rFonts w:hint="eastAsia" w:ascii="黑体" w:hAnsi="黑体" w:eastAsia="黑体"/>
          <w:sz w:val="24"/>
          <w:szCs w:val="24"/>
        </w:rPr>
        <w:t>制定人：</w:t>
      </w:r>
      <w:r>
        <w:rPr>
          <w:rFonts w:hint="eastAsia" w:ascii="黑体" w:hAnsi="黑体" w:eastAsia="黑体"/>
          <w:sz w:val="24"/>
          <w:szCs w:val="24"/>
          <w:lang w:eastAsia="zh-CN"/>
        </w:rPr>
        <w:t>徐婕妤</w:t>
      </w:r>
      <w:r>
        <w:rPr>
          <w:rFonts w:hint="eastAsia" w:ascii="黑体" w:hAnsi="黑体" w:eastAsia="黑体"/>
          <w:sz w:val="24"/>
          <w:szCs w:val="24"/>
        </w:rPr>
        <w:t xml:space="preserve">               制定日期：20</w:t>
      </w:r>
      <w:r>
        <w:rPr>
          <w:rFonts w:hint="eastAsia" w:ascii="黑体" w:hAnsi="黑体" w:eastAsia="黑体"/>
          <w:sz w:val="24"/>
          <w:szCs w:val="24"/>
          <w:lang w:val="en-US" w:eastAsia="zh-CN"/>
        </w:rPr>
        <w:t>21</w:t>
      </w:r>
      <w:r>
        <w:rPr>
          <w:rFonts w:hint="eastAsia" w:ascii="黑体" w:hAnsi="黑体" w:eastAsia="黑体"/>
          <w:sz w:val="24"/>
          <w:szCs w:val="24"/>
        </w:rPr>
        <w:t>年</w:t>
      </w:r>
      <w:r>
        <w:rPr>
          <w:rFonts w:hint="eastAsia" w:ascii="黑体" w:hAnsi="黑体" w:eastAsia="黑体"/>
          <w:sz w:val="24"/>
          <w:szCs w:val="24"/>
          <w:lang w:val="en-US" w:eastAsia="zh-CN"/>
        </w:rPr>
        <w:t>12</w:t>
      </w:r>
      <w:r>
        <w:rPr>
          <w:rFonts w:hint="eastAsia" w:ascii="黑体" w:hAnsi="黑体" w:eastAsia="黑体"/>
          <w:sz w:val="24"/>
          <w:szCs w:val="24"/>
        </w:rPr>
        <w:t>月</w:t>
      </w:r>
    </w:p>
    <w:p w14:paraId="4036833C">
      <w:pPr>
        <w:ind w:firstLine="0" w:firstLineChars="0"/>
        <w:jc w:val="left"/>
        <w:rPr>
          <w:rFonts w:hint="eastAsia" w:ascii="黑体" w:hAnsi="黑体" w:eastAsia="黑体"/>
          <w:sz w:val="24"/>
          <w:szCs w:val="24"/>
        </w:rPr>
      </w:pPr>
      <w:r>
        <w:rPr>
          <w:rFonts w:hint="eastAsia" w:ascii="黑体" w:hAnsi="黑体" w:eastAsia="黑体"/>
          <w:sz w:val="24"/>
          <w:szCs w:val="24"/>
        </w:rPr>
        <w:t>审核人：                     审核日期：</w:t>
      </w:r>
    </w:p>
    <w:p w14:paraId="6612845F">
      <w:pPr>
        <w:ind w:firstLine="0" w:firstLineChars="0"/>
        <w:jc w:val="left"/>
        <w:rPr>
          <w:rFonts w:hint="eastAsia"/>
          <w:b/>
          <w:bCs/>
          <w:sz w:val="24"/>
          <w:szCs w:val="24"/>
        </w:rPr>
      </w:pPr>
      <w:r>
        <w:rPr>
          <w:rFonts w:hint="eastAsia" w:ascii="黑体" w:hAnsi="黑体" w:eastAsia="黑体"/>
          <w:sz w:val="24"/>
          <w:szCs w:val="24"/>
        </w:rPr>
        <w:t>批准人：                     批准日期</w:t>
      </w:r>
    </w:p>
    <w:p w14:paraId="3BEC20F9">
      <w:pPr>
        <w:pStyle w:val="2"/>
        <w:spacing w:before="156" w:after="156"/>
        <w:ind w:firstLine="489" w:firstLineChars="174"/>
      </w:pPr>
      <w:r>
        <w:t>一、适用对象</w:t>
      </w:r>
    </w:p>
    <w:p w14:paraId="3F366A1C">
      <w:pPr>
        <w:ind w:firstLine="480" w:firstLineChars="200"/>
        <w:jc w:val="left"/>
        <w:rPr>
          <w:rFonts w:hint="eastAsia"/>
          <w:lang w:eastAsia="zh-CN"/>
        </w:rPr>
      </w:pPr>
      <w:r>
        <w:rPr>
          <w:rFonts w:hint="eastAsia" w:ascii="黑体" w:hAnsi="黑体" w:eastAsia="黑体"/>
          <w:sz w:val="24"/>
          <w:szCs w:val="24"/>
        </w:rPr>
        <w:t xml:space="preserve">中等职业学校 </w:t>
      </w:r>
      <w:r>
        <w:rPr>
          <w:rFonts w:hint="eastAsia" w:ascii="黑体" w:hAnsi="黑体" w:eastAsia="黑体"/>
          <w:sz w:val="24"/>
          <w:szCs w:val="24"/>
          <w:lang w:eastAsia="zh-CN"/>
        </w:rPr>
        <w:t>服装陈列与展示设计专业（时尚服装传播方向）</w:t>
      </w:r>
      <w:r>
        <w:rPr>
          <w:rFonts w:hint="eastAsia" w:ascii="黑体" w:hAnsi="黑体" w:eastAsia="黑体"/>
          <w:sz w:val="24"/>
          <w:szCs w:val="24"/>
        </w:rPr>
        <w:t>的学生</w:t>
      </w:r>
    </w:p>
    <w:p w14:paraId="6BE98027">
      <w:pPr>
        <w:pStyle w:val="2"/>
        <w:numPr>
          <w:ilvl w:val="0"/>
          <w:numId w:val="0"/>
        </w:numPr>
        <w:spacing w:before="156" w:after="156"/>
        <w:ind w:firstLine="562" w:firstLineChars="200"/>
        <w:rPr>
          <w:rFonts w:hint="eastAsia"/>
        </w:rPr>
      </w:pPr>
      <w:r>
        <w:rPr>
          <w:rFonts w:hint="eastAsia"/>
          <w:lang w:eastAsia="zh-CN"/>
        </w:rPr>
        <w:t>二、</w:t>
      </w:r>
      <w:r>
        <w:rPr>
          <w:rFonts w:hint="eastAsia"/>
        </w:rPr>
        <w:t>适用专业</w:t>
      </w:r>
    </w:p>
    <w:p w14:paraId="2D679100">
      <w:pPr>
        <w:ind w:firstLine="480" w:firstLineChars="200"/>
        <w:jc w:val="left"/>
        <w:rPr>
          <w:rFonts w:hint="eastAsia" w:ascii="黑体" w:hAnsi="黑体" w:eastAsia="黑体" w:cs="Times New Roman"/>
          <w:sz w:val="24"/>
          <w:szCs w:val="24"/>
        </w:rPr>
      </w:pPr>
      <w:r>
        <w:rPr>
          <w:rFonts w:hint="eastAsia" w:ascii="黑体" w:hAnsi="黑体" w:eastAsia="黑体" w:cs="Times New Roman"/>
          <w:sz w:val="24"/>
          <w:szCs w:val="24"/>
          <w:lang w:eastAsia="zh-CN"/>
        </w:rPr>
        <w:t>服装陈列与展示设计专业（服装时尚传播方向）</w:t>
      </w:r>
    </w:p>
    <w:p w14:paraId="3E80BC0E">
      <w:pPr>
        <w:ind w:firstLine="0" w:firstLineChars="0"/>
        <w:jc w:val="left"/>
        <w:rPr>
          <w:rFonts w:ascii="黑体" w:hAnsi="黑体" w:eastAsia="黑体"/>
        </w:rPr>
      </w:pPr>
    </w:p>
    <w:p w14:paraId="1D1D70E5">
      <w:pPr>
        <w:pStyle w:val="2"/>
        <w:numPr>
          <w:ilvl w:val="0"/>
          <w:numId w:val="0"/>
        </w:numPr>
        <w:spacing w:before="156" w:after="156"/>
        <w:ind w:firstLine="562" w:firstLineChars="200"/>
      </w:pPr>
      <w:r>
        <w:rPr>
          <w:rFonts w:hint="eastAsia"/>
          <w:lang w:eastAsia="zh-CN"/>
        </w:rPr>
        <w:t>三</w:t>
      </w:r>
      <w:r>
        <w:rPr>
          <w:rFonts w:hint="eastAsia"/>
        </w:rPr>
        <w:t>、课程性质</w:t>
      </w:r>
      <w:r>
        <w:rPr>
          <w:rFonts w:hint="eastAsia"/>
          <w:lang w:eastAsia="zh-CN"/>
        </w:rPr>
        <w:t>、地位、作用</w:t>
      </w:r>
    </w:p>
    <w:p w14:paraId="134C8778">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本课程是</w:t>
      </w:r>
      <w:r>
        <w:rPr>
          <w:rFonts w:hint="eastAsia" w:ascii="宋体" w:hAnsi="宋体" w:cs="仿宋_GB2312"/>
          <w:kern w:val="2"/>
          <w:position w:val="6"/>
          <w:sz w:val="24"/>
          <w:szCs w:val="24"/>
          <w:u w:val="none"/>
          <w:lang w:val="en-US" w:eastAsia="zh-CN" w:bidi="ar-SA"/>
        </w:rPr>
        <w:t>服装陈列与展示设计专业（时尚服装传播方向）</w:t>
      </w:r>
      <w:r>
        <w:rPr>
          <w:rFonts w:hint="eastAsia" w:ascii="宋体" w:hAnsi="宋体" w:eastAsia="宋体" w:cs="仿宋_GB2312"/>
          <w:kern w:val="2"/>
          <w:position w:val="6"/>
          <w:sz w:val="24"/>
          <w:szCs w:val="24"/>
          <w:u w:val="none"/>
          <w:lang w:val="en-US" w:eastAsia="zh-CN" w:bidi="ar-SA"/>
        </w:rPr>
        <w:t>专业核心课程。</w:t>
      </w:r>
    </w:p>
    <w:p w14:paraId="5341673D">
      <w:pPr>
        <w:pStyle w:val="8"/>
        <w:spacing w:line="420" w:lineRule="exact"/>
        <w:ind w:left="0" w:leftChars="0" w:right="-94" w:rightChars="-45" w:firstLine="480" w:firstLineChars="200"/>
        <w:rPr>
          <w:rFonts w:hint="eastAsia" w:ascii="宋体" w:hAnsi="宋体" w:cs="仿宋_GB2312"/>
          <w:position w:val="6"/>
          <w:sz w:val="24"/>
          <w:szCs w:val="24"/>
          <w:u w:val="none"/>
        </w:rPr>
      </w:pPr>
      <w:r>
        <w:rPr>
          <w:rFonts w:hint="eastAsia" w:ascii="宋体" w:hAnsi="宋体" w:eastAsia="宋体" w:cs="仿宋_GB2312"/>
          <w:kern w:val="2"/>
          <w:position w:val="6"/>
          <w:sz w:val="24"/>
          <w:szCs w:val="24"/>
          <w:u w:val="none"/>
          <w:lang w:val="en-US" w:eastAsia="zh-CN" w:bidi="ar-SA"/>
        </w:rPr>
        <w:t>本课程是依据</w:t>
      </w:r>
      <w:r>
        <w:rPr>
          <w:rFonts w:hint="eastAsia" w:ascii="宋体" w:hAnsi="宋体" w:cs="仿宋_GB2312"/>
          <w:kern w:val="2"/>
          <w:position w:val="6"/>
          <w:sz w:val="24"/>
          <w:szCs w:val="24"/>
          <w:u w:val="none"/>
          <w:lang w:val="en-US" w:eastAsia="zh-CN" w:bidi="ar-SA"/>
        </w:rPr>
        <w:t>服装陈列与展示设计专业（时尚服装传播方向）</w:t>
      </w:r>
      <w:r>
        <w:rPr>
          <w:rFonts w:hint="eastAsia" w:ascii="宋体" w:hAnsi="宋体" w:eastAsia="宋体" w:cs="仿宋_GB2312"/>
          <w:kern w:val="2"/>
          <w:position w:val="6"/>
          <w:sz w:val="24"/>
          <w:szCs w:val="24"/>
          <w:u w:val="none"/>
          <w:lang w:val="en-US" w:eastAsia="zh-CN" w:bidi="ar-SA"/>
        </w:rPr>
        <w:t>专业人才培养目标和相关职业岗位（群）的能力要求而设置的，对本专业所面向的 陈列展览设计人员、色彩搭配师、营销员、服装媒体运营等所</w:t>
      </w:r>
      <w:r>
        <w:rPr>
          <w:rFonts w:hint="eastAsia" w:ascii="宋体" w:hAnsi="宋体" w:cs="仿宋_GB2312"/>
          <w:position w:val="6"/>
          <w:sz w:val="24"/>
          <w:szCs w:val="24"/>
          <w:u w:val="none"/>
        </w:rPr>
        <w:t>需要的知识、技能和素质目标的达成起支撑作用。在所有课程中起到前提、主导的作用。在课程设置上，前导课程有《平面构成》、《色彩构成》、《立体构成》等。时装画的表现能力直接影响学生及设计师表现自己设计的能力，同时体现其绘画的功底。</w:t>
      </w:r>
    </w:p>
    <w:p w14:paraId="649D05D5">
      <w:pPr>
        <w:pStyle w:val="2"/>
        <w:numPr>
          <w:ilvl w:val="0"/>
          <w:numId w:val="0"/>
        </w:numPr>
        <w:spacing w:before="156" w:after="156"/>
        <w:ind w:firstLine="562" w:firstLineChars="200"/>
        <w:rPr>
          <w:rFonts w:hint="eastAsia"/>
          <w:lang w:eastAsia="zh-CN"/>
        </w:rPr>
      </w:pPr>
      <w:r>
        <w:rPr>
          <w:rFonts w:hint="eastAsia"/>
          <w:lang w:eastAsia="zh-CN"/>
        </w:rPr>
        <w:t>四、课程的教学目标</w:t>
      </w:r>
    </w:p>
    <w:p w14:paraId="162641B9">
      <w:pPr>
        <w:ind w:firstLine="480"/>
        <w:rPr>
          <w:rFonts w:hint="eastAsia" w:ascii="宋体" w:hAnsi="宋体" w:eastAsia="宋体" w:cs="宋体"/>
          <w:kern w:val="2"/>
          <w:position w:val="6"/>
          <w:sz w:val="24"/>
          <w:szCs w:val="24"/>
          <w:u w:val="none"/>
          <w:lang w:val="en-US" w:eastAsia="zh-CN" w:bidi="ar-SA"/>
        </w:rPr>
      </w:pPr>
      <w:r>
        <w:rPr>
          <w:rFonts w:hint="eastAsia" w:ascii="宋体" w:hAnsi="宋体" w:eastAsia="宋体" w:cs="宋体"/>
          <w:kern w:val="2"/>
          <w:position w:val="6"/>
          <w:sz w:val="24"/>
          <w:szCs w:val="24"/>
          <w:u w:val="none"/>
          <w:lang w:val="en-US" w:eastAsia="zh-CN" w:bidi="ar-SA"/>
        </w:rPr>
        <w:t>总体目标：</w:t>
      </w:r>
    </w:p>
    <w:p w14:paraId="5AE4189C">
      <w:pPr>
        <w:ind w:firstLine="480"/>
        <w:rPr>
          <w:rFonts w:hint="eastAsia" w:ascii="宋体" w:hAnsi="宋体" w:eastAsia="宋体" w:cs="宋体"/>
          <w:kern w:val="2"/>
          <w:position w:val="6"/>
          <w:sz w:val="24"/>
          <w:szCs w:val="24"/>
          <w:u w:val="none"/>
          <w:lang w:val="en-US" w:eastAsia="zh-CN" w:bidi="ar-SA"/>
        </w:rPr>
      </w:pPr>
      <w:r>
        <w:rPr>
          <w:rFonts w:hint="eastAsia" w:ascii="宋体" w:hAnsi="宋体" w:eastAsia="宋体" w:cs="宋体"/>
          <w:kern w:val="2"/>
          <w:position w:val="6"/>
          <w:sz w:val="24"/>
          <w:szCs w:val="24"/>
          <w:u w:val="none"/>
          <w:lang w:val="en-US" w:eastAsia="zh-CN" w:bidi="ar-SA"/>
        </w:rPr>
        <w:t>学习《时装画》的目标是让学生在服装效果图的表现方法上有步骤、有自我风格的熟练的表现。让效果图真正达到作用，有审美性、艺术性、功能性为一体的服装专业特色的目标。通过本课程学习，使学生能够具备良好的手绘服装效果图的能力，能够掌握手绘时尚服装设计创作中的素材收集、市场调研和整理等手段，从而达到在手绘设计的创意思路与效果图、制图的完美结合表现技巧的能力。</w:t>
      </w:r>
    </w:p>
    <w:p w14:paraId="4BFA9040">
      <w:pPr>
        <w:spacing w:line="400" w:lineRule="atLeast"/>
        <w:ind w:left="480" w:firstLine="0" w:firstLineChars="0"/>
        <w:rPr>
          <w:rFonts w:hint="eastAsia" w:ascii="宋体" w:hAnsi="宋体" w:eastAsia="宋体" w:cs="宋体"/>
          <w:b/>
          <w:bCs/>
          <w:sz w:val="24"/>
          <w:szCs w:val="24"/>
        </w:rPr>
      </w:pPr>
      <w:r>
        <w:rPr>
          <w:rFonts w:hint="eastAsia" w:ascii="宋体" w:hAnsi="宋体" w:eastAsia="宋体" w:cs="宋体"/>
          <w:b/>
          <w:bCs/>
          <w:sz w:val="24"/>
          <w:szCs w:val="24"/>
        </w:rPr>
        <w:t>第一部分    人体绘画</w:t>
      </w:r>
    </w:p>
    <w:p w14:paraId="0E07AADB">
      <w:pPr>
        <w:spacing w:line="400" w:lineRule="atLeast"/>
        <w:ind w:firstLine="480"/>
        <w:rPr>
          <w:rFonts w:hint="eastAsia" w:ascii="宋体" w:hAnsi="宋体" w:eastAsia="宋体" w:cs="宋体"/>
          <w:sz w:val="24"/>
          <w:szCs w:val="24"/>
        </w:rPr>
      </w:pPr>
      <w:r>
        <w:rPr>
          <w:rFonts w:hint="eastAsia" w:ascii="宋体" w:hAnsi="宋体" w:eastAsia="宋体" w:cs="宋体"/>
          <w:sz w:val="24"/>
          <w:szCs w:val="24"/>
        </w:rPr>
        <w:t>（一）人体在画面上的尺度</w:t>
      </w:r>
    </w:p>
    <w:p w14:paraId="749839A8">
      <w:pPr>
        <w:spacing w:line="400" w:lineRule="atLeast"/>
        <w:ind w:firstLine="480"/>
        <w:rPr>
          <w:rFonts w:hint="eastAsia" w:ascii="宋体" w:hAnsi="宋体" w:eastAsia="宋体" w:cs="宋体"/>
          <w:sz w:val="24"/>
          <w:szCs w:val="24"/>
        </w:rPr>
      </w:pPr>
      <w:r>
        <w:rPr>
          <w:rFonts w:hint="eastAsia" w:ascii="宋体" w:hAnsi="宋体" w:eastAsia="宋体" w:cs="宋体"/>
          <w:sz w:val="24"/>
          <w:szCs w:val="24"/>
        </w:rPr>
        <w:t>（二）以重心平衡来取动态</w:t>
      </w:r>
    </w:p>
    <w:p w14:paraId="7BD99094">
      <w:pPr>
        <w:spacing w:line="400" w:lineRule="atLeast"/>
        <w:ind w:firstLine="480"/>
        <w:rPr>
          <w:rFonts w:hint="eastAsia" w:ascii="宋体" w:hAnsi="宋体" w:eastAsia="宋体" w:cs="宋体"/>
          <w:sz w:val="24"/>
          <w:szCs w:val="24"/>
        </w:rPr>
      </w:pPr>
      <w:r>
        <w:rPr>
          <w:rFonts w:hint="eastAsia" w:ascii="宋体" w:hAnsi="宋体" w:eastAsia="宋体" w:cs="宋体"/>
          <w:sz w:val="24"/>
          <w:szCs w:val="24"/>
        </w:rPr>
        <w:t>（三）骨盆突出的姿势</w:t>
      </w:r>
    </w:p>
    <w:p w14:paraId="60DCEF32">
      <w:pPr>
        <w:spacing w:line="400" w:lineRule="atLeast"/>
        <w:ind w:firstLine="480"/>
        <w:rPr>
          <w:rFonts w:hint="eastAsia" w:ascii="宋体" w:hAnsi="宋体" w:eastAsia="宋体" w:cs="宋体"/>
          <w:sz w:val="24"/>
          <w:szCs w:val="24"/>
        </w:rPr>
      </w:pPr>
      <w:r>
        <w:rPr>
          <w:rFonts w:hint="eastAsia" w:ascii="宋体" w:hAnsi="宋体" w:eastAsia="宋体" w:cs="宋体"/>
          <w:sz w:val="24"/>
          <w:szCs w:val="24"/>
        </w:rPr>
        <w:t>（四）男性/女性人体的比较</w:t>
      </w:r>
    </w:p>
    <w:p w14:paraId="5958FE29">
      <w:pPr>
        <w:spacing w:line="400" w:lineRule="atLeast"/>
        <w:ind w:firstLine="480"/>
        <w:rPr>
          <w:rFonts w:hint="eastAsia" w:ascii="宋体" w:hAnsi="宋体" w:eastAsia="宋体" w:cs="宋体"/>
          <w:sz w:val="24"/>
          <w:szCs w:val="24"/>
        </w:rPr>
      </w:pPr>
      <w:r>
        <w:rPr>
          <w:rFonts w:hint="eastAsia" w:ascii="宋体" w:hAnsi="宋体" w:eastAsia="宋体" w:cs="宋体"/>
          <w:sz w:val="24"/>
          <w:szCs w:val="24"/>
        </w:rPr>
        <w:t>（五）静态姿势、动态姿势的比较</w:t>
      </w:r>
    </w:p>
    <w:p w14:paraId="7D4F1265">
      <w:pPr>
        <w:spacing w:line="400" w:lineRule="atLeast"/>
        <w:ind w:firstLine="480"/>
        <w:rPr>
          <w:rFonts w:hint="eastAsia" w:ascii="宋体" w:hAnsi="宋体" w:eastAsia="宋体" w:cs="宋体"/>
          <w:sz w:val="24"/>
          <w:szCs w:val="24"/>
        </w:rPr>
      </w:pPr>
      <w:r>
        <w:rPr>
          <w:rFonts w:hint="eastAsia" w:ascii="宋体" w:hAnsi="宋体" w:eastAsia="宋体" w:cs="宋体"/>
          <w:sz w:val="24"/>
          <w:szCs w:val="24"/>
        </w:rPr>
        <w:t>（六）男人体的结构安排</w:t>
      </w:r>
    </w:p>
    <w:p w14:paraId="5537DA4D">
      <w:pPr>
        <w:spacing w:line="400" w:lineRule="atLeast"/>
        <w:ind w:firstLine="480"/>
        <w:rPr>
          <w:rFonts w:hint="eastAsia" w:ascii="宋体" w:hAnsi="宋体" w:eastAsia="宋体" w:cs="宋体"/>
          <w:sz w:val="24"/>
          <w:szCs w:val="24"/>
        </w:rPr>
      </w:pPr>
      <w:r>
        <w:rPr>
          <w:rFonts w:hint="eastAsia" w:ascii="宋体" w:hAnsi="宋体" w:eastAsia="宋体" w:cs="宋体"/>
          <w:sz w:val="24"/>
          <w:szCs w:val="24"/>
        </w:rPr>
        <w:t>（七）儿童、少年、青少年的比例</w:t>
      </w:r>
    </w:p>
    <w:p w14:paraId="2BAC8FE4">
      <w:pPr>
        <w:spacing w:line="400" w:lineRule="atLeast"/>
        <w:ind w:firstLine="480"/>
        <w:rPr>
          <w:rFonts w:hint="eastAsia" w:ascii="宋体" w:hAnsi="宋体" w:eastAsia="宋体" w:cs="宋体"/>
          <w:sz w:val="24"/>
          <w:szCs w:val="24"/>
        </w:rPr>
      </w:pPr>
      <w:r>
        <w:rPr>
          <w:rFonts w:hint="eastAsia" w:ascii="宋体" w:hAnsi="宋体" w:eastAsia="宋体" w:cs="宋体"/>
          <w:sz w:val="24"/>
          <w:szCs w:val="24"/>
        </w:rPr>
        <w:t>（八）脸部与手、脚、鞋的画法</w:t>
      </w:r>
    </w:p>
    <w:p w14:paraId="183A1D6E">
      <w:pPr>
        <w:spacing w:line="400" w:lineRule="atLeast"/>
        <w:ind w:firstLine="477" w:firstLineChars="198"/>
        <w:rPr>
          <w:rFonts w:hint="eastAsia" w:ascii="宋体" w:hAnsi="宋体" w:eastAsia="宋体" w:cs="宋体"/>
          <w:b/>
          <w:bCs/>
          <w:sz w:val="24"/>
          <w:szCs w:val="24"/>
        </w:rPr>
      </w:pPr>
      <w:r>
        <w:rPr>
          <w:rFonts w:hint="eastAsia" w:ascii="宋体" w:hAnsi="宋体" w:eastAsia="宋体" w:cs="宋体"/>
          <w:b/>
          <w:bCs/>
          <w:sz w:val="24"/>
          <w:szCs w:val="24"/>
        </w:rPr>
        <w:t>第二部分    服装绘画</w:t>
      </w:r>
    </w:p>
    <w:p w14:paraId="45F4AD36">
      <w:pPr>
        <w:numPr>
          <w:ilvl w:val="0"/>
          <w:numId w:val="6"/>
        </w:numPr>
        <w:spacing w:line="400" w:lineRule="atLeast"/>
        <w:ind w:firstLineChars="0"/>
        <w:rPr>
          <w:rFonts w:hint="eastAsia" w:ascii="宋体" w:hAnsi="宋体" w:eastAsia="宋体" w:cs="宋体"/>
          <w:sz w:val="24"/>
          <w:szCs w:val="24"/>
        </w:rPr>
      </w:pPr>
      <w:r>
        <w:rPr>
          <w:rFonts w:hint="eastAsia" w:ascii="宋体" w:hAnsi="宋体" w:eastAsia="宋体" w:cs="宋体"/>
          <w:sz w:val="24"/>
          <w:szCs w:val="24"/>
        </w:rPr>
        <w:t>款式图绘画</w:t>
      </w:r>
    </w:p>
    <w:p w14:paraId="34B13604">
      <w:pPr>
        <w:numPr>
          <w:ilvl w:val="0"/>
          <w:numId w:val="6"/>
        </w:numPr>
        <w:spacing w:line="400" w:lineRule="atLeast"/>
        <w:ind w:firstLineChars="0"/>
        <w:rPr>
          <w:rFonts w:hint="eastAsia" w:ascii="宋体" w:hAnsi="宋体" w:eastAsia="宋体" w:cs="宋体"/>
          <w:sz w:val="24"/>
          <w:szCs w:val="24"/>
        </w:rPr>
      </w:pPr>
      <w:r>
        <w:rPr>
          <w:rFonts w:hint="eastAsia" w:ascii="宋体" w:hAnsi="宋体" w:eastAsia="宋体" w:cs="宋体"/>
          <w:sz w:val="24"/>
          <w:szCs w:val="24"/>
        </w:rPr>
        <w:t>服装的大形</w:t>
      </w:r>
    </w:p>
    <w:p w14:paraId="3BD6B640">
      <w:pPr>
        <w:numPr>
          <w:ilvl w:val="0"/>
          <w:numId w:val="6"/>
        </w:numPr>
        <w:spacing w:line="400" w:lineRule="atLeast"/>
        <w:ind w:firstLineChars="0"/>
        <w:rPr>
          <w:rFonts w:hint="eastAsia" w:ascii="宋体" w:hAnsi="宋体" w:eastAsia="宋体" w:cs="宋体"/>
          <w:sz w:val="24"/>
          <w:szCs w:val="24"/>
        </w:rPr>
      </w:pPr>
      <w:r>
        <w:rPr>
          <w:rFonts w:hint="eastAsia" w:ascii="宋体" w:hAnsi="宋体" w:eastAsia="宋体" w:cs="宋体"/>
          <w:sz w:val="24"/>
          <w:szCs w:val="24"/>
        </w:rPr>
        <w:t>领口、领子、袖子、裙子的绘画方法</w:t>
      </w:r>
    </w:p>
    <w:p w14:paraId="0C93372C">
      <w:pPr>
        <w:numPr>
          <w:ilvl w:val="0"/>
          <w:numId w:val="6"/>
        </w:numPr>
        <w:spacing w:line="400" w:lineRule="atLeast"/>
        <w:ind w:firstLineChars="0"/>
        <w:rPr>
          <w:rFonts w:hint="eastAsia" w:ascii="宋体" w:hAnsi="宋体" w:eastAsia="宋体" w:cs="宋体"/>
          <w:sz w:val="24"/>
          <w:szCs w:val="24"/>
        </w:rPr>
      </w:pPr>
      <w:r>
        <w:rPr>
          <w:rFonts w:hint="eastAsia" w:ascii="宋体" w:hAnsi="宋体" w:eastAsia="宋体" w:cs="宋体"/>
          <w:sz w:val="24"/>
          <w:szCs w:val="24"/>
        </w:rPr>
        <w:t>裤子、茄克与套装、男装、连衣裙、大衣、男运动装等服装种类的绘画方法</w:t>
      </w:r>
    </w:p>
    <w:p w14:paraId="644F5DFE">
      <w:pPr>
        <w:spacing w:line="400" w:lineRule="atLeast"/>
        <w:ind w:left="480" w:firstLine="87" w:firstLineChars="36"/>
        <w:rPr>
          <w:rFonts w:hint="eastAsia" w:ascii="宋体" w:hAnsi="宋体" w:eastAsia="宋体" w:cs="宋体"/>
          <w:b/>
          <w:bCs/>
          <w:sz w:val="24"/>
          <w:szCs w:val="24"/>
        </w:rPr>
      </w:pPr>
      <w:r>
        <w:rPr>
          <w:rFonts w:hint="eastAsia" w:ascii="宋体" w:hAnsi="宋体" w:eastAsia="宋体" w:cs="宋体"/>
          <w:b/>
          <w:bCs/>
          <w:sz w:val="24"/>
          <w:szCs w:val="24"/>
        </w:rPr>
        <w:t>第三部分    面料绘画</w:t>
      </w:r>
    </w:p>
    <w:p w14:paraId="2E476FA3">
      <w:pPr>
        <w:numPr>
          <w:ilvl w:val="0"/>
          <w:numId w:val="7"/>
        </w:numPr>
        <w:spacing w:line="400" w:lineRule="atLeast"/>
        <w:ind w:firstLineChars="0"/>
        <w:rPr>
          <w:rFonts w:hint="eastAsia" w:ascii="宋体" w:hAnsi="宋体" w:eastAsia="宋体" w:cs="宋体"/>
          <w:sz w:val="24"/>
          <w:szCs w:val="24"/>
        </w:rPr>
      </w:pPr>
      <w:r>
        <w:rPr>
          <w:rFonts w:hint="eastAsia" w:ascii="宋体" w:hAnsi="宋体" w:eastAsia="宋体" w:cs="宋体"/>
          <w:sz w:val="24"/>
          <w:szCs w:val="24"/>
        </w:rPr>
        <w:t>各种质地织物的表现方法，如（花布、缎、薄绸、格花呢）</w:t>
      </w:r>
    </w:p>
    <w:p w14:paraId="0A482CBA">
      <w:pPr>
        <w:numPr>
          <w:ilvl w:val="0"/>
          <w:numId w:val="7"/>
        </w:numPr>
        <w:spacing w:line="400" w:lineRule="atLeast"/>
        <w:ind w:firstLineChars="0"/>
        <w:rPr>
          <w:rFonts w:hint="eastAsia" w:ascii="宋体" w:hAnsi="宋体" w:eastAsia="宋体" w:cs="宋体"/>
          <w:sz w:val="24"/>
          <w:szCs w:val="24"/>
        </w:rPr>
      </w:pPr>
      <w:r>
        <w:rPr>
          <w:rFonts w:hint="eastAsia" w:ascii="宋体" w:hAnsi="宋体" w:eastAsia="宋体" w:cs="宋体"/>
          <w:sz w:val="24"/>
          <w:szCs w:val="24"/>
        </w:rPr>
        <w:t>线条的特性</w:t>
      </w:r>
    </w:p>
    <w:p w14:paraId="50BA1228">
      <w:pPr>
        <w:numPr>
          <w:ilvl w:val="0"/>
          <w:numId w:val="7"/>
        </w:numPr>
        <w:spacing w:line="400" w:lineRule="atLeast"/>
        <w:ind w:firstLineChars="0"/>
        <w:rPr>
          <w:rFonts w:hint="eastAsia" w:ascii="宋体" w:hAnsi="宋体" w:eastAsia="宋体" w:cs="宋体"/>
          <w:sz w:val="24"/>
          <w:szCs w:val="24"/>
        </w:rPr>
      </w:pPr>
      <w:r>
        <w:rPr>
          <w:rFonts w:hint="eastAsia" w:ascii="宋体" w:hAnsi="宋体" w:eastAsia="宋体" w:cs="宋体"/>
          <w:sz w:val="24"/>
          <w:szCs w:val="24"/>
        </w:rPr>
        <w:t>织物图案构想，图案的表现，按比例绘制图案</w:t>
      </w:r>
    </w:p>
    <w:p w14:paraId="46BAB287">
      <w:pPr>
        <w:numPr>
          <w:ilvl w:val="0"/>
          <w:numId w:val="7"/>
        </w:numPr>
        <w:spacing w:line="400" w:lineRule="atLeast"/>
        <w:ind w:firstLineChars="0"/>
        <w:rPr>
          <w:rFonts w:hint="eastAsia" w:ascii="宋体" w:hAnsi="宋体" w:eastAsia="宋体" w:cs="宋体"/>
          <w:sz w:val="24"/>
          <w:szCs w:val="24"/>
        </w:rPr>
      </w:pPr>
      <w:r>
        <w:rPr>
          <w:rFonts w:hint="eastAsia" w:ascii="宋体" w:hAnsi="宋体" w:eastAsia="宋体" w:cs="宋体"/>
          <w:sz w:val="24"/>
          <w:szCs w:val="24"/>
        </w:rPr>
        <w:t>条纹、花卉纹、几何纹</w:t>
      </w:r>
    </w:p>
    <w:p w14:paraId="3C327F8A">
      <w:pPr>
        <w:spacing w:line="400" w:lineRule="atLeast"/>
        <w:ind w:left="480" w:firstLine="86" w:firstLineChars="36"/>
        <w:rPr>
          <w:rFonts w:hint="eastAsia" w:ascii="宋体" w:hAnsi="宋体" w:eastAsia="宋体" w:cs="宋体"/>
          <w:sz w:val="24"/>
          <w:szCs w:val="24"/>
        </w:rPr>
      </w:pPr>
      <w:r>
        <w:rPr>
          <w:rFonts w:hint="eastAsia" w:ascii="宋体" w:hAnsi="宋体" w:eastAsia="宋体" w:cs="宋体"/>
          <w:sz w:val="24"/>
          <w:szCs w:val="24"/>
        </w:rPr>
        <w:t>（五）表现织物质地的技法</w:t>
      </w:r>
    </w:p>
    <w:p w14:paraId="4F77EF7C">
      <w:pPr>
        <w:spacing w:line="400" w:lineRule="atLeast"/>
        <w:ind w:left="473" w:firstLine="94" w:firstLineChars="39"/>
        <w:rPr>
          <w:rFonts w:hint="eastAsia" w:ascii="宋体" w:hAnsi="宋体" w:eastAsia="宋体" w:cs="宋体"/>
          <w:b/>
          <w:bCs/>
          <w:sz w:val="24"/>
          <w:szCs w:val="24"/>
        </w:rPr>
      </w:pPr>
      <w:r>
        <w:rPr>
          <w:rFonts w:hint="eastAsia" w:ascii="宋体" w:hAnsi="宋体" w:eastAsia="宋体" w:cs="宋体"/>
          <w:b/>
          <w:bCs/>
          <w:sz w:val="24"/>
          <w:szCs w:val="24"/>
        </w:rPr>
        <w:t>第四部分    艺术鉴赏</w:t>
      </w:r>
    </w:p>
    <w:p w14:paraId="35A0E4AB">
      <w:pPr>
        <w:spacing w:line="400" w:lineRule="atLeast"/>
        <w:ind w:left="465" w:firstLine="480"/>
        <w:rPr>
          <w:rFonts w:hint="eastAsia" w:ascii="宋体" w:hAnsi="宋体" w:eastAsia="宋体" w:cs="宋体"/>
          <w:sz w:val="24"/>
          <w:szCs w:val="24"/>
        </w:rPr>
      </w:pPr>
      <w:r>
        <w:rPr>
          <w:rFonts w:hint="eastAsia" w:ascii="宋体" w:hAnsi="宋体" w:eastAsia="宋体" w:cs="宋体"/>
          <w:sz w:val="24"/>
          <w:szCs w:val="24"/>
        </w:rPr>
        <w:t>欣赏时装画的各种风格，和各个时期时装画的变化。</w:t>
      </w:r>
    </w:p>
    <w:p w14:paraId="1EFD696B">
      <w:pPr>
        <w:spacing w:line="400" w:lineRule="atLeast"/>
        <w:ind w:left="465" w:firstLine="101" w:firstLineChars="42"/>
        <w:rPr>
          <w:rFonts w:hint="eastAsia" w:ascii="宋体" w:hAnsi="宋体" w:eastAsia="宋体" w:cs="宋体"/>
          <w:b/>
          <w:sz w:val="24"/>
          <w:szCs w:val="24"/>
        </w:rPr>
      </w:pPr>
      <w:r>
        <w:rPr>
          <w:rFonts w:hint="eastAsia" w:ascii="宋体" w:hAnsi="宋体" w:eastAsia="宋体" w:cs="宋体"/>
          <w:b/>
          <w:sz w:val="24"/>
          <w:szCs w:val="24"/>
        </w:rPr>
        <w:t>第五部分    系列创作</w:t>
      </w:r>
    </w:p>
    <w:p w14:paraId="13ACF7B9">
      <w:pPr>
        <w:numPr>
          <w:ilvl w:val="0"/>
          <w:numId w:val="8"/>
        </w:numPr>
        <w:spacing w:line="400" w:lineRule="atLeast"/>
        <w:ind w:firstLineChars="0"/>
        <w:rPr>
          <w:rFonts w:hint="eastAsia" w:ascii="宋体" w:hAnsi="宋体" w:eastAsia="宋体" w:cs="宋体"/>
          <w:sz w:val="24"/>
          <w:szCs w:val="24"/>
        </w:rPr>
      </w:pPr>
      <w:r>
        <w:rPr>
          <w:rFonts w:hint="eastAsia" w:ascii="宋体" w:hAnsi="宋体" w:eastAsia="宋体" w:cs="宋体"/>
          <w:sz w:val="24"/>
          <w:szCs w:val="24"/>
        </w:rPr>
        <w:t>时装款式图表现</w:t>
      </w:r>
    </w:p>
    <w:p w14:paraId="4F2B0C3C">
      <w:pPr>
        <w:spacing w:line="400" w:lineRule="atLeast"/>
        <w:ind w:firstLine="480"/>
        <w:rPr>
          <w:rFonts w:hint="eastAsia" w:ascii="宋体" w:hAnsi="宋体" w:eastAsia="宋体" w:cs="宋体"/>
          <w:sz w:val="24"/>
          <w:szCs w:val="24"/>
        </w:rPr>
      </w:pPr>
      <w:r>
        <w:rPr>
          <w:rFonts w:hint="eastAsia" w:ascii="宋体" w:hAnsi="宋体" w:eastAsia="宋体" w:cs="宋体"/>
          <w:sz w:val="24"/>
          <w:szCs w:val="24"/>
        </w:rPr>
        <w:t>（二）系列设计表现</w:t>
      </w:r>
    </w:p>
    <w:p w14:paraId="4EA07B43">
      <w:pPr>
        <w:pStyle w:val="2"/>
        <w:spacing w:before="156" w:after="156"/>
        <w:ind w:firstLine="562" w:firstLineChars="200"/>
        <w:rPr>
          <w:rFonts w:ascii="黑体" w:hAnsi="黑体"/>
          <w:color w:val="0000FF"/>
          <w:szCs w:val="28"/>
          <w:u w:val="single"/>
        </w:rPr>
      </w:pPr>
      <w:r>
        <w:rPr>
          <w:rFonts w:hint="eastAsia"/>
          <w:lang w:eastAsia="zh-CN"/>
        </w:rPr>
        <w:t>五</w:t>
      </w:r>
      <w:r>
        <w:t>、参考</w:t>
      </w:r>
      <w:r>
        <w:rPr>
          <w:rFonts w:hint="eastAsia"/>
        </w:rPr>
        <w:t>学</w:t>
      </w:r>
      <w:r>
        <w:t>时</w:t>
      </w:r>
      <w:r>
        <w:rPr>
          <w:rFonts w:hint="eastAsia"/>
        </w:rPr>
        <w:t>与</w:t>
      </w:r>
      <w:r>
        <w:t>学分</w:t>
      </w:r>
    </w:p>
    <w:p w14:paraId="3E947014">
      <w:pPr>
        <w:ind w:firstLine="480"/>
        <w:rPr>
          <w:rFonts w:hint="default" w:ascii="宋体" w:hAnsi="宋体" w:eastAsia="宋体" w:cs="仿宋_GB2312"/>
          <w:position w:val="6"/>
          <w:sz w:val="24"/>
          <w:szCs w:val="24"/>
          <w:lang w:val="en-US" w:eastAsia="zh-CN"/>
        </w:rPr>
      </w:pPr>
      <w:r>
        <w:rPr>
          <w:rFonts w:hint="eastAsia" w:ascii="宋体" w:hAnsi="宋体" w:cs="仿宋_GB2312"/>
          <w:position w:val="6"/>
          <w:sz w:val="24"/>
          <w:szCs w:val="24"/>
        </w:rPr>
        <w:t>1.学</w:t>
      </w:r>
      <w:r>
        <w:rPr>
          <w:rFonts w:ascii="宋体" w:hAnsi="宋体" w:cs="仿宋_GB2312"/>
          <w:position w:val="6"/>
          <w:sz w:val="24"/>
          <w:szCs w:val="24"/>
        </w:rPr>
        <w:t>时</w:t>
      </w:r>
      <w:r>
        <w:rPr>
          <w:rFonts w:hint="eastAsia" w:ascii="宋体" w:hAnsi="宋体" w:cs="仿宋_GB2312"/>
          <w:position w:val="6"/>
          <w:sz w:val="24"/>
          <w:szCs w:val="24"/>
        </w:rPr>
        <w:t>：</w:t>
      </w:r>
      <w:r>
        <w:rPr>
          <w:rFonts w:hint="eastAsia" w:ascii="宋体" w:hAnsi="宋体" w:cs="仿宋_GB2312"/>
          <w:position w:val="6"/>
          <w:sz w:val="24"/>
          <w:szCs w:val="24"/>
          <w:lang w:val="en-US" w:eastAsia="zh-CN"/>
        </w:rPr>
        <w:t>72</w:t>
      </w:r>
    </w:p>
    <w:p w14:paraId="3ED3EEEC">
      <w:pPr>
        <w:ind w:firstLine="480"/>
        <w:rPr>
          <w:rFonts w:hint="eastAsia" w:ascii="宋体" w:hAnsi="宋体" w:eastAsia="宋体" w:cs="仿宋_GB2312"/>
          <w:position w:val="6"/>
          <w:sz w:val="24"/>
          <w:szCs w:val="24"/>
          <w:lang w:val="en-US" w:eastAsia="zh-CN"/>
        </w:rPr>
      </w:pPr>
      <w:r>
        <w:rPr>
          <w:rFonts w:hint="eastAsia" w:ascii="宋体" w:hAnsi="宋体" w:cs="仿宋_GB2312"/>
          <w:position w:val="6"/>
          <w:sz w:val="24"/>
          <w:szCs w:val="24"/>
        </w:rPr>
        <w:t>2.学分:</w:t>
      </w:r>
      <w:r>
        <w:rPr>
          <w:rFonts w:hint="eastAsia" w:ascii="宋体" w:hAnsi="宋体" w:cs="仿宋_GB2312"/>
          <w:position w:val="6"/>
          <w:sz w:val="24"/>
          <w:szCs w:val="24"/>
          <w:lang w:val="en-US" w:eastAsia="zh-CN"/>
        </w:rPr>
        <w:t xml:space="preserve"> 4</w:t>
      </w:r>
    </w:p>
    <w:p w14:paraId="7530CA48">
      <w:pPr>
        <w:pStyle w:val="2"/>
        <w:spacing w:before="156" w:after="156"/>
        <w:ind w:firstLine="562" w:firstLineChars="200"/>
        <w:rPr>
          <w:b w:val="0"/>
          <w:color w:val="0000FF"/>
        </w:rPr>
      </w:pPr>
      <w:r>
        <w:rPr>
          <w:rFonts w:hint="eastAsia"/>
          <w:lang w:eastAsia="zh-CN"/>
        </w:rPr>
        <w:t>六</w:t>
      </w:r>
      <w:r>
        <w:rPr>
          <w:rFonts w:hint="eastAsia"/>
        </w:rPr>
        <w:t>、设计思路</w:t>
      </w:r>
    </w:p>
    <w:p w14:paraId="509CA21F">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依据对相关行业企业的调研、参照服装陈列与展示的职业技能鉴定规范，对本专业所面向的陈列展览设计人员、色彩搭配师、营销员、服装媒体运营师的等级标准、兼顾企业岗位就业群需要，并通过分析本专业学徒的岗位典型工作任务获得。</w:t>
      </w:r>
    </w:p>
    <w:p w14:paraId="3DB3A0C0">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本课程主要分人体绘画、服装绘画、面料绘画、时装画艺术鉴赏、时装画系列创作。实现循序渐进学习。</w:t>
      </w:r>
    </w:p>
    <w:p w14:paraId="34433A63">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依据学生的已有经验、心理发展水平和全面发展的需求选择课程内容，力求反映手绘效果图课程特点，重视人体结构、服饰色彩与面料质感的联系，突出学生的实践活动，使学生积极主动地获取知识，培养创新精神和实践能力。动手临摹是学生学习手绘、进行再设计的重要途径，观察、调查、资料收集、讨论等都是积极的学习方式。这些活动本身也是化学课程目标和课程内容的有机组成部分。</w:t>
      </w:r>
    </w:p>
    <w:p w14:paraId="16D82A04">
      <w:pPr>
        <w:pStyle w:val="2"/>
        <w:spacing w:before="156" w:after="156"/>
        <w:ind w:firstLine="281" w:firstLineChars="100"/>
      </w:pPr>
      <w:r>
        <w:rPr>
          <w:rFonts w:hint="eastAsia"/>
          <w:lang w:eastAsia="zh-CN"/>
        </w:rPr>
        <w:t>七</w:t>
      </w:r>
      <w:r>
        <w:rPr>
          <w:rFonts w:hint="eastAsia"/>
        </w:rPr>
        <w:t>、课程内容与教学要求</w:t>
      </w:r>
    </w:p>
    <w:p w14:paraId="01E4314D">
      <w:pPr>
        <w:pStyle w:val="5"/>
        <w:spacing w:before="0" w:beforeAutospacing="0" w:after="0" w:afterAutospacing="0" w:line="360" w:lineRule="auto"/>
        <w:ind w:firstLine="443" w:firstLineChars="210"/>
        <w:jc w:val="both"/>
        <w:rPr>
          <w:rFonts w:cs="仿宋_GB2312"/>
          <w:b/>
          <w:kern w:val="2"/>
          <w:position w:val="6"/>
        </w:rPr>
      </w:pPr>
      <w:r>
        <w:rPr>
          <w:rFonts w:hint="eastAsia" w:cs="仿宋_GB2312"/>
          <w:b/>
          <w:kern w:val="2"/>
          <w:position w:val="6"/>
        </w:rPr>
        <w:t>1.课时分配表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24"/>
        <w:gridCol w:w="773"/>
        <w:gridCol w:w="3487"/>
        <w:gridCol w:w="1284"/>
        <w:gridCol w:w="1080"/>
      </w:tblGrid>
      <w:tr w14:paraId="4EE8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4" w:type="dxa"/>
          </w:tcPr>
          <w:p w14:paraId="0360E452">
            <w:pPr>
              <w:ind w:firstLine="0" w:firstLineChars="0"/>
              <w:rPr>
                <w:rFonts w:ascii="宋体" w:hAnsi="宋体"/>
              </w:rPr>
            </w:pPr>
            <w:r>
              <w:rPr>
                <w:rFonts w:hint="eastAsia" w:ascii="宋体" w:hAnsi="宋体"/>
              </w:rPr>
              <w:t>模块（或工作情境）名称</w:t>
            </w:r>
          </w:p>
        </w:tc>
        <w:tc>
          <w:tcPr>
            <w:tcW w:w="773" w:type="dxa"/>
          </w:tcPr>
          <w:p w14:paraId="3C527D9E">
            <w:pPr>
              <w:ind w:firstLine="0" w:firstLineChars="0"/>
              <w:rPr>
                <w:rFonts w:ascii="宋体" w:hAnsi="宋体"/>
              </w:rPr>
            </w:pPr>
            <w:r>
              <w:rPr>
                <w:rFonts w:hint="eastAsia" w:ascii="宋体" w:hAnsi="宋体"/>
              </w:rPr>
              <w:t>序号</w:t>
            </w:r>
          </w:p>
        </w:tc>
        <w:tc>
          <w:tcPr>
            <w:tcW w:w="3487" w:type="dxa"/>
          </w:tcPr>
          <w:p w14:paraId="54DB0D64">
            <w:pPr>
              <w:ind w:firstLine="480"/>
              <w:jc w:val="center"/>
              <w:rPr>
                <w:rFonts w:ascii="宋体" w:hAnsi="宋体"/>
              </w:rPr>
            </w:pPr>
            <w:r>
              <w:rPr>
                <w:rFonts w:hint="eastAsia" w:ascii="宋体" w:hAnsi="宋体"/>
              </w:rPr>
              <w:t>单元（或项目）内容</w:t>
            </w:r>
          </w:p>
        </w:tc>
        <w:tc>
          <w:tcPr>
            <w:tcW w:w="1284" w:type="dxa"/>
          </w:tcPr>
          <w:p w14:paraId="76F00255">
            <w:pPr>
              <w:ind w:firstLine="0" w:firstLineChars="0"/>
              <w:rPr>
                <w:rFonts w:ascii="宋体" w:hAnsi="宋体"/>
              </w:rPr>
            </w:pPr>
            <w:r>
              <w:rPr>
                <w:rFonts w:hint="eastAsia" w:ascii="宋体" w:hAnsi="宋体"/>
              </w:rPr>
              <w:t>学时分配</w:t>
            </w:r>
          </w:p>
        </w:tc>
        <w:tc>
          <w:tcPr>
            <w:tcW w:w="1080" w:type="dxa"/>
          </w:tcPr>
          <w:p w14:paraId="3FE032A9">
            <w:pPr>
              <w:ind w:firstLine="0" w:firstLineChars="0"/>
              <w:rPr>
                <w:rFonts w:ascii="宋体" w:hAnsi="宋体"/>
              </w:rPr>
            </w:pPr>
            <w:r>
              <w:rPr>
                <w:rFonts w:hint="eastAsia" w:ascii="宋体" w:hAnsi="宋体"/>
              </w:rPr>
              <w:t>备注</w:t>
            </w:r>
          </w:p>
        </w:tc>
      </w:tr>
      <w:tr w14:paraId="682E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vAlign w:val="center"/>
          </w:tcPr>
          <w:p w14:paraId="1A21E696">
            <w:pPr>
              <w:ind w:firstLine="480"/>
              <w:rPr>
                <w:rFonts w:ascii="宋体" w:hAnsi="宋体"/>
                <w:szCs w:val="21"/>
              </w:rPr>
            </w:pPr>
            <w:r>
              <w:rPr>
                <w:rFonts w:hint="eastAsia" w:ascii="宋体" w:hAnsi="宋体"/>
                <w:szCs w:val="21"/>
              </w:rPr>
              <w:t>人体绘画</w:t>
            </w:r>
          </w:p>
        </w:tc>
        <w:tc>
          <w:tcPr>
            <w:tcW w:w="773" w:type="dxa"/>
            <w:vAlign w:val="center"/>
          </w:tcPr>
          <w:p w14:paraId="6A089DFB">
            <w:pPr>
              <w:ind w:firstLine="174" w:firstLineChars="83"/>
              <w:rPr>
                <w:rFonts w:ascii="宋体" w:hAnsi="宋体"/>
                <w:szCs w:val="21"/>
              </w:rPr>
            </w:pPr>
            <w:r>
              <w:rPr>
                <w:rFonts w:hint="eastAsia" w:ascii="宋体" w:hAnsi="宋体"/>
                <w:szCs w:val="21"/>
              </w:rPr>
              <w:t>1</w:t>
            </w:r>
          </w:p>
        </w:tc>
        <w:tc>
          <w:tcPr>
            <w:tcW w:w="3487" w:type="dxa"/>
            <w:vAlign w:val="center"/>
          </w:tcPr>
          <w:p w14:paraId="05AB1543">
            <w:pPr>
              <w:ind w:firstLine="0" w:firstLineChars="0"/>
              <w:rPr>
                <w:rFonts w:ascii="宋体" w:hAnsi="宋体"/>
                <w:szCs w:val="21"/>
              </w:rPr>
            </w:pPr>
            <w:r>
              <w:rPr>
                <w:rFonts w:hint="eastAsia" w:ascii="宋体" w:hAnsi="宋体"/>
                <w:szCs w:val="21"/>
              </w:rPr>
              <w:t>人体比例</w:t>
            </w:r>
          </w:p>
        </w:tc>
        <w:tc>
          <w:tcPr>
            <w:tcW w:w="1284" w:type="dxa"/>
            <w:vAlign w:val="center"/>
          </w:tcPr>
          <w:p w14:paraId="3A6C645E">
            <w:pPr>
              <w:ind w:firstLine="480"/>
              <w:rPr>
                <w:rFonts w:hint="eastAsia" w:ascii="宋体" w:hAnsi="宋体" w:eastAsia="宋体"/>
                <w:lang w:eastAsia="zh-CN"/>
              </w:rPr>
            </w:pPr>
            <w:r>
              <w:rPr>
                <w:rFonts w:hint="eastAsia" w:ascii="宋体" w:hAnsi="宋体"/>
                <w:lang w:val="en-US" w:eastAsia="zh-CN"/>
              </w:rPr>
              <w:t>8</w:t>
            </w:r>
          </w:p>
        </w:tc>
        <w:tc>
          <w:tcPr>
            <w:tcW w:w="1080" w:type="dxa"/>
            <w:vAlign w:val="center"/>
          </w:tcPr>
          <w:p w14:paraId="6DE55819">
            <w:pPr>
              <w:ind w:firstLine="480"/>
              <w:rPr>
                <w:rFonts w:ascii="宋体" w:hAnsi="宋体"/>
              </w:rPr>
            </w:pPr>
          </w:p>
        </w:tc>
      </w:tr>
      <w:tr w14:paraId="33CDC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6F4771B8">
            <w:pPr>
              <w:ind w:firstLine="480"/>
              <w:rPr>
                <w:rFonts w:ascii="宋体" w:hAnsi="宋体"/>
                <w:szCs w:val="21"/>
              </w:rPr>
            </w:pPr>
          </w:p>
        </w:tc>
        <w:tc>
          <w:tcPr>
            <w:tcW w:w="773" w:type="dxa"/>
            <w:vAlign w:val="center"/>
          </w:tcPr>
          <w:p w14:paraId="66802A73">
            <w:pPr>
              <w:ind w:firstLine="174" w:firstLineChars="83"/>
              <w:rPr>
                <w:rFonts w:ascii="宋体" w:hAnsi="宋体"/>
                <w:szCs w:val="21"/>
              </w:rPr>
            </w:pPr>
            <w:r>
              <w:rPr>
                <w:rFonts w:hint="eastAsia" w:ascii="宋体" w:hAnsi="宋体"/>
                <w:szCs w:val="21"/>
              </w:rPr>
              <w:t>2</w:t>
            </w:r>
          </w:p>
        </w:tc>
        <w:tc>
          <w:tcPr>
            <w:tcW w:w="3487" w:type="dxa"/>
            <w:vAlign w:val="center"/>
          </w:tcPr>
          <w:p w14:paraId="7C22E402">
            <w:pPr>
              <w:ind w:firstLine="0" w:firstLineChars="0"/>
              <w:rPr>
                <w:rFonts w:ascii="宋体" w:hAnsi="宋体"/>
                <w:szCs w:val="21"/>
              </w:rPr>
            </w:pPr>
            <w:r>
              <w:rPr>
                <w:rFonts w:hint="eastAsia" w:ascii="宋体" w:hAnsi="宋体"/>
                <w:szCs w:val="21"/>
              </w:rPr>
              <w:t>人体动态</w:t>
            </w:r>
          </w:p>
        </w:tc>
        <w:tc>
          <w:tcPr>
            <w:tcW w:w="1284" w:type="dxa"/>
            <w:vAlign w:val="center"/>
          </w:tcPr>
          <w:p w14:paraId="2994DD6C">
            <w:pPr>
              <w:ind w:firstLine="480"/>
              <w:rPr>
                <w:rFonts w:hint="default" w:ascii="宋体" w:hAnsi="宋体" w:eastAsia="宋体"/>
                <w:lang w:val="en-US" w:eastAsia="zh-CN"/>
              </w:rPr>
            </w:pPr>
            <w:r>
              <w:rPr>
                <w:rFonts w:hint="eastAsia" w:ascii="宋体" w:hAnsi="宋体"/>
                <w:lang w:val="en-US" w:eastAsia="zh-CN"/>
              </w:rPr>
              <w:t>8</w:t>
            </w:r>
          </w:p>
        </w:tc>
        <w:tc>
          <w:tcPr>
            <w:tcW w:w="1080" w:type="dxa"/>
            <w:vAlign w:val="center"/>
          </w:tcPr>
          <w:p w14:paraId="0501D0D2">
            <w:pPr>
              <w:ind w:firstLine="480"/>
              <w:rPr>
                <w:rFonts w:ascii="宋体" w:hAnsi="宋体"/>
              </w:rPr>
            </w:pPr>
          </w:p>
        </w:tc>
      </w:tr>
      <w:tr w14:paraId="41842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vAlign w:val="center"/>
          </w:tcPr>
          <w:p w14:paraId="4E07B882">
            <w:pPr>
              <w:ind w:firstLine="480"/>
              <w:rPr>
                <w:rFonts w:ascii="宋体" w:hAnsi="宋体"/>
                <w:szCs w:val="21"/>
              </w:rPr>
            </w:pPr>
            <w:r>
              <w:rPr>
                <w:rFonts w:hint="eastAsia" w:ascii="宋体" w:hAnsi="宋体"/>
                <w:szCs w:val="21"/>
              </w:rPr>
              <w:t>服装绘画</w:t>
            </w:r>
          </w:p>
        </w:tc>
        <w:tc>
          <w:tcPr>
            <w:tcW w:w="773" w:type="dxa"/>
            <w:vAlign w:val="center"/>
          </w:tcPr>
          <w:p w14:paraId="06AE9DCE">
            <w:pPr>
              <w:ind w:firstLine="174" w:firstLineChars="83"/>
              <w:rPr>
                <w:rFonts w:ascii="宋体" w:hAnsi="宋体"/>
                <w:szCs w:val="21"/>
              </w:rPr>
            </w:pPr>
            <w:r>
              <w:rPr>
                <w:rFonts w:hint="eastAsia" w:ascii="宋体" w:hAnsi="宋体"/>
                <w:szCs w:val="21"/>
              </w:rPr>
              <w:t>1</w:t>
            </w:r>
          </w:p>
        </w:tc>
        <w:tc>
          <w:tcPr>
            <w:tcW w:w="3487" w:type="dxa"/>
            <w:vAlign w:val="center"/>
          </w:tcPr>
          <w:p w14:paraId="0BF69C8E">
            <w:pPr>
              <w:ind w:firstLine="0" w:firstLineChars="0"/>
              <w:rPr>
                <w:rFonts w:ascii="宋体" w:hAnsi="宋体"/>
                <w:szCs w:val="21"/>
              </w:rPr>
            </w:pPr>
            <w:r>
              <w:rPr>
                <w:rFonts w:hint="eastAsia" w:ascii="宋体" w:hAnsi="宋体"/>
                <w:szCs w:val="21"/>
              </w:rPr>
              <w:t>服装廓形</w:t>
            </w:r>
          </w:p>
        </w:tc>
        <w:tc>
          <w:tcPr>
            <w:tcW w:w="1284" w:type="dxa"/>
            <w:vAlign w:val="center"/>
          </w:tcPr>
          <w:p w14:paraId="24BBE0AE">
            <w:pPr>
              <w:ind w:firstLine="480"/>
              <w:rPr>
                <w:rFonts w:hint="eastAsia" w:ascii="宋体" w:hAnsi="宋体" w:eastAsia="宋体"/>
                <w:lang w:eastAsia="zh-CN"/>
              </w:rPr>
            </w:pPr>
            <w:r>
              <w:rPr>
                <w:rFonts w:hint="eastAsia" w:ascii="宋体" w:hAnsi="宋体"/>
                <w:lang w:val="en-US" w:eastAsia="zh-CN"/>
              </w:rPr>
              <w:t>4</w:t>
            </w:r>
          </w:p>
        </w:tc>
        <w:tc>
          <w:tcPr>
            <w:tcW w:w="1080" w:type="dxa"/>
            <w:vAlign w:val="center"/>
          </w:tcPr>
          <w:p w14:paraId="3BAD1C0F">
            <w:pPr>
              <w:ind w:firstLine="480"/>
              <w:rPr>
                <w:rFonts w:ascii="宋体" w:hAnsi="宋体"/>
              </w:rPr>
            </w:pPr>
          </w:p>
        </w:tc>
      </w:tr>
      <w:tr w14:paraId="01848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43AEBAAB">
            <w:pPr>
              <w:ind w:firstLine="480"/>
              <w:rPr>
                <w:rFonts w:ascii="宋体" w:hAnsi="宋体"/>
                <w:szCs w:val="21"/>
              </w:rPr>
            </w:pPr>
          </w:p>
        </w:tc>
        <w:tc>
          <w:tcPr>
            <w:tcW w:w="773" w:type="dxa"/>
            <w:vAlign w:val="center"/>
          </w:tcPr>
          <w:p w14:paraId="49BE43DB">
            <w:pPr>
              <w:ind w:firstLine="174" w:firstLineChars="83"/>
              <w:rPr>
                <w:rFonts w:ascii="宋体" w:hAnsi="宋体"/>
                <w:szCs w:val="21"/>
              </w:rPr>
            </w:pPr>
            <w:r>
              <w:rPr>
                <w:rFonts w:hint="eastAsia" w:ascii="宋体" w:hAnsi="宋体"/>
                <w:szCs w:val="21"/>
              </w:rPr>
              <w:t>2</w:t>
            </w:r>
          </w:p>
        </w:tc>
        <w:tc>
          <w:tcPr>
            <w:tcW w:w="3487" w:type="dxa"/>
            <w:vAlign w:val="center"/>
          </w:tcPr>
          <w:p w14:paraId="21C184E7">
            <w:pPr>
              <w:ind w:firstLine="0" w:firstLineChars="0"/>
              <w:rPr>
                <w:rFonts w:ascii="宋体" w:hAnsi="宋体"/>
                <w:szCs w:val="21"/>
              </w:rPr>
            </w:pPr>
            <w:r>
              <w:rPr>
                <w:rFonts w:hint="eastAsia" w:ascii="宋体" w:hAnsi="宋体" w:cs="仿宋_GB2312"/>
                <w:position w:val="6"/>
                <w:szCs w:val="21"/>
              </w:rPr>
              <w:t>领口、袖子、裙子细节刻画</w:t>
            </w:r>
          </w:p>
        </w:tc>
        <w:tc>
          <w:tcPr>
            <w:tcW w:w="1284" w:type="dxa"/>
            <w:vAlign w:val="center"/>
          </w:tcPr>
          <w:p w14:paraId="04EEA856">
            <w:pPr>
              <w:ind w:firstLine="480"/>
              <w:rPr>
                <w:rFonts w:hint="eastAsia" w:ascii="宋体" w:hAnsi="宋体" w:eastAsia="宋体"/>
                <w:lang w:eastAsia="zh-CN"/>
              </w:rPr>
            </w:pPr>
            <w:r>
              <w:rPr>
                <w:rFonts w:hint="eastAsia" w:ascii="宋体" w:hAnsi="宋体"/>
                <w:lang w:val="en-US" w:eastAsia="zh-CN"/>
              </w:rPr>
              <w:t>4</w:t>
            </w:r>
          </w:p>
        </w:tc>
        <w:tc>
          <w:tcPr>
            <w:tcW w:w="1080" w:type="dxa"/>
            <w:vAlign w:val="center"/>
          </w:tcPr>
          <w:p w14:paraId="67C1369F">
            <w:pPr>
              <w:ind w:firstLine="480"/>
              <w:rPr>
                <w:rFonts w:ascii="宋体" w:hAnsi="宋体"/>
              </w:rPr>
            </w:pPr>
          </w:p>
        </w:tc>
      </w:tr>
      <w:tr w14:paraId="58762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7A63E669">
            <w:pPr>
              <w:ind w:firstLine="480"/>
              <w:rPr>
                <w:rFonts w:ascii="宋体" w:hAnsi="宋体"/>
                <w:szCs w:val="21"/>
              </w:rPr>
            </w:pPr>
          </w:p>
        </w:tc>
        <w:tc>
          <w:tcPr>
            <w:tcW w:w="773" w:type="dxa"/>
            <w:vAlign w:val="center"/>
          </w:tcPr>
          <w:p w14:paraId="03578F20">
            <w:pPr>
              <w:ind w:firstLine="174" w:firstLineChars="83"/>
              <w:rPr>
                <w:rFonts w:ascii="宋体" w:hAnsi="宋体"/>
                <w:szCs w:val="21"/>
              </w:rPr>
            </w:pPr>
            <w:r>
              <w:rPr>
                <w:rFonts w:hint="eastAsia" w:ascii="宋体" w:hAnsi="宋体"/>
                <w:szCs w:val="21"/>
              </w:rPr>
              <w:t>3</w:t>
            </w:r>
          </w:p>
        </w:tc>
        <w:tc>
          <w:tcPr>
            <w:tcW w:w="3487" w:type="dxa"/>
            <w:vAlign w:val="center"/>
          </w:tcPr>
          <w:p w14:paraId="0B2156D2">
            <w:pPr>
              <w:ind w:firstLine="0" w:firstLineChars="0"/>
              <w:rPr>
                <w:rFonts w:ascii="宋体" w:hAnsi="宋体" w:cs="仿宋_GB2312"/>
                <w:position w:val="6"/>
                <w:szCs w:val="21"/>
              </w:rPr>
            </w:pPr>
            <w:r>
              <w:rPr>
                <w:rFonts w:hint="eastAsia" w:ascii="宋体" w:hAnsi="宋体" w:cs="仿宋_GB2312"/>
                <w:position w:val="6"/>
                <w:szCs w:val="21"/>
              </w:rPr>
              <w:t>运动装，男装等服装种类绘画</w:t>
            </w:r>
          </w:p>
        </w:tc>
        <w:tc>
          <w:tcPr>
            <w:tcW w:w="1284" w:type="dxa"/>
            <w:vAlign w:val="center"/>
          </w:tcPr>
          <w:p w14:paraId="312A2E3E">
            <w:pPr>
              <w:ind w:firstLine="480"/>
              <w:rPr>
                <w:rFonts w:hint="eastAsia" w:ascii="宋体" w:hAnsi="宋体" w:eastAsia="宋体"/>
                <w:lang w:eastAsia="zh-CN"/>
              </w:rPr>
            </w:pPr>
            <w:r>
              <w:rPr>
                <w:rFonts w:hint="eastAsia" w:ascii="宋体" w:hAnsi="宋体"/>
                <w:lang w:val="en-US" w:eastAsia="zh-CN"/>
              </w:rPr>
              <w:t>4</w:t>
            </w:r>
          </w:p>
        </w:tc>
        <w:tc>
          <w:tcPr>
            <w:tcW w:w="1080" w:type="dxa"/>
            <w:vAlign w:val="center"/>
          </w:tcPr>
          <w:p w14:paraId="2B5FEFBA">
            <w:pPr>
              <w:ind w:firstLine="480"/>
              <w:rPr>
                <w:rFonts w:ascii="宋体" w:hAnsi="宋体"/>
              </w:rPr>
            </w:pPr>
          </w:p>
        </w:tc>
      </w:tr>
      <w:tr w14:paraId="27555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vAlign w:val="center"/>
          </w:tcPr>
          <w:p w14:paraId="448A6EB4">
            <w:pPr>
              <w:ind w:firstLine="480"/>
              <w:rPr>
                <w:rFonts w:ascii="宋体" w:hAnsi="宋体"/>
                <w:szCs w:val="21"/>
              </w:rPr>
            </w:pPr>
            <w:r>
              <w:rPr>
                <w:rFonts w:hint="eastAsia" w:ascii="宋体" w:hAnsi="宋体"/>
                <w:szCs w:val="21"/>
              </w:rPr>
              <w:t>面料绘画</w:t>
            </w:r>
          </w:p>
        </w:tc>
        <w:tc>
          <w:tcPr>
            <w:tcW w:w="773" w:type="dxa"/>
            <w:vAlign w:val="center"/>
          </w:tcPr>
          <w:p w14:paraId="512B5702">
            <w:pPr>
              <w:ind w:firstLine="210" w:firstLineChars="100"/>
              <w:rPr>
                <w:rFonts w:ascii="宋体" w:hAnsi="宋体"/>
                <w:szCs w:val="21"/>
              </w:rPr>
            </w:pPr>
            <w:r>
              <w:rPr>
                <w:rFonts w:hint="eastAsia" w:ascii="宋体" w:hAnsi="宋体"/>
                <w:szCs w:val="21"/>
              </w:rPr>
              <w:t>1</w:t>
            </w:r>
          </w:p>
        </w:tc>
        <w:tc>
          <w:tcPr>
            <w:tcW w:w="3487" w:type="dxa"/>
            <w:vAlign w:val="center"/>
          </w:tcPr>
          <w:p w14:paraId="7A68912D">
            <w:pPr>
              <w:ind w:firstLine="0" w:firstLineChars="0"/>
              <w:rPr>
                <w:rFonts w:ascii="宋体" w:hAnsi="宋体"/>
                <w:szCs w:val="21"/>
              </w:rPr>
            </w:pPr>
            <w:r>
              <w:rPr>
                <w:rFonts w:hint="eastAsia" w:ascii="宋体" w:hAnsi="宋体" w:cs="仿宋_GB2312"/>
                <w:position w:val="6"/>
                <w:szCs w:val="21"/>
              </w:rPr>
              <w:t>各种服装织物表现方法</w:t>
            </w:r>
          </w:p>
        </w:tc>
        <w:tc>
          <w:tcPr>
            <w:tcW w:w="1284" w:type="dxa"/>
            <w:vAlign w:val="center"/>
          </w:tcPr>
          <w:p w14:paraId="301EF78F">
            <w:pPr>
              <w:ind w:firstLine="480"/>
              <w:rPr>
                <w:rFonts w:hint="eastAsia" w:ascii="宋体" w:hAnsi="宋体" w:eastAsia="宋体"/>
                <w:lang w:eastAsia="zh-CN"/>
              </w:rPr>
            </w:pPr>
            <w:r>
              <w:rPr>
                <w:rFonts w:hint="eastAsia" w:ascii="宋体" w:hAnsi="宋体"/>
                <w:lang w:val="en-US" w:eastAsia="zh-CN"/>
              </w:rPr>
              <w:t>8</w:t>
            </w:r>
          </w:p>
        </w:tc>
        <w:tc>
          <w:tcPr>
            <w:tcW w:w="1080" w:type="dxa"/>
            <w:vAlign w:val="center"/>
          </w:tcPr>
          <w:p w14:paraId="2378CC81">
            <w:pPr>
              <w:ind w:firstLine="480"/>
              <w:rPr>
                <w:rFonts w:ascii="宋体" w:hAnsi="宋体"/>
              </w:rPr>
            </w:pPr>
          </w:p>
        </w:tc>
      </w:tr>
      <w:tr w14:paraId="2304B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602518EE">
            <w:pPr>
              <w:ind w:firstLine="480"/>
              <w:rPr>
                <w:rFonts w:ascii="黑体" w:hAnsi="黑体" w:eastAsia="黑体" w:cs="仿宋_GB2312"/>
                <w:color w:val="0000FF"/>
                <w:position w:val="6"/>
              </w:rPr>
            </w:pPr>
          </w:p>
        </w:tc>
        <w:tc>
          <w:tcPr>
            <w:tcW w:w="773" w:type="dxa"/>
            <w:vAlign w:val="center"/>
          </w:tcPr>
          <w:p w14:paraId="6608DE42">
            <w:pPr>
              <w:ind w:firstLine="174" w:firstLineChars="83"/>
              <w:rPr>
                <w:rFonts w:ascii="宋体" w:hAnsi="宋体"/>
                <w:szCs w:val="21"/>
              </w:rPr>
            </w:pPr>
            <w:r>
              <w:rPr>
                <w:rFonts w:hint="eastAsia" w:ascii="宋体" w:hAnsi="宋体"/>
                <w:szCs w:val="21"/>
              </w:rPr>
              <w:t>2</w:t>
            </w:r>
          </w:p>
        </w:tc>
        <w:tc>
          <w:tcPr>
            <w:tcW w:w="3487" w:type="dxa"/>
            <w:vAlign w:val="center"/>
          </w:tcPr>
          <w:p w14:paraId="66035FDE">
            <w:pPr>
              <w:ind w:firstLine="0" w:firstLineChars="0"/>
              <w:rPr>
                <w:rFonts w:ascii="宋体" w:hAnsi="宋体"/>
                <w:szCs w:val="21"/>
              </w:rPr>
            </w:pPr>
            <w:r>
              <w:rPr>
                <w:rFonts w:hint="eastAsia" w:ascii="宋体" w:hAnsi="宋体" w:cs="仿宋_GB2312"/>
                <w:position w:val="6"/>
                <w:szCs w:val="21"/>
              </w:rPr>
              <w:t>服装图案</w:t>
            </w:r>
          </w:p>
        </w:tc>
        <w:tc>
          <w:tcPr>
            <w:tcW w:w="1284" w:type="dxa"/>
            <w:vAlign w:val="center"/>
          </w:tcPr>
          <w:p w14:paraId="5A9FA7D3">
            <w:pPr>
              <w:ind w:firstLine="480"/>
              <w:rPr>
                <w:rFonts w:hint="eastAsia" w:ascii="宋体" w:hAnsi="宋体" w:eastAsia="宋体"/>
                <w:lang w:eastAsia="zh-CN"/>
              </w:rPr>
            </w:pPr>
            <w:r>
              <w:rPr>
                <w:rFonts w:hint="eastAsia" w:ascii="宋体" w:hAnsi="宋体"/>
                <w:lang w:val="en-US" w:eastAsia="zh-CN"/>
              </w:rPr>
              <w:t>8</w:t>
            </w:r>
          </w:p>
        </w:tc>
        <w:tc>
          <w:tcPr>
            <w:tcW w:w="1080" w:type="dxa"/>
            <w:vAlign w:val="center"/>
          </w:tcPr>
          <w:p w14:paraId="0C2B9F5C">
            <w:pPr>
              <w:ind w:firstLine="480"/>
              <w:rPr>
                <w:rFonts w:ascii="宋体" w:hAnsi="宋体"/>
              </w:rPr>
            </w:pPr>
          </w:p>
        </w:tc>
      </w:tr>
      <w:tr w14:paraId="74969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482D1884">
            <w:pPr>
              <w:ind w:firstLine="480"/>
              <w:rPr>
                <w:rFonts w:ascii="黑体" w:hAnsi="黑体" w:eastAsia="黑体" w:cs="仿宋_GB2312"/>
                <w:color w:val="0000FF"/>
                <w:position w:val="6"/>
              </w:rPr>
            </w:pPr>
          </w:p>
        </w:tc>
        <w:tc>
          <w:tcPr>
            <w:tcW w:w="773" w:type="dxa"/>
            <w:vAlign w:val="center"/>
          </w:tcPr>
          <w:p w14:paraId="444F9639">
            <w:pPr>
              <w:ind w:firstLine="174" w:firstLineChars="83"/>
              <w:rPr>
                <w:rFonts w:ascii="宋体" w:hAnsi="宋体"/>
                <w:szCs w:val="21"/>
              </w:rPr>
            </w:pPr>
            <w:r>
              <w:rPr>
                <w:rFonts w:hint="eastAsia" w:ascii="宋体" w:hAnsi="宋体"/>
                <w:szCs w:val="21"/>
              </w:rPr>
              <w:t>3</w:t>
            </w:r>
          </w:p>
        </w:tc>
        <w:tc>
          <w:tcPr>
            <w:tcW w:w="3487" w:type="dxa"/>
            <w:vAlign w:val="center"/>
          </w:tcPr>
          <w:p w14:paraId="417B1879">
            <w:pPr>
              <w:ind w:firstLine="0" w:firstLineChars="0"/>
              <w:rPr>
                <w:rFonts w:ascii="宋体" w:hAnsi="宋体"/>
                <w:szCs w:val="21"/>
              </w:rPr>
            </w:pPr>
            <w:r>
              <w:rPr>
                <w:rFonts w:hint="eastAsia" w:ascii="宋体" w:hAnsi="宋体" w:cs="仿宋_GB2312"/>
                <w:position w:val="6"/>
                <w:szCs w:val="21"/>
              </w:rPr>
              <w:t>服装面料质地的表现</w:t>
            </w:r>
          </w:p>
        </w:tc>
        <w:tc>
          <w:tcPr>
            <w:tcW w:w="1284" w:type="dxa"/>
            <w:vAlign w:val="center"/>
          </w:tcPr>
          <w:p w14:paraId="6D433489">
            <w:pPr>
              <w:ind w:firstLine="480"/>
              <w:rPr>
                <w:rFonts w:hint="eastAsia" w:ascii="宋体" w:hAnsi="宋体" w:eastAsia="宋体"/>
                <w:lang w:eastAsia="zh-CN"/>
              </w:rPr>
            </w:pPr>
            <w:r>
              <w:rPr>
                <w:rFonts w:hint="eastAsia" w:ascii="宋体" w:hAnsi="宋体"/>
                <w:lang w:val="en-US" w:eastAsia="zh-CN"/>
              </w:rPr>
              <w:t>8</w:t>
            </w:r>
          </w:p>
        </w:tc>
        <w:tc>
          <w:tcPr>
            <w:tcW w:w="1080" w:type="dxa"/>
            <w:vAlign w:val="center"/>
          </w:tcPr>
          <w:p w14:paraId="66CAF6D0">
            <w:pPr>
              <w:ind w:firstLine="480"/>
              <w:rPr>
                <w:rFonts w:ascii="宋体" w:hAnsi="宋体"/>
              </w:rPr>
            </w:pPr>
          </w:p>
        </w:tc>
      </w:tr>
      <w:tr w14:paraId="74DF6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Align w:val="center"/>
          </w:tcPr>
          <w:p w14:paraId="45DF4D00">
            <w:pPr>
              <w:ind w:firstLine="480"/>
              <w:rPr>
                <w:rFonts w:ascii="宋体" w:hAnsi="宋体"/>
                <w:szCs w:val="21"/>
              </w:rPr>
            </w:pPr>
            <w:r>
              <w:rPr>
                <w:rFonts w:hint="eastAsia" w:ascii="宋体" w:hAnsi="宋体"/>
                <w:szCs w:val="21"/>
              </w:rPr>
              <w:t>艺术鉴赏</w:t>
            </w:r>
          </w:p>
        </w:tc>
        <w:tc>
          <w:tcPr>
            <w:tcW w:w="773" w:type="dxa"/>
            <w:vAlign w:val="center"/>
          </w:tcPr>
          <w:p w14:paraId="2F362830">
            <w:pPr>
              <w:ind w:firstLine="174" w:firstLineChars="83"/>
              <w:rPr>
                <w:rFonts w:ascii="宋体" w:hAnsi="宋体"/>
                <w:szCs w:val="21"/>
              </w:rPr>
            </w:pPr>
            <w:r>
              <w:rPr>
                <w:rFonts w:hint="eastAsia" w:ascii="宋体" w:hAnsi="宋体"/>
                <w:szCs w:val="21"/>
              </w:rPr>
              <w:t>1</w:t>
            </w:r>
          </w:p>
        </w:tc>
        <w:tc>
          <w:tcPr>
            <w:tcW w:w="3487" w:type="dxa"/>
            <w:vAlign w:val="center"/>
          </w:tcPr>
          <w:p w14:paraId="21E1C373">
            <w:pPr>
              <w:ind w:firstLine="0" w:firstLineChars="0"/>
              <w:rPr>
                <w:rFonts w:ascii="宋体" w:hAnsi="宋体"/>
                <w:szCs w:val="21"/>
              </w:rPr>
            </w:pPr>
            <w:r>
              <w:rPr>
                <w:rFonts w:hint="eastAsia" w:ascii="宋体" w:hAnsi="宋体" w:cs="仿宋_GB2312"/>
                <w:position w:val="6"/>
                <w:szCs w:val="21"/>
              </w:rPr>
              <w:t>各种时装画风格鉴赏</w:t>
            </w:r>
          </w:p>
        </w:tc>
        <w:tc>
          <w:tcPr>
            <w:tcW w:w="1284" w:type="dxa"/>
            <w:vAlign w:val="center"/>
          </w:tcPr>
          <w:p w14:paraId="6C012CAF">
            <w:pPr>
              <w:ind w:firstLine="480"/>
              <w:rPr>
                <w:rFonts w:hint="eastAsia" w:ascii="宋体" w:hAnsi="宋体" w:eastAsia="宋体"/>
                <w:lang w:eastAsia="zh-CN"/>
              </w:rPr>
            </w:pPr>
            <w:r>
              <w:rPr>
                <w:rFonts w:hint="eastAsia" w:ascii="宋体" w:hAnsi="宋体"/>
                <w:lang w:val="en-US" w:eastAsia="zh-CN"/>
              </w:rPr>
              <w:t>4</w:t>
            </w:r>
          </w:p>
        </w:tc>
        <w:tc>
          <w:tcPr>
            <w:tcW w:w="1080" w:type="dxa"/>
            <w:vAlign w:val="center"/>
          </w:tcPr>
          <w:p w14:paraId="039D4ACA">
            <w:pPr>
              <w:ind w:firstLine="480"/>
              <w:rPr>
                <w:rFonts w:ascii="宋体" w:hAnsi="宋体"/>
              </w:rPr>
            </w:pPr>
          </w:p>
        </w:tc>
      </w:tr>
      <w:tr w14:paraId="57844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vAlign w:val="center"/>
          </w:tcPr>
          <w:p w14:paraId="47008828">
            <w:pPr>
              <w:ind w:firstLine="480"/>
              <w:rPr>
                <w:rFonts w:ascii="宋体" w:hAnsi="宋体"/>
                <w:szCs w:val="21"/>
              </w:rPr>
            </w:pPr>
            <w:r>
              <w:rPr>
                <w:rFonts w:hint="eastAsia" w:ascii="宋体" w:hAnsi="宋体"/>
                <w:szCs w:val="21"/>
              </w:rPr>
              <w:t>系列创作</w:t>
            </w:r>
          </w:p>
        </w:tc>
        <w:tc>
          <w:tcPr>
            <w:tcW w:w="773" w:type="dxa"/>
            <w:vAlign w:val="center"/>
          </w:tcPr>
          <w:p w14:paraId="591729E1">
            <w:pPr>
              <w:ind w:firstLine="174" w:firstLineChars="83"/>
              <w:rPr>
                <w:rFonts w:ascii="宋体" w:hAnsi="宋体"/>
                <w:szCs w:val="21"/>
              </w:rPr>
            </w:pPr>
            <w:r>
              <w:rPr>
                <w:rFonts w:hint="eastAsia" w:ascii="宋体" w:hAnsi="宋体"/>
                <w:szCs w:val="21"/>
              </w:rPr>
              <w:t>1</w:t>
            </w:r>
          </w:p>
        </w:tc>
        <w:tc>
          <w:tcPr>
            <w:tcW w:w="3487" w:type="dxa"/>
            <w:vAlign w:val="center"/>
          </w:tcPr>
          <w:p w14:paraId="5EE6C353">
            <w:pPr>
              <w:ind w:firstLine="0" w:firstLineChars="0"/>
              <w:rPr>
                <w:rFonts w:ascii="宋体" w:hAnsi="宋体" w:cs="仿宋_GB2312"/>
                <w:color w:val="0000FF"/>
                <w:position w:val="6"/>
                <w:szCs w:val="21"/>
              </w:rPr>
            </w:pPr>
            <w:r>
              <w:rPr>
                <w:rFonts w:hint="eastAsia" w:ascii="宋体" w:hAnsi="宋体" w:cs="仿宋_GB2312"/>
                <w:position w:val="6"/>
                <w:szCs w:val="21"/>
              </w:rPr>
              <w:t>时装款式图表现</w:t>
            </w:r>
          </w:p>
        </w:tc>
        <w:tc>
          <w:tcPr>
            <w:tcW w:w="1284" w:type="dxa"/>
            <w:vAlign w:val="center"/>
          </w:tcPr>
          <w:p w14:paraId="45D55450">
            <w:pPr>
              <w:ind w:firstLine="480"/>
              <w:rPr>
                <w:rFonts w:hint="default" w:ascii="宋体" w:hAnsi="宋体" w:eastAsia="宋体"/>
                <w:lang w:val="en-US" w:eastAsia="zh-CN"/>
              </w:rPr>
            </w:pPr>
            <w:r>
              <w:rPr>
                <w:rFonts w:hint="eastAsia" w:ascii="宋体" w:hAnsi="宋体"/>
                <w:lang w:val="en-US" w:eastAsia="zh-CN"/>
              </w:rPr>
              <w:t>8</w:t>
            </w:r>
          </w:p>
        </w:tc>
        <w:tc>
          <w:tcPr>
            <w:tcW w:w="1080" w:type="dxa"/>
            <w:vAlign w:val="center"/>
          </w:tcPr>
          <w:p w14:paraId="08B75957">
            <w:pPr>
              <w:ind w:firstLine="480"/>
              <w:rPr>
                <w:rFonts w:ascii="宋体" w:hAnsi="宋体"/>
              </w:rPr>
            </w:pPr>
          </w:p>
        </w:tc>
      </w:tr>
      <w:tr w14:paraId="76E54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691DC84E">
            <w:pPr>
              <w:ind w:firstLine="480"/>
              <w:rPr>
                <w:rFonts w:ascii="黑体" w:hAnsi="黑体" w:eastAsia="黑体" w:cs="仿宋_GB2312"/>
                <w:color w:val="0000FF"/>
                <w:position w:val="6"/>
              </w:rPr>
            </w:pPr>
          </w:p>
        </w:tc>
        <w:tc>
          <w:tcPr>
            <w:tcW w:w="773" w:type="dxa"/>
            <w:vAlign w:val="center"/>
          </w:tcPr>
          <w:p w14:paraId="3A7E1AFA">
            <w:pPr>
              <w:ind w:firstLine="174" w:firstLineChars="83"/>
              <w:rPr>
                <w:rFonts w:ascii="宋体" w:hAnsi="宋体"/>
                <w:szCs w:val="21"/>
              </w:rPr>
            </w:pPr>
            <w:r>
              <w:rPr>
                <w:rFonts w:hint="eastAsia" w:ascii="宋体" w:hAnsi="宋体"/>
                <w:szCs w:val="21"/>
              </w:rPr>
              <w:t>2</w:t>
            </w:r>
          </w:p>
        </w:tc>
        <w:tc>
          <w:tcPr>
            <w:tcW w:w="3487" w:type="dxa"/>
            <w:vAlign w:val="center"/>
          </w:tcPr>
          <w:p w14:paraId="2038C02A">
            <w:pPr>
              <w:ind w:firstLine="0" w:firstLineChars="0"/>
              <w:rPr>
                <w:rFonts w:ascii="宋体" w:hAnsi="宋体"/>
                <w:szCs w:val="21"/>
              </w:rPr>
            </w:pPr>
            <w:r>
              <w:rPr>
                <w:rFonts w:hint="eastAsia" w:ascii="宋体" w:hAnsi="宋体"/>
                <w:szCs w:val="21"/>
              </w:rPr>
              <w:t>系列设计表现</w:t>
            </w:r>
          </w:p>
        </w:tc>
        <w:tc>
          <w:tcPr>
            <w:tcW w:w="1284" w:type="dxa"/>
            <w:vAlign w:val="center"/>
          </w:tcPr>
          <w:p w14:paraId="0CA47F35">
            <w:pPr>
              <w:ind w:firstLine="480"/>
              <w:rPr>
                <w:rFonts w:hint="default" w:ascii="宋体" w:hAnsi="宋体" w:eastAsia="宋体"/>
                <w:lang w:val="en-US" w:eastAsia="zh-CN"/>
              </w:rPr>
            </w:pPr>
            <w:r>
              <w:rPr>
                <w:rFonts w:hint="eastAsia" w:ascii="宋体" w:hAnsi="宋体"/>
                <w:lang w:val="en-US" w:eastAsia="zh-CN"/>
              </w:rPr>
              <w:t>8</w:t>
            </w:r>
          </w:p>
        </w:tc>
        <w:tc>
          <w:tcPr>
            <w:tcW w:w="1080" w:type="dxa"/>
            <w:vAlign w:val="center"/>
          </w:tcPr>
          <w:p w14:paraId="496D203A">
            <w:pPr>
              <w:ind w:firstLine="480"/>
              <w:rPr>
                <w:rFonts w:ascii="宋体" w:hAnsi="宋体"/>
              </w:rPr>
            </w:pPr>
          </w:p>
        </w:tc>
      </w:tr>
      <w:tr w14:paraId="23C7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7084" w:type="dxa"/>
            <w:gridSpan w:val="3"/>
            <w:vAlign w:val="center"/>
          </w:tcPr>
          <w:p w14:paraId="392D6039">
            <w:pPr>
              <w:ind w:firstLine="480"/>
              <w:rPr>
                <w:rFonts w:ascii="宋体" w:hAnsi="宋体"/>
              </w:rPr>
            </w:pPr>
            <w:r>
              <w:rPr>
                <w:rFonts w:hint="eastAsia" w:ascii="宋体" w:hAnsi="宋体"/>
              </w:rPr>
              <w:t>总学时</w:t>
            </w:r>
          </w:p>
        </w:tc>
        <w:tc>
          <w:tcPr>
            <w:tcW w:w="1284" w:type="dxa"/>
            <w:vAlign w:val="center"/>
          </w:tcPr>
          <w:p w14:paraId="7E13BE36">
            <w:pPr>
              <w:ind w:firstLine="480"/>
              <w:rPr>
                <w:rFonts w:hint="default" w:ascii="宋体" w:hAnsi="宋体" w:eastAsia="宋体"/>
                <w:lang w:val="en-US" w:eastAsia="zh-CN"/>
              </w:rPr>
            </w:pPr>
            <w:r>
              <w:rPr>
                <w:rFonts w:hint="eastAsia" w:ascii="宋体" w:hAnsi="宋体"/>
                <w:lang w:val="en-US" w:eastAsia="zh-CN"/>
              </w:rPr>
              <w:t>72</w:t>
            </w:r>
          </w:p>
        </w:tc>
        <w:tc>
          <w:tcPr>
            <w:tcW w:w="1080" w:type="dxa"/>
            <w:vAlign w:val="center"/>
          </w:tcPr>
          <w:p w14:paraId="18EC383C">
            <w:pPr>
              <w:ind w:firstLine="480"/>
              <w:rPr>
                <w:rFonts w:ascii="宋体" w:hAnsi="宋体"/>
              </w:rPr>
            </w:pPr>
          </w:p>
        </w:tc>
      </w:tr>
    </w:tbl>
    <w:p w14:paraId="685C43C2">
      <w:pPr>
        <w:pStyle w:val="5"/>
        <w:spacing w:line="360" w:lineRule="auto"/>
        <w:rPr>
          <w:rFonts w:ascii="黑体" w:hAnsi="黑体" w:eastAsia="黑体" w:cs="仿宋_GB2312"/>
          <w:kern w:val="2"/>
          <w:position w:val="6"/>
          <w:sz w:val="28"/>
          <w:szCs w:val="28"/>
        </w:rPr>
      </w:pPr>
      <w:r>
        <w:rPr>
          <w:rFonts w:hint="eastAsia" w:ascii="黑体" w:hAnsi="黑体" w:eastAsia="黑体" w:cs="仿宋_GB2312"/>
          <w:kern w:val="2"/>
          <w:position w:val="6"/>
          <w:sz w:val="28"/>
          <w:szCs w:val="28"/>
        </w:rPr>
        <w:tab/>
      </w:r>
      <w:r>
        <w:rPr>
          <w:rFonts w:hint="eastAsia" w:ascii="黑体" w:hAnsi="黑体" w:eastAsia="黑体" w:cs="仿宋_GB2312"/>
          <w:kern w:val="2"/>
          <w:position w:val="6"/>
          <w:sz w:val="28"/>
          <w:szCs w:val="28"/>
        </w:rPr>
        <w:t>2.单元（或项目）设计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8"/>
        <w:gridCol w:w="1114"/>
        <w:gridCol w:w="2491"/>
        <w:gridCol w:w="1080"/>
        <w:gridCol w:w="900"/>
        <w:gridCol w:w="1044"/>
        <w:gridCol w:w="1620"/>
      </w:tblGrid>
      <w:tr w14:paraId="4D68F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gridSpan w:val="2"/>
            <w:tcBorders>
              <w:top w:val="single" w:color="auto" w:sz="4" w:space="0"/>
              <w:left w:val="single" w:color="auto" w:sz="4" w:space="0"/>
              <w:bottom w:val="single" w:color="auto" w:sz="4" w:space="0"/>
              <w:right w:val="single" w:color="auto" w:sz="4" w:space="0"/>
            </w:tcBorders>
            <w:vAlign w:val="center"/>
          </w:tcPr>
          <w:p w14:paraId="17D8AA3A">
            <w:pPr>
              <w:widowControl/>
              <w:ind w:firstLine="480"/>
              <w:jc w:val="center"/>
              <w:rPr>
                <w:rFonts w:ascii="宋体" w:hAnsi="宋体" w:cs="宋体"/>
                <w:kern w:val="0"/>
              </w:rPr>
            </w:pPr>
            <w:r>
              <w:rPr>
                <w:rFonts w:hint="eastAsia" w:ascii="宋体" w:hAnsi="宋体" w:cs="宋体"/>
                <w:kern w:val="0"/>
              </w:rPr>
              <w:t>模块一</w:t>
            </w:r>
          </w:p>
        </w:tc>
        <w:tc>
          <w:tcPr>
            <w:tcW w:w="7135" w:type="dxa"/>
            <w:gridSpan w:val="5"/>
            <w:tcBorders>
              <w:top w:val="single" w:color="auto" w:sz="4" w:space="0"/>
              <w:left w:val="single" w:color="auto" w:sz="4" w:space="0"/>
              <w:bottom w:val="single" w:color="auto" w:sz="4" w:space="0"/>
              <w:right w:val="single" w:color="auto" w:sz="4" w:space="0"/>
            </w:tcBorders>
            <w:vAlign w:val="center"/>
          </w:tcPr>
          <w:p w14:paraId="149D0748">
            <w:pPr>
              <w:widowControl/>
              <w:ind w:firstLine="480"/>
              <w:jc w:val="center"/>
              <w:rPr>
                <w:rFonts w:ascii="宋体" w:hAnsi="宋体" w:cs="宋体"/>
                <w:kern w:val="0"/>
              </w:rPr>
            </w:pPr>
            <w:r>
              <w:rPr>
                <w:rFonts w:hint="eastAsia" w:ascii="宋体" w:hAnsi="宋体"/>
                <w:szCs w:val="21"/>
              </w:rPr>
              <w:t>人体绘画</w:t>
            </w:r>
          </w:p>
        </w:tc>
      </w:tr>
      <w:tr w14:paraId="5927472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vAlign w:val="center"/>
          </w:tcPr>
          <w:p w14:paraId="718117B3">
            <w:pPr>
              <w:widowControl/>
              <w:ind w:firstLine="0" w:firstLineChars="0"/>
              <w:rPr>
                <w:rFonts w:ascii="宋体" w:hAnsi="宋体" w:cs="宋体"/>
                <w:kern w:val="0"/>
              </w:rPr>
            </w:pPr>
            <w:r>
              <w:rPr>
                <w:rFonts w:hint="eastAsia" w:ascii="宋体" w:hAnsi="宋体" w:cs="宋体"/>
                <w:kern w:val="0"/>
              </w:rPr>
              <w:t>单元1</w:t>
            </w:r>
          </w:p>
        </w:tc>
        <w:tc>
          <w:tcPr>
            <w:tcW w:w="4685" w:type="dxa"/>
            <w:gridSpan w:val="3"/>
            <w:tcBorders>
              <w:top w:val="nil"/>
              <w:left w:val="nil"/>
              <w:bottom w:val="single" w:color="auto" w:sz="4" w:space="0"/>
              <w:right w:val="single" w:color="auto" w:sz="4" w:space="0"/>
            </w:tcBorders>
            <w:shd w:val="clear" w:color="auto" w:fill="auto"/>
            <w:vAlign w:val="center"/>
          </w:tcPr>
          <w:p w14:paraId="708F0F72">
            <w:pPr>
              <w:widowControl/>
              <w:ind w:firstLine="210" w:firstLineChars="100"/>
              <w:jc w:val="left"/>
              <w:rPr>
                <w:rFonts w:ascii="宋体" w:hAnsi="宋体" w:cs="宋体"/>
                <w:kern w:val="0"/>
              </w:rPr>
            </w:pPr>
            <w:r>
              <w:rPr>
                <w:rFonts w:hint="eastAsia" w:ascii="宋体" w:hAnsi="宋体"/>
                <w:szCs w:val="21"/>
              </w:rPr>
              <w:t>人体比例</w:t>
            </w:r>
          </w:p>
        </w:tc>
        <w:tc>
          <w:tcPr>
            <w:tcW w:w="900" w:type="dxa"/>
            <w:vMerge w:val="restart"/>
            <w:tcBorders>
              <w:top w:val="nil"/>
              <w:left w:val="single" w:color="auto" w:sz="4" w:space="0"/>
              <w:right w:val="single" w:color="auto" w:sz="4" w:space="0"/>
            </w:tcBorders>
            <w:shd w:val="clear" w:color="auto" w:fill="auto"/>
            <w:vAlign w:val="center"/>
          </w:tcPr>
          <w:p w14:paraId="139EB18C">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vAlign w:val="center"/>
          </w:tcPr>
          <w:p w14:paraId="62686A6D">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vAlign w:val="center"/>
          </w:tcPr>
          <w:p w14:paraId="44CC432F">
            <w:pPr>
              <w:widowControl/>
              <w:ind w:firstLine="480"/>
              <w:jc w:val="left"/>
              <w:rPr>
                <w:rFonts w:hint="eastAsia" w:ascii="宋体" w:hAnsi="宋体" w:eastAsia="宋体" w:cs="宋体"/>
                <w:kern w:val="0"/>
                <w:lang w:val="en-US" w:eastAsia="zh-CN"/>
              </w:rPr>
            </w:pPr>
            <w:r>
              <w:rPr>
                <w:rFonts w:hint="eastAsia" w:ascii="宋体" w:hAnsi="宋体" w:cs="宋体"/>
                <w:kern w:val="0"/>
                <w:lang w:val="en-US" w:eastAsia="zh-CN"/>
              </w:rPr>
              <w:t>8</w:t>
            </w:r>
          </w:p>
        </w:tc>
      </w:tr>
      <w:tr w14:paraId="23E9E4F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vAlign w:val="center"/>
          </w:tcPr>
          <w:p w14:paraId="596D81E6">
            <w:pPr>
              <w:widowControl/>
              <w:ind w:firstLine="0" w:firstLineChars="0"/>
              <w:rPr>
                <w:rFonts w:ascii="宋体" w:hAnsi="宋体" w:cs="宋体"/>
                <w:kern w:val="0"/>
              </w:rPr>
            </w:pPr>
            <w:r>
              <w:rPr>
                <w:rFonts w:hint="eastAsia" w:ascii="宋体" w:hAnsi="宋体" w:cs="宋体"/>
                <w:kern w:val="0"/>
              </w:rPr>
              <w:t>单元2</w:t>
            </w:r>
          </w:p>
        </w:tc>
        <w:tc>
          <w:tcPr>
            <w:tcW w:w="4685" w:type="dxa"/>
            <w:gridSpan w:val="3"/>
            <w:tcBorders>
              <w:top w:val="nil"/>
              <w:left w:val="nil"/>
              <w:bottom w:val="single" w:color="auto" w:sz="4" w:space="0"/>
              <w:right w:val="single" w:color="auto" w:sz="4" w:space="0"/>
            </w:tcBorders>
            <w:shd w:val="clear" w:color="auto" w:fill="auto"/>
            <w:vAlign w:val="center"/>
          </w:tcPr>
          <w:p w14:paraId="4970B8A0">
            <w:pPr>
              <w:widowControl/>
              <w:ind w:firstLine="210" w:firstLineChars="100"/>
              <w:jc w:val="left"/>
              <w:rPr>
                <w:rFonts w:ascii="宋体" w:hAnsi="宋体" w:cs="宋体"/>
                <w:kern w:val="0"/>
              </w:rPr>
            </w:pPr>
            <w:r>
              <w:rPr>
                <w:rFonts w:hint="eastAsia" w:ascii="宋体" w:hAnsi="宋体"/>
              </w:rPr>
              <w:t>人体动态</w:t>
            </w:r>
          </w:p>
        </w:tc>
        <w:tc>
          <w:tcPr>
            <w:tcW w:w="900" w:type="dxa"/>
            <w:vMerge w:val="continue"/>
            <w:tcBorders>
              <w:left w:val="single" w:color="auto" w:sz="4" w:space="0"/>
              <w:right w:val="single" w:color="auto" w:sz="4" w:space="0"/>
            </w:tcBorders>
            <w:shd w:val="clear" w:color="auto" w:fill="auto"/>
            <w:vAlign w:val="center"/>
          </w:tcPr>
          <w:p w14:paraId="47A80FB5">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vAlign w:val="center"/>
          </w:tcPr>
          <w:p w14:paraId="53DA691C">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tcBorders>
              <w:top w:val="nil"/>
              <w:left w:val="nil"/>
              <w:bottom w:val="single" w:color="auto" w:sz="4" w:space="0"/>
              <w:right w:val="single" w:color="auto" w:sz="4" w:space="0"/>
            </w:tcBorders>
            <w:vAlign w:val="center"/>
          </w:tcPr>
          <w:p w14:paraId="125ACE81">
            <w:pPr>
              <w:widowControl/>
              <w:ind w:firstLine="480"/>
              <w:jc w:val="left"/>
              <w:rPr>
                <w:rFonts w:hint="eastAsia" w:ascii="宋体" w:hAnsi="宋体" w:eastAsia="宋体" w:cs="宋体"/>
                <w:kern w:val="0"/>
                <w:lang w:val="en-US" w:eastAsia="zh-CN"/>
              </w:rPr>
            </w:pPr>
            <w:r>
              <w:rPr>
                <w:rFonts w:hint="eastAsia" w:ascii="宋体" w:hAnsi="宋体" w:cs="宋体"/>
                <w:kern w:val="0"/>
                <w:lang w:val="en-US" w:eastAsia="zh-CN"/>
              </w:rPr>
              <w:t>8</w:t>
            </w:r>
          </w:p>
        </w:tc>
      </w:tr>
      <w:tr w14:paraId="2BAB56D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47" w:type="dxa"/>
            <w:gridSpan w:val="7"/>
            <w:tcBorders>
              <w:top w:val="single" w:color="auto" w:sz="4" w:space="0"/>
              <w:left w:val="single" w:color="auto" w:sz="4" w:space="0"/>
              <w:bottom w:val="single" w:color="auto" w:sz="4" w:space="0"/>
              <w:right w:val="single" w:color="auto" w:sz="4" w:space="0"/>
            </w:tcBorders>
            <w:vAlign w:val="center"/>
          </w:tcPr>
          <w:p w14:paraId="64A8BEC4">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7D17B15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47" w:type="dxa"/>
            <w:gridSpan w:val="7"/>
            <w:tcBorders>
              <w:top w:val="single" w:color="auto" w:sz="4" w:space="0"/>
              <w:left w:val="single" w:color="auto" w:sz="4" w:space="0"/>
              <w:bottom w:val="single" w:color="auto" w:sz="4" w:space="0"/>
              <w:right w:val="single" w:color="auto" w:sz="4" w:space="0"/>
            </w:tcBorders>
            <w:vAlign w:val="center"/>
          </w:tcPr>
          <w:p w14:paraId="0394A56B">
            <w:pPr>
              <w:widowControl/>
              <w:ind w:firstLine="480"/>
              <w:jc w:val="left"/>
              <w:rPr>
                <w:rFonts w:ascii="宋体" w:hAnsi="宋体" w:cs="宋体"/>
                <w:kern w:val="0"/>
              </w:rPr>
            </w:pPr>
            <w:r>
              <w:rPr>
                <w:rFonts w:hint="eastAsia" w:ascii="宋体" w:hAnsi="宋体" w:cs="宋体"/>
                <w:kern w:val="0"/>
              </w:rPr>
              <w:t>认知目标：了解基础绘画方法与技巧、体会观察方法。</w:t>
            </w:r>
          </w:p>
          <w:p w14:paraId="02DE21D1">
            <w:pPr>
              <w:widowControl/>
              <w:ind w:firstLine="480"/>
              <w:jc w:val="left"/>
              <w:rPr>
                <w:rFonts w:ascii="宋体" w:hAnsi="宋体" w:cs="宋体"/>
                <w:kern w:val="0"/>
              </w:rPr>
            </w:pPr>
            <w:r>
              <w:rPr>
                <w:rFonts w:hint="eastAsia" w:ascii="宋体" w:hAnsi="宋体" w:cs="宋体"/>
                <w:kern w:val="0"/>
              </w:rPr>
              <w:t>技能目标：能人体比例的绘画技巧</w:t>
            </w:r>
          </w:p>
        </w:tc>
      </w:tr>
      <w:tr w14:paraId="24D618D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vAlign w:val="center"/>
          </w:tcPr>
          <w:p w14:paraId="7AABECD9">
            <w:pPr>
              <w:widowControl/>
              <w:ind w:firstLine="48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vAlign w:val="center"/>
          </w:tcPr>
          <w:p w14:paraId="700C80A4">
            <w:pPr>
              <w:widowControl/>
              <w:ind w:firstLine="0" w:firstLineChars="0"/>
              <w:jc w:val="left"/>
              <w:rPr>
                <w:rFonts w:ascii="宋体" w:hAnsi="宋体" w:cs="宋体"/>
                <w:kern w:val="0"/>
              </w:rPr>
            </w:pPr>
            <w:r>
              <w:rPr>
                <w:rFonts w:hint="eastAsia" w:ascii="宋体" w:hAnsi="宋体" w:cs="宋体"/>
                <w:kern w:val="0"/>
              </w:rPr>
              <w:t>主要教学方法</w:t>
            </w:r>
          </w:p>
        </w:tc>
      </w:tr>
      <w:tr w14:paraId="266CCE0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33" w:hRule="atLeast"/>
          <w:jc w:val="center"/>
        </w:trPr>
        <w:tc>
          <w:tcPr>
            <w:tcW w:w="4703" w:type="dxa"/>
            <w:gridSpan w:val="3"/>
            <w:vMerge w:val="restart"/>
            <w:tcBorders>
              <w:top w:val="single" w:color="auto" w:sz="4" w:space="0"/>
              <w:left w:val="single" w:color="auto" w:sz="4" w:space="0"/>
              <w:bottom w:val="single" w:color="auto" w:sz="4" w:space="0"/>
              <w:right w:val="single" w:color="auto" w:sz="4" w:space="0"/>
            </w:tcBorders>
          </w:tcPr>
          <w:p w14:paraId="7F512234">
            <w:pPr>
              <w:pStyle w:val="15"/>
              <w:widowControl/>
              <w:ind w:left="360" w:firstLine="0" w:firstLineChars="0"/>
              <w:jc w:val="left"/>
              <w:rPr>
                <w:rFonts w:ascii="宋体" w:hAnsi="宋体" w:cs="宋体"/>
                <w:kern w:val="0"/>
              </w:rPr>
            </w:pPr>
            <w:r>
              <w:rPr>
                <w:rFonts w:hint="eastAsia" w:ascii="宋体" w:hAnsi="宋体" w:cs="宋体"/>
                <w:kern w:val="0"/>
              </w:rPr>
              <w:t>模块一  人体绘画</w:t>
            </w:r>
          </w:p>
          <w:p w14:paraId="6307D4EE">
            <w:pPr>
              <w:spacing w:line="400" w:lineRule="atLeast"/>
              <w:ind w:firstLine="480"/>
            </w:pPr>
            <w:r>
              <w:rPr>
                <w:rFonts w:hint="eastAsia"/>
              </w:rPr>
              <w:t>（一）人体在画面上的尺度</w:t>
            </w:r>
          </w:p>
          <w:p w14:paraId="620E6704">
            <w:pPr>
              <w:spacing w:line="400" w:lineRule="atLeast"/>
              <w:ind w:firstLine="480"/>
            </w:pPr>
            <w:r>
              <w:rPr>
                <w:rFonts w:hint="eastAsia"/>
              </w:rPr>
              <w:t>（二）以重心平衡来取动态</w:t>
            </w:r>
          </w:p>
          <w:p w14:paraId="445DAC7E">
            <w:pPr>
              <w:spacing w:line="400" w:lineRule="atLeast"/>
              <w:ind w:firstLine="480"/>
            </w:pPr>
            <w:r>
              <w:rPr>
                <w:rFonts w:hint="eastAsia"/>
              </w:rPr>
              <w:t>（三）骨盆突出的姿势</w:t>
            </w:r>
          </w:p>
          <w:p w14:paraId="1C62B311">
            <w:pPr>
              <w:spacing w:line="400" w:lineRule="atLeast"/>
              <w:ind w:firstLine="480"/>
            </w:pPr>
            <w:r>
              <w:rPr>
                <w:rFonts w:hint="eastAsia"/>
              </w:rPr>
              <w:t>（四）男性/女性人体的比较</w:t>
            </w:r>
          </w:p>
          <w:p w14:paraId="4BE6569D">
            <w:pPr>
              <w:spacing w:line="400" w:lineRule="atLeast"/>
              <w:ind w:firstLine="480"/>
            </w:pPr>
            <w:r>
              <w:rPr>
                <w:rFonts w:hint="eastAsia"/>
              </w:rPr>
              <w:t>（五）静态姿势、动态姿势的比较</w:t>
            </w:r>
          </w:p>
          <w:p w14:paraId="573A3F85">
            <w:pPr>
              <w:spacing w:line="400" w:lineRule="atLeast"/>
              <w:ind w:firstLine="480"/>
            </w:pPr>
            <w:r>
              <w:rPr>
                <w:rFonts w:hint="eastAsia"/>
              </w:rPr>
              <w:t>（六）男人体的结构安排</w:t>
            </w:r>
          </w:p>
          <w:p w14:paraId="18DD2451">
            <w:pPr>
              <w:spacing w:line="400" w:lineRule="atLeast"/>
              <w:ind w:firstLine="480"/>
            </w:pPr>
            <w:r>
              <w:rPr>
                <w:rFonts w:hint="eastAsia"/>
              </w:rPr>
              <w:t>（七）儿童、少年、青少年的比例</w:t>
            </w:r>
          </w:p>
          <w:p w14:paraId="18488238">
            <w:pPr>
              <w:spacing w:line="400" w:lineRule="atLeast"/>
              <w:ind w:firstLine="480"/>
            </w:pPr>
            <w:r>
              <w:rPr>
                <w:rFonts w:hint="eastAsia"/>
              </w:rPr>
              <w:t>（八）脸部与手、脚、鞋的画法</w:t>
            </w:r>
          </w:p>
          <w:p w14:paraId="293F3DBF">
            <w:pPr>
              <w:pStyle w:val="15"/>
              <w:widowControl/>
              <w:ind w:firstLine="0" w:firstLineChars="0"/>
              <w:jc w:val="left"/>
            </w:pPr>
            <w:r>
              <w:rPr>
                <w:rFonts w:ascii="宋体" w:hAnsi="宋体" w:cs="宋体"/>
                <w:kern w:val="0"/>
              </w:rPr>
              <w:t>重点</w:t>
            </w:r>
            <w:r>
              <w:rPr>
                <w:rFonts w:hint="eastAsia" w:ascii="宋体" w:hAnsi="宋体" w:cs="宋体"/>
                <w:kern w:val="0"/>
              </w:rPr>
              <w:t>：</w:t>
            </w:r>
            <w:r>
              <w:rPr>
                <w:rFonts w:hint="eastAsia"/>
              </w:rPr>
              <w:t>静态姿势、动态姿势的比较</w:t>
            </w:r>
          </w:p>
          <w:p w14:paraId="04B0A526">
            <w:pPr>
              <w:pStyle w:val="15"/>
              <w:widowControl/>
              <w:ind w:firstLine="0" w:firstLineChars="0"/>
              <w:jc w:val="left"/>
              <w:rPr>
                <w:rFonts w:ascii="宋体" w:hAnsi="宋体" w:cs="宋体"/>
                <w:kern w:val="0"/>
              </w:rPr>
            </w:pPr>
            <w:r>
              <w:rPr>
                <w:rFonts w:ascii="宋体" w:hAnsi="宋体" w:cs="宋体"/>
                <w:kern w:val="0"/>
              </w:rPr>
              <w:t>难点</w:t>
            </w:r>
            <w:r>
              <w:rPr>
                <w:rFonts w:hint="eastAsia" w:ascii="宋体" w:hAnsi="宋体" w:cs="宋体"/>
                <w:kern w:val="0"/>
              </w:rPr>
              <w:t>：</w:t>
            </w:r>
            <w:r>
              <w:rPr>
                <w:rFonts w:hint="eastAsia"/>
              </w:rPr>
              <w:t>男人体的结构安排</w:t>
            </w:r>
          </w:p>
        </w:tc>
        <w:tc>
          <w:tcPr>
            <w:tcW w:w="4644" w:type="dxa"/>
            <w:gridSpan w:val="4"/>
            <w:tcBorders>
              <w:top w:val="nil"/>
              <w:left w:val="nil"/>
              <w:bottom w:val="single" w:color="auto" w:sz="4" w:space="0"/>
              <w:right w:val="single" w:color="auto" w:sz="4" w:space="0"/>
            </w:tcBorders>
            <w:vAlign w:val="center"/>
          </w:tcPr>
          <w:p w14:paraId="0470FB61">
            <w:pPr>
              <w:widowControl/>
              <w:ind w:firstLine="480"/>
              <w:jc w:val="left"/>
              <w:rPr>
                <w:rFonts w:ascii="宋体" w:hAnsi="宋体" w:cs="宋体"/>
                <w:kern w:val="0"/>
              </w:rPr>
            </w:pPr>
            <w:r>
              <w:rPr>
                <w:rFonts w:hint="eastAsia" w:ascii="宋体" w:hAnsi="宋体" w:cs="宋体"/>
                <w:kern w:val="0"/>
              </w:rPr>
              <w:t>示教法</w:t>
            </w:r>
          </w:p>
        </w:tc>
      </w:tr>
      <w:tr w14:paraId="01CE88F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vAlign w:val="center"/>
          </w:tcPr>
          <w:p w14:paraId="2C8940F5">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7A9633EF">
            <w:pPr>
              <w:widowControl/>
              <w:ind w:firstLine="0" w:firstLineChars="0"/>
              <w:jc w:val="left"/>
              <w:rPr>
                <w:rFonts w:ascii="宋体" w:hAnsi="宋体" w:cs="宋体"/>
                <w:kern w:val="0"/>
              </w:rPr>
            </w:pPr>
            <w:r>
              <w:rPr>
                <w:rFonts w:hint="eastAsia" w:ascii="宋体" w:hAnsi="宋体" w:cs="宋体"/>
                <w:kern w:val="0"/>
              </w:rPr>
              <w:t>教学地点</w:t>
            </w:r>
          </w:p>
        </w:tc>
      </w:tr>
      <w:tr w14:paraId="76FE359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63"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vAlign w:val="center"/>
          </w:tcPr>
          <w:p w14:paraId="5FA623EE">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5E185605">
            <w:pPr>
              <w:widowControl/>
              <w:ind w:firstLine="480"/>
              <w:jc w:val="left"/>
              <w:rPr>
                <w:rFonts w:ascii="宋体" w:hAnsi="宋体" w:cs="宋体"/>
                <w:kern w:val="0"/>
              </w:rPr>
            </w:pPr>
            <w:r>
              <w:rPr>
                <w:rFonts w:hint="eastAsia" w:ascii="宋体" w:hAnsi="宋体" w:cs="宋体"/>
                <w:kern w:val="0"/>
              </w:rPr>
              <w:t>多媒体画室</w:t>
            </w:r>
          </w:p>
        </w:tc>
      </w:tr>
      <w:tr w14:paraId="696522B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vAlign w:val="center"/>
          </w:tcPr>
          <w:p w14:paraId="04E12622">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549B0AEA">
            <w:pPr>
              <w:widowControl/>
              <w:ind w:firstLine="0" w:firstLineChars="0"/>
              <w:jc w:val="left"/>
              <w:rPr>
                <w:rFonts w:ascii="宋体" w:hAnsi="宋体" w:cs="宋体"/>
                <w:kern w:val="0"/>
              </w:rPr>
            </w:pPr>
            <w:r>
              <w:rPr>
                <w:rFonts w:hint="eastAsia" w:ascii="宋体" w:hAnsi="宋体" w:cs="宋体"/>
                <w:kern w:val="0"/>
              </w:rPr>
              <w:t>教学及参考资料</w:t>
            </w:r>
          </w:p>
        </w:tc>
      </w:tr>
      <w:tr w14:paraId="4096066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vAlign w:val="center"/>
          </w:tcPr>
          <w:p w14:paraId="37B3A51D">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4BFFAF84">
            <w:pPr>
              <w:widowControl/>
              <w:ind w:firstLine="0" w:firstLineChars="0"/>
              <w:jc w:val="left"/>
              <w:rPr>
                <w:rFonts w:ascii="宋体" w:hAnsi="宋体" w:cs="宋体"/>
                <w:kern w:val="0"/>
              </w:rPr>
            </w:pPr>
            <w:r>
              <w:rPr>
                <w:rFonts w:hint="eastAsia" w:ascii="宋体" w:hAnsi="宋体" w:cs="宋体"/>
                <w:kern w:val="0"/>
              </w:rPr>
              <w:t>《</w:t>
            </w:r>
            <w:r>
              <w:rPr>
                <w:rFonts w:ascii="宋体" w:hAnsi="宋体" w:cs="宋体"/>
                <w:kern w:val="0"/>
              </w:rPr>
              <w:t>时装画零基础速成必修课</w:t>
            </w:r>
            <w:r>
              <w:rPr>
                <w:rFonts w:hint="eastAsia" w:ascii="宋体" w:hAnsi="宋体" w:cs="宋体"/>
                <w:kern w:val="0"/>
              </w:rPr>
              <w:t>》</w:t>
            </w:r>
          </w:p>
          <w:p w14:paraId="0A4248C9">
            <w:pPr>
              <w:widowControl/>
              <w:ind w:firstLine="0" w:firstLineChars="0"/>
              <w:jc w:val="left"/>
              <w:rPr>
                <w:rFonts w:ascii="宋体" w:hAnsi="宋体" w:cs="宋体"/>
                <w:kern w:val="0"/>
              </w:rPr>
            </w:pPr>
            <w:r>
              <w:rPr>
                <w:rFonts w:hint="eastAsia" w:ascii="宋体" w:hAnsi="宋体" w:cs="宋体"/>
                <w:kern w:val="0"/>
              </w:rPr>
              <w:t>主编</w:t>
            </w:r>
            <w:r>
              <w:fldChar w:fldCharType="begin"/>
            </w:r>
            <w:r>
              <w:instrText xml:space="preserve"> HYPERLINK "http://search.dangdang.com/?key2=%C2%B9%D5%F1%C8%D9&amp;medium=01&amp;category_path=01.00.00.00.00.00" \t "_blank" </w:instrText>
            </w:r>
            <w:r>
              <w:fldChar w:fldCharType="separate"/>
            </w:r>
            <w:r>
              <w:rPr>
                <w:rFonts w:ascii="宋体" w:hAnsi="宋体" w:cs="宋体"/>
                <w:kern w:val="0"/>
              </w:rPr>
              <w:t>鹿振荣</w:t>
            </w:r>
            <w:r>
              <w:rPr>
                <w:rFonts w:ascii="宋体" w:hAnsi="宋体" w:cs="宋体"/>
                <w:kern w:val="0"/>
              </w:rPr>
              <w:fldChar w:fldCharType="end"/>
            </w:r>
            <w:r>
              <w:rPr>
                <w:rFonts w:hint="eastAsia" w:ascii="宋体" w:hAnsi="宋体" w:cs="宋体"/>
                <w:kern w:val="0"/>
              </w:rPr>
              <w:t>，</w:t>
            </w:r>
            <w:r>
              <w:fldChar w:fldCharType="begin"/>
            </w:r>
            <w:r>
              <w:instrText xml:space="preserve"> HYPERLINK "http://search.dangdang.com/?key2=%B2%CC%B3%A4%C7%E0&amp;medium=01&amp;category_path=01.00.00.00.00.00" \t "_blank" </w:instrText>
            </w:r>
            <w:r>
              <w:fldChar w:fldCharType="separate"/>
            </w:r>
            <w:r>
              <w:rPr>
                <w:rFonts w:ascii="宋体" w:hAnsi="宋体" w:cs="宋体"/>
                <w:kern w:val="0"/>
              </w:rPr>
              <w:t>蔡长青</w:t>
            </w:r>
            <w:r>
              <w:rPr>
                <w:rFonts w:ascii="宋体" w:hAnsi="宋体" w:cs="宋体"/>
                <w:kern w:val="0"/>
              </w:rPr>
              <w:fldChar w:fldCharType="end"/>
            </w:r>
            <w:r>
              <w:rPr>
                <w:rFonts w:hint="eastAsia" w:ascii="宋体" w:hAnsi="宋体" w:cs="宋体"/>
                <w:kern w:val="0"/>
              </w:rPr>
              <w:t>，人民邮电出版社</w:t>
            </w:r>
          </w:p>
        </w:tc>
      </w:tr>
      <w:tr w14:paraId="09571BF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vAlign w:val="center"/>
          </w:tcPr>
          <w:p w14:paraId="1ABDED70">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58C35827">
            <w:pPr>
              <w:widowControl/>
              <w:ind w:firstLine="480"/>
              <w:jc w:val="left"/>
              <w:rPr>
                <w:rFonts w:ascii="宋体" w:hAnsi="宋体" w:cs="宋体"/>
                <w:kern w:val="0"/>
              </w:rPr>
            </w:pPr>
            <w:r>
              <w:rPr>
                <w:rFonts w:hint="eastAsia" w:ascii="宋体" w:hAnsi="宋体" w:cs="宋体"/>
                <w:kern w:val="0"/>
              </w:rPr>
              <w:t>练习与习题建议</w:t>
            </w:r>
          </w:p>
        </w:tc>
      </w:tr>
      <w:tr w14:paraId="136F6F6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075"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vAlign w:val="center"/>
          </w:tcPr>
          <w:p w14:paraId="3A60E2D4">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6925CC59">
            <w:pPr>
              <w:widowControl/>
              <w:ind w:firstLine="480"/>
              <w:jc w:val="left"/>
              <w:rPr>
                <w:rFonts w:ascii="宋体" w:hAnsi="宋体" w:cs="宋体"/>
                <w:kern w:val="0"/>
              </w:rPr>
            </w:pPr>
            <w:r>
              <w:rPr>
                <w:rFonts w:hint="eastAsia" w:ascii="宋体" w:hAnsi="宋体" w:cs="宋体"/>
                <w:kern w:val="0"/>
              </w:rPr>
              <w:t>人体比例，体块练习</w:t>
            </w:r>
          </w:p>
        </w:tc>
      </w:tr>
      <w:tr w14:paraId="246AD97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vAlign w:val="center"/>
          </w:tcPr>
          <w:p w14:paraId="4CEF9E49">
            <w:pPr>
              <w:widowControl/>
              <w:ind w:firstLine="48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vAlign w:val="center"/>
          </w:tcPr>
          <w:p w14:paraId="138319F5">
            <w:pPr>
              <w:widowControl/>
              <w:ind w:firstLine="480"/>
              <w:jc w:val="left"/>
              <w:rPr>
                <w:rFonts w:ascii="宋体" w:hAnsi="宋体" w:cs="宋体"/>
                <w:kern w:val="0"/>
              </w:rPr>
            </w:pPr>
            <w:r>
              <w:rPr>
                <w:rFonts w:hint="eastAsia" w:ascii="宋体" w:hAnsi="宋体" w:cs="宋体"/>
                <w:kern w:val="0"/>
              </w:rPr>
              <w:t>权重分配</w:t>
            </w:r>
          </w:p>
        </w:tc>
      </w:tr>
      <w:tr w14:paraId="7D7D979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35" w:hRule="atLeast"/>
          <w:jc w:val="center"/>
        </w:trPr>
        <w:tc>
          <w:tcPr>
            <w:tcW w:w="4703" w:type="dxa"/>
            <w:gridSpan w:val="3"/>
            <w:tcBorders>
              <w:top w:val="single" w:color="auto" w:sz="4" w:space="0"/>
              <w:left w:val="single" w:color="auto" w:sz="4" w:space="0"/>
              <w:bottom w:val="single" w:color="auto" w:sz="4" w:space="0"/>
              <w:right w:val="single" w:color="auto" w:sz="4" w:space="0"/>
            </w:tcBorders>
            <w:vAlign w:val="center"/>
          </w:tcPr>
          <w:p w14:paraId="113FCC37">
            <w:pPr>
              <w:widowControl/>
              <w:ind w:firstLine="480"/>
              <w:jc w:val="center"/>
              <w:rPr>
                <w:rFonts w:ascii="宋体" w:hAnsi="宋体" w:cs="宋体"/>
                <w:kern w:val="0"/>
              </w:rPr>
            </w:pPr>
            <w:r>
              <w:rPr>
                <w:rFonts w:hint="eastAsia" w:ascii="宋体" w:hAnsi="宋体" w:cs="宋体"/>
                <w:kern w:val="0"/>
              </w:rPr>
              <w:t>同学们的参与度</w:t>
            </w:r>
          </w:p>
        </w:tc>
        <w:tc>
          <w:tcPr>
            <w:tcW w:w="4644" w:type="dxa"/>
            <w:gridSpan w:val="4"/>
            <w:tcBorders>
              <w:top w:val="nil"/>
              <w:left w:val="nil"/>
              <w:bottom w:val="single" w:color="auto" w:sz="4" w:space="0"/>
              <w:right w:val="single" w:color="auto" w:sz="4" w:space="0"/>
            </w:tcBorders>
            <w:vAlign w:val="center"/>
          </w:tcPr>
          <w:p w14:paraId="4C0AE347">
            <w:pPr>
              <w:widowControl/>
              <w:ind w:firstLine="480"/>
              <w:jc w:val="left"/>
              <w:rPr>
                <w:rFonts w:ascii="宋体" w:hAnsi="宋体" w:cs="宋体"/>
                <w:kern w:val="0"/>
              </w:rPr>
            </w:pPr>
            <w:r>
              <w:rPr>
                <w:rFonts w:hint="eastAsia" w:ascii="宋体" w:hAnsi="宋体" w:cs="宋体"/>
                <w:kern w:val="0"/>
              </w:rPr>
              <w:t>占 100 %</w:t>
            </w:r>
          </w:p>
        </w:tc>
      </w:tr>
    </w:tbl>
    <w:p w14:paraId="41164354">
      <w:pPr>
        <w:pStyle w:val="5"/>
        <w:spacing w:before="0" w:beforeAutospacing="0" w:after="0" w:afterAutospacing="0" w:line="240" w:lineRule="auto"/>
        <w:rPr>
          <w:rFonts w:ascii="黑体" w:hAnsi="黑体" w:eastAsia="黑体" w:cs="仿宋_GB2312"/>
          <w:kern w:val="2"/>
          <w:position w:val="6"/>
          <w:sz w:val="28"/>
          <w:szCs w:val="28"/>
        </w:rPr>
      </w:pPr>
    </w:p>
    <w:tbl>
      <w:tblPr>
        <w:tblStyle w:val="9"/>
        <w:tblW w:w="94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8"/>
        <w:gridCol w:w="1114"/>
        <w:gridCol w:w="2491"/>
        <w:gridCol w:w="1080"/>
        <w:gridCol w:w="900"/>
        <w:gridCol w:w="1044"/>
        <w:gridCol w:w="1620"/>
      </w:tblGrid>
      <w:tr w14:paraId="68A2B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2" w:type="dxa"/>
            <w:gridSpan w:val="2"/>
            <w:tcBorders>
              <w:top w:val="single" w:color="auto" w:sz="4" w:space="0"/>
              <w:left w:val="single" w:color="auto" w:sz="4" w:space="0"/>
              <w:bottom w:val="single" w:color="auto" w:sz="4" w:space="0"/>
              <w:right w:val="single" w:color="auto" w:sz="4" w:space="0"/>
            </w:tcBorders>
            <w:vAlign w:val="center"/>
          </w:tcPr>
          <w:p w14:paraId="6262E7BB">
            <w:pPr>
              <w:widowControl/>
              <w:ind w:firstLine="480"/>
              <w:jc w:val="center"/>
              <w:rPr>
                <w:rFonts w:ascii="宋体" w:hAnsi="宋体" w:cs="宋体"/>
                <w:kern w:val="0"/>
              </w:rPr>
            </w:pPr>
            <w:r>
              <w:rPr>
                <w:rFonts w:hint="eastAsia" w:ascii="宋体" w:hAnsi="宋体" w:cs="宋体"/>
                <w:kern w:val="0"/>
              </w:rPr>
              <w:t>模块二</w:t>
            </w:r>
          </w:p>
        </w:tc>
        <w:tc>
          <w:tcPr>
            <w:tcW w:w="7135" w:type="dxa"/>
            <w:gridSpan w:val="5"/>
            <w:tcBorders>
              <w:top w:val="single" w:color="auto" w:sz="4" w:space="0"/>
              <w:left w:val="single" w:color="auto" w:sz="4" w:space="0"/>
              <w:bottom w:val="single" w:color="auto" w:sz="4" w:space="0"/>
              <w:right w:val="single" w:color="auto" w:sz="4" w:space="0"/>
            </w:tcBorders>
            <w:vAlign w:val="center"/>
          </w:tcPr>
          <w:p w14:paraId="0B66981B">
            <w:pPr>
              <w:widowControl/>
              <w:ind w:firstLine="480"/>
              <w:jc w:val="center"/>
              <w:rPr>
                <w:rFonts w:ascii="宋体" w:hAnsi="宋体" w:cs="宋体"/>
                <w:kern w:val="0"/>
              </w:rPr>
            </w:pPr>
            <w:r>
              <w:rPr>
                <w:rFonts w:hint="eastAsia" w:ascii="宋体" w:hAnsi="宋体"/>
                <w:szCs w:val="21"/>
              </w:rPr>
              <w:t>服装绘画</w:t>
            </w:r>
          </w:p>
        </w:tc>
      </w:tr>
      <w:tr w14:paraId="45B9E26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208" w:type="dxa"/>
            <w:tcBorders>
              <w:top w:val="nil"/>
              <w:left w:val="single" w:color="auto" w:sz="4" w:space="0"/>
              <w:bottom w:val="single" w:color="auto" w:sz="4" w:space="0"/>
              <w:right w:val="single" w:color="auto" w:sz="4" w:space="0"/>
            </w:tcBorders>
            <w:shd w:val="clear" w:color="auto" w:fill="auto"/>
            <w:vAlign w:val="center"/>
          </w:tcPr>
          <w:p w14:paraId="25C7F813">
            <w:pPr>
              <w:widowControl/>
              <w:ind w:firstLine="480"/>
              <w:jc w:val="center"/>
              <w:rPr>
                <w:rFonts w:ascii="宋体" w:hAnsi="宋体" w:cs="宋体"/>
                <w:kern w:val="0"/>
              </w:rPr>
            </w:pPr>
            <w:r>
              <w:rPr>
                <w:rFonts w:hint="eastAsia" w:ascii="宋体" w:hAnsi="宋体" w:cs="宋体"/>
                <w:kern w:val="0"/>
              </w:rPr>
              <w:t>单元1</w:t>
            </w:r>
          </w:p>
        </w:tc>
        <w:tc>
          <w:tcPr>
            <w:tcW w:w="4685" w:type="dxa"/>
            <w:gridSpan w:val="3"/>
            <w:tcBorders>
              <w:top w:val="nil"/>
              <w:left w:val="nil"/>
              <w:bottom w:val="single" w:color="auto" w:sz="4" w:space="0"/>
              <w:right w:val="single" w:color="auto" w:sz="4" w:space="0"/>
            </w:tcBorders>
            <w:shd w:val="clear" w:color="auto" w:fill="auto"/>
            <w:vAlign w:val="center"/>
          </w:tcPr>
          <w:p w14:paraId="4AE6E431">
            <w:pPr>
              <w:ind w:firstLine="0" w:firstLineChars="0"/>
              <w:rPr>
                <w:rFonts w:ascii="宋体" w:hAnsi="宋体"/>
                <w:szCs w:val="21"/>
              </w:rPr>
            </w:pPr>
            <w:r>
              <w:rPr>
                <w:rFonts w:hint="eastAsia" w:ascii="宋体" w:hAnsi="宋体"/>
                <w:szCs w:val="21"/>
              </w:rPr>
              <w:t>服装廓形</w:t>
            </w:r>
          </w:p>
        </w:tc>
        <w:tc>
          <w:tcPr>
            <w:tcW w:w="900" w:type="dxa"/>
            <w:vMerge w:val="restart"/>
            <w:tcBorders>
              <w:top w:val="nil"/>
              <w:left w:val="single" w:color="auto" w:sz="4" w:space="0"/>
              <w:right w:val="single" w:color="auto" w:sz="4" w:space="0"/>
            </w:tcBorders>
            <w:shd w:val="clear" w:color="auto" w:fill="auto"/>
            <w:vAlign w:val="center"/>
          </w:tcPr>
          <w:p w14:paraId="4E5D8E4E">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vAlign w:val="center"/>
          </w:tcPr>
          <w:p w14:paraId="5294EF8F">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vAlign w:val="center"/>
          </w:tcPr>
          <w:p w14:paraId="682AC0F8">
            <w:pPr>
              <w:widowControl/>
              <w:ind w:firstLine="480"/>
              <w:jc w:val="left"/>
              <w:rPr>
                <w:rFonts w:hint="eastAsia" w:ascii="宋体" w:hAnsi="宋体" w:eastAsia="宋体" w:cs="宋体"/>
                <w:kern w:val="0"/>
                <w:lang w:val="en-US" w:eastAsia="zh-CN"/>
              </w:rPr>
            </w:pPr>
            <w:r>
              <w:rPr>
                <w:rFonts w:hint="eastAsia" w:ascii="宋体" w:hAnsi="宋体" w:cs="宋体"/>
                <w:kern w:val="0"/>
                <w:lang w:val="en-US" w:eastAsia="zh-CN"/>
              </w:rPr>
              <w:t>4</w:t>
            </w:r>
          </w:p>
        </w:tc>
      </w:tr>
      <w:tr w14:paraId="61EFDC8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208" w:type="dxa"/>
            <w:tcBorders>
              <w:top w:val="nil"/>
              <w:left w:val="single" w:color="auto" w:sz="4" w:space="0"/>
              <w:bottom w:val="single" w:color="auto" w:sz="4" w:space="0"/>
              <w:right w:val="single" w:color="auto" w:sz="4" w:space="0"/>
            </w:tcBorders>
            <w:shd w:val="clear" w:color="auto" w:fill="auto"/>
            <w:vAlign w:val="center"/>
          </w:tcPr>
          <w:p w14:paraId="50502D8F">
            <w:pPr>
              <w:widowControl/>
              <w:ind w:firstLine="480"/>
              <w:jc w:val="center"/>
              <w:rPr>
                <w:rFonts w:ascii="宋体" w:hAnsi="宋体" w:cs="宋体"/>
                <w:kern w:val="0"/>
              </w:rPr>
            </w:pPr>
            <w:r>
              <w:rPr>
                <w:rFonts w:hint="eastAsia" w:ascii="宋体" w:hAnsi="宋体" w:cs="宋体"/>
                <w:kern w:val="0"/>
              </w:rPr>
              <w:t>单元2</w:t>
            </w:r>
          </w:p>
        </w:tc>
        <w:tc>
          <w:tcPr>
            <w:tcW w:w="4685" w:type="dxa"/>
            <w:gridSpan w:val="3"/>
            <w:tcBorders>
              <w:top w:val="nil"/>
              <w:left w:val="nil"/>
              <w:bottom w:val="single" w:color="auto" w:sz="4" w:space="0"/>
              <w:right w:val="single" w:color="auto" w:sz="4" w:space="0"/>
            </w:tcBorders>
            <w:shd w:val="clear" w:color="auto" w:fill="auto"/>
            <w:vAlign w:val="center"/>
          </w:tcPr>
          <w:p w14:paraId="24AA3763">
            <w:pPr>
              <w:ind w:firstLine="0" w:firstLineChars="0"/>
              <w:rPr>
                <w:rFonts w:ascii="宋体" w:hAnsi="宋体"/>
                <w:szCs w:val="21"/>
              </w:rPr>
            </w:pPr>
            <w:r>
              <w:rPr>
                <w:rFonts w:hint="eastAsia" w:ascii="宋体" w:hAnsi="宋体" w:cs="仿宋_GB2312"/>
                <w:position w:val="6"/>
                <w:szCs w:val="21"/>
              </w:rPr>
              <w:t>领口、袖子、裙子细节刻画</w:t>
            </w:r>
          </w:p>
        </w:tc>
        <w:tc>
          <w:tcPr>
            <w:tcW w:w="900" w:type="dxa"/>
            <w:vMerge w:val="continue"/>
            <w:tcBorders>
              <w:left w:val="single" w:color="auto" w:sz="4" w:space="0"/>
              <w:right w:val="single" w:color="auto" w:sz="4" w:space="0"/>
            </w:tcBorders>
            <w:shd w:val="clear" w:color="auto" w:fill="auto"/>
            <w:vAlign w:val="center"/>
          </w:tcPr>
          <w:p w14:paraId="02EECA6A">
            <w:pPr>
              <w:widowControl/>
              <w:ind w:firstLine="480"/>
              <w:jc w:val="left"/>
              <w:rPr>
                <w:rFonts w:ascii="宋体" w:hAnsi="宋体" w:cs="宋体"/>
                <w:kern w:val="0"/>
              </w:rPr>
            </w:pPr>
          </w:p>
        </w:tc>
        <w:tc>
          <w:tcPr>
            <w:tcW w:w="1044" w:type="dxa"/>
            <w:vMerge w:val="restart"/>
            <w:tcBorders>
              <w:top w:val="nil"/>
              <w:left w:val="nil"/>
              <w:right w:val="single" w:color="auto" w:sz="4" w:space="0"/>
            </w:tcBorders>
            <w:shd w:val="clear" w:color="auto" w:fill="FFFFFF"/>
            <w:vAlign w:val="center"/>
          </w:tcPr>
          <w:p w14:paraId="4081C99A">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vMerge w:val="restart"/>
            <w:tcBorders>
              <w:top w:val="nil"/>
              <w:left w:val="nil"/>
              <w:right w:val="single" w:color="auto" w:sz="4" w:space="0"/>
            </w:tcBorders>
            <w:vAlign w:val="center"/>
          </w:tcPr>
          <w:p w14:paraId="4ED5A1F1">
            <w:pPr>
              <w:widowControl/>
              <w:ind w:firstLine="480"/>
              <w:jc w:val="left"/>
              <w:rPr>
                <w:rFonts w:hint="default" w:ascii="宋体" w:hAnsi="宋体" w:eastAsia="宋体" w:cs="宋体"/>
                <w:kern w:val="0"/>
                <w:lang w:val="en-US" w:eastAsia="zh-CN"/>
              </w:rPr>
            </w:pPr>
            <w:r>
              <w:rPr>
                <w:rFonts w:hint="eastAsia" w:ascii="宋体" w:hAnsi="宋体" w:cs="宋体"/>
                <w:kern w:val="0"/>
                <w:lang w:val="en-US" w:eastAsia="zh-CN"/>
              </w:rPr>
              <w:t>12</w:t>
            </w:r>
          </w:p>
        </w:tc>
      </w:tr>
      <w:tr w14:paraId="6C22A2A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208" w:type="dxa"/>
            <w:tcBorders>
              <w:top w:val="nil"/>
              <w:left w:val="single" w:color="auto" w:sz="4" w:space="0"/>
              <w:bottom w:val="single" w:color="auto" w:sz="4" w:space="0"/>
              <w:right w:val="single" w:color="auto" w:sz="4" w:space="0"/>
            </w:tcBorders>
            <w:shd w:val="clear" w:color="auto" w:fill="auto"/>
            <w:vAlign w:val="center"/>
          </w:tcPr>
          <w:p w14:paraId="7074C42A">
            <w:pPr>
              <w:widowControl/>
              <w:ind w:firstLine="480"/>
              <w:jc w:val="center"/>
              <w:rPr>
                <w:rFonts w:ascii="宋体" w:hAnsi="宋体" w:cs="宋体"/>
                <w:kern w:val="0"/>
              </w:rPr>
            </w:pPr>
            <w:r>
              <w:rPr>
                <w:rFonts w:hint="eastAsia" w:ascii="宋体" w:hAnsi="宋体" w:cs="宋体"/>
                <w:kern w:val="0"/>
              </w:rPr>
              <w:t>单元3</w:t>
            </w:r>
          </w:p>
        </w:tc>
        <w:tc>
          <w:tcPr>
            <w:tcW w:w="4685" w:type="dxa"/>
            <w:gridSpan w:val="3"/>
            <w:tcBorders>
              <w:top w:val="nil"/>
              <w:left w:val="nil"/>
              <w:bottom w:val="single" w:color="auto" w:sz="4" w:space="0"/>
              <w:right w:val="single" w:color="auto" w:sz="4" w:space="0"/>
            </w:tcBorders>
            <w:shd w:val="clear" w:color="auto" w:fill="auto"/>
            <w:vAlign w:val="center"/>
          </w:tcPr>
          <w:p w14:paraId="31106379">
            <w:pPr>
              <w:ind w:firstLine="0" w:firstLineChars="0"/>
              <w:rPr>
                <w:rFonts w:ascii="宋体" w:hAnsi="宋体" w:cs="仿宋_GB2312"/>
                <w:position w:val="6"/>
                <w:szCs w:val="21"/>
              </w:rPr>
            </w:pPr>
            <w:r>
              <w:rPr>
                <w:rFonts w:hint="eastAsia" w:ascii="宋体" w:hAnsi="宋体" w:cs="仿宋_GB2312"/>
                <w:position w:val="6"/>
                <w:szCs w:val="21"/>
              </w:rPr>
              <w:t>运动装，男装等服装种类绘画</w:t>
            </w:r>
          </w:p>
        </w:tc>
        <w:tc>
          <w:tcPr>
            <w:tcW w:w="900" w:type="dxa"/>
            <w:vMerge w:val="continue"/>
            <w:tcBorders>
              <w:left w:val="single" w:color="auto" w:sz="4" w:space="0"/>
              <w:right w:val="single" w:color="auto" w:sz="4" w:space="0"/>
            </w:tcBorders>
            <w:shd w:val="clear" w:color="auto" w:fill="auto"/>
            <w:vAlign w:val="center"/>
          </w:tcPr>
          <w:p w14:paraId="41F3D6AF">
            <w:pPr>
              <w:widowControl/>
              <w:ind w:firstLine="480"/>
              <w:jc w:val="left"/>
              <w:rPr>
                <w:rFonts w:ascii="宋体" w:hAnsi="宋体" w:cs="宋体"/>
                <w:kern w:val="0"/>
              </w:rPr>
            </w:pPr>
          </w:p>
        </w:tc>
        <w:tc>
          <w:tcPr>
            <w:tcW w:w="1044" w:type="dxa"/>
            <w:vMerge w:val="continue"/>
            <w:tcBorders>
              <w:left w:val="nil"/>
              <w:bottom w:val="single" w:color="auto" w:sz="4" w:space="0"/>
              <w:right w:val="single" w:color="auto" w:sz="4" w:space="0"/>
            </w:tcBorders>
            <w:shd w:val="clear" w:color="auto" w:fill="FFFFFF"/>
            <w:vAlign w:val="center"/>
          </w:tcPr>
          <w:p w14:paraId="108FA378">
            <w:pPr>
              <w:widowControl/>
              <w:ind w:firstLine="0" w:firstLineChars="0"/>
              <w:rPr>
                <w:rFonts w:ascii="宋体" w:hAnsi="宋体" w:cs="宋体"/>
                <w:kern w:val="0"/>
                <w:szCs w:val="21"/>
              </w:rPr>
            </w:pPr>
          </w:p>
        </w:tc>
        <w:tc>
          <w:tcPr>
            <w:tcW w:w="1620" w:type="dxa"/>
            <w:vMerge w:val="continue"/>
            <w:tcBorders>
              <w:left w:val="nil"/>
              <w:bottom w:val="single" w:color="auto" w:sz="4" w:space="0"/>
              <w:right w:val="single" w:color="auto" w:sz="4" w:space="0"/>
            </w:tcBorders>
            <w:vAlign w:val="center"/>
          </w:tcPr>
          <w:p w14:paraId="274D08B8">
            <w:pPr>
              <w:widowControl/>
              <w:ind w:firstLine="480"/>
              <w:jc w:val="left"/>
              <w:rPr>
                <w:rFonts w:ascii="宋体" w:hAnsi="宋体" w:cs="宋体"/>
                <w:kern w:val="0"/>
              </w:rPr>
            </w:pPr>
          </w:p>
        </w:tc>
      </w:tr>
      <w:tr w14:paraId="0BD0A2F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457" w:type="dxa"/>
            <w:gridSpan w:val="7"/>
            <w:tcBorders>
              <w:top w:val="single" w:color="auto" w:sz="4" w:space="0"/>
              <w:left w:val="single" w:color="auto" w:sz="4" w:space="0"/>
              <w:bottom w:val="single" w:color="auto" w:sz="4" w:space="0"/>
              <w:right w:val="single" w:color="auto" w:sz="4" w:space="0"/>
            </w:tcBorders>
            <w:vAlign w:val="center"/>
          </w:tcPr>
          <w:p w14:paraId="18EE6B3A">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4D5D135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457" w:type="dxa"/>
            <w:gridSpan w:val="7"/>
            <w:tcBorders>
              <w:top w:val="single" w:color="auto" w:sz="4" w:space="0"/>
              <w:left w:val="single" w:color="auto" w:sz="4" w:space="0"/>
              <w:bottom w:val="single" w:color="auto" w:sz="4" w:space="0"/>
              <w:right w:val="single" w:color="auto" w:sz="4" w:space="0"/>
            </w:tcBorders>
            <w:vAlign w:val="center"/>
          </w:tcPr>
          <w:p w14:paraId="6E991C30">
            <w:pPr>
              <w:widowControl/>
              <w:ind w:firstLine="480"/>
              <w:jc w:val="left"/>
              <w:rPr>
                <w:rFonts w:ascii="宋体" w:hAnsi="宋体" w:cs="宋体"/>
                <w:kern w:val="0"/>
              </w:rPr>
            </w:pPr>
            <w:r>
              <w:rPr>
                <w:rFonts w:hint="eastAsia" w:ascii="宋体" w:hAnsi="宋体" w:cs="宋体"/>
                <w:kern w:val="0"/>
              </w:rPr>
              <w:t>认知目标：理解服装与人体结构的关系</w:t>
            </w:r>
          </w:p>
          <w:p w14:paraId="48CBFF3C">
            <w:pPr>
              <w:widowControl/>
              <w:ind w:firstLine="480"/>
              <w:jc w:val="left"/>
              <w:rPr>
                <w:rFonts w:ascii="宋体" w:hAnsi="宋体" w:cs="宋体"/>
                <w:kern w:val="0"/>
              </w:rPr>
            </w:pPr>
            <w:r>
              <w:rPr>
                <w:rFonts w:hint="eastAsia" w:ascii="宋体" w:hAnsi="宋体" w:cs="宋体"/>
                <w:kern w:val="0"/>
              </w:rPr>
              <w:t>技能目标：准确表达不同的服装款式造型</w:t>
            </w:r>
          </w:p>
        </w:tc>
      </w:tr>
      <w:tr w14:paraId="41FB5CF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13" w:type="dxa"/>
            <w:gridSpan w:val="3"/>
            <w:tcBorders>
              <w:top w:val="single" w:color="auto" w:sz="4" w:space="0"/>
              <w:left w:val="single" w:color="auto" w:sz="4" w:space="0"/>
              <w:bottom w:val="single" w:color="auto" w:sz="4" w:space="0"/>
              <w:right w:val="single" w:color="auto" w:sz="4" w:space="0"/>
            </w:tcBorders>
            <w:vAlign w:val="center"/>
          </w:tcPr>
          <w:p w14:paraId="11243BBD">
            <w:pPr>
              <w:widowControl/>
              <w:ind w:firstLine="48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vAlign w:val="center"/>
          </w:tcPr>
          <w:p w14:paraId="4CA3F27E">
            <w:pPr>
              <w:widowControl/>
              <w:ind w:firstLine="0" w:firstLineChars="0"/>
              <w:jc w:val="left"/>
              <w:rPr>
                <w:rFonts w:ascii="宋体" w:hAnsi="宋体" w:cs="宋体"/>
                <w:kern w:val="0"/>
              </w:rPr>
            </w:pPr>
            <w:r>
              <w:rPr>
                <w:rFonts w:hint="eastAsia" w:ascii="宋体" w:hAnsi="宋体" w:cs="宋体"/>
                <w:kern w:val="0"/>
              </w:rPr>
              <w:t>主要教学方法</w:t>
            </w:r>
          </w:p>
        </w:tc>
      </w:tr>
      <w:tr w14:paraId="6F9B44D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13" w:hRule="atLeast"/>
          <w:jc w:val="center"/>
        </w:trPr>
        <w:tc>
          <w:tcPr>
            <w:tcW w:w="4813" w:type="dxa"/>
            <w:gridSpan w:val="3"/>
            <w:vMerge w:val="restart"/>
            <w:tcBorders>
              <w:top w:val="single" w:color="auto" w:sz="4" w:space="0"/>
              <w:left w:val="single" w:color="auto" w:sz="4" w:space="0"/>
              <w:bottom w:val="single" w:color="auto" w:sz="4" w:space="0"/>
              <w:right w:val="single" w:color="auto" w:sz="4" w:space="0"/>
            </w:tcBorders>
          </w:tcPr>
          <w:p w14:paraId="7DEE64EE">
            <w:pPr>
              <w:pStyle w:val="15"/>
              <w:widowControl/>
              <w:ind w:left="1069" w:firstLine="0" w:firstLineChars="0"/>
              <w:jc w:val="left"/>
              <w:rPr>
                <w:rFonts w:ascii="宋体" w:hAnsi="宋体" w:cs="宋体"/>
                <w:kern w:val="0"/>
              </w:rPr>
            </w:pPr>
            <w:r>
              <w:rPr>
                <w:rFonts w:hint="eastAsia" w:ascii="宋体" w:hAnsi="宋体" w:cs="宋体"/>
                <w:kern w:val="0"/>
              </w:rPr>
              <w:t>模块二   服装绘画</w:t>
            </w:r>
          </w:p>
          <w:p w14:paraId="4B70A525">
            <w:pPr>
              <w:spacing w:line="400" w:lineRule="atLeast"/>
              <w:ind w:firstLine="480"/>
            </w:pPr>
            <w:r>
              <w:rPr>
                <w:rFonts w:hint="eastAsia"/>
              </w:rPr>
              <w:t>（一）款式图绘画</w:t>
            </w:r>
          </w:p>
          <w:p w14:paraId="6926F5FD">
            <w:pPr>
              <w:spacing w:line="400" w:lineRule="atLeast"/>
              <w:ind w:firstLine="480"/>
            </w:pPr>
            <w:r>
              <w:rPr>
                <w:rFonts w:hint="eastAsia"/>
              </w:rPr>
              <w:t>（二）服装的廓形</w:t>
            </w:r>
          </w:p>
          <w:p w14:paraId="1D9E1C73">
            <w:pPr>
              <w:spacing w:line="400" w:lineRule="atLeast"/>
              <w:ind w:firstLine="480"/>
            </w:pPr>
            <w:r>
              <w:rPr>
                <w:rFonts w:hint="eastAsia"/>
              </w:rPr>
              <w:t>（三）领口、领子、袖子、裙子的绘画方法</w:t>
            </w:r>
          </w:p>
          <w:p w14:paraId="605F23A4">
            <w:pPr>
              <w:tabs>
                <w:tab w:val="left" w:pos="968"/>
              </w:tabs>
              <w:spacing w:line="400" w:lineRule="atLeast"/>
              <w:ind w:firstLine="480"/>
            </w:pPr>
            <w:r>
              <w:rPr>
                <w:rFonts w:hint="eastAsia"/>
              </w:rPr>
              <w:t>（四）裤子、茄克与套装、男装、连衣裙、大衣、男运动装等服装种类的绘画方法</w:t>
            </w:r>
          </w:p>
          <w:p w14:paraId="07F89A99">
            <w:pPr>
              <w:tabs>
                <w:tab w:val="left" w:pos="968"/>
              </w:tabs>
              <w:spacing w:line="400" w:lineRule="atLeast"/>
              <w:ind w:firstLine="480"/>
            </w:pPr>
          </w:p>
          <w:p w14:paraId="2C61F8DE">
            <w:pPr>
              <w:widowControl/>
              <w:ind w:leftChars="-10" w:hanging="21" w:hangingChars="10"/>
              <w:jc w:val="left"/>
              <w:rPr>
                <w:rFonts w:ascii="宋体" w:hAnsi="宋体" w:cs="宋体"/>
                <w:kern w:val="0"/>
              </w:rPr>
            </w:pPr>
            <w:r>
              <w:rPr>
                <w:rFonts w:hint="eastAsia" w:ascii="宋体" w:hAnsi="宋体" w:cs="宋体"/>
                <w:kern w:val="0"/>
              </w:rPr>
              <w:t>重点：服装廓形的绘画技巧</w:t>
            </w:r>
          </w:p>
          <w:p w14:paraId="4021FA45">
            <w:pPr>
              <w:widowControl/>
              <w:ind w:leftChars="-10" w:hanging="21" w:hangingChars="10"/>
              <w:jc w:val="left"/>
              <w:rPr>
                <w:rFonts w:ascii="宋体" w:hAnsi="宋体" w:cs="宋体"/>
                <w:kern w:val="0"/>
              </w:rPr>
            </w:pPr>
            <w:r>
              <w:rPr>
                <w:rFonts w:hint="eastAsia" w:ascii="宋体" w:hAnsi="宋体" w:cs="宋体"/>
                <w:kern w:val="0"/>
              </w:rPr>
              <w:t>难点：服装细节绘画技巧</w:t>
            </w:r>
          </w:p>
        </w:tc>
        <w:tc>
          <w:tcPr>
            <w:tcW w:w="4644" w:type="dxa"/>
            <w:gridSpan w:val="4"/>
            <w:tcBorders>
              <w:top w:val="nil"/>
              <w:left w:val="nil"/>
              <w:bottom w:val="single" w:color="auto" w:sz="4" w:space="0"/>
              <w:right w:val="single" w:color="auto" w:sz="4" w:space="0"/>
            </w:tcBorders>
            <w:vAlign w:val="center"/>
          </w:tcPr>
          <w:p w14:paraId="3B7FF3CF">
            <w:pPr>
              <w:widowControl/>
              <w:ind w:firstLine="480"/>
              <w:jc w:val="left"/>
              <w:rPr>
                <w:rFonts w:ascii="宋体" w:hAnsi="宋体" w:cs="宋体"/>
                <w:kern w:val="0"/>
              </w:rPr>
            </w:pPr>
            <w:r>
              <w:rPr>
                <w:rFonts w:hint="eastAsia" w:ascii="宋体" w:hAnsi="宋体" w:cs="宋体"/>
                <w:kern w:val="0"/>
              </w:rPr>
              <w:t>演示教法</w:t>
            </w:r>
          </w:p>
        </w:tc>
      </w:tr>
      <w:tr w14:paraId="6F494E4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13" w:type="dxa"/>
            <w:gridSpan w:val="3"/>
            <w:vMerge w:val="continue"/>
            <w:tcBorders>
              <w:top w:val="single" w:color="auto" w:sz="4" w:space="0"/>
              <w:left w:val="single" w:color="auto" w:sz="4" w:space="0"/>
              <w:bottom w:val="single" w:color="auto" w:sz="4" w:space="0"/>
              <w:right w:val="single" w:color="auto" w:sz="4" w:space="0"/>
            </w:tcBorders>
            <w:vAlign w:val="center"/>
          </w:tcPr>
          <w:p w14:paraId="45DF2507">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44138877">
            <w:pPr>
              <w:widowControl/>
              <w:ind w:firstLine="0" w:firstLineChars="0"/>
              <w:jc w:val="left"/>
              <w:rPr>
                <w:rFonts w:ascii="宋体" w:hAnsi="宋体" w:cs="宋体"/>
                <w:kern w:val="0"/>
              </w:rPr>
            </w:pPr>
            <w:r>
              <w:rPr>
                <w:rFonts w:hint="eastAsia" w:ascii="宋体" w:hAnsi="宋体" w:cs="宋体"/>
                <w:kern w:val="0"/>
              </w:rPr>
              <w:t>教学地点</w:t>
            </w:r>
          </w:p>
        </w:tc>
      </w:tr>
      <w:tr w14:paraId="6B2822A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99" w:hRule="atLeast"/>
          <w:jc w:val="center"/>
        </w:trPr>
        <w:tc>
          <w:tcPr>
            <w:tcW w:w="4813" w:type="dxa"/>
            <w:gridSpan w:val="3"/>
            <w:vMerge w:val="continue"/>
            <w:tcBorders>
              <w:top w:val="single" w:color="auto" w:sz="4" w:space="0"/>
              <w:left w:val="single" w:color="auto" w:sz="4" w:space="0"/>
              <w:bottom w:val="single" w:color="auto" w:sz="4" w:space="0"/>
              <w:right w:val="single" w:color="auto" w:sz="4" w:space="0"/>
            </w:tcBorders>
            <w:vAlign w:val="center"/>
          </w:tcPr>
          <w:p w14:paraId="636690BD">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1A1A835C">
            <w:pPr>
              <w:widowControl/>
              <w:ind w:firstLine="382" w:firstLineChars="182"/>
              <w:jc w:val="left"/>
              <w:rPr>
                <w:rFonts w:ascii="宋体" w:hAnsi="宋体" w:cs="宋体"/>
                <w:kern w:val="0"/>
              </w:rPr>
            </w:pPr>
            <w:r>
              <w:rPr>
                <w:rFonts w:hint="eastAsia" w:ascii="宋体" w:hAnsi="宋体" w:cs="宋体"/>
                <w:kern w:val="0"/>
              </w:rPr>
              <w:t>多媒体画室</w:t>
            </w:r>
          </w:p>
        </w:tc>
      </w:tr>
      <w:tr w14:paraId="3810101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13" w:type="dxa"/>
            <w:gridSpan w:val="3"/>
            <w:vMerge w:val="continue"/>
            <w:tcBorders>
              <w:top w:val="single" w:color="auto" w:sz="4" w:space="0"/>
              <w:left w:val="single" w:color="auto" w:sz="4" w:space="0"/>
              <w:bottom w:val="single" w:color="auto" w:sz="4" w:space="0"/>
              <w:right w:val="single" w:color="auto" w:sz="4" w:space="0"/>
            </w:tcBorders>
            <w:vAlign w:val="center"/>
          </w:tcPr>
          <w:p w14:paraId="426ABBE7">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71032437">
            <w:pPr>
              <w:widowControl/>
              <w:ind w:firstLine="0" w:firstLineChars="0"/>
              <w:jc w:val="left"/>
              <w:rPr>
                <w:rFonts w:ascii="宋体" w:hAnsi="宋体" w:cs="宋体"/>
                <w:kern w:val="0"/>
              </w:rPr>
            </w:pPr>
            <w:r>
              <w:rPr>
                <w:rFonts w:hint="eastAsia" w:ascii="宋体" w:hAnsi="宋体" w:cs="宋体"/>
                <w:kern w:val="0"/>
              </w:rPr>
              <w:t>教学及参考资料</w:t>
            </w:r>
          </w:p>
        </w:tc>
      </w:tr>
      <w:tr w14:paraId="2FB1F2C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13" w:type="dxa"/>
            <w:gridSpan w:val="3"/>
            <w:vMerge w:val="continue"/>
            <w:tcBorders>
              <w:top w:val="single" w:color="auto" w:sz="4" w:space="0"/>
              <w:left w:val="single" w:color="auto" w:sz="4" w:space="0"/>
              <w:bottom w:val="single" w:color="auto" w:sz="4" w:space="0"/>
              <w:right w:val="single" w:color="auto" w:sz="4" w:space="0"/>
            </w:tcBorders>
            <w:vAlign w:val="center"/>
          </w:tcPr>
          <w:p w14:paraId="23C6ED25">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6107ABDA">
            <w:pPr>
              <w:widowControl/>
              <w:ind w:firstLine="0" w:firstLineChars="0"/>
              <w:jc w:val="left"/>
              <w:rPr>
                <w:rFonts w:ascii="宋体" w:hAnsi="宋体" w:cs="宋体"/>
                <w:kern w:val="0"/>
              </w:rPr>
            </w:pPr>
            <w:r>
              <w:rPr>
                <w:rFonts w:hint="eastAsia" w:ascii="宋体" w:hAnsi="宋体" w:cs="宋体"/>
                <w:kern w:val="0"/>
              </w:rPr>
              <w:t>《</w:t>
            </w:r>
            <w:r>
              <w:rPr>
                <w:rFonts w:ascii="宋体" w:hAnsi="宋体" w:cs="宋体"/>
                <w:kern w:val="0"/>
              </w:rPr>
              <w:t>时装画零基础速成必修课</w:t>
            </w:r>
            <w:r>
              <w:rPr>
                <w:rFonts w:hint="eastAsia" w:ascii="宋体" w:hAnsi="宋体" w:cs="宋体"/>
                <w:kern w:val="0"/>
              </w:rPr>
              <w:t>》</w:t>
            </w:r>
          </w:p>
          <w:p w14:paraId="4CF99A9C">
            <w:pPr>
              <w:widowControl/>
              <w:ind w:firstLine="0" w:firstLineChars="0"/>
              <w:jc w:val="left"/>
              <w:rPr>
                <w:rFonts w:ascii="宋体" w:hAnsi="宋体" w:cs="宋体"/>
                <w:kern w:val="0"/>
              </w:rPr>
            </w:pPr>
            <w:r>
              <w:rPr>
                <w:rFonts w:hint="eastAsia" w:ascii="宋体" w:hAnsi="宋体" w:cs="宋体"/>
                <w:kern w:val="0"/>
              </w:rPr>
              <w:t>主编</w:t>
            </w:r>
            <w:r>
              <w:fldChar w:fldCharType="begin"/>
            </w:r>
            <w:r>
              <w:instrText xml:space="preserve"> HYPERLINK "http://search.dangdang.com/?key2=%C2%B9%D5%F1%C8%D9&amp;medium=01&amp;category_path=01.00.00.00.00.00" \t "_blank" </w:instrText>
            </w:r>
            <w:r>
              <w:fldChar w:fldCharType="separate"/>
            </w:r>
            <w:r>
              <w:rPr>
                <w:rFonts w:ascii="宋体" w:hAnsi="宋体" w:cs="宋体"/>
                <w:kern w:val="0"/>
              </w:rPr>
              <w:t>鹿振荣</w:t>
            </w:r>
            <w:r>
              <w:rPr>
                <w:rFonts w:ascii="宋体" w:hAnsi="宋体" w:cs="宋体"/>
                <w:kern w:val="0"/>
              </w:rPr>
              <w:fldChar w:fldCharType="end"/>
            </w:r>
            <w:r>
              <w:rPr>
                <w:rFonts w:hint="eastAsia" w:ascii="宋体" w:hAnsi="宋体" w:cs="宋体"/>
                <w:kern w:val="0"/>
              </w:rPr>
              <w:t>，</w:t>
            </w:r>
            <w:r>
              <w:fldChar w:fldCharType="begin"/>
            </w:r>
            <w:r>
              <w:instrText xml:space="preserve"> HYPERLINK "http://search.dangdang.com/?key2=%B2%CC%B3%A4%C7%E0&amp;medium=01&amp;category_path=01.00.00.00.00.00" \t "_blank" </w:instrText>
            </w:r>
            <w:r>
              <w:fldChar w:fldCharType="separate"/>
            </w:r>
            <w:r>
              <w:rPr>
                <w:rFonts w:ascii="宋体" w:hAnsi="宋体" w:cs="宋体"/>
                <w:kern w:val="0"/>
              </w:rPr>
              <w:t>蔡长青</w:t>
            </w:r>
            <w:r>
              <w:rPr>
                <w:rFonts w:ascii="宋体" w:hAnsi="宋体" w:cs="宋体"/>
                <w:kern w:val="0"/>
              </w:rPr>
              <w:fldChar w:fldCharType="end"/>
            </w:r>
            <w:r>
              <w:rPr>
                <w:rFonts w:hint="eastAsia" w:ascii="宋体" w:hAnsi="宋体" w:cs="宋体"/>
                <w:kern w:val="0"/>
              </w:rPr>
              <w:t>，人民邮电出版社</w:t>
            </w:r>
          </w:p>
        </w:tc>
      </w:tr>
      <w:tr w14:paraId="2D5A92F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13" w:type="dxa"/>
            <w:gridSpan w:val="3"/>
            <w:vMerge w:val="continue"/>
            <w:tcBorders>
              <w:top w:val="single" w:color="auto" w:sz="4" w:space="0"/>
              <w:left w:val="single" w:color="auto" w:sz="4" w:space="0"/>
              <w:bottom w:val="single" w:color="auto" w:sz="4" w:space="0"/>
              <w:right w:val="single" w:color="auto" w:sz="4" w:space="0"/>
            </w:tcBorders>
            <w:vAlign w:val="center"/>
          </w:tcPr>
          <w:p w14:paraId="1B460622">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55F4E945">
            <w:pPr>
              <w:widowControl/>
              <w:ind w:firstLine="0" w:firstLineChars="0"/>
              <w:jc w:val="left"/>
              <w:rPr>
                <w:rFonts w:ascii="宋体" w:hAnsi="宋体" w:cs="宋体"/>
                <w:kern w:val="0"/>
              </w:rPr>
            </w:pPr>
            <w:r>
              <w:rPr>
                <w:rFonts w:hint="eastAsia" w:ascii="宋体" w:hAnsi="宋体" w:cs="宋体"/>
                <w:kern w:val="0"/>
              </w:rPr>
              <w:t>练习与习题建议</w:t>
            </w:r>
          </w:p>
        </w:tc>
      </w:tr>
      <w:tr w14:paraId="48DFCFD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32" w:hRule="atLeast"/>
          <w:jc w:val="center"/>
        </w:trPr>
        <w:tc>
          <w:tcPr>
            <w:tcW w:w="4813" w:type="dxa"/>
            <w:gridSpan w:val="3"/>
            <w:vMerge w:val="continue"/>
            <w:tcBorders>
              <w:top w:val="single" w:color="auto" w:sz="4" w:space="0"/>
              <w:left w:val="single" w:color="auto" w:sz="4" w:space="0"/>
              <w:bottom w:val="single" w:color="auto" w:sz="4" w:space="0"/>
              <w:right w:val="single" w:color="auto" w:sz="4" w:space="0"/>
            </w:tcBorders>
            <w:vAlign w:val="center"/>
          </w:tcPr>
          <w:p w14:paraId="7820FA69">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1BE59760">
            <w:pPr>
              <w:widowControl/>
              <w:ind w:firstLine="480"/>
              <w:jc w:val="left"/>
              <w:rPr>
                <w:rFonts w:ascii="宋体" w:hAnsi="宋体" w:cs="宋体"/>
                <w:kern w:val="0"/>
              </w:rPr>
            </w:pPr>
            <w:r>
              <w:rPr>
                <w:rFonts w:hint="eastAsia" w:ascii="宋体" w:hAnsi="宋体" w:cs="宋体"/>
                <w:kern w:val="0"/>
              </w:rPr>
              <w:t>服装款式绘画练习</w:t>
            </w:r>
          </w:p>
        </w:tc>
      </w:tr>
      <w:tr w14:paraId="00560BE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13" w:type="dxa"/>
            <w:gridSpan w:val="3"/>
            <w:tcBorders>
              <w:top w:val="single" w:color="auto" w:sz="4" w:space="0"/>
              <w:left w:val="single" w:color="auto" w:sz="4" w:space="0"/>
              <w:bottom w:val="single" w:color="auto" w:sz="4" w:space="0"/>
              <w:right w:val="single" w:color="auto" w:sz="4" w:space="0"/>
            </w:tcBorders>
            <w:vAlign w:val="center"/>
          </w:tcPr>
          <w:p w14:paraId="75656C57">
            <w:pPr>
              <w:widowControl/>
              <w:ind w:firstLine="48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vAlign w:val="center"/>
          </w:tcPr>
          <w:p w14:paraId="41CD5A09">
            <w:pPr>
              <w:widowControl/>
              <w:ind w:firstLine="480"/>
              <w:jc w:val="left"/>
              <w:rPr>
                <w:rFonts w:ascii="宋体" w:hAnsi="宋体" w:cs="宋体"/>
                <w:kern w:val="0"/>
              </w:rPr>
            </w:pPr>
            <w:r>
              <w:rPr>
                <w:rFonts w:hint="eastAsia" w:ascii="宋体" w:hAnsi="宋体" w:cs="宋体"/>
                <w:kern w:val="0"/>
              </w:rPr>
              <w:t>权重分配</w:t>
            </w:r>
          </w:p>
        </w:tc>
      </w:tr>
      <w:tr w14:paraId="2043FB3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4813" w:type="dxa"/>
            <w:gridSpan w:val="3"/>
            <w:tcBorders>
              <w:top w:val="single" w:color="auto" w:sz="4" w:space="0"/>
              <w:left w:val="single" w:color="auto" w:sz="4" w:space="0"/>
              <w:bottom w:val="single" w:color="auto" w:sz="4" w:space="0"/>
              <w:right w:val="single" w:color="auto" w:sz="4" w:space="0"/>
            </w:tcBorders>
            <w:vAlign w:val="center"/>
          </w:tcPr>
          <w:p w14:paraId="52F27C6A">
            <w:pPr>
              <w:widowControl/>
              <w:ind w:firstLine="480"/>
              <w:jc w:val="center"/>
              <w:rPr>
                <w:rFonts w:ascii="宋体" w:hAnsi="宋体" w:cs="宋体"/>
                <w:kern w:val="0"/>
              </w:rPr>
            </w:pPr>
            <w:r>
              <w:rPr>
                <w:rFonts w:hint="eastAsia" w:ascii="宋体" w:hAnsi="宋体" w:cs="宋体"/>
                <w:kern w:val="0"/>
              </w:rPr>
              <w:t>根据服装与人体结构的合理程度</w:t>
            </w:r>
          </w:p>
        </w:tc>
        <w:tc>
          <w:tcPr>
            <w:tcW w:w="4644" w:type="dxa"/>
            <w:gridSpan w:val="4"/>
            <w:tcBorders>
              <w:top w:val="nil"/>
              <w:left w:val="nil"/>
              <w:bottom w:val="single" w:color="auto" w:sz="4" w:space="0"/>
              <w:right w:val="single" w:color="auto" w:sz="4" w:space="0"/>
            </w:tcBorders>
            <w:vAlign w:val="center"/>
          </w:tcPr>
          <w:p w14:paraId="49F6DE04">
            <w:pPr>
              <w:widowControl/>
              <w:ind w:firstLine="480"/>
              <w:jc w:val="left"/>
              <w:rPr>
                <w:rFonts w:ascii="宋体" w:hAnsi="宋体" w:cs="宋体"/>
                <w:kern w:val="0"/>
              </w:rPr>
            </w:pPr>
            <w:r>
              <w:rPr>
                <w:rFonts w:hint="eastAsia" w:ascii="宋体" w:hAnsi="宋体" w:cs="宋体"/>
                <w:kern w:val="0"/>
              </w:rPr>
              <w:t>占20 %</w:t>
            </w:r>
          </w:p>
        </w:tc>
      </w:tr>
    </w:tbl>
    <w:tbl>
      <w:tblPr>
        <w:tblStyle w:val="9"/>
        <w:tblpPr w:leftFromText="180" w:rightFromText="180" w:vertAnchor="text" w:horzAnchor="page" w:tblpX="1348" w:tblpY="309"/>
        <w:tblOverlap w:val="never"/>
        <w:tblW w:w="94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2"/>
        <w:gridCol w:w="996"/>
        <w:gridCol w:w="2425"/>
        <w:gridCol w:w="1010"/>
        <w:gridCol w:w="870"/>
        <w:gridCol w:w="1005"/>
        <w:gridCol w:w="1536"/>
      </w:tblGrid>
      <w:tr w14:paraId="70354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gridSpan w:val="2"/>
            <w:tcBorders>
              <w:top w:val="single" w:color="auto" w:sz="4" w:space="0"/>
              <w:left w:val="single" w:color="auto" w:sz="4" w:space="0"/>
              <w:bottom w:val="single" w:color="auto" w:sz="4" w:space="0"/>
              <w:right w:val="single" w:color="auto" w:sz="4" w:space="0"/>
            </w:tcBorders>
            <w:vAlign w:val="center"/>
          </w:tcPr>
          <w:p w14:paraId="49D2807C">
            <w:pPr>
              <w:widowControl/>
              <w:ind w:firstLine="480"/>
              <w:jc w:val="center"/>
              <w:rPr>
                <w:rFonts w:ascii="宋体" w:hAnsi="宋体" w:cs="宋体"/>
                <w:kern w:val="0"/>
              </w:rPr>
            </w:pPr>
            <w:r>
              <w:rPr>
                <w:rFonts w:hint="eastAsia" w:ascii="宋体" w:hAnsi="宋体" w:cs="宋体"/>
                <w:kern w:val="0"/>
              </w:rPr>
              <w:t>模块三</w:t>
            </w:r>
          </w:p>
        </w:tc>
        <w:tc>
          <w:tcPr>
            <w:tcW w:w="6846" w:type="dxa"/>
            <w:gridSpan w:val="5"/>
            <w:tcBorders>
              <w:top w:val="single" w:color="auto" w:sz="4" w:space="0"/>
              <w:left w:val="single" w:color="auto" w:sz="4" w:space="0"/>
              <w:bottom w:val="single" w:color="auto" w:sz="4" w:space="0"/>
              <w:right w:val="single" w:color="auto" w:sz="4" w:space="0"/>
            </w:tcBorders>
            <w:vAlign w:val="center"/>
          </w:tcPr>
          <w:p w14:paraId="0EC55270">
            <w:pPr>
              <w:widowControl/>
              <w:ind w:firstLine="480"/>
              <w:jc w:val="center"/>
              <w:rPr>
                <w:rFonts w:ascii="宋体" w:hAnsi="宋体" w:cs="宋体"/>
                <w:kern w:val="0"/>
              </w:rPr>
            </w:pPr>
            <w:r>
              <w:rPr>
                <w:rFonts w:hint="eastAsia" w:ascii="宋体" w:hAnsi="宋体" w:cs="宋体"/>
                <w:kern w:val="0"/>
              </w:rPr>
              <w:t>面料绘画</w:t>
            </w:r>
          </w:p>
        </w:tc>
      </w:tr>
      <w:tr w14:paraId="236477B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1602" w:type="dxa"/>
            <w:tcBorders>
              <w:top w:val="nil"/>
              <w:left w:val="single" w:color="auto" w:sz="4" w:space="0"/>
              <w:bottom w:val="single" w:color="auto" w:sz="4" w:space="0"/>
              <w:right w:val="single" w:color="auto" w:sz="4" w:space="0"/>
            </w:tcBorders>
            <w:shd w:val="clear" w:color="auto" w:fill="auto"/>
            <w:vAlign w:val="center"/>
          </w:tcPr>
          <w:p w14:paraId="24424412">
            <w:pPr>
              <w:widowControl/>
              <w:ind w:firstLine="480"/>
              <w:jc w:val="center"/>
              <w:rPr>
                <w:rFonts w:ascii="宋体" w:hAnsi="宋体" w:cs="宋体"/>
                <w:kern w:val="0"/>
              </w:rPr>
            </w:pPr>
            <w:r>
              <w:rPr>
                <w:rFonts w:hint="eastAsia" w:ascii="宋体" w:hAnsi="宋体" w:cs="宋体"/>
                <w:kern w:val="0"/>
              </w:rPr>
              <w:t>单元1</w:t>
            </w:r>
          </w:p>
        </w:tc>
        <w:tc>
          <w:tcPr>
            <w:tcW w:w="4431" w:type="dxa"/>
            <w:gridSpan w:val="3"/>
            <w:tcBorders>
              <w:top w:val="nil"/>
              <w:left w:val="nil"/>
              <w:bottom w:val="single" w:color="auto" w:sz="4" w:space="0"/>
              <w:right w:val="single" w:color="auto" w:sz="4" w:space="0"/>
            </w:tcBorders>
            <w:shd w:val="clear" w:color="auto" w:fill="auto"/>
            <w:vAlign w:val="center"/>
          </w:tcPr>
          <w:p w14:paraId="09B79E5F">
            <w:pPr>
              <w:ind w:firstLine="0" w:firstLineChars="0"/>
              <w:rPr>
                <w:rFonts w:ascii="宋体" w:hAnsi="宋体"/>
                <w:szCs w:val="21"/>
              </w:rPr>
            </w:pPr>
            <w:r>
              <w:rPr>
                <w:rFonts w:hint="eastAsia" w:ascii="宋体" w:hAnsi="宋体" w:cs="仿宋_GB2312"/>
                <w:position w:val="6"/>
                <w:szCs w:val="21"/>
              </w:rPr>
              <w:t>各种服装织物表现方法</w:t>
            </w:r>
          </w:p>
        </w:tc>
        <w:tc>
          <w:tcPr>
            <w:tcW w:w="870" w:type="dxa"/>
            <w:vMerge w:val="restart"/>
            <w:tcBorders>
              <w:top w:val="nil"/>
              <w:left w:val="single" w:color="auto" w:sz="4" w:space="0"/>
              <w:right w:val="single" w:color="auto" w:sz="4" w:space="0"/>
            </w:tcBorders>
            <w:shd w:val="clear" w:color="auto" w:fill="auto"/>
            <w:vAlign w:val="center"/>
          </w:tcPr>
          <w:p w14:paraId="6E9C36DB">
            <w:pPr>
              <w:widowControl/>
              <w:jc w:val="left"/>
              <w:rPr>
                <w:rFonts w:ascii="宋体" w:hAnsi="宋体" w:cs="宋体"/>
                <w:kern w:val="0"/>
              </w:rPr>
            </w:pPr>
            <w:r>
              <w:rPr>
                <w:rFonts w:hint="eastAsia" w:ascii="宋体" w:hAnsi="宋体" w:cs="宋体"/>
                <w:kern w:val="0"/>
              </w:rPr>
              <w:t>学时</w:t>
            </w:r>
          </w:p>
        </w:tc>
        <w:tc>
          <w:tcPr>
            <w:tcW w:w="1005" w:type="dxa"/>
            <w:tcBorders>
              <w:top w:val="nil"/>
              <w:left w:val="nil"/>
              <w:bottom w:val="single" w:color="auto" w:sz="4" w:space="0"/>
              <w:right w:val="single" w:color="auto" w:sz="4" w:space="0"/>
            </w:tcBorders>
            <w:shd w:val="clear" w:color="auto" w:fill="FFFFFF"/>
            <w:vAlign w:val="center"/>
          </w:tcPr>
          <w:p w14:paraId="6E38A703">
            <w:pPr>
              <w:widowControl/>
              <w:ind w:firstLine="0" w:firstLineChars="0"/>
              <w:rPr>
                <w:rFonts w:ascii="宋体" w:hAnsi="宋体" w:cs="宋体"/>
                <w:kern w:val="0"/>
                <w:szCs w:val="21"/>
              </w:rPr>
            </w:pPr>
            <w:r>
              <w:rPr>
                <w:rFonts w:hint="eastAsia" w:ascii="宋体" w:hAnsi="宋体" w:cs="宋体"/>
                <w:kern w:val="0"/>
                <w:szCs w:val="21"/>
              </w:rPr>
              <w:t>理论</w:t>
            </w:r>
          </w:p>
        </w:tc>
        <w:tc>
          <w:tcPr>
            <w:tcW w:w="1536" w:type="dxa"/>
            <w:tcBorders>
              <w:top w:val="nil"/>
              <w:left w:val="nil"/>
              <w:bottom w:val="single" w:color="auto" w:sz="4" w:space="0"/>
              <w:right w:val="single" w:color="auto" w:sz="4" w:space="0"/>
            </w:tcBorders>
            <w:vAlign w:val="center"/>
          </w:tcPr>
          <w:p w14:paraId="0AE5D34A">
            <w:pPr>
              <w:widowControl/>
              <w:ind w:firstLine="210" w:firstLineChars="100"/>
              <w:jc w:val="left"/>
              <w:rPr>
                <w:rFonts w:hint="eastAsia" w:ascii="宋体" w:hAnsi="宋体" w:eastAsia="宋体" w:cs="宋体"/>
                <w:kern w:val="0"/>
                <w:lang w:val="en-US" w:eastAsia="zh-CN"/>
              </w:rPr>
            </w:pPr>
            <w:r>
              <w:rPr>
                <w:rFonts w:hint="eastAsia" w:ascii="宋体" w:hAnsi="宋体" w:cs="宋体"/>
                <w:kern w:val="0"/>
                <w:lang w:val="en-US" w:eastAsia="zh-CN"/>
              </w:rPr>
              <w:t>8</w:t>
            </w:r>
          </w:p>
        </w:tc>
      </w:tr>
      <w:tr w14:paraId="73BF03F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1602" w:type="dxa"/>
            <w:tcBorders>
              <w:top w:val="nil"/>
              <w:left w:val="single" w:color="auto" w:sz="4" w:space="0"/>
              <w:bottom w:val="single" w:color="auto" w:sz="4" w:space="0"/>
              <w:right w:val="single" w:color="auto" w:sz="4" w:space="0"/>
            </w:tcBorders>
            <w:shd w:val="clear" w:color="auto" w:fill="auto"/>
            <w:vAlign w:val="center"/>
          </w:tcPr>
          <w:p w14:paraId="61562D26">
            <w:pPr>
              <w:widowControl/>
              <w:ind w:firstLine="480"/>
              <w:jc w:val="center"/>
              <w:rPr>
                <w:rFonts w:ascii="宋体" w:hAnsi="宋体" w:cs="宋体"/>
                <w:kern w:val="0"/>
              </w:rPr>
            </w:pPr>
            <w:r>
              <w:rPr>
                <w:rFonts w:hint="eastAsia" w:ascii="宋体" w:hAnsi="宋体" w:cs="宋体"/>
                <w:kern w:val="0"/>
              </w:rPr>
              <w:t>单元2</w:t>
            </w:r>
          </w:p>
        </w:tc>
        <w:tc>
          <w:tcPr>
            <w:tcW w:w="4431" w:type="dxa"/>
            <w:gridSpan w:val="3"/>
            <w:tcBorders>
              <w:top w:val="nil"/>
              <w:left w:val="nil"/>
              <w:bottom w:val="single" w:color="auto" w:sz="4" w:space="0"/>
              <w:right w:val="single" w:color="auto" w:sz="4" w:space="0"/>
            </w:tcBorders>
            <w:shd w:val="clear" w:color="auto" w:fill="auto"/>
            <w:vAlign w:val="center"/>
          </w:tcPr>
          <w:p w14:paraId="22AEAAC4">
            <w:pPr>
              <w:ind w:firstLine="0" w:firstLineChars="0"/>
              <w:rPr>
                <w:rFonts w:ascii="宋体" w:hAnsi="宋体"/>
                <w:szCs w:val="21"/>
              </w:rPr>
            </w:pPr>
            <w:r>
              <w:rPr>
                <w:rFonts w:hint="eastAsia" w:ascii="宋体" w:hAnsi="宋体" w:cs="仿宋_GB2312"/>
                <w:position w:val="6"/>
                <w:szCs w:val="21"/>
              </w:rPr>
              <w:t>服装图案</w:t>
            </w:r>
          </w:p>
        </w:tc>
        <w:tc>
          <w:tcPr>
            <w:tcW w:w="870" w:type="dxa"/>
            <w:vMerge w:val="continue"/>
            <w:tcBorders>
              <w:left w:val="single" w:color="auto" w:sz="4" w:space="0"/>
              <w:right w:val="single" w:color="auto" w:sz="4" w:space="0"/>
            </w:tcBorders>
            <w:shd w:val="clear" w:color="auto" w:fill="auto"/>
            <w:vAlign w:val="center"/>
          </w:tcPr>
          <w:p w14:paraId="57478CE6">
            <w:pPr>
              <w:widowControl/>
              <w:ind w:firstLine="480"/>
              <w:jc w:val="left"/>
              <w:rPr>
                <w:rFonts w:ascii="宋体" w:hAnsi="宋体" w:cs="宋体"/>
                <w:kern w:val="0"/>
              </w:rPr>
            </w:pPr>
          </w:p>
        </w:tc>
        <w:tc>
          <w:tcPr>
            <w:tcW w:w="1005" w:type="dxa"/>
            <w:vMerge w:val="restart"/>
            <w:tcBorders>
              <w:top w:val="nil"/>
              <w:left w:val="nil"/>
              <w:right w:val="single" w:color="auto" w:sz="4" w:space="0"/>
            </w:tcBorders>
            <w:shd w:val="clear" w:color="auto" w:fill="FFFFFF"/>
            <w:vAlign w:val="center"/>
          </w:tcPr>
          <w:p w14:paraId="6CE5DB02">
            <w:pPr>
              <w:widowControl/>
              <w:ind w:firstLine="0" w:firstLineChars="0"/>
              <w:rPr>
                <w:rFonts w:ascii="宋体" w:hAnsi="宋体" w:cs="宋体"/>
                <w:kern w:val="0"/>
                <w:szCs w:val="21"/>
              </w:rPr>
            </w:pPr>
            <w:r>
              <w:rPr>
                <w:rFonts w:hint="eastAsia" w:ascii="宋体" w:hAnsi="宋体" w:cs="宋体"/>
                <w:kern w:val="0"/>
                <w:szCs w:val="21"/>
              </w:rPr>
              <w:t>实践</w:t>
            </w:r>
          </w:p>
        </w:tc>
        <w:tc>
          <w:tcPr>
            <w:tcW w:w="1536" w:type="dxa"/>
            <w:vMerge w:val="restart"/>
            <w:tcBorders>
              <w:top w:val="nil"/>
              <w:left w:val="nil"/>
              <w:right w:val="single" w:color="auto" w:sz="4" w:space="0"/>
            </w:tcBorders>
            <w:vAlign w:val="center"/>
          </w:tcPr>
          <w:p w14:paraId="1B6E4D1D">
            <w:pPr>
              <w:widowControl/>
              <w:ind w:firstLine="210" w:firstLineChars="100"/>
              <w:jc w:val="left"/>
              <w:rPr>
                <w:rFonts w:hint="default" w:ascii="宋体" w:hAnsi="宋体" w:eastAsia="宋体" w:cs="宋体"/>
                <w:kern w:val="0"/>
                <w:lang w:val="en-US" w:eastAsia="zh-CN"/>
              </w:rPr>
            </w:pPr>
            <w:r>
              <w:rPr>
                <w:rFonts w:hint="eastAsia" w:ascii="宋体" w:hAnsi="宋体" w:cs="宋体"/>
                <w:kern w:val="0"/>
                <w:lang w:val="en-US" w:eastAsia="zh-CN"/>
              </w:rPr>
              <w:t>16</w:t>
            </w:r>
          </w:p>
        </w:tc>
      </w:tr>
      <w:tr w14:paraId="7324F96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1602" w:type="dxa"/>
            <w:tcBorders>
              <w:top w:val="nil"/>
              <w:left w:val="single" w:color="auto" w:sz="4" w:space="0"/>
              <w:bottom w:val="single" w:color="auto" w:sz="4" w:space="0"/>
              <w:right w:val="single" w:color="auto" w:sz="4" w:space="0"/>
            </w:tcBorders>
            <w:shd w:val="clear" w:color="auto" w:fill="auto"/>
            <w:vAlign w:val="center"/>
          </w:tcPr>
          <w:p w14:paraId="22AA9DA6">
            <w:pPr>
              <w:widowControl/>
              <w:ind w:firstLine="480"/>
              <w:jc w:val="center"/>
              <w:rPr>
                <w:rFonts w:ascii="宋体" w:hAnsi="宋体" w:cs="宋体"/>
                <w:kern w:val="0"/>
              </w:rPr>
            </w:pPr>
            <w:r>
              <w:rPr>
                <w:rFonts w:hint="eastAsia" w:ascii="宋体" w:hAnsi="宋体" w:cs="宋体"/>
                <w:kern w:val="0"/>
              </w:rPr>
              <w:t>单元3</w:t>
            </w:r>
          </w:p>
        </w:tc>
        <w:tc>
          <w:tcPr>
            <w:tcW w:w="4431" w:type="dxa"/>
            <w:gridSpan w:val="3"/>
            <w:tcBorders>
              <w:top w:val="nil"/>
              <w:left w:val="nil"/>
              <w:bottom w:val="single" w:color="auto" w:sz="4" w:space="0"/>
              <w:right w:val="single" w:color="auto" w:sz="4" w:space="0"/>
            </w:tcBorders>
            <w:shd w:val="clear" w:color="auto" w:fill="auto"/>
            <w:vAlign w:val="center"/>
          </w:tcPr>
          <w:p w14:paraId="36B8E3B2">
            <w:pPr>
              <w:ind w:firstLine="0" w:firstLineChars="0"/>
              <w:rPr>
                <w:rFonts w:ascii="宋体" w:hAnsi="宋体"/>
                <w:szCs w:val="21"/>
              </w:rPr>
            </w:pPr>
            <w:r>
              <w:rPr>
                <w:rFonts w:hint="eastAsia" w:ascii="宋体" w:hAnsi="宋体" w:cs="仿宋_GB2312"/>
                <w:position w:val="6"/>
                <w:szCs w:val="21"/>
              </w:rPr>
              <w:t>服装面料质地的表现</w:t>
            </w:r>
          </w:p>
        </w:tc>
        <w:tc>
          <w:tcPr>
            <w:tcW w:w="870" w:type="dxa"/>
            <w:vMerge w:val="continue"/>
            <w:tcBorders>
              <w:left w:val="single" w:color="auto" w:sz="4" w:space="0"/>
              <w:right w:val="single" w:color="auto" w:sz="4" w:space="0"/>
            </w:tcBorders>
            <w:shd w:val="clear" w:color="auto" w:fill="auto"/>
            <w:vAlign w:val="center"/>
          </w:tcPr>
          <w:p w14:paraId="6767EA04">
            <w:pPr>
              <w:widowControl/>
              <w:ind w:firstLine="480"/>
              <w:jc w:val="left"/>
              <w:rPr>
                <w:rFonts w:ascii="宋体" w:hAnsi="宋体" w:cs="宋体"/>
                <w:kern w:val="0"/>
              </w:rPr>
            </w:pPr>
          </w:p>
        </w:tc>
        <w:tc>
          <w:tcPr>
            <w:tcW w:w="1005" w:type="dxa"/>
            <w:vMerge w:val="continue"/>
            <w:tcBorders>
              <w:left w:val="nil"/>
              <w:bottom w:val="single" w:color="auto" w:sz="4" w:space="0"/>
              <w:right w:val="single" w:color="auto" w:sz="4" w:space="0"/>
            </w:tcBorders>
            <w:shd w:val="clear" w:color="auto" w:fill="FFFFFF"/>
            <w:vAlign w:val="center"/>
          </w:tcPr>
          <w:p w14:paraId="343D0E19">
            <w:pPr>
              <w:widowControl/>
              <w:ind w:firstLine="0" w:firstLineChars="0"/>
              <w:rPr>
                <w:rFonts w:ascii="宋体" w:hAnsi="宋体" w:cs="宋体"/>
                <w:kern w:val="0"/>
                <w:szCs w:val="21"/>
              </w:rPr>
            </w:pPr>
          </w:p>
        </w:tc>
        <w:tc>
          <w:tcPr>
            <w:tcW w:w="1536" w:type="dxa"/>
            <w:vMerge w:val="continue"/>
            <w:tcBorders>
              <w:left w:val="nil"/>
              <w:bottom w:val="single" w:color="auto" w:sz="4" w:space="0"/>
              <w:right w:val="single" w:color="auto" w:sz="4" w:space="0"/>
            </w:tcBorders>
            <w:vAlign w:val="center"/>
          </w:tcPr>
          <w:p w14:paraId="1EFEF658">
            <w:pPr>
              <w:widowControl/>
              <w:ind w:firstLine="480"/>
              <w:jc w:val="left"/>
              <w:rPr>
                <w:rFonts w:ascii="宋体" w:hAnsi="宋体" w:cs="宋体"/>
                <w:kern w:val="0"/>
              </w:rPr>
            </w:pPr>
          </w:p>
        </w:tc>
      </w:tr>
      <w:tr w14:paraId="1FC4BAC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9444" w:type="dxa"/>
            <w:gridSpan w:val="7"/>
            <w:tcBorders>
              <w:top w:val="single" w:color="auto" w:sz="4" w:space="0"/>
              <w:left w:val="single" w:color="auto" w:sz="4" w:space="0"/>
              <w:bottom w:val="single" w:color="auto" w:sz="4" w:space="0"/>
              <w:right w:val="single" w:color="auto" w:sz="4" w:space="0"/>
            </w:tcBorders>
            <w:vAlign w:val="center"/>
          </w:tcPr>
          <w:p w14:paraId="6258CBDC">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6F044C4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trPr>
        <w:tc>
          <w:tcPr>
            <w:tcW w:w="9444" w:type="dxa"/>
            <w:gridSpan w:val="7"/>
            <w:tcBorders>
              <w:top w:val="single" w:color="auto" w:sz="4" w:space="0"/>
              <w:left w:val="single" w:color="auto" w:sz="4" w:space="0"/>
              <w:bottom w:val="single" w:color="auto" w:sz="4" w:space="0"/>
              <w:right w:val="single" w:color="auto" w:sz="4" w:space="0"/>
            </w:tcBorders>
            <w:vAlign w:val="center"/>
          </w:tcPr>
          <w:p w14:paraId="1D5407FA">
            <w:pPr>
              <w:widowControl/>
              <w:ind w:firstLine="480"/>
              <w:jc w:val="left"/>
              <w:rPr>
                <w:rFonts w:ascii="宋体" w:hAnsi="宋体" w:cs="宋体"/>
                <w:kern w:val="0"/>
              </w:rPr>
            </w:pPr>
            <w:r>
              <w:rPr>
                <w:rFonts w:hint="eastAsia" w:ascii="宋体" w:hAnsi="宋体" w:cs="宋体"/>
                <w:kern w:val="0"/>
              </w:rPr>
              <w:t>认知目标：服装面料手绘技法</w:t>
            </w:r>
          </w:p>
          <w:p w14:paraId="2B9E5F14">
            <w:pPr>
              <w:widowControl/>
              <w:ind w:firstLine="480"/>
              <w:jc w:val="left"/>
              <w:rPr>
                <w:rFonts w:ascii="宋体" w:hAnsi="宋体" w:cs="宋体"/>
                <w:kern w:val="0"/>
              </w:rPr>
            </w:pPr>
            <w:r>
              <w:rPr>
                <w:rFonts w:hint="eastAsia" w:ascii="宋体" w:hAnsi="宋体" w:cs="宋体"/>
                <w:kern w:val="0"/>
              </w:rPr>
              <w:t>技能目标：掌握面料质地表现方法</w:t>
            </w:r>
          </w:p>
        </w:tc>
      </w:tr>
      <w:tr w14:paraId="3C8E57F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5023" w:type="dxa"/>
            <w:gridSpan w:val="3"/>
            <w:tcBorders>
              <w:top w:val="single" w:color="auto" w:sz="4" w:space="0"/>
              <w:left w:val="single" w:color="auto" w:sz="4" w:space="0"/>
              <w:bottom w:val="single" w:color="auto" w:sz="4" w:space="0"/>
              <w:right w:val="single" w:color="auto" w:sz="4" w:space="0"/>
            </w:tcBorders>
            <w:vAlign w:val="center"/>
          </w:tcPr>
          <w:p w14:paraId="00C949E4">
            <w:pPr>
              <w:widowControl/>
              <w:ind w:firstLine="480"/>
              <w:jc w:val="center"/>
              <w:rPr>
                <w:rFonts w:ascii="宋体" w:hAnsi="宋体" w:cs="宋体"/>
                <w:kern w:val="0"/>
              </w:rPr>
            </w:pPr>
            <w:r>
              <w:rPr>
                <w:rFonts w:hint="eastAsia" w:ascii="宋体" w:hAnsi="宋体" w:cs="宋体"/>
                <w:kern w:val="0"/>
              </w:rPr>
              <w:t>主要内容（标注重点和难点）</w:t>
            </w:r>
          </w:p>
        </w:tc>
        <w:tc>
          <w:tcPr>
            <w:tcW w:w="4421" w:type="dxa"/>
            <w:gridSpan w:val="4"/>
            <w:tcBorders>
              <w:top w:val="nil"/>
              <w:left w:val="nil"/>
              <w:bottom w:val="single" w:color="auto" w:sz="4" w:space="0"/>
              <w:right w:val="single" w:color="auto" w:sz="4" w:space="0"/>
            </w:tcBorders>
            <w:vAlign w:val="center"/>
          </w:tcPr>
          <w:p w14:paraId="13348D98">
            <w:pPr>
              <w:widowControl/>
              <w:ind w:firstLine="0" w:firstLineChars="0"/>
              <w:jc w:val="left"/>
              <w:rPr>
                <w:rFonts w:ascii="宋体" w:hAnsi="宋体" w:cs="宋体"/>
                <w:kern w:val="0"/>
              </w:rPr>
            </w:pPr>
            <w:r>
              <w:rPr>
                <w:rFonts w:hint="eastAsia" w:ascii="宋体" w:hAnsi="宋体" w:cs="宋体"/>
                <w:kern w:val="0"/>
              </w:rPr>
              <w:t>主要教学方法</w:t>
            </w:r>
          </w:p>
        </w:tc>
      </w:tr>
      <w:tr w14:paraId="7532DEA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trPr>
        <w:tc>
          <w:tcPr>
            <w:tcW w:w="5023" w:type="dxa"/>
            <w:gridSpan w:val="3"/>
            <w:vMerge w:val="restart"/>
            <w:tcBorders>
              <w:top w:val="single" w:color="auto" w:sz="4" w:space="0"/>
              <w:left w:val="single" w:color="auto" w:sz="4" w:space="0"/>
              <w:bottom w:val="single" w:color="auto" w:sz="4" w:space="0"/>
              <w:right w:val="single" w:color="auto" w:sz="4" w:space="0"/>
            </w:tcBorders>
          </w:tcPr>
          <w:p w14:paraId="72E16B4E">
            <w:pPr>
              <w:numPr>
                <w:ilvl w:val="0"/>
                <w:numId w:val="9"/>
              </w:numPr>
              <w:spacing w:line="400" w:lineRule="atLeast"/>
              <w:ind w:firstLineChars="0"/>
            </w:pPr>
            <w:r>
              <w:rPr>
                <w:rFonts w:hint="eastAsia" w:ascii="宋体" w:hAnsi="宋体" w:cs="宋体"/>
                <w:kern w:val="0"/>
              </w:rPr>
              <w:t>模块三  面料绘画</w:t>
            </w:r>
            <w:r>
              <w:rPr>
                <w:rFonts w:hint="eastAsia" w:ascii="宋体" w:hAnsi="宋体" w:cs="宋体"/>
                <w:kern w:val="0"/>
              </w:rPr>
              <w:br w:type="textWrapping"/>
            </w:r>
            <w:r>
              <w:rPr>
                <w:rFonts w:hint="eastAsia"/>
              </w:rPr>
              <w:t>各种质地织物的表现方法，如（花布、缎、薄绸、格花呢）</w:t>
            </w:r>
          </w:p>
          <w:p w14:paraId="169A875B">
            <w:pPr>
              <w:numPr>
                <w:ilvl w:val="0"/>
                <w:numId w:val="9"/>
              </w:numPr>
              <w:spacing w:line="400" w:lineRule="atLeast"/>
              <w:ind w:firstLineChars="0"/>
            </w:pPr>
            <w:r>
              <w:rPr>
                <w:rFonts w:hint="eastAsia"/>
              </w:rPr>
              <w:t>线条的特性</w:t>
            </w:r>
          </w:p>
          <w:p w14:paraId="2DB2C1A4">
            <w:pPr>
              <w:numPr>
                <w:ilvl w:val="0"/>
                <w:numId w:val="9"/>
              </w:numPr>
              <w:spacing w:line="400" w:lineRule="atLeast"/>
              <w:ind w:firstLineChars="0"/>
            </w:pPr>
            <w:r>
              <w:rPr>
                <w:rFonts w:hint="eastAsia"/>
              </w:rPr>
              <w:t>织物图案构想，图案的表现，按比例绘制图案</w:t>
            </w:r>
          </w:p>
          <w:p w14:paraId="34622426">
            <w:pPr>
              <w:numPr>
                <w:ilvl w:val="0"/>
                <w:numId w:val="9"/>
              </w:numPr>
              <w:spacing w:line="400" w:lineRule="atLeast"/>
              <w:ind w:firstLineChars="0"/>
            </w:pPr>
            <w:r>
              <w:rPr>
                <w:rFonts w:hint="eastAsia"/>
              </w:rPr>
              <w:t>条纹、花卉纹、几何纹</w:t>
            </w:r>
          </w:p>
          <w:p w14:paraId="3BED94CD">
            <w:pPr>
              <w:numPr>
                <w:ilvl w:val="0"/>
                <w:numId w:val="9"/>
              </w:numPr>
              <w:spacing w:line="400" w:lineRule="atLeast"/>
              <w:ind w:firstLineChars="0"/>
            </w:pPr>
            <w:r>
              <w:rPr>
                <w:rFonts w:hint="eastAsia"/>
              </w:rPr>
              <w:t>表现织物质地的技法</w:t>
            </w:r>
          </w:p>
          <w:p w14:paraId="019CD7AC">
            <w:pPr>
              <w:pStyle w:val="15"/>
              <w:widowControl/>
              <w:ind w:left="780" w:firstLine="0" w:firstLineChars="0"/>
              <w:jc w:val="left"/>
              <w:rPr>
                <w:rFonts w:ascii="宋体" w:hAnsi="宋体" w:cs="宋体"/>
                <w:kern w:val="0"/>
              </w:rPr>
            </w:pPr>
            <w:r>
              <w:rPr>
                <w:rFonts w:hint="eastAsia" w:ascii="宋体" w:hAnsi="宋体" w:cs="宋体"/>
                <w:kern w:val="0"/>
              </w:rPr>
              <w:t>重点：</w:t>
            </w:r>
            <w:r>
              <w:rPr>
                <w:rFonts w:hint="eastAsia"/>
              </w:rPr>
              <w:t>各种质地织物的表现方法</w:t>
            </w:r>
          </w:p>
          <w:p w14:paraId="457515B3">
            <w:pPr>
              <w:spacing w:line="400" w:lineRule="atLeast"/>
              <w:ind w:left="480" w:firstLine="315" w:firstLineChars="150"/>
            </w:pPr>
            <w:r>
              <w:rPr>
                <w:rFonts w:hint="eastAsia" w:ascii="宋体" w:hAnsi="宋体" w:cs="宋体"/>
                <w:kern w:val="0"/>
              </w:rPr>
              <w:t>难点：</w:t>
            </w:r>
            <w:r>
              <w:rPr>
                <w:rFonts w:hint="eastAsia"/>
              </w:rPr>
              <w:t>表现织物质地的技法</w:t>
            </w:r>
          </w:p>
        </w:tc>
        <w:tc>
          <w:tcPr>
            <w:tcW w:w="4421" w:type="dxa"/>
            <w:gridSpan w:val="4"/>
            <w:tcBorders>
              <w:top w:val="nil"/>
              <w:left w:val="nil"/>
              <w:bottom w:val="single" w:color="auto" w:sz="4" w:space="0"/>
              <w:right w:val="single" w:color="auto" w:sz="4" w:space="0"/>
            </w:tcBorders>
            <w:vAlign w:val="center"/>
          </w:tcPr>
          <w:p w14:paraId="0FBB6867">
            <w:pPr>
              <w:widowControl/>
              <w:ind w:firstLine="480"/>
              <w:jc w:val="left"/>
              <w:rPr>
                <w:rFonts w:ascii="宋体" w:hAnsi="宋体" w:cs="宋体"/>
                <w:kern w:val="0"/>
              </w:rPr>
            </w:pPr>
            <w:r>
              <w:rPr>
                <w:rFonts w:hint="eastAsia" w:ascii="宋体" w:hAnsi="宋体" w:cs="宋体"/>
                <w:kern w:val="0"/>
              </w:rPr>
              <w:t>演示教法</w:t>
            </w:r>
          </w:p>
        </w:tc>
      </w:tr>
      <w:tr w14:paraId="0DAFABC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5023" w:type="dxa"/>
            <w:gridSpan w:val="3"/>
            <w:vMerge w:val="continue"/>
            <w:tcBorders>
              <w:top w:val="single" w:color="auto" w:sz="4" w:space="0"/>
              <w:left w:val="single" w:color="auto" w:sz="4" w:space="0"/>
              <w:bottom w:val="single" w:color="auto" w:sz="4" w:space="0"/>
              <w:right w:val="single" w:color="auto" w:sz="4" w:space="0"/>
            </w:tcBorders>
            <w:vAlign w:val="center"/>
          </w:tcPr>
          <w:p w14:paraId="511303F9">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vAlign w:val="center"/>
          </w:tcPr>
          <w:p w14:paraId="298A84FC">
            <w:pPr>
              <w:widowControl/>
              <w:ind w:firstLine="0" w:firstLineChars="0"/>
              <w:jc w:val="left"/>
              <w:rPr>
                <w:rFonts w:ascii="宋体" w:hAnsi="宋体" w:cs="宋体"/>
                <w:kern w:val="0"/>
              </w:rPr>
            </w:pPr>
            <w:r>
              <w:rPr>
                <w:rFonts w:hint="eastAsia" w:ascii="宋体" w:hAnsi="宋体" w:cs="宋体"/>
                <w:kern w:val="0"/>
              </w:rPr>
              <w:t>教学地点</w:t>
            </w:r>
          </w:p>
        </w:tc>
      </w:tr>
      <w:tr w14:paraId="68BBD04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00" w:hRule="atLeast"/>
        </w:trPr>
        <w:tc>
          <w:tcPr>
            <w:tcW w:w="5023" w:type="dxa"/>
            <w:gridSpan w:val="3"/>
            <w:vMerge w:val="continue"/>
            <w:tcBorders>
              <w:top w:val="single" w:color="auto" w:sz="4" w:space="0"/>
              <w:left w:val="single" w:color="auto" w:sz="4" w:space="0"/>
              <w:bottom w:val="single" w:color="auto" w:sz="4" w:space="0"/>
              <w:right w:val="single" w:color="auto" w:sz="4" w:space="0"/>
            </w:tcBorders>
            <w:vAlign w:val="center"/>
          </w:tcPr>
          <w:p w14:paraId="675E641F">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vAlign w:val="center"/>
          </w:tcPr>
          <w:p w14:paraId="272C12A3">
            <w:pPr>
              <w:widowControl/>
              <w:ind w:firstLine="480"/>
              <w:jc w:val="left"/>
              <w:rPr>
                <w:rFonts w:ascii="宋体" w:hAnsi="宋体" w:cs="宋体"/>
                <w:kern w:val="0"/>
              </w:rPr>
            </w:pPr>
            <w:r>
              <w:rPr>
                <w:rFonts w:hint="eastAsia" w:ascii="宋体" w:hAnsi="宋体" w:cs="宋体"/>
                <w:kern w:val="0"/>
              </w:rPr>
              <w:t>多媒体画室</w:t>
            </w:r>
          </w:p>
        </w:tc>
      </w:tr>
      <w:tr w14:paraId="58CE704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5023" w:type="dxa"/>
            <w:gridSpan w:val="3"/>
            <w:vMerge w:val="continue"/>
            <w:tcBorders>
              <w:top w:val="single" w:color="auto" w:sz="4" w:space="0"/>
              <w:left w:val="single" w:color="auto" w:sz="4" w:space="0"/>
              <w:bottom w:val="single" w:color="auto" w:sz="4" w:space="0"/>
              <w:right w:val="single" w:color="auto" w:sz="4" w:space="0"/>
            </w:tcBorders>
            <w:vAlign w:val="center"/>
          </w:tcPr>
          <w:p w14:paraId="7DB44BC7">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vAlign w:val="center"/>
          </w:tcPr>
          <w:p w14:paraId="1D9E1963">
            <w:pPr>
              <w:widowControl/>
              <w:ind w:firstLine="0" w:firstLineChars="0"/>
              <w:jc w:val="left"/>
              <w:rPr>
                <w:rFonts w:ascii="宋体" w:hAnsi="宋体" w:cs="宋体"/>
                <w:kern w:val="0"/>
              </w:rPr>
            </w:pPr>
            <w:r>
              <w:rPr>
                <w:rFonts w:hint="eastAsia" w:ascii="宋体" w:hAnsi="宋体" w:cs="宋体"/>
                <w:kern w:val="0"/>
              </w:rPr>
              <w:t>教学及参考资料</w:t>
            </w:r>
          </w:p>
        </w:tc>
      </w:tr>
      <w:tr w14:paraId="7741FFE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trPr>
        <w:tc>
          <w:tcPr>
            <w:tcW w:w="5023" w:type="dxa"/>
            <w:gridSpan w:val="3"/>
            <w:vMerge w:val="continue"/>
            <w:tcBorders>
              <w:top w:val="single" w:color="auto" w:sz="4" w:space="0"/>
              <w:left w:val="single" w:color="auto" w:sz="4" w:space="0"/>
              <w:bottom w:val="single" w:color="auto" w:sz="4" w:space="0"/>
              <w:right w:val="single" w:color="auto" w:sz="4" w:space="0"/>
            </w:tcBorders>
            <w:vAlign w:val="center"/>
          </w:tcPr>
          <w:p w14:paraId="47BBFA5A">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vAlign w:val="center"/>
          </w:tcPr>
          <w:p w14:paraId="0E96E80D">
            <w:pPr>
              <w:widowControl/>
              <w:ind w:firstLine="0" w:firstLineChars="0"/>
              <w:jc w:val="left"/>
              <w:rPr>
                <w:rFonts w:ascii="宋体" w:hAnsi="宋体" w:cs="宋体"/>
                <w:kern w:val="0"/>
              </w:rPr>
            </w:pPr>
            <w:r>
              <w:rPr>
                <w:rFonts w:hint="eastAsia" w:ascii="宋体" w:hAnsi="宋体" w:cs="宋体"/>
                <w:kern w:val="0"/>
              </w:rPr>
              <w:t>《</w:t>
            </w:r>
            <w:r>
              <w:rPr>
                <w:rFonts w:ascii="宋体" w:hAnsi="宋体" w:cs="宋体"/>
                <w:kern w:val="0"/>
              </w:rPr>
              <w:t>时装画零基础速成必修课</w:t>
            </w:r>
            <w:r>
              <w:rPr>
                <w:rFonts w:hint="eastAsia" w:ascii="宋体" w:hAnsi="宋体" w:cs="宋体"/>
                <w:kern w:val="0"/>
              </w:rPr>
              <w:t>》</w:t>
            </w:r>
          </w:p>
          <w:p w14:paraId="4499FF79">
            <w:pPr>
              <w:widowControl/>
              <w:ind w:firstLine="0" w:firstLineChars="0"/>
              <w:jc w:val="left"/>
              <w:rPr>
                <w:rFonts w:ascii="宋体" w:hAnsi="宋体" w:cs="宋体"/>
                <w:kern w:val="0"/>
              </w:rPr>
            </w:pPr>
            <w:r>
              <w:rPr>
                <w:rFonts w:hint="eastAsia" w:ascii="宋体" w:hAnsi="宋体" w:cs="宋体"/>
                <w:kern w:val="0"/>
              </w:rPr>
              <w:t>主编</w:t>
            </w:r>
            <w:r>
              <w:fldChar w:fldCharType="begin"/>
            </w:r>
            <w:r>
              <w:instrText xml:space="preserve"> HYPERLINK "http://search.dangdang.com/?key2=%C2%B9%D5%F1%C8%D9&amp;medium=01&amp;category_path=01.00.00.00.00.00" \t "_blank" </w:instrText>
            </w:r>
            <w:r>
              <w:fldChar w:fldCharType="separate"/>
            </w:r>
            <w:r>
              <w:rPr>
                <w:rFonts w:ascii="宋体" w:hAnsi="宋体" w:cs="宋体"/>
                <w:kern w:val="0"/>
              </w:rPr>
              <w:t>鹿振荣</w:t>
            </w:r>
            <w:r>
              <w:rPr>
                <w:rFonts w:ascii="宋体" w:hAnsi="宋体" w:cs="宋体"/>
                <w:kern w:val="0"/>
              </w:rPr>
              <w:fldChar w:fldCharType="end"/>
            </w:r>
            <w:r>
              <w:rPr>
                <w:rFonts w:hint="eastAsia" w:ascii="宋体" w:hAnsi="宋体" w:cs="宋体"/>
                <w:kern w:val="0"/>
              </w:rPr>
              <w:t>，</w:t>
            </w:r>
            <w:r>
              <w:fldChar w:fldCharType="begin"/>
            </w:r>
            <w:r>
              <w:instrText xml:space="preserve"> HYPERLINK "http://search.dangdang.com/?key2=%B2%CC%B3%A4%C7%E0&amp;medium=01&amp;category_path=01.00.00.00.00.00" \t "_blank" </w:instrText>
            </w:r>
            <w:r>
              <w:fldChar w:fldCharType="separate"/>
            </w:r>
            <w:r>
              <w:rPr>
                <w:rFonts w:ascii="宋体" w:hAnsi="宋体" w:cs="宋体"/>
                <w:kern w:val="0"/>
              </w:rPr>
              <w:t>蔡长青</w:t>
            </w:r>
            <w:r>
              <w:rPr>
                <w:rFonts w:ascii="宋体" w:hAnsi="宋体" w:cs="宋体"/>
                <w:kern w:val="0"/>
              </w:rPr>
              <w:fldChar w:fldCharType="end"/>
            </w:r>
            <w:r>
              <w:rPr>
                <w:rFonts w:hint="eastAsia" w:ascii="宋体" w:hAnsi="宋体" w:cs="宋体"/>
                <w:kern w:val="0"/>
              </w:rPr>
              <w:t>，人民邮电出版社</w:t>
            </w:r>
          </w:p>
        </w:tc>
      </w:tr>
      <w:tr w14:paraId="7C66AB1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5023" w:type="dxa"/>
            <w:gridSpan w:val="3"/>
            <w:vMerge w:val="continue"/>
            <w:tcBorders>
              <w:top w:val="single" w:color="auto" w:sz="4" w:space="0"/>
              <w:left w:val="single" w:color="auto" w:sz="4" w:space="0"/>
              <w:bottom w:val="single" w:color="auto" w:sz="4" w:space="0"/>
              <w:right w:val="single" w:color="auto" w:sz="4" w:space="0"/>
            </w:tcBorders>
            <w:vAlign w:val="center"/>
          </w:tcPr>
          <w:p w14:paraId="331BFA10">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vAlign w:val="center"/>
          </w:tcPr>
          <w:p w14:paraId="4C96627C">
            <w:pPr>
              <w:widowControl/>
              <w:ind w:firstLine="0" w:firstLineChars="0"/>
              <w:jc w:val="left"/>
              <w:rPr>
                <w:rFonts w:ascii="宋体" w:hAnsi="宋体" w:cs="宋体"/>
                <w:kern w:val="0"/>
              </w:rPr>
            </w:pPr>
            <w:r>
              <w:rPr>
                <w:rFonts w:hint="eastAsia" w:ascii="宋体" w:hAnsi="宋体" w:cs="宋体"/>
                <w:kern w:val="0"/>
              </w:rPr>
              <w:t>练习与习题建议</w:t>
            </w:r>
          </w:p>
        </w:tc>
      </w:tr>
      <w:tr w14:paraId="5236D95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trPr>
        <w:tc>
          <w:tcPr>
            <w:tcW w:w="5023" w:type="dxa"/>
            <w:gridSpan w:val="3"/>
            <w:vMerge w:val="continue"/>
            <w:tcBorders>
              <w:top w:val="single" w:color="auto" w:sz="4" w:space="0"/>
              <w:left w:val="single" w:color="auto" w:sz="4" w:space="0"/>
              <w:bottom w:val="single" w:color="auto" w:sz="4" w:space="0"/>
              <w:right w:val="single" w:color="auto" w:sz="4" w:space="0"/>
            </w:tcBorders>
            <w:vAlign w:val="center"/>
          </w:tcPr>
          <w:p w14:paraId="5921710D">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vAlign w:val="center"/>
          </w:tcPr>
          <w:p w14:paraId="6DA08DEB">
            <w:pPr>
              <w:widowControl/>
              <w:ind w:firstLine="480"/>
              <w:jc w:val="left"/>
              <w:rPr>
                <w:rFonts w:ascii="宋体" w:hAnsi="宋体" w:cs="宋体"/>
                <w:kern w:val="0"/>
              </w:rPr>
            </w:pPr>
            <w:r>
              <w:rPr>
                <w:rFonts w:hint="eastAsia"/>
              </w:rPr>
              <w:t>各种质地织物技法练习</w:t>
            </w:r>
          </w:p>
        </w:tc>
      </w:tr>
      <w:tr w14:paraId="4532D97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5023" w:type="dxa"/>
            <w:gridSpan w:val="3"/>
            <w:tcBorders>
              <w:top w:val="single" w:color="auto" w:sz="4" w:space="0"/>
              <w:left w:val="single" w:color="auto" w:sz="4" w:space="0"/>
              <w:bottom w:val="single" w:color="auto" w:sz="4" w:space="0"/>
              <w:right w:val="single" w:color="auto" w:sz="4" w:space="0"/>
            </w:tcBorders>
            <w:vAlign w:val="center"/>
          </w:tcPr>
          <w:p w14:paraId="52C70FF8">
            <w:pPr>
              <w:widowControl/>
              <w:ind w:firstLine="480"/>
              <w:jc w:val="center"/>
              <w:rPr>
                <w:rFonts w:ascii="宋体" w:hAnsi="宋体" w:cs="宋体"/>
                <w:kern w:val="0"/>
              </w:rPr>
            </w:pPr>
            <w:r>
              <w:rPr>
                <w:rFonts w:hint="eastAsia" w:ascii="宋体" w:hAnsi="宋体" w:cs="宋体"/>
                <w:kern w:val="0"/>
              </w:rPr>
              <w:t>考核与评价方式说明</w:t>
            </w:r>
          </w:p>
        </w:tc>
        <w:tc>
          <w:tcPr>
            <w:tcW w:w="4421" w:type="dxa"/>
            <w:gridSpan w:val="4"/>
            <w:tcBorders>
              <w:top w:val="nil"/>
              <w:left w:val="nil"/>
              <w:bottom w:val="single" w:color="auto" w:sz="4" w:space="0"/>
              <w:right w:val="single" w:color="auto" w:sz="4" w:space="0"/>
            </w:tcBorders>
            <w:vAlign w:val="center"/>
          </w:tcPr>
          <w:p w14:paraId="0BFD5587">
            <w:pPr>
              <w:widowControl/>
              <w:ind w:firstLine="480"/>
              <w:jc w:val="left"/>
              <w:rPr>
                <w:rFonts w:ascii="宋体" w:hAnsi="宋体" w:cs="宋体"/>
                <w:kern w:val="0"/>
              </w:rPr>
            </w:pPr>
            <w:r>
              <w:rPr>
                <w:rFonts w:hint="eastAsia" w:ascii="宋体" w:hAnsi="宋体" w:cs="宋体"/>
                <w:kern w:val="0"/>
              </w:rPr>
              <w:t>权重分配</w:t>
            </w:r>
          </w:p>
        </w:tc>
      </w:tr>
      <w:tr w14:paraId="7E0A70D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45" w:hRule="atLeast"/>
        </w:trPr>
        <w:tc>
          <w:tcPr>
            <w:tcW w:w="5023" w:type="dxa"/>
            <w:gridSpan w:val="3"/>
            <w:tcBorders>
              <w:top w:val="single" w:color="auto" w:sz="4" w:space="0"/>
              <w:left w:val="single" w:color="auto" w:sz="4" w:space="0"/>
              <w:bottom w:val="single" w:color="auto" w:sz="4" w:space="0"/>
              <w:right w:val="single" w:color="auto" w:sz="4" w:space="0"/>
            </w:tcBorders>
            <w:vAlign w:val="center"/>
          </w:tcPr>
          <w:p w14:paraId="0F084860">
            <w:pPr>
              <w:widowControl/>
              <w:ind w:firstLine="480"/>
              <w:jc w:val="center"/>
              <w:rPr>
                <w:rFonts w:ascii="宋体" w:hAnsi="宋体" w:cs="宋体"/>
                <w:kern w:val="0"/>
              </w:rPr>
            </w:pPr>
            <w:r>
              <w:rPr>
                <w:rFonts w:hint="eastAsia" w:ascii="宋体" w:hAnsi="宋体" w:cs="宋体"/>
                <w:kern w:val="0"/>
              </w:rPr>
              <w:t>绸缎面料的表现技法</w:t>
            </w:r>
          </w:p>
        </w:tc>
        <w:tc>
          <w:tcPr>
            <w:tcW w:w="4421" w:type="dxa"/>
            <w:gridSpan w:val="4"/>
            <w:tcBorders>
              <w:top w:val="nil"/>
              <w:left w:val="nil"/>
              <w:bottom w:val="single" w:color="auto" w:sz="4" w:space="0"/>
              <w:right w:val="single" w:color="auto" w:sz="4" w:space="0"/>
            </w:tcBorders>
            <w:vAlign w:val="center"/>
          </w:tcPr>
          <w:p w14:paraId="7660E6A1">
            <w:pPr>
              <w:widowControl/>
              <w:ind w:firstLine="480"/>
              <w:jc w:val="left"/>
              <w:rPr>
                <w:rFonts w:ascii="宋体" w:hAnsi="宋体" w:cs="宋体"/>
                <w:kern w:val="0"/>
              </w:rPr>
            </w:pPr>
            <w:r>
              <w:rPr>
                <w:rFonts w:hint="eastAsia" w:ascii="宋体" w:hAnsi="宋体" w:cs="宋体"/>
                <w:kern w:val="0"/>
              </w:rPr>
              <w:t>占  20 %</w:t>
            </w:r>
          </w:p>
        </w:tc>
      </w:tr>
    </w:tbl>
    <w:p w14:paraId="09497A76">
      <w:pPr>
        <w:pStyle w:val="5"/>
        <w:spacing w:before="0" w:beforeAutospacing="0" w:after="0" w:afterAutospacing="0" w:line="240" w:lineRule="auto"/>
        <w:rPr>
          <w:rFonts w:ascii="黑体" w:hAnsi="黑体" w:eastAsia="黑体" w:cs="仿宋_GB2312"/>
          <w:kern w:val="2"/>
          <w:position w:val="6"/>
        </w:rPr>
      </w:pPr>
    </w:p>
    <w:tbl>
      <w:tblPr>
        <w:tblStyle w:val="9"/>
        <w:tblW w:w="94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9"/>
        <w:gridCol w:w="996"/>
        <w:gridCol w:w="2425"/>
        <w:gridCol w:w="1010"/>
        <w:gridCol w:w="870"/>
        <w:gridCol w:w="1005"/>
        <w:gridCol w:w="1536"/>
      </w:tblGrid>
      <w:tr w14:paraId="4102E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5" w:type="dxa"/>
            <w:gridSpan w:val="2"/>
            <w:tcBorders>
              <w:top w:val="single" w:color="auto" w:sz="4" w:space="0"/>
              <w:left w:val="single" w:color="auto" w:sz="4" w:space="0"/>
              <w:bottom w:val="single" w:color="auto" w:sz="4" w:space="0"/>
              <w:right w:val="single" w:color="auto" w:sz="4" w:space="0"/>
            </w:tcBorders>
            <w:vAlign w:val="center"/>
          </w:tcPr>
          <w:p w14:paraId="5A93EEBA">
            <w:pPr>
              <w:widowControl/>
              <w:ind w:firstLine="480"/>
              <w:jc w:val="center"/>
              <w:rPr>
                <w:rFonts w:ascii="宋体" w:hAnsi="宋体" w:cs="宋体"/>
                <w:kern w:val="0"/>
              </w:rPr>
            </w:pPr>
            <w:r>
              <w:rPr>
                <w:rFonts w:hint="eastAsia" w:ascii="宋体" w:hAnsi="宋体" w:cs="宋体"/>
                <w:kern w:val="0"/>
              </w:rPr>
              <w:t>模块四</w:t>
            </w:r>
          </w:p>
        </w:tc>
        <w:tc>
          <w:tcPr>
            <w:tcW w:w="6846" w:type="dxa"/>
            <w:gridSpan w:val="5"/>
            <w:tcBorders>
              <w:top w:val="single" w:color="auto" w:sz="4" w:space="0"/>
              <w:left w:val="single" w:color="auto" w:sz="4" w:space="0"/>
              <w:bottom w:val="single" w:color="auto" w:sz="4" w:space="0"/>
              <w:right w:val="single" w:color="auto" w:sz="4" w:space="0"/>
            </w:tcBorders>
            <w:vAlign w:val="center"/>
          </w:tcPr>
          <w:p w14:paraId="5CA03368">
            <w:pPr>
              <w:widowControl/>
              <w:ind w:firstLine="480"/>
              <w:jc w:val="center"/>
              <w:rPr>
                <w:rFonts w:ascii="宋体" w:hAnsi="宋体" w:cs="宋体"/>
                <w:kern w:val="0"/>
              </w:rPr>
            </w:pPr>
            <w:r>
              <w:rPr>
                <w:rFonts w:hint="eastAsia" w:ascii="宋体" w:hAnsi="宋体" w:cs="宋体"/>
                <w:kern w:val="0"/>
              </w:rPr>
              <w:t>时装画艺术鉴赏</w:t>
            </w:r>
          </w:p>
        </w:tc>
      </w:tr>
      <w:tr w14:paraId="5A11E57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599" w:type="dxa"/>
            <w:tcBorders>
              <w:top w:val="nil"/>
              <w:left w:val="single" w:color="auto" w:sz="4" w:space="0"/>
              <w:bottom w:val="single" w:color="auto" w:sz="4" w:space="0"/>
              <w:right w:val="single" w:color="auto" w:sz="4" w:space="0"/>
            </w:tcBorders>
            <w:shd w:val="clear" w:color="auto" w:fill="auto"/>
            <w:vAlign w:val="center"/>
          </w:tcPr>
          <w:p w14:paraId="09ECD2C9">
            <w:pPr>
              <w:widowControl/>
              <w:ind w:firstLine="480"/>
              <w:jc w:val="center"/>
              <w:rPr>
                <w:rFonts w:ascii="宋体" w:hAnsi="宋体" w:cs="宋体"/>
                <w:kern w:val="0"/>
              </w:rPr>
            </w:pPr>
            <w:r>
              <w:rPr>
                <w:rFonts w:hint="eastAsia" w:ascii="宋体" w:hAnsi="宋体" w:cs="宋体"/>
                <w:kern w:val="0"/>
              </w:rPr>
              <w:t>单元1</w:t>
            </w:r>
          </w:p>
        </w:tc>
        <w:tc>
          <w:tcPr>
            <w:tcW w:w="4431" w:type="dxa"/>
            <w:gridSpan w:val="3"/>
            <w:tcBorders>
              <w:top w:val="nil"/>
              <w:left w:val="nil"/>
              <w:bottom w:val="single" w:color="auto" w:sz="4" w:space="0"/>
              <w:right w:val="single" w:color="auto" w:sz="4" w:space="0"/>
            </w:tcBorders>
            <w:shd w:val="clear" w:color="auto" w:fill="auto"/>
            <w:vAlign w:val="center"/>
          </w:tcPr>
          <w:p w14:paraId="75EB5257">
            <w:pPr>
              <w:widowControl/>
              <w:ind w:firstLine="210" w:firstLineChars="100"/>
              <w:jc w:val="left"/>
              <w:rPr>
                <w:rFonts w:ascii="宋体" w:hAnsi="宋体" w:cs="宋体"/>
                <w:kern w:val="0"/>
              </w:rPr>
            </w:pPr>
            <w:r>
              <w:rPr>
                <w:rFonts w:hint="eastAsia" w:ascii="宋体" w:hAnsi="宋体" w:cs="宋体"/>
                <w:kern w:val="0"/>
              </w:rPr>
              <w:t>时装画艺术鉴赏</w:t>
            </w:r>
          </w:p>
        </w:tc>
        <w:tc>
          <w:tcPr>
            <w:tcW w:w="870" w:type="dxa"/>
            <w:tcBorders>
              <w:top w:val="nil"/>
              <w:left w:val="single" w:color="auto" w:sz="4" w:space="0"/>
              <w:right w:val="single" w:color="auto" w:sz="4" w:space="0"/>
            </w:tcBorders>
            <w:shd w:val="clear" w:color="auto" w:fill="auto"/>
            <w:vAlign w:val="center"/>
          </w:tcPr>
          <w:p w14:paraId="331FA041">
            <w:pPr>
              <w:widowControl/>
              <w:ind w:firstLine="0" w:firstLineChars="0"/>
              <w:rPr>
                <w:rFonts w:ascii="宋体" w:hAnsi="宋体" w:cs="宋体"/>
                <w:kern w:val="0"/>
              </w:rPr>
            </w:pPr>
            <w:r>
              <w:rPr>
                <w:rFonts w:hint="eastAsia" w:ascii="宋体" w:hAnsi="宋体" w:cs="宋体"/>
                <w:kern w:val="0"/>
              </w:rPr>
              <w:t>学时</w:t>
            </w:r>
          </w:p>
        </w:tc>
        <w:tc>
          <w:tcPr>
            <w:tcW w:w="1005" w:type="dxa"/>
            <w:tcBorders>
              <w:top w:val="nil"/>
              <w:left w:val="nil"/>
              <w:bottom w:val="single" w:color="auto" w:sz="4" w:space="0"/>
              <w:right w:val="single" w:color="auto" w:sz="4" w:space="0"/>
            </w:tcBorders>
            <w:shd w:val="clear" w:color="auto" w:fill="FFFFFF"/>
            <w:vAlign w:val="center"/>
          </w:tcPr>
          <w:p w14:paraId="7E2EBE2D">
            <w:pPr>
              <w:widowControl/>
              <w:ind w:firstLine="0" w:firstLineChars="0"/>
              <w:rPr>
                <w:rFonts w:ascii="宋体" w:hAnsi="宋体" w:cs="宋体"/>
                <w:kern w:val="0"/>
                <w:szCs w:val="21"/>
              </w:rPr>
            </w:pPr>
            <w:r>
              <w:rPr>
                <w:rFonts w:hint="eastAsia" w:ascii="宋体" w:hAnsi="宋体" w:cs="宋体"/>
                <w:kern w:val="0"/>
                <w:szCs w:val="21"/>
              </w:rPr>
              <w:t>理论</w:t>
            </w:r>
          </w:p>
        </w:tc>
        <w:tc>
          <w:tcPr>
            <w:tcW w:w="1536" w:type="dxa"/>
            <w:tcBorders>
              <w:top w:val="nil"/>
              <w:left w:val="nil"/>
              <w:bottom w:val="single" w:color="auto" w:sz="4" w:space="0"/>
              <w:right w:val="single" w:color="auto" w:sz="4" w:space="0"/>
            </w:tcBorders>
            <w:vAlign w:val="center"/>
          </w:tcPr>
          <w:p w14:paraId="051EA2C8">
            <w:pPr>
              <w:widowControl/>
              <w:ind w:firstLine="174" w:firstLineChars="83"/>
              <w:jc w:val="left"/>
              <w:rPr>
                <w:rFonts w:hint="eastAsia" w:ascii="宋体" w:hAnsi="宋体" w:eastAsia="宋体" w:cs="宋体"/>
                <w:kern w:val="0"/>
                <w:lang w:val="en-US" w:eastAsia="zh-CN"/>
              </w:rPr>
            </w:pPr>
            <w:r>
              <w:rPr>
                <w:rFonts w:hint="eastAsia" w:ascii="宋体" w:hAnsi="宋体" w:cs="宋体"/>
                <w:kern w:val="0"/>
                <w:lang w:val="en-US" w:eastAsia="zh-CN"/>
              </w:rPr>
              <w:t>4</w:t>
            </w:r>
          </w:p>
        </w:tc>
      </w:tr>
      <w:tr w14:paraId="629BE39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441" w:type="dxa"/>
            <w:gridSpan w:val="7"/>
            <w:tcBorders>
              <w:top w:val="single" w:color="auto" w:sz="4" w:space="0"/>
              <w:left w:val="single" w:color="auto" w:sz="4" w:space="0"/>
              <w:bottom w:val="single" w:color="auto" w:sz="4" w:space="0"/>
              <w:right w:val="single" w:color="auto" w:sz="4" w:space="0"/>
            </w:tcBorders>
            <w:vAlign w:val="center"/>
          </w:tcPr>
          <w:p w14:paraId="5457B19C">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366421D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441" w:type="dxa"/>
            <w:gridSpan w:val="7"/>
            <w:tcBorders>
              <w:top w:val="single" w:color="auto" w:sz="4" w:space="0"/>
              <w:left w:val="single" w:color="auto" w:sz="4" w:space="0"/>
              <w:bottom w:val="single" w:color="auto" w:sz="4" w:space="0"/>
              <w:right w:val="single" w:color="auto" w:sz="4" w:space="0"/>
            </w:tcBorders>
            <w:vAlign w:val="center"/>
          </w:tcPr>
          <w:p w14:paraId="6EB53D80">
            <w:pPr>
              <w:widowControl/>
              <w:ind w:firstLine="840" w:firstLineChars="400"/>
              <w:jc w:val="left"/>
            </w:pPr>
            <w:r>
              <w:rPr>
                <w:rFonts w:hint="eastAsia" w:ascii="宋体" w:hAnsi="宋体" w:cs="宋体"/>
                <w:kern w:val="0"/>
              </w:rPr>
              <w:t>认知目标：</w:t>
            </w:r>
            <w:r>
              <w:rPr>
                <w:rFonts w:hint="eastAsia"/>
              </w:rPr>
              <w:t>欣赏时装画的各种风格</w:t>
            </w:r>
          </w:p>
          <w:p w14:paraId="453951E8">
            <w:pPr>
              <w:spacing w:line="400" w:lineRule="atLeast"/>
              <w:ind w:left="465" w:firstLine="480"/>
            </w:pPr>
            <w:r>
              <w:rPr>
                <w:rFonts w:hint="eastAsia" w:ascii="宋体" w:hAnsi="宋体" w:cs="宋体"/>
                <w:kern w:val="0"/>
              </w:rPr>
              <w:t>技能目标：了解</w:t>
            </w:r>
            <w:r>
              <w:rPr>
                <w:rFonts w:hint="eastAsia"/>
              </w:rPr>
              <w:t>各个时期时装画的变化特点。</w:t>
            </w:r>
          </w:p>
          <w:p w14:paraId="626A6E9D">
            <w:pPr>
              <w:widowControl/>
              <w:ind w:firstLine="480"/>
              <w:jc w:val="left"/>
              <w:rPr>
                <w:rFonts w:ascii="宋体" w:hAnsi="宋体" w:cs="宋体"/>
                <w:kern w:val="0"/>
              </w:rPr>
            </w:pPr>
          </w:p>
        </w:tc>
      </w:tr>
      <w:tr w14:paraId="13AE515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020" w:type="dxa"/>
            <w:gridSpan w:val="3"/>
            <w:tcBorders>
              <w:top w:val="single" w:color="auto" w:sz="4" w:space="0"/>
              <w:left w:val="single" w:color="auto" w:sz="4" w:space="0"/>
              <w:bottom w:val="single" w:color="auto" w:sz="4" w:space="0"/>
              <w:right w:val="single" w:color="auto" w:sz="4" w:space="0"/>
            </w:tcBorders>
            <w:vAlign w:val="center"/>
          </w:tcPr>
          <w:p w14:paraId="36372B0A">
            <w:pPr>
              <w:widowControl/>
              <w:ind w:firstLine="480"/>
              <w:jc w:val="center"/>
              <w:rPr>
                <w:rFonts w:ascii="宋体" w:hAnsi="宋体" w:cs="宋体"/>
                <w:kern w:val="0"/>
              </w:rPr>
            </w:pPr>
            <w:r>
              <w:rPr>
                <w:rFonts w:hint="eastAsia" w:ascii="宋体" w:hAnsi="宋体" w:cs="宋体"/>
                <w:kern w:val="0"/>
              </w:rPr>
              <w:t>主要内容（标注重点和难点）</w:t>
            </w:r>
          </w:p>
        </w:tc>
        <w:tc>
          <w:tcPr>
            <w:tcW w:w="4421" w:type="dxa"/>
            <w:gridSpan w:val="4"/>
            <w:tcBorders>
              <w:top w:val="nil"/>
              <w:left w:val="nil"/>
              <w:bottom w:val="single" w:color="auto" w:sz="4" w:space="0"/>
              <w:right w:val="single" w:color="auto" w:sz="4" w:space="0"/>
            </w:tcBorders>
            <w:vAlign w:val="center"/>
          </w:tcPr>
          <w:p w14:paraId="4BC3C3D9">
            <w:pPr>
              <w:widowControl/>
              <w:ind w:firstLine="0" w:firstLineChars="0"/>
              <w:jc w:val="left"/>
              <w:rPr>
                <w:rFonts w:ascii="宋体" w:hAnsi="宋体" w:cs="宋体"/>
                <w:kern w:val="0"/>
              </w:rPr>
            </w:pPr>
            <w:r>
              <w:rPr>
                <w:rFonts w:hint="eastAsia" w:ascii="宋体" w:hAnsi="宋体" w:cs="宋体"/>
                <w:kern w:val="0"/>
              </w:rPr>
              <w:t>主要教学方法</w:t>
            </w:r>
          </w:p>
        </w:tc>
      </w:tr>
      <w:tr w14:paraId="02B2658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74" w:hRule="atLeast"/>
          <w:jc w:val="center"/>
        </w:trPr>
        <w:tc>
          <w:tcPr>
            <w:tcW w:w="5020" w:type="dxa"/>
            <w:gridSpan w:val="3"/>
            <w:vMerge w:val="restart"/>
            <w:tcBorders>
              <w:top w:val="single" w:color="auto" w:sz="4" w:space="0"/>
              <w:left w:val="single" w:color="auto" w:sz="4" w:space="0"/>
              <w:bottom w:val="single" w:color="auto" w:sz="4" w:space="0"/>
              <w:right w:val="single" w:color="auto" w:sz="4" w:space="0"/>
            </w:tcBorders>
          </w:tcPr>
          <w:p w14:paraId="3BFEDCAD">
            <w:pPr>
              <w:spacing w:line="400" w:lineRule="atLeast"/>
              <w:ind w:left="465" w:firstLine="480"/>
            </w:pPr>
            <w:r>
              <w:rPr>
                <w:rFonts w:hint="eastAsia" w:ascii="宋体" w:hAnsi="宋体" w:cs="宋体"/>
                <w:kern w:val="0"/>
              </w:rPr>
              <w:t>模块四  时装画艺术鉴赏</w:t>
            </w:r>
            <w:r>
              <w:rPr>
                <w:rFonts w:hint="eastAsia" w:ascii="宋体" w:hAnsi="宋体" w:cs="宋体"/>
                <w:kern w:val="0"/>
              </w:rPr>
              <w:br w:type="textWrapping"/>
            </w:r>
            <w:r>
              <w:rPr>
                <w:rFonts w:hint="eastAsia"/>
              </w:rPr>
              <w:t>欣赏时装画的各种风格，和各个时期时装画的变化。</w:t>
            </w:r>
          </w:p>
          <w:p w14:paraId="64A310A0">
            <w:pPr>
              <w:spacing w:line="400" w:lineRule="atLeast"/>
              <w:ind w:left="465" w:firstLine="480"/>
            </w:pPr>
          </w:p>
          <w:p w14:paraId="74DFC62E">
            <w:pPr>
              <w:widowControl/>
              <w:ind w:firstLine="480"/>
              <w:jc w:val="left"/>
            </w:pPr>
            <w:r>
              <w:rPr>
                <w:rFonts w:hint="eastAsia" w:ascii="宋体" w:hAnsi="宋体" w:cs="宋体"/>
                <w:kern w:val="0"/>
              </w:rPr>
              <w:t>重点：</w:t>
            </w:r>
            <w:r>
              <w:rPr>
                <w:rFonts w:hint="eastAsia"/>
              </w:rPr>
              <w:t>欣赏时装画的各种风格</w:t>
            </w:r>
          </w:p>
          <w:p w14:paraId="7FCA5F5B">
            <w:pPr>
              <w:pStyle w:val="15"/>
              <w:widowControl/>
              <w:ind w:firstLineChars="0"/>
              <w:jc w:val="left"/>
              <w:rPr>
                <w:rFonts w:ascii="宋体" w:hAnsi="宋体" w:cs="宋体"/>
                <w:kern w:val="0"/>
              </w:rPr>
            </w:pPr>
            <w:r>
              <w:rPr>
                <w:rFonts w:hint="eastAsia" w:ascii="宋体" w:hAnsi="宋体" w:cs="宋体"/>
                <w:kern w:val="0"/>
              </w:rPr>
              <w:t>难点：了解</w:t>
            </w:r>
            <w:r>
              <w:rPr>
                <w:rFonts w:hint="eastAsia"/>
              </w:rPr>
              <w:t>各个时期时装画的变化特点</w:t>
            </w:r>
          </w:p>
        </w:tc>
        <w:tc>
          <w:tcPr>
            <w:tcW w:w="4421" w:type="dxa"/>
            <w:gridSpan w:val="4"/>
            <w:tcBorders>
              <w:top w:val="nil"/>
              <w:left w:val="nil"/>
              <w:bottom w:val="single" w:color="auto" w:sz="4" w:space="0"/>
              <w:right w:val="single" w:color="auto" w:sz="4" w:space="0"/>
            </w:tcBorders>
            <w:vAlign w:val="center"/>
          </w:tcPr>
          <w:p w14:paraId="6974B658">
            <w:pPr>
              <w:widowControl/>
              <w:ind w:firstLine="480"/>
              <w:jc w:val="left"/>
              <w:rPr>
                <w:rFonts w:ascii="宋体" w:hAnsi="宋体" w:cs="宋体"/>
                <w:kern w:val="0"/>
              </w:rPr>
            </w:pPr>
            <w:r>
              <w:rPr>
                <w:rFonts w:hint="eastAsia" w:ascii="宋体" w:hAnsi="宋体" w:cs="宋体"/>
                <w:kern w:val="0"/>
              </w:rPr>
              <w:t>　演示教法</w:t>
            </w:r>
          </w:p>
        </w:tc>
      </w:tr>
      <w:tr w14:paraId="2A61504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020" w:type="dxa"/>
            <w:gridSpan w:val="3"/>
            <w:vMerge w:val="continue"/>
            <w:tcBorders>
              <w:top w:val="single" w:color="auto" w:sz="4" w:space="0"/>
              <w:left w:val="single" w:color="auto" w:sz="4" w:space="0"/>
              <w:bottom w:val="single" w:color="auto" w:sz="4" w:space="0"/>
              <w:right w:val="single" w:color="auto" w:sz="4" w:space="0"/>
            </w:tcBorders>
            <w:vAlign w:val="center"/>
          </w:tcPr>
          <w:p w14:paraId="0654D60F">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vAlign w:val="center"/>
          </w:tcPr>
          <w:p w14:paraId="1178DCFD">
            <w:pPr>
              <w:widowControl/>
              <w:ind w:firstLine="0" w:firstLineChars="0"/>
              <w:jc w:val="left"/>
              <w:rPr>
                <w:rFonts w:ascii="宋体" w:hAnsi="宋体" w:cs="宋体"/>
                <w:kern w:val="0"/>
              </w:rPr>
            </w:pPr>
            <w:r>
              <w:rPr>
                <w:rFonts w:hint="eastAsia" w:ascii="宋体" w:hAnsi="宋体" w:cs="宋体"/>
                <w:kern w:val="0"/>
              </w:rPr>
              <w:t>教学地点</w:t>
            </w:r>
          </w:p>
        </w:tc>
      </w:tr>
      <w:tr w14:paraId="19CF2F7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86" w:hRule="atLeast"/>
          <w:jc w:val="center"/>
        </w:trPr>
        <w:tc>
          <w:tcPr>
            <w:tcW w:w="5020" w:type="dxa"/>
            <w:gridSpan w:val="3"/>
            <w:vMerge w:val="continue"/>
            <w:tcBorders>
              <w:top w:val="single" w:color="auto" w:sz="4" w:space="0"/>
              <w:left w:val="single" w:color="auto" w:sz="4" w:space="0"/>
              <w:bottom w:val="single" w:color="auto" w:sz="4" w:space="0"/>
              <w:right w:val="single" w:color="auto" w:sz="4" w:space="0"/>
            </w:tcBorders>
            <w:vAlign w:val="center"/>
          </w:tcPr>
          <w:p w14:paraId="66577CBB">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vAlign w:val="center"/>
          </w:tcPr>
          <w:p w14:paraId="440407C9">
            <w:pPr>
              <w:widowControl/>
              <w:ind w:firstLine="480"/>
              <w:jc w:val="left"/>
              <w:rPr>
                <w:rFonts w:ascii="宋体" w:hAnsi="宋体" w:cs="宋体"/>
                <w:kern w:val="0"/>
              </w:rPr>
            </w:pPr>
            <w:r>
              <w:rPr>
                <w:rFonts w:hint="eastAsia" w:ascii="宋体" w:hAnsi="宋体" w:cs="宋体"/>
                <w:kern w:val="0"/>
              </w:rPr>
              <w:t>多媒体画室</w:t>
            </w:r>
          </w:p>
        </w:tc>
      </w:tr>
      <w:tr w14:paraId="3C1DF58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020" w:type="dxa"/>
            <w:gridSpan w:val="3"/>
            <w:vMerge w:val="continue"/>
            <w:tcBorders>
              <w:top w:val="single" w:color="auto" w:sz="4" w:space="0"/>
              <w:left w:val="single" w:color="auto" w:sz="4" w:space="0"/>
              <w:bottom w:val="single" w:color="auto" w:sz="4" w:space="0"/>
              <w:right w:val="single" w:color="auto" w:sz="4" w:space="0"/>
            </w:tcBorders>
            <w:vAlign w:val="center"/>
          </w:tcPr>
          <w:p w14:paraId="579BBF5A">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vAlign w:val="center"/>
          </w:tcPr>
          <w:p w14:paraId="13B6B210">
            <w:pPr>
              <w:widowControl/>
              <w:ind w:firstLine="0" w:firstLineChars="0"/>
              <w:jc w:val="left"/>
              <w:rPr>
                <w:rFonts w:ascii="宋体" w:hAnsi="宋体" w:cs="宋体"/>
                <w:kern w:val="0"/>
              </w:rPr>
            </w:pPr>
            <w:r>
              <w:rPr>
                <w:rFonts w:hint="eastAsia" w:ascii="宋体" w:hAnsi="宋体" w:cs="宋体"/>
                <w:kern w:val="0"/>
              </w:rPr>
              <w:t>教学及参考资料</w:t>
            </w:r>
          </w:p>
        </w:tc>
      </w:tr>
      <w:tr w14:paraId="5D8E2F5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5020" w:type="dxa"/>
            <w:gridSpan w:val="3"/>
            <w:vMerge w:val="continue"/>
            <w:tcBorders>
              <w:top w:val="single" w:color="auto" w:sz="4" w:space="0"/>
              <w:left w:val="single" w:color="auto" w:sz="4" w:space="0"/>
              <w:bottom w:val="single" w:color="auto" w:sz="4" w:space="0"/>
              <w:right w:val="single" w:color="auto" w:sz="4" w:space="0"/>
            </w:tcBorders>
            <w:vAlign w:val="center"/>
          </w:tcPr>
          <w:p w14:paraId="30B9606F">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vAlign w:val="center"/>
          </w:tcPr>
          <w:p w14:paraId="1B12F09B">
            <w:pPr>
              <w:widowControl/>
              <w:ind w:firstLine="0" w:firstLineChars="0"/>
              <w:jc w:val="left"/>
              <w:rPr>
                <w:rFonts w:ascii="宋体" w:hAnsi="宋体" w:cs="宋体"/>
                <w:kern w:val="0"/>
              </w:rPr>
            </w:pPr>
            <w:r>
              <w:rPr>
                <w:rFonts w:hint="eastAsia" w:ascii="宋体" w:hAnsi="宋体" w:cs="宋体"/>
                <w:kern w:val="0"/>
              </w:rPr>
              <w:t>《</w:t>
            </w:r>
            <w:r>
              <w:rPr>
                <w:rFonts w:ascii="宋体" w:hAnsi="宋体" w:cs="宋体"/>
                <w:kern w:val="0"/>
              </w:rPr>
              <w:t>时装画零基础速成必修课</w:t>
            </w:r>
            <w:r>
              <w:rPr>
                <w:rFonts w:hint="eastAsia" w:ascii="宋体" w:hAnsi="宋体" w:cs="宋体"/>
                <w:kern w:val="0"/>
              </w:rPr>
              <w:t>》</w:t>
            </w:r>
          </w:p>
          <w:p w14:paraId="6AD3B987">
            <w:pPr>
              <w:widowControl/>
              <w:ind w:firstLine="0" w:firstLineChars="0"/>
              <w:jc w:val="left"/>
              <w:rPr>
                <w:rFonts w:ascii="宋体" w:hAnsi="宋体" w:cs="宋体"/>
                <w:kern w:val="0"/>
              </w:rPr>
            </w:pPr>
            <w:r>
              <w:rPr>
                <w:rFonts w:hint="eastAsia" w:ascii="宋体" w:hAnsi="宋体" w:cs="宋体"/>
                <w:kern w:val="0"/>
              </w:rPr>
              <w:t>主编</w:t>
            </w:r>
            <w:r>
              <w:fldChar w:fldCharType="begin"/>
            </w:r>
            <w:r>
              <w:instrText xml:space="preserve"> HYPERLINK "http://search.dangdang.com/?key2=%C2%B9%D5%F1%C8%D9&amp;medium=01&amp;category_path=01.00.00.00.00.00" \t "_blank" </w:instrText>
            </w:r>
            <w:r>
              <w:fldChar w:fldCharType="separate"/>
            </w:r>
            <w:r>
              <w:rPr>
                <w:rFonts w:ascii="宋体" w:hAnsi="宋体" w:cs="宋体"/>
                <w:kern w:val="0"/>
              </w:rPr>
              <w:t>鹿振荣</w:t>
            </w:r>
            <w:r>
              <w:rPr>
                <w:rFonts w:ascii="宋体" w:hAnsi="宋体" w:cs="宋体"/>
                <w:kern w:val="0"/>
              </w:rPr>
              <w:fldChar w:fldCharType="end"/>
            </w:r>
            <w:r>
              <w:rPr>
                <w:rFonts w:hint="eastAsia" w:ascii="宋体" w:hAnsi="宋体" w:cs="宋体"/>
                <w:kern w:val="0"/>
              </w:rPr>
              <w:t>，</w:t>
            </w:r>
            <w:r>
              <w:fldChar w:fldCharType="begin"/>
            </w:r>
            <w:r>
              <w:instrText xml:space="preserve"> HYPERLINK "http://search.dangdang.com/?key2=%B2%CC%B3%A4%C7%E0&amp;medium=01&amp;category_path=01.00.00.00.00.00" \t "_blank" </w:instrText>
            </w:r>
            <w:r>
              <w:fldChar w:fldCharType="separate"/>
            </w:r>
            <w:r>
              <w:rPr>
                <w:rFonts w:ascii="宋体" w:hAnsi="宋体" w:cs="宋体"/>
                <w:kern w:val="0"/>
              </w:rPr>
              <w:t>蔡长青</w:t>
            </w:r>
            <w:r>
              <w:rPr>
                <w:rFonts w:ascii="宋体" w:hAnsi="宋体" w:cs="宋体"/>
                <w:kern w:val="0"/>
              </w:rPr>
              <w:fldChar w:fldCharType="end"/>
            </w:r>
            <w:r>
              <w:rPr>
                <w:rFonts w:hint="eastAsia" w:ascii="宋体" w:hAnsi="宋体" w:cs="宋体"/>
                <w:kern w:val="0"/>
              </w:rPr>
              <w:t>，人民邮电出版社</w:t>
            </w:r>
          </w:p>
        </w:tc>
      </w:tr>
      <w:tr w14:paraId="1DBF122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020" w:type="dxa"/>
            <w:gridSpan w:val="3"/>
            <w:vMerge w:val="continue"/>
            <w:tcBorders>
              <w:top w:val="single" w:color="auto" w:sz="4" w:space="0"/>
              <w:left w:val="single" w:color="auto" w:sz="4" w:space="0"/>
              <w:bottom w:val="single" w:color="auto" w:sz="4" w:space="0"/>
              <w:right w:val="single" w:color="auto" w:sz="4" w:space="0"/>
            </w:tcBorders>
            <w:vAlign w:val="center"/>
          </w:tcPr>
          <w:p w14:paraId="6C341EB1">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vAlign w:val="center"/>
          </w:tcPr>
          <w:p w14:paraId="102B944F">
            <w:pPr>
              <w:widowControl/>
              <w:ind w:firstLine="0" w:firstLineChars="0"/>
              <w:jc w:val="left"/>
              <w:rPr>
                <w:rFonts w:ascii="宋体" w:hAnsi="宋体" w:cs="宋体"/>
                <w:kern w:val="0"/>
              </w:rPr>
            </w:pPr>
            <w:r>
              <w:rPr>
                <w:rFonts w:hint="eastAsia" w:ascii="宋体" w:hAnsi="宋体" w:cs="宋体"/>
                <w:kern w:val="0"/>
              </w:rPr>
              <w:t>练习与习题建议</w:t>
            </w:r>
          </w:p>
        </w:tc>
      </w:tr>
      <w:tr w14:paraId="3FA320A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0" w:hRule="atLeast"/>
          <w:jc w:val="center"/>
        </w:trPr>
        <w:tc>
          <w:tcPr>
            <w:tcW w:w="5020" w:type="dxa"/>
            <w:gridSpan w:val="3"/>
            <w:vMerge w:val="continue"/>
            <w:tcBorders>
              <w:top w:val="single" w:color="auto" w:sz="4" w:space="0"/>
              <w:left w:val="single" w:color="auto" w:sz="4" w:space="0"/>
              <w:bottom w:val="single" w:color="auto" w:sz="4" w:space="0"/>
              <w:right w:val="single" w:color="auto" w:sz="4" w:space="0"/>
            </w:tcBorders>
            <w:vAlign w:val="center"/>
          </w:tcPr>
          <w:p w14:paraId="1807C064">
            <w:pPr>
              <w:widowControl/>
              <w:ind w:firstLine="480"/>
              <w:jc w:val="left"/>
              <w:rPr>
                <w:rFonts w:ascii="宋体" w:hAnsi="宋体" w:cs="宋体"/>
                <w:kern w:val="0"/>
              </w:rPr>
            </w:pPr>
          </w:p>
        </w:tc>
        <w:tc>
          <w:tcPr>
            <w:tcW w:w="4421" w:type="dxa"/>
            <w:gridSpan w:val="4"/>
            <w:tcBorders>
              <w:top w:val="nil"/>
              <w:left w:val="nil"/>
              <w:bottom w:val="single" w:color="auto" w:sz="4" w:space="0"/>
              <w:right w:val="single" w:color="auto" w:sz="4" w:space="0"/>
            </w:tcBorders>
            <w:vAlign w:val="center"/>
          </w:tcPr>
          <w:p w14:paraId="5BD2254A">
            <w:pPr>
              <w:widowControl/>
              <w:ind w:firstLine="480"/>
              <w:jc w:val="left"/>
              <w:rPr>
                <w:rFonts w:ascii="宋体" w:hAnsi="宋体" w:cs="宋体"/>
                <w:kern w:val="0"/>
              </w:rPr>
            </w:pPr>
            <w:r>
              <w:rPr>
                <w:rFonts w:hint="eastAsia" w:ascii="宋体" w:hAnsi="宋体" w:cs="宋体"/>
                <w:kern w:val="0"/>
              </w:rPr>
              <w:t>临摹时装画大师作品</w:t>
            </w:r>
          </w:p>
        </w:tc>
      </w:tr>
      <w:tr w14:paraId="20D384E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020" w:type="dxa"/>
            <w:gridSpan w:val="3"/>
            <w:tcBorders>
              <w:top w:val="single" w:color="auto" w:sz="4" w:space="0"/>
              <w:left w:val="single" w:color="auto" w:sz="4" w:space="0"/>
              <w:bottom w:val="single" w:color="auto" w:sz="4" w:space="0"/>
              <w:right w:val="single" w:color="auto" w:sz="4" w:space="0"/>
            </w:tcBorders>
            <w:vAlign w:val="center"/>
          </w:tcPr>
          <w:p w14:paraId="46CB81D7">
            <w:pPr>
              <w:widowControl/>
              <w:ind w:firstLine="480"/>
              <w:jc w:val="center"/>
              <w:rPr>
                <w:rFonts w:ascii="宋体" w:hAnsi="宋体" w:cs="宋体"/>
                <w:kern w:val="0"/>
              </w:rPr>
            </w:pPr>
            <w:r>
              <w:rPr>
                <w:rFonts w:hint="eastAsia" w:ascii="宋体" w:hAnsi="宋体" w:cs="宋体"/>
                <w:kern w:val="0"/>
              </w:rPr>
              <w:t>考核与评价方式说明</w:t>
            </w:r>
          </w:p>
        </w:tc>
        <w:tc>
          <w:tcPr>
            <w:tcW w:w="4421" w:type="dxa"/>
            <w:gridSpan w:val="4"/>
            <w:tcBorders>
              <w:top w:val="nil"/>
              <w:left w:val="nil"/>
              <w:bottom w:val="single" w:color="auto" w:sz="4" w:space="0"/>
              <w:right w:val="single" w:color="auto" w:sz="4" w:space="0"/>
            </w:tcBorders>
            <w:vAlign w:val="center"/>
          </w:tcPr>
          <w:p w14:paraId="09D55E93">
            <w:pPr>
              <w:widowControl/>
              <w:ind w:firstLine="480"/>
              <w:jc w:val="left"/>
              <w:rPr>
                <w:rFonts w:ascii="宋体" w:hAnsi="宋体" w:cs="宋体"/>
                <w:kern w:val="0"/>
              </w:rPr>
            </w:pPr>
            <w:r>
              <w:rPr>
                <w:rFonts w:hint="eastAsia" w:ascii="宋体" w:hAnsi="宋体" w:cs="宋体"/>
                <w:kern w:val="0"/>
              </w:rPr>
              <w:t>权重分配</w:t>
            </w:r>
          </w:p>
        </w:tc>
      </w:tr>
      <w:tr w14:paraId="3FC1B72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05" w:hRule="atLeast"/>
          <w:jc w:val="center"/>
        </w:trPr>
        <w:tc>
          <w:tcPr>
            <w:tcW w:w="5020" w:type="dxa"/>
            <w:gridSpan w:val="3"/>
            <w:tcBorders>
              <w:top w:val="single" w:color="auto" w:sz="4" w:space="0"/>
              <w:left w:val="single" w:color="auto" w:sz="4" w:space="0"/>
              <w:bottom w:val="single" w:color="auto" w:sz="4" w:space="0"/>
              <w:right w:val="single" w:color="auto" w:sz="4" w:space="0"/>
            </w:tcBorders>
            <w:vAlign w:val="center"/>
          </w:tcPr>
          <w:p w14:paraId="45019CAD">
            <w:pPr>
              <w:widowControl/>
              <w:ind w:firstLine="480"/>
              <w:jc w:val="center"/>
              <w:rPr>
                <w:rFonts w:ascii="宋体" w:hAnsi="宋体" w:cs="宋体"/>
                <w:kern w:val="0"/>
              </w:rPr>
            </w:pPr>
            <w:r>
              <w:rPr>
                <w:rFonts w:hint="eastAsia" w:ascii="宋体" w:hAnsi="宋体" w:cs="宋体"/>
                <w:kern w:val="0"/>
              </w:rPr>
              <w:t>个人绘画风格展示</w:t>
            </w:r>
          </w:p>
        </w:tc>
        <w:tc>
          <w:tcPr>
            <w:tcW w:w="4421" w:type="dxa"/>
            <w:gridSpan w:val="4"/>
            <w:tcBorders>
              <w:top w:val="nil"/>
              <w:left w:val="nil"/>
              <w:bottom w:val="single" w:color="auto" w:sz="4" w:space="0"/>
              <w:right w:val="single" w:color="auto" w:sz="4" w:space="0"/>
            </w:tcBorders>
            <w:vAlign w:val="center"/>
          </w:tcPr>
          <w:p w14:paraId="65238A38">
            <w:pPr>
              <w:widowControl/>
              <w:ind w:firstLine="480"/>
              <w:jc w:val="left"/>
              <w:rPr>
                <w:rFonts w:ascii="宋体" w:hAnsi="宋体" w:cs="宋体"/>
                <w:kern w:val="0"/>
              </w:rPr>
            </w:pPr>
            <w:r>
              <w:rPr>
                <w:rFonts w:hint="eastAsia" w:ascii="宋体" w:hAnsi="宋体" w:cs="宋体"/>
                <w:kern w:val="0"/>
              </w:rPr>
              <w:t>占  30 %</w:t>
            </w:r>
          </w:p>
        </w:tc>
      </w:tr>
    </w:tbl>
    <w:tbl>
      <w:tblPr>
        <w:tblStyle w:val="9"/>
        <w:tblpPr w:leftFromText="180" w:rightFromText="180" w:vertAnchor="text" w:horzAnchor="page" w:tblpX="1363" w:tblpY="351"/>
        <w:tblOverlap w:val="never"/>
        <w:tblW w:w="94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8"/>
        <w:gridCol w:w="925"/>
        <w:gridCol w:w="2379"/>
        <w:gridCol w:w="992"/>
        <w:gridCol w:w="849"/>
        <w:gridCol w:w="977"/>
        <w:gridCol w:w="1403"/>
      </w:tblGrid>
      <w:tr w14:paraId="75BE0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 w:hRule="atLeast"/>
        </w:trPr>
        <w:tc>
          <w:tcPr>
            <w:tcW w:w="2813" w:type="dxa"/>
            <w:gridSpan w:val="2"/>
            <w:tcBorders>
              <w:top w:val="single" w:color="auto" w:sz="4" w:space="0"/>
              <w:left w:val="single" w:color="auto" w:sz="4" w:space="0"/>
              <w:bottom w:val="single" w:color="auto" w:sz="4" w:space="0"/>
              <w:right w:val="single" w:color="auto" w:sz="4" w:space="0"/>
            </w:tcBorders>
            <w:vAlign w:val="center"/>
          </w:tcPr>
          <w:p w14:paraId="0131404A">
            <w:pPr>
              <w:widowControl/>
              <w:ind w:firstLine="480"/>
              <w:jc w:val="center"/>
              <w:rPr>
                <w:rFonts w:ascii="宋体" w:hAnsi="宋体" w:cs="宋体"/>
                <w:kern w:val="0"/>
              </w:rPr>
            </w:pPr>
            <w:r>
              <w:rPr>
                <w:rFonts w:hint="eastAsia" w:ascii="宋体" w:hAnsi="宋体" w:cs="宋体"/>
                <w:kern w:val="0"/>
              </w:rPr>
              <w:t>模块五</w:t>
            </w:r>
          </w:p>
        </w:tc>
        <w:tc>
          <w:tcPr>
            <w:tcW w:w="6600" w:type="dxa"/>
            <w:gridSpan w:val="5"/>
            <w:tcBorders>
              <w:top w:val="single" w:color="auto" w:sz="4" w:space="0"/>
              <w:left w:val="single" w:color="auto" w:sz="4" w:space="0"/>
              <w:bottom w:val="single" w:color="auto" w:sz="4" w:space="0"/>
              <w:right w:val="single" w:color="auto" w:sz="4" w:space="0"/>
            </w:tcBorders>
            <w:vAlign w:val="center"/>
          </w:tcPr>
          <w:p w14:paraId="5B0E61ED">
            <w:pPr>
              <w:widowControl/>
              <w:ind w:firstLine="480"/>
              <w:jc w:val="center"/>
              <w:rPr>
                <w:rFonts w:ascii="黑体" w:hAnsi="黑体" w:eastAsia="黑体" w:cs="仿宋_GB2312"/>
                <w:position w:val="6"/>
              </w:rPr>
            </w:pPr>
            <w:r>
              <w:rPr>
                <w:rFonts w:hint="eastAsia" w:ascii="宋体" w:hAnsi="宋体" w:cs="宋体"/>
                <w:kern w:val="0"/>
              </w:rPr>
              <w:t>时装画系列创作</w:t>
            </w:r>
          </w:p>
        </w:tc>
      </w:tr>
      <w:tr w14:paraId="47B2481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1888" w:type="dxa"/>
            <w:tcBorders>
              <w:top w:val="nil"/>
              <w:left w:val="single" w:color="auto" w:sz="4" w:space="0"/>
              <w:bottom w:val="single" w:color="auto" w:sz="4" w:space="0"/>
              <w:right w:val="single" w:color="auto" w:sz="4" w:space="0"/>
            </w:tcBorders>
            <w:shd w:val="clear" w:color="auto" w:fill="auto"/>
            <w:vAlign w:val="center"/>
          </w:tcPr>
          <w:p w14:paraId="33AACDA3">
            <w:pPr>
              <w:widowControl/>
              <w:ind w:firstLine="480"/>
              <w:jc w:val="center"/>
              <w:rPr>
                <w:rFonts w:ascii="宋体" w:hAnsi="宋体" w:cs="宋体"/>
                <w:kern w:val="0"/>
              </w:rPr>
            </w:pPr>
            <w:r>
              <w:rPr>
                <w:rFonts w:hint="eastAsia" w:ascii="宋体" w:hAnsi="宋体" w:cs="宋体"/>
                <w:kern w:val="0"/>
              </w:rPr>
              <w:t>单元1</w:t>
            </w:r>
          </w:p>
        </w:tc>
        <w:tc>
          <w:tcPr>
            <w:tcW w:w="4296" w:type="dxa"/>
            <w:gridSpan w:val="3"/>
            <w:tcBorders>
              <w:top w:val="nil"/>
              <w:left w:val="nil"/>
              <w:bottom w:val="single" w:color="auto" w:sz="4" w:space="0"/>
              <w:right w:val="single" w:color="auto" w:sz="4" w:space="0"/>
            </w:tcBorders>
            <w:shd w:val="clear" w:color="auto" w:fill="auto"/>
            <w:vAlign w:val="center"/>
          </w:tcPr>
          <w:p w14:paraId="6F63FD8B">
            <w:pPr>
              <w:spacing w:line="400" w:lineRule="atLeast"/>
              <w:ind w:left="465" w:firstLine="0" w:firstLineChars="0"/>
            </w:pPr>
            <w:r>
              <w:rPr>
                <w:rFonts w:hint="eastAsia"/>
              </w:rPr>
              <w:t>时装款式图表现</w:t>
            </w:r>
          </w:p>
        </w:tc>
        <w:tc>
          <w:tcPr>
            <w:tcW w:w="849" w:type="dxa"/>
            <w:vMerge w:val="restart"/>
            <w:tcBorders>
              <w:top w:val="nil"/>
              <w:left w:val="single" w:color="auto" w:sz="4" w:space="0"/>
              <w:right w:val="single" w:color="auto" w:sz="4" w:space="0"/>
            </w:tcBorders>
            <w:shd w:val="clear" w:color="auto" w:fill="auto"/>
            <w:vAlign w:val="center"/>
          </w:tcPr>
          <w:p w14:paraId="7EF6928D">
            <w:pPr>
              <w:widowControl/>
              <w:ind w:firstLine="0" w:firstLineChars="0"/>
              <w:rPr>
                <w:rFonts w:ascii="宋体" w:hAnsi="宋体" w:cs="宋体"/>
                <w:kern w:val="0"/>
              </w:rPr>
            </w:pPr>
            <w:r>
              <w:rPr>
                <w:rFonts w:hint="eastAsia" w:ascii="宋体" w:hAnsi="宋体" w:cs="宋体"/>
                <w:kern w:val="0"/>
              </w:rPr>
              <w:t>学时</w:t>
            </w:r>
          </w:p>
        </w:tc>
        <w:tc>
          <w:tcPr>
            <w:tcW w:w="977" w:type="dxa"/>
            <w:tcBorders>
              <w:top w:val="nil"/>
              <w:left w:val="nil"/>
              <w:bottom w:val="single" w:color="auto" w:sz="4" w:space="0"/>
              <w:right w:val="single" w:color="auto" w:sz="4" w:space="0"/>
            </w:tcBorders>
            <w:shd w:val="clear" w:color="auto" w:fill="FFFFFF"/>
            <w:vAlign w:val="center"/>
          </w:tcPr>
          <w:p w14:paraId="382B9F27">
            <w:pPr>
              <w:widowControl/>
              <w:ind w:firstLine="0" w:firstLineChars="0"/>
              <w:rPr>
                <w:rFonts w:ascii="宋体" w:hAnsi="宋体" w:cs="宋体"/>
                <w:kern w:val="0"/>
                <w:szCs w:val="21"/>
              </w:rPr>
            </w:pPr>
            <w:r>
              <w:rPr>
                <w:rFonts w:hint="eastAsia" w:ascii="宋体" w:hAnsi="宋体" w:cs="宋体"/>
                <w:kern w:val="0"/>
                <w:szCs w:val="21"/>
              </w:rPr>
              <w:t>理论</w:t>
            </w:r>
          </w:p>
        </w:tc>
        <w:tc>
          <w:tcPr>
            <w:tcW w:w="1403" w:type="dxa"/>
            <w:tcBorders>
              <w:top w:val="nil"/>
              <w:left w:val="nil"/>
              <w:bottom w:val="single" w:color="auto" w:sz="4" w:space="0"/>
              <w:right w:val="single" w:color="auto" w:sz="4" w:space="0"/>
            </w:tcBorders>
            <w:vAlign w:val="center"/>
          </w:tcPr>
          <w:p w14:paraId="7EE090E0">
            <w:pPr>
              <w:widowControl/>
              <w:ind w:firstLine="210" w:firstLineChars="100"/>
              <w:jc w:val="left"/>
              <w:rPr>
                <w:rFonts w:hint="eastAsia" w:ascii="宋体" w:hAnsi="宋体" w:eastAsia="宋体" w:cs="宋体"/>
                <w:kern w:val="0"/>
                <w:lang w:val="en-US" w:eastAsia="zh-CN"/>
              </w:rPr>
            </w:pPr>
            <w:r>
              <w:rPr>
                <w:rFonts w:hint="eastAsia" w:ascii="宋体" w:hAnsi="宋体" w:cs="宋体"/>
                <w:kern w:val="0"/>
              </w:rPr>
              <w:t xml:space="preserve"> </w:t>
            </w:r>
            <w:r>
              <w:rPr>
                <w:rFonts w:hint="eastAsia" w:ascii="宋体" w:hAnsi="宋体" w:cs="宋体"/>
                <w:kern w:val="0"/>
                <w:lang w:val="en-US" w:eastAsia="zh-CN"/>
              </w:rPr>
              <w:t>4</w:t>
            </w:r>
          </w:p>
        </w:tc>
      </w:tr>
      <w:tr w14:paraId="49F1A9B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1888" w:type="dxa"/>
            <w:tcBorders>
              <w:top w:val="nil"/>
              <w:left w:val="single" w:color="auto" w:sz="4" w:space="0"/>
              <w:bottom w:val="single" w:color="auto" w:sz="4" w:space="0"/>
              <w:right w:val="single" w:color="auto" w:sz="4" w:space="0"/>
            </w:tcBorders>
            <w:shd w:val="clear" w:color="auto" w:fill="auto"/>
            <w:vAlign w:val="center"/>
          </w:tcPr>
          <w:p w14:paraId="5D8FF02A">
            <w:pPr>
              <w:widowControl/>
              <w:ind w:firstLine="480"/>
              <w:jc w:val="center"/>
              <w:rPr>
                <w:rFonts w:ascii="宋体" w:hAnsi="宋体" w:cs="宋体"/>
                <w:kern w:val="0"/>
              </w:rPr>
            </w:pPr>
            <w:r>
              <w:rPr>
                <w:rFonts w:hint="eastAsia" w:ascii="宋体" w:hAnsi="宋体" w:cs="宋体"/>
                <w:kern w:val="0"/>
              </w:rPr>
              <w:t>单元2</w:t>
            </w:r>
          </w:p>
        </w:tc>
        <w:tc>
          <w:tcPr>
            <w:tcW w:w="4296" w:type="dxa"/>
            <w:gridSpan w:val="3"/>
            <w:tcBorders>
              <w:top w:val="nil"/>
              <w:left w:val="nil"/>
              <w:bottom w:val="single" w:color="auto" w:sz="4" w:space="0"/>
              <w:right w:val="single" w:color="auto" w:sz="4" w:space="0"/>
            </w:tcBorders>
            <w:shd w:val="clear" w:color="auto" w:fill="auto"/>
            <w:vAlign w:val="center"/>
          </w:tcPr>
          <w:p w14:paraId="1FFF0F39">
            <w:pPr>
              <w:widowControl/>
              <w:ind w:firstLine="480"/>
              <w:jc w:val="left"/>
              <w:rPr>
                <w:rFonts w:ascii="宋体" w:hAnsi="宋体" w:cs="宋体"/>
                <w:kern w:val="0"/>
              </w:rPr>
            </w:pPr>
            <w:r>
              <w:rPr>
                <w:rFonts w:hint="eastAsia"/>
              </w:rPr>
              <w:t>系列设计表现</w:t>
            </w:r>
          </w:p>
        </w:tc>
        <w:tc>
          <w:tcPr>
            <w:tcW w:w="849" w:type="dxa"/>
            <w:vMerge w:val="continue"/>
            <w:tcBorders>
              <w:left w:val="single" w:color="auto" w:sz="4" w:space="0"/>
              <w:right w:val="single" w:color="auto" w:sz="4" w:space="0"/>
            </w:tcBorders>
            <w:shd w:val="clear" w:color="auto" w:fill="auto"/>
            <w:vAlign w:val="center"/>
          </w:tcPr>
          <w:p w14:paraId="68F20F44">
            <w:pPr>
              <w:widowControl/>
              <w:ind w:firstLine="480"/>
              <w:jc w:val="left"/>
              <w:rPr>
                <w:rFonts w:ascii="宋体" w:hAnsi="宋体" w:cs="宋体"/>
                <w:kern w:val="0"/>
              </w:rPr>
            </w:pPr>
          </w:p>
        </w:tc>
        <w:tc>
          <w:tcPr>
            <w:tcW w:w="977" w:type="dxa"/>
            <w:tcBorders>
              <w:top w:val="nil"/>
              <w:left w:val="nil"/>
              <w:bottom w:val="single" w:color="auto" w:sz="4" w:space="0"/>
              <w:right w:val="single" w:color="auto" w:sz="4" w:space="0"/>
            </w:tcBorders>
            <w:shd w:val="clear" w:color="auto" w:fill="FFFFFF"/>
            <w:vAlign w:val="center"/>
          </w:tcPr>
          <w:p w14:paraId="06206A62">
            <w:pPr>
              <w:widowControl/>
              <w:ind w:firstLine="0" w:firstLineChars="0"/>
              <w:rPr>
                <w:rFonts w:ascii="宋体" w:hAnsi="宋体" w:cs="宋体"/>
                <w:kern w:val="0"/>
                <w:szCs w:val="21"/>
              </w:rPr>
            </w:pPr>
            <w:r>
              <w:rPr>
                <w:rFonts w:hint="eastAsia" w:ascii="宋体" w:hAnsi="宋体" w:cs="宋体"/>
                <w:kern w:val="0"/>
                <w:szCs w:val="21"/>
              </w:rPr>
              <w:t>实践</w:t>
            </w:r>
          </w:p>
        </w:tc>
        <w:tc>
          <w:tcPr>
            <w:tcW w:w="1403" w:type="dxa"/>
            <w:tcBorders>
              <w:top w:val="nil"/>
              <w:left w:val="nil"/>
              <w:bottom w:val="single" w:color="auto" w:sz="4" w:space="0"/>
              <w:right w:val="single" w:color="auto" w:sz="4" w:space="0"/>
            </w:tcBorders>
            <w:vAlign w:val="center"/>
          </w:tcPr>
          <w:p w14:paraId="489B487F">
            <w:pPr>
              <w:widowControl/>
              <w:ind w:firstLine="210" w:firstLineChars="100"/>
              <w:jc w:val="left"/>
              <w:rPr>
                <w:rFonts w:hint="default" w:ascii="宋体" w:hAnsi="宋体" w:eastAsia="宋体" w:cs="宋体"/>
                <w:kern w:val="0"/>
                <w:lang w:val="en-US" w:eastAsia="zh-CN"/>
              </w:rPr>
            </w:pPr>
            <w:r>
              <w:rPr>
                <w:rFonts w:hint="eastAsia" w:ascii="宋体" w:hAnsi="宋体" w:cs="宋体"/>
                <w:kern w:val="0"/>
              </w:rPr>
              <w:t xml:space="preserve"> </w:t>
            </w:r>
            <w:r>
              <w:rPr>
                <w:rFonts w:hint="eastAsia" w:ascii="宋体" w:hAnsi="宋体" w:cs="宋体"/>
                <w:kern w:val="0"/>
                <w:lang w:val="en-US" w:eastAsia="zh-CN"/>
              </w:rPr>
              <w:t>12</w:t>
            </w:r>
          </w:p>
        </w:tc>
      </w:tr>
      <w:tr w14:paraId="1124748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9413" w:type="dxa"/>
            <w:gridSpan w:val="7"/>
            <w:tcBorders>
              <w:top w:val="single" w:color="auto" w:sz="4" w:space="0"/>
              <w:left w:val="single" w:color="auto" w:sz="4" w:space="0"/>
              <w:bottom w:val="single" w:color="auto" w:sz="4" w:space="0"/>
              <w:right w:val="single" w:color="auto" w:sz="4" w:space="0"/>
            </w:tcBorders>
            <w:vAlign w:val="center"/>
          </w:tcPr>
          <w:p w14:paraId="7F940132">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1234551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trPr>
        <w:tc>
          <w:tcPr>
            <w:tcW w:w="9413" w:type="dxa"/>
            <w:gridSpan w:val="7"/>
            <w:tcBorders>
              <w:top w:val="single" w:color="auto" w:sz="4" w:space="0"/>
              <w:left w:val="single" w:color="auto" w:sz="4" w:space="0"/>
              <w:bottom w:val="single" w:color="auto" w:sz="4" w:space="0"/>
              <w:right w:val="single" w:color="auto" w:sz="4" w:space="0"/>
            </w:tcBorders>
            <w:vAlign w:val="center"/>
          </w:tcPr>
          <w:p w14:paraId="1A067E60">
            <w:pPr>
              <w:widowControl/>
              <w:ind w:firstLine="480"/>
              <w:jc w:val="left"/>
              <w:rPr>
                <w:rFonts w:ascii="宋体" w:hAnsi="宋体" w:cs="宋体"/>
                <w:kern w:val="0"/>
              </w:rPr>
            </w:pPr>
            <w:r>
              <w:rPr>
                <w:rFonts w:hint="eastAsia" w:ascii="宋体" w:hAnsi="宋体" w:cs="宋体"/>
                <w:kern w:val="0"/>
              </w:rPr>
              <w:t>认知目标：系列服装款式的表达技巧</w:t>
            </w:r>
          </w:p>
          <w:p w14:paraId="0E90DF74">
            <w:pPr>
              <w:widowControl/>
              <w:ind w:firstLine="480"/>
              <w:jc w:val="left"/>
              <w:rPr>
                <w:rFonts w:ascii="宋体" w:hAnsi="宋体" w:cs="宋体"/>
                <w:kern w:val="0"/>
              </w:rPr>
            </w:pPr>
            <w:r>
              <w:rPr>
                <w:rFonts w:hint="eastAsia" w:ascii="宋体" w:hAnsi="宋体" w:cs="宋体"/>
                <w:kern w:val="0"/>
              </w:rPr>
              <w:t>技能目标：通过手绘效果图准确表达设计意图</w:t>
            </w:r>
          </w:p>
        </w:tc>
      </w:tr>
      <w:tr w14:paraId="313CCBF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5192" w:type="dxa"/>
            <w:gridSpan w:val="3"/>
            <w:tcBorders>
              <w:top w:val="single" w:color="auto" w:sz="4" w:space="0"/>
              <w:left w:val="single" w:color="auto" w:sz="4" w:space="0"/>
              <w:bottom w:val="single" w:color="auto" w:sz="4" w:space="0"/>
              <w:right w:val="single" w:color="auto" w:sz="4" w:space="0"/>
            </w:tcBorders>
            <w:vAlign w:val="center"/>
          </w:tcPr>
          <w:p w14:paraId="31B251F9">
            <w:pPr>
              <w:widowControl/>
              <w:ind w:firstLine="480"/>
              <w:jc w:val="center"/>
              <w:rPr>
                <w:rFonts w:ascii="宋体" w:hAnsi="宋体" w:cs="宋体"/>
                <w:kern w:val="0"/>
              </w:rPr>
            </w:pPr>
            <w:r>
              <w:rPr>
                <w:rFonts w:hint="eastAsia" w:ascii="宋体" w:hAnsi="宋体" w:cs="宋体"/>
                <w:kern w:val="0"/>
              </w:rPr>
              <w:t>主要内容（标注重点和难点）</w:t>
            </w:r>
          </w:p>
        </w:tc>
        <w:tc>
          <w:tcPr>
            <w:tcW w:w="4221" w:type="dxa"/>
            <w:gridSpan w:val="4"/>
            <w:tcBorders>
              <w:top w:val="nil"/>
              <w:left w:val="nil"/>
              <w:bottom w:val="single" w:color="auto" w:sz="4" w:space="0"/>
              <w:right w:val="single" w:color="auto" w:sz="4" w:space="0"/>
            </w:tcBorders>
            <w:vAlign w:val="center"/>
          </w:tcPr>
          <w:p w14:paraId="492C89BF">
            <w:pPr>
              <w:widowControl/>
              <w:ind w:firstLine="0" w:firstLineChars="0"/>
              <w:jc w:val="left"/>
              <w:rPr>
                <w:rFonts w:ascii="宋体" w:hAnsi="宋体" w:cs="宋体"/>
                <w:kern w:val="0"/>
              </w:rPr>
            </w:pPr>
            <w:r>
              <w:rPr>
                <w:rFonts w:hint="eastAsia" w:ascii="宋体" w:hAnsi="宋体" w:cs="宋体"/>
                <w:kern w:val="0"/>
              </w:rPr>
              <w:t>主要教学方法</w:t>
            </w:r>
          </w:p>
        </w:tc>
      </w:tr>
      <w:tr w14:paraId="3433C09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44" w:hRule="atLeast"/>
        </w:trPr>
        <w:tc>
          <w:tcPr>
            <w:tcW w:w="5192" w:type="dxa"/>
            <w:gridSpan w:val="3"/>
            <w:vMerge w:val="restart"/>
            <w:tcBorders>
              <w:top w:val="single" w:color="auto" w:sz="4" w:space="0"/>
              <w:left w:val="single" w:color="auto" w:sz="4" w:space="0"/>
              <w:bottom w:val="single" w:color="auto" w:sz="4" w:space="0"/>
              <w:right w:val="single" w:color="auto" w:sz="4" w:space="0"/>
            </w:tcBorders>
          </w:tcPr>
          <w:p w14:paraId="6AA0EA44">
            <w:pPr>
              <w:spacing w:line="400" w:lineRule="atLeast"/>
              <w:ind w:left="465" w:firstLine="0" w:firstLineChars="0"/>
            </w:pPr>
            <w:r>
              <w:rPr>
                <w:rFonts w:hint="eastAsia" w:ascii="宋体" w:hAnsi="宋体" w:cs="宋体"/>
                <w:kern w:val="0"/>
                <w:szCs w:val="21"/>
              </w:rPr>
              <w:t xml:space="preserve">模块五  </w:t>
            </w:r>
            <w:r>
              <w:rPr>
                <w:rFonts w:hint="eastAsia" w:ascii="宋体" w:hAnsi="宋体" w:cs="宋体"/>
                <w:kern w:val="0"/>
              </w:rPr>
              <w:t>时装画系列创作</w:t>
            </w:r>
          </w:p>
          <w:p w14:paraId="659FB576">
            <w:pPr>
              <w:numPr>
                <w:ilvl w:val="0"/>
                <w:numId w:val="10"/>
              </w:numPr>
              <w:spacing w:line="400" w:lineRule="atLeast"/>
              <w:ind w:firstLineChars="0"/>
            </w:pPr>
            <w:r>
              <w:rPr>
                <w:rFonts w:hint="eastAsia"/>
              </w:rPr>
              <w:t>时装款式图表现</w:t>
            </w:r>
          </w:p>
          <w:p w14:paraId="574D2366">
            <w:pPr>
              <w:numPr>
                <w:ilvl w:val="0"/>
                <w:numId w:val="10"/>
              </w:numPr>
              <w:spacing w:line="400" w:lineRule="atLeast"/>
              <w:ind w:firstLineChars="0"/>
            </w:pPr>
            <w:r>
              <w:rPr>
                <w:rFonts w:hint="eastAsia"/>
              </w:rPr>
              <w:t>系列设计表现</w:t>
            </w:r>
          </w:p>
          <w:p w14:paraId="405B2AEF">
            <w:pPr>
              <w:spacing w:line="400" w:lineRule="atLeast"/>
              <w:ind w:left="1185" w:firstLine="0" w:firstLineChars="0"/>
            </w:pPr>
          </w:p>
          <w:p w14:paraId="5725C198">
            <w:pPr>
              <w:widowControl/>
              <w:ind w:firstLine="480"/>
              <w:jc w:val="left"/>
              <w:rPr>
                <w:rFonts w:ascii="宋体" w:hAnsi="宋体" w:cs="宋体"/>
                <w:kern w:val="0"/>
              </w:rPr>
            </w:pPr>
            <w:r>
              <w:rPr>
                <w:rFonts w:hint="eastAsia" w:ascii="宋体" w:hAnsi="宋体" w:cs="宋体"/>
                <w:kern w:val="0"/>
              </w:rPr>
              <w:t>重点：系列服装款式的表达技巧</w:t>
            </w:r>
          </w:p>
          <w:p w14:paraId="69765EB2">
            <w:pPr>
              <w:widowControl/>
              <w:ind w:firstLine="480"/>
              <w:jc w:val="left"/>
              <w:rPr>
                <w:rFonts w:ascii="宋体" w:hAnsi="宋体" w:cs="宋体"/>
                <w:kern w:val="0"/>
              </w:rPr>
            </w:pPr>
            <w:r>
              <w:rPr>
                <w:rFonts w:hint="eastAsia" w:ascii="宋体" w:hAnsi="宋体" w:cs="宋体"/>
                <w:kern w:val="0"/>
              </w:rPr>
              <w:t>难点：通过手绘效果图准确表达设计意图</w:t>
            </w:r>
          </w:p>
        </w:tc>
        <w:tc>
          <w:tcPr>
            <w:tcW w:w="4221" w:type="dxa"/>
            <w:gridSpan w:val="4"/>
            <w:tcBorders>
              <w:top w:val="nil"/>
              <w:left w:val="nil"/>
              <w:bottom w:val="single" w:color="auto" w:sz="4" w:space="0"/>
              <w:right w:val="single" w:color="auto" w:sz="4" w:space="0"/>
            </w:tcBorders>
            <w:vAlign w:val="center"/>
          </w:tcPr>
          <w:p w14:paraId="6A0E773F">
            <w:pPr>
              <w:widowControl/>
              <w:ind w:firstLine="480"/>
              <w:jc w:val="left"/>
              <w:rPr>
                <w:rFonts w:ascii="宋体" w:hAnsi="宋体" w:cs="宋体"/>
                <w:kern w:val="0"/>
              </w:rPr>
            </w:pPr>
            <w:r>
              <w:rPr>
                <w:rFonts w:hint="eastAsia" w:ascii="宋体" w:hAnsi="宋体" w:cs="宋体"/>
                <w:kern w:val="0"/>
              </w:rPr>
              <w:t>演示教法</w:t>
            </w:r>
          </w:p>
        </w:tc>
      </w:tr>
      <w:tr w14:paraId="656A40F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5192" w:type="dxa"/>
            <w:gridSpan w:val="3"/>
            <w:vMerge w:val="continue"/>
            <w:tcBorders>
              <w:top w:val="single" w:color="auto" w:sz="4" w:space="0"/>
              <w:left w:val="single" w:color="auto" w:sz="4" w:space="0"/>
              <w:bottom w:val="single" w:color="auto" w:sz="4" w:space="0"/>
              <w:right w:val="single" w:color="auto" w:sz="4" w:space="0"/>
            </w:tcBorders>
            <w:vAlign w:val="center"/>
          </w:tcPr>
          <w:p w14:paraId="00BF1A2C">
            <w:pPr>
              <w:widowControl/>
              <w:ind w:firstLine="480"/>
              <w:jc w:val="left"/>
              <w:rPr>
                <w:rFonts w:ascii="宋体" w:hAnsi="宋体" w:cs="宋体"/>
                <w:kern w:val="0"/>
              </w:rPr>
            </w:pPr>
          </w:p>
        </w:tc>
        <w:tc>
          <w:tcPr>
            <w:tcW w:w="4221" w:type="dxa"/>
            <w:gridSpan w:val="4"/>
            <w:tcBorders>
              <w:top w:val="nil"/>
              <w:left w:val="nil"/>
              <w:bottom w:val="single" w:color="auto" w:sz="4" w:space="0"/>
              <w:right w:val="single" w:color="auto" w:sz="4" w:space="0"/>
            </w:tcBorders>
            <w:vAlign w:val="center"/>
          </w:tcPr>
          <w:p w14:paraId="66B168BC">
            <w:pPr>
              <w:widowControl/>
              <w:ind w:firstLine="0" w:firstLineChars="0"/>
              <w:jc w:val="left"/>
              <w:rPr>
                <w:rFonts w:ascii="宋体" w:hAnsi="宋体" w:cs="宋体"/>
                <w:kern w:val="0"/>
              </w:rPr>
            </w:pPr>
            <w:r>
              <w:rPr>
                <w:rFonts w:hint="eastAsia" w:ascii="宋体" w:hAnsi="宋体" w:cs="宋体"/>
                <w:kern w:val="0"/>
              </w:rPr>
              <w:t>教学地点</w:t>
            </w:r>
          </w:p>
        </w:tc>
      </w:tr>
      <w:tr w14:paraId="160558A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87" w:hRule="atLeast"/>
        </w:trPr>
        <w:tc>
          <w:tcPr>
            <w:tcW w:w="5192" w:type="dxa"/>
            <w:gridSpan w:val="3"/>
            <w:vMerge w:val="continue"/>
            <w:tcBorders>
              <w:top w:val="single" w:color="auto" w:sz="4" w:space="0"/>
              <w:left w:val="single" w:color="auto" w:sz="4" w:space="0"/>
              <w:bottom w:val="single" w:color="auto" w:sz="4" w:space="0"/>
              <w:right w:val="single" w:color="auto" w:sz="4" w:space="0"/>
            </w:tcBorders>
            <w:vAlign w:val="center"/>
          </w:tcPr>
          <w:p w14:paraId="25352815">
            <w:pPr>
              <w:widowControl/>
              <w:ind w:firstLine="480"/>
              <w:jc w:val="left"/>
              <w:rPr>
                <w:rFonts w:ascii="宋体" w:hAnsi="宋体" w:cs="宋体"/>
                <w:kern w:val="0"/>
              </w:rPr>
            </w:pPr>
          </w:p>
        </w:tc>
        <w:tc>
          <w:tcPr>
            <w:tcW w:w="4221" w:type="dxa"/>
            <w:gridSpan w:val="4"/>
            <w:tcBorders>
              <w:top w:val="nil"/>
              <w:left w:val="nil"/>
              <w:bottom w:val="single" w:color="auto" w:sz="4" w:space="0"/>
              <w:right w:val="single" w:color="auto" w:sz="4" w:space="0"/>
            </w:tcBorders>
            <w:vAlign w:val="center"/>
          </w:tcPr>
          <w:p w14:paraId="5A28A6FC">
            <w:pPr>
              <w:widowControl/>
              <w:ind w:firstLine="480"/>
              <w:jc w:val="left"/>
              <w:rPr>
                <w:rFonts w:ascii="宋体" w:hAnsi="宋体" w:cs="宋体"/>
                <w:kern w:val="0"/>
              </w:rPr>
            </w:pPr>
            <w:r>
              <w:rPr>
                <w:rFonts w:hint="eastAsia" w:ascii="宋体" w:hAnsi="宋体" w:cs="宋体"/>
                <w:kern w:val="0"/>
              </w:rPr>
              <w:t>多媒体画室</w:t>
            </w:r>
          </w:p>
        </w:tc>
      </w:tr>
      <w:tr w14:paraId="62E0602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5192" w:type="dxa"/>
            <w:gridSpan w:val="3"/>
            <w:vMerge w:val="continue"/>
            <w:tcBorders>
              <w:top w:val="single" w:color="auto" w:sz="4" w:space="0"/>
              <w:left w:val="single" w:color="auto" w:sz="4" w:space="0"/>
              <w:bottom w:val="single" w:color="auto" w:sz="4" w:space="0"/>
              <w:right w:val="single" w:color="auto" w:sz="4" w:space="0"/>
            </w:tcBorders>
            <w:vAlign w:val="center"/>
          </w:tcPr>
          <w:p w14:paraId="5C7FDC60">
            <w:pPr>
              <w:widowControl/>
              <w:ind w:firstLine="480"/>
              <w:jc w:val="left"/>
              <w:rPr>
                <w:rFonts w:ascii="宋体" w:hAnsi="宋体" w:cs="宋体"/>
                <w:kern w:val="0"/>
              </w:rPr>
            </w:pPr>
          </w:p>
        </w:tc>
        <w:tc>
          <w:tcPr>
            <w:tcW w:w="4221" w:type="dxa"/>
            <w:gridSpan w:val="4"/>
            <w:tcBorders>
              <w:top w:val="nil"/>
              <w:left w:val="nil"/>
              <w:bottom w:val="single" w:color="auto" w:sz="4" w:space="0"/>
              <w:right w:val="single" w:color="auto" w:sz="4" w:space="0"/>
            </w:tcBorders>
            <w:vAlign w:val="center"/>
          </w:tcPr>
          <w:p w14:paraId="223843E5">
            <w:pPr>
              <w:widowControl/>
              <w:ind w:firstLine="0" w:firstLineChars="0"/>
              <w:jc w:val="left"/>
              <w:rPr>
                <w:rFonts w:ascii="宋体" w:hAnsi="宋体" w:cs="宋体"/>
                <w:kern w:val="0"/>
              </w:rPr>
            </w:pPr>
            <w:r>
              <w:rPr>
                <w:rFonts w:hint="eastAsia" w:ascii="宋体" w:hAnsi="宋体" w:cs="宋体"/>
                <w:kern w:val="0"/>
              </w:rPr>
              <w:t>教学及参考资料</w:t>
            </w:r>
          </w:p>
        </w:tc>
      </w:tr>
      <w:tr w14:paraId="3D4000E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trPr>
        <w:tc>
          <w:tcPr>
            <w:tcW w:w="5192" w:type="dxa"/>
            <w:gridSpan w:val="3"/>
            <w:vMerge w:val="continue"/>
            <w:tcBorders>
              <w:top w:val="single" w:color="auto" w:sz="4" w:space="0"/>
              <w:left w:val="single" w:color="auto" w:sz="4" w:space="0"/>
              <w:bottom w:val="single" w:color="auto" w:sz="4" w:space="0"/>
              <w:right w:val="single" w:color="auto" w:sz="4" w:space="0"/>
            </w:tcBorders>
            <w:vAlign w:val="center"/>
          </w:tcPr>
          <w:p w14:paraId="2C04DD52">
            <w:pPr>
              <w:widowControl/>
              <w:ind w:firstLine="480"/>
              <w:jc w:val="left"/>
              <w:rPr>
                <w:rFonts w:ascii="宋体" w:hAnsi="宋体" w:cs="宋体"/>
                <w:kern w:val="0"/>
              </w:rPr>
            </w:pPr>
          </w:p>
        </w:tc>
        <w:tc>
          <w:tcPr>
            <w:tcW w:w="4221" w:type="dxa"/>
            <w:gridSpan w:val="4"/>
            <w:tcBorders>
              <w:top w:val="nil"/>
              <w:left w:val="nil"/>
              <w:bottom w:val="single" w:color="auto" w:sz="4" w:space="0"/>
              <w:right w:val="single" w:color="auto" w:sz="4" w:space="0"/>
            </w:tcBorders>
            <w:vAlign w:val="center"/>
          </w:tcPr>
          <w:p w14:paraId="760B943D">
            <w:pPr>
              <w:widowControl/>
              <w:ind w:firstLine="0" w:firstLineChars="0"/>
              <w:jc w:val="left"/>
              <w:rPr>
                <w:rFonts w:ascii="宋体" w:hAnsi="宋体" w:cs="宋体"/>
                <w:kern w:val="0"/>
              </w:rPr>
            </w:pPr>
            <w:r>
              <w:rPr>
                <w:rFonts w:hint="eastAsia" w:ascii="宋体" w:hAnsi="宋体" w:cs="宋体"/>
                <w:kern w:val="0"/>
              </w:rPr>
              <w:t>《</w:t>
            </w:r>
            <w:r>
              <w:rPr>
                <w:rFonts w:ascii="宋体" w:hAnsi="宋体" w:cs="宋体"/>
                <w:kern w:val="0"/>
              </w:rPr>
              <w:t>时装画零基础速成必修课</w:t>
            </w:r>
            <w:r>
              <w:rPr>
                <w:rFonts w:hint="eastAsia" w:ascii="宋体" w:hAnsi="宋体" w:cs="宋体"/>
                <w:kern w:val="0"/>
              </w:rPr>
              <w:t>》</w:t>
            </w:r>
          </w:p>
          <w:p w14:paraId="1BF5366B">
            <w:pPr>
              <w:widowControl/>
              <w:ind w:firstLine="0" w:firstLineChars="0"/>
              <w:jc w:val="left"/>
              <w:rPr>
                <w:rFonts w:ascii="宋体" w:hAnsi="宋体" w:cs="宋体"/>
                <w:kern w:val="0"/>
              </w:rPr>
            </w:pPr>
            <w:r>
              <w:rPr>
                <w:rFonts w:hint="eastAsia" w:ascii="宋体" w:hAnsi="宋体" w:cs="宋体"/>
                <w:kern w:val="0"/>
              </w:rPr>
              <w:t>主编</w:t>
            </w:r>
            <w:r>
              <w:fldChar w:fldCharType="begin"/>
            </w:r>
            <w:r>
              <w:instrText xml:space="preserve"> HYPERLINK "http://search.dangdang.com/?key2=%C2%B9%D5%F1%C8%D9&amp;medium=01&amp;category_path=01.00.00.00.00.00" \t "_blank" </w:instrText>
            </w:r>
            <w:r>
              <w:fldChar w:fldCharType="separate"/>
            </w:r>
            <w:r>
              <w:rPr>
                <w:rFonts w:ascii="宋体" w:hAnsi="宋体" w:cs="宋体"/>
                <w:kern w:val="0"/>
              </w:rPr>
              <w:t>鹿振荣</w:t>
            </w:r>
            <w:r>
              <w:rPr>
                <w:rFonts w:ascii="宋体" w:hAnsi="宋体" w:cs="宋体"/>
                <w:kern w:val="0"/>
              </w:rPr>
              <w:fldChar w:fldCharType="end"/>
            </w:r>
            <w:r>
              <w:rPr>
                <w:rFonts w:hint="eastAsia" w:ascii="宋体" w:hAnsi="宋体" w:cs="宋体"/>
                <w:kern w:val="0"/>
              </w:rPr>
              <w:t>，</w:t>
            </w:r>
            <w:r>
              <w:fldChar w:fldCharType="begin"/>
            </w:r>
            <w:r>
              <w:instrText xml:space="preserve"> HYPERLINK "http://search.dangdang.com/?key2=%B2%CC%B3%A4%C7%E0&amp;medium=01&amp;category_path=01.00.00.00.00.00" \t "_blank" </w:instrText>
            </w:r>
            <w:r>
              <w:fldChar w:fldCharType="separate"/>
            </w:r>
            <w:r>
              <w:rPr>
                <w:rFonts w:ascii="宋体" w:hAnsi="宋体" w:cs="宋体"/>
                <w:kern w:val="0"/>
              </w:rPr>
              <w:t>蔡长青</w:t>
            </w:r>
            <w:r>
              <w:rPr>
                <w:rFonts w:ascii="宋体" w:hAnsi="宋体" w:cs="宋体"/>
                <w:kern w:val="0"/>
              </w:rPr>
              <w:fldChar w:fldCharType="end"/>
            </w:r>
            <w:r>
              <w:rPr>
                <w:rFonts w:hint="eastAsia" w:ascii="宋体" w:hAnsi="宋体" w:cs="宋体"/>
                <w:kern w:val="0"/>
              </w:rPr>
              <w:t>，人民邮电出版社</w:t>
            </w:r>
          </w:p>
        </w:tc>
      </w:tr>
      <w:tr w14:paraId="7D71E18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5192" w:type="dxa"/>
            <w:gridSpan w:val="3"/>
            <w:vMerge w:val="continue"/>
            <w:tcBorders>
              <w:top w:val="single" w:color="auto" w:sz="4" w:space="0"/>
              <w:left w:val="single" w:color="auto" w:sz="4" w:space="0"/>
              <w:bottom w:val="single" w:color="auto" w:sz="4" w:space="0"/>
              <w:right w:val="single" w:color="auto" w:sz="4" w:space="0"/>
            </w:tcBorders>
            <w:vAlign w:val="center"/>
          </w:tcPr>
          <w:p w14:paraId="72208ABB">
            <w:pPr>
              <w:widowControl/>
              <w:ind w:firstLine="480"/>
              <w:jc w:val="left"/>
              <w:rPr>
                <w:rFonts w:ascii="宋体" w:hAnsi="宋体" w:cs="宋体"/>
                <w:kern w:val="0"/>
              </w:rPr>
            </w:pPr>
          </w:p>
        </w:tc>
        <w:tc>
          <w:tcPr>
            <w:tcW w:w="4221" w:type="dxa"/>
            <w:gridSpan w:val="4"/>
            <w:tcBorders>
              <w:top w:val="nil"/>
              <w:left w:val="nil"/>
              <w:bottom w:val="single" w:color="auto" w:sz="4" w:space="0"/>
              <w:right w:val="single" w:color="auto" w:sz="4" w:space="0"/>
            </w:tcBorders>
            <w:vAlign w:val="center"/>
          </w:tcPr>
          <w:p w14:paraId="635E0099">
            <w:pPr>
              <w:widowControl/>
              <w:ind w:firstLine="0" w:firstLineChars="0"/>
              <w:jc w:val="left"/>
              <w:rPr>
                <w:rFonts w:ascii="宋体" w:hAnsi="宋体" w:cs="宋体"/>
                <w:kern w:val="0"/>
              </w:rPr>
            </w:pPr>
            <w:r>
              <w:rPr>
                <w:rFonts w:hint="eastAsia" w:ascii="宋体" w:hAnsi="宋体" w:cs="宋体"/>
                <w:kern w:val="0"/>
              </w:rPr>
              <w:t>练习与习题建议</w:t>
            </w:r>
          </w:p>
        </w:tc>
      </w:tr>
      <w:tr w14:paraId="74D0142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trPr>
        <w:tc>
          <w:tcPr>
            <w:tcW w:w="5192" w:type="dxa"/>
            <w:gridSpan w:val="3"/>
            <w:vMerge w:val="continue"/>
            <w:tcBorders>
              <w:top w:val="single" w:color="auto" w:sz="4" w:space="0"/>
              <w:left w:val="single" w:color="auto" w:sz="4" w:space="0"/>
              <w:bottom w:val="single" w:color="auto" w:sz="4" w:space="0"/>
              <w:right w:val="single" w:color="auto" w:sz="4" w:space="0"/>
            </w:tcBorders>
            <w:vAlign w:val="center"/>
          </w:tcPr>
          <w:p w14:paraId="450E9E21">
            <w:pPr>
              <w:widowControl/>
              <w:ind w:firstLine="480"/>
              <w:jc w:val="left"/>
              <w:rPr>
                <w:rFonts w:ascii="宋体" w:hAnsi="宋体" w:cs="宋体"/>
                <w:kern w:val="0"/>
              </w:rPr>
            </w:pPr>
          </w:p>
        </w:tc>
        <w:tc>
          <w:tcPr>
            <w:tcW w:w="4221" w:type="dxa"/>
            <w:gridSpan w:val="4"/>
            <w:tcBorders>
              <w:top w:val="nil"/>
              <w:left w:val="nil"/>
              <w:bottom w:val="single" w:color="auto" w:sz="4" w:space="0"/>
              <w:right w:val="single" w:color="auto" w:sz="4" w:space="0"/>
            </w:tcBorders>
            <w:vAlign w:val="center"/>
          </w:tcPr>
          <w:p w14:paraId="14763DEA">
            <w:pPr>
              <w:pStyle w:val="15"/>
              <w:widowControl/>
              <w:numPr>
                <w:ilvl w:val="0"/>
                <w:numId w:val="5"/>
              </w:numPr>
              <w:ind w:firstLineChars="0"/>
              <w:jc w:val="left"/>
              <w:rPr>
                <w:rFonts w:ascii="宋体" w:hAnsi="宋体" w:cs="宋体"/>
                <w:kern w:val="0"/>
              </w:rPr>
            </w:pPr>
            <w:r>
              <w:rPr>
                <w:rFonts w:hint="eastAsia" w:ascii="宋体" w:hAnsi="宋体" w:cs="宋体"/>
                <w:kern w:val="0"/>
              </w:rPr>
              <w:t>系列服装表达</w:t>
            </w:r>
          </w:p>
          <w:p w14:paraId="08A4E34A">
            <w:pPr>
              <w:pStyle w:val="15"/>
              <w:widowControl/>
              <w:numPr>
                <w:ilvl w:val="0"/>
                <w:numId w:val="5"/>
              </w:numPr>
              <w:ind w:firstLineChars="0"/>
              <w:jc w:val="left"/>
              <w:rPr>
                <w:rFonts w:ascii="宋体" w:hAnsi="宋体" w:cs="宋体"/>
                <w:kern w:val="0"/>
              </w:rPr>
            </w:pPr>
            <w:r>
              <w:rPr>
                <w:rFonts w:hint="eastAsia" w:ascii="宋体" w:hAnsi="宋体" w:cs="宋体"/>
                <w:kern w:val="0"/>
              </w:rPr>
              <w:t>服饰色彩的搭配</w:t>
            </w:r>
          </w:p>
        </w:tc>
      </w:tr>
      <w:tr w14:paraId="3F87EA4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5192" w:type="dxa"/>
            <w:gridSpan w:val="3"/>
            <w:tcBorders>
              <w:top w:val="single" w:color="auto" w:sz="4" w:space="0"/>
              <w:left w:val="single" w:color="auto" w:sz="4" w:space="0"/>
              <w:bottom w:val="single" w:color="auto" w:sz="4" w:space="0"/>
              <w:right w:val="single" w:color="auto" w:sz="4" w:space="0"/>
            </w:tcBorders>
            <w:vAlign w:val="center"/>
          </w:tcPr>
          <w:p w14:paraId="6FA16345">
            <w:pPr>
              <w:widowControl/>
              <w:ind w:firstLine="480"/>
              <w:jc w:val="center"/>
              <w:rPr>
                <w:rFonts w:ascii="宋体" w:hAnsi="宋体" w:cs="宋体"/>
                <w:kern w:val="0"/>
              </w:rPr>
            </w:pPr>
            <w:r>
              <w:rPr>
                <w:rFonts w:hint="eastAsia" w:ascii="宋体" w:hAnsi="宋体" w:cs="宋体"/>
                <w:kern w:val="0"/>
              </w:rPr>
              <w:t>考核与评价方式说明</w:t>
            </w:r>
          </w:p>
        </w:tc>
        <w:tc>
          <w:tcPr>
            <w:tcW w:w="4221" w:type="dxa"/>
            <w:gridSpan w:val="4"/>
            <w:tcBorders>
              <w:top w:val="nil"/>
              <w:left w:val="nil"/>
              <w:bottom w:val="single" w:color="auto" w:sz="4" w:space="0"/>
              <w:right w:val="single" w:color="auto" w:sz="4" w:space="0"/>
            </w:tcBorders>
            <w:vAlign w:val="center"/>
          </w:tcPr>
          <w:p w14:paraId="5FCBCC4D">
            <w:pPr>
              <w:widowControl/>
              <w:ind w:firstLine="480"/>
              <w:jc w:val="left"/>
              <w:rPr>
                <w:rFonts w:ascii="宋体" w:hAnsi="宋体" w:cs="宋体"/>
                <w:kern w:val="0"/>
              </w:rPr>
            </w:pPr>
            <w:r>
              <w:rPr>
                <w:rFonts w:hint="eastAsia" w:ascii="宋体" w:hAnsi="宋体" w:cs="宋体"/>
                <w:kern w:val="0"/>
              </w:rPr>
              <w:t>权重分配</w:t>
            </w:r>
          </w:p>
        </w:tc>
      </w:tr>
      <w:tr w14:paraId="7B1F9C8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41" w:hRule="atLeast"/>
        </w:trPr>
        <w:tc>
          <w:tcPr>
            <w:tcW w:w="5192" w:type="dxa"/>
            <w:gridSpan w:val="3"/>
            <w:tcBorders>
              <w:top w:val="single" w:color="auto" w:sz="4" w:space="0"/>
              <w:left w:val="single" w:color="auto" w:sz="4" w:space="0"/>
              <w:bottom w:val="single" w:color="auto" w:sz="4" w:space="0"/>
              <w:right w:val="single" w:color="auto" w:sz="4" w:space="0"/>
            </w:tcBorders>
            <w:vAlign w:val="center"/>
          </w:tcPr>
          <w:p w14:paraId="762C0EEE">
            <w:pPr>
              <w:widowControl/>
              <w:ind w:firstLine="480"/>
              <w:jc w:val="center"/>
              <w:rPr>
                <w:rFonts w:ascii="宋体" w:hAnsi="宋体" w:cs="宋体"/>
                <w:kern w:val="0"/>
              </w:rPr>
            </w:pPr>
            <w:r>
              <w:rPr>
                <w:rFonts w:hint="eastAsia" w:ascii="宋体" w:hAnsi="宋体" w:cs="宋体"/>
                <w:kern w:val="0"/>
              </w:rPr>
              <w:t>服装系列设计表达</w:t>
            </w:r>
          </w:p>
        </w:tc>
        <w:tc>
          <w:tcPr>
            <w:tcW w:w="4221" w:type="dxa"/>
            <w:gridSpan w:val="4"/>
            <w:tcBorders>
              <w:top w:val="nil"/>
              <w:left w:val="nil"/>
              <w:bottom w:val="single" w:color="auto" w:sz="4" w:space="0"/>
              <w:right w:val="single" w:color="auto" w:sz="4" w:space="0"/>
            </w:tcBorders>
            <w:vAlign w:val="center"/>
          </w:tcPr>
          <w:p w14:paraId="5B604FA4">
            <w:pPr>
              <w:widowControl/>
              <w:ind w:firstLine="480"/>
              <w:jc w:val="left"/>
              <w:rPr>
                <w:rFonts w:ascii="宋体" w:hAnsi="宋体" w:cs="宋体"/>
                <w:kern w:val="0"/>
              </w:rPr>
            </w:pPr>
            <w:r>
              <w:rPr>
                <w:rFonts w:hint="eastAsia" w:ascii="宋体" w:hAnsi="宋体" w:cs="宋体"/>
                <w:kern w:val="0"/>
              </w:rPr>
              <w:t>占 30  %</w:t>
            </w:r>
          </w:p>
        </w:tc>
      </w:tr>
    </w:tbl>
    <w:p w14:paraId="1BF5A676">
      <w:pPr>
        <w:pStyle w:val="5"/>
        <w:spacing w:line="240" w:lineRule="auto"/>
        <w:rPr>
          <w:rFonts w:ascii="黑体" w:hAnsi="黑体" w:eastAsia="黑体" w:cs="仿宋_GB2312"/>
          <w:b/>
          <w:kern w:val="2"/>
          <w:position w:val="6"/>
          <w:sz w:val="28"/>
          <w:szCs w:val="28"/>
        </w:rPr>
      </w:pPr>
      <w:r>
        <w:rPr>
          <w:rFonts w:hint="eastAsia" w:ascii="黑体" w:hAnsi="黑体" w:eastAsia="黑体" w:cs="仿宋_GB2312"/>
          <w:b/>
          <w:kern w:val="2"/>
          <w:position w:val="6"/>
          <w:sz w:val="28"/>
          <w:szCs w:val="28"/>
          <w:lang w:eastAsia="zh-CN"/>
        </w:rPr>
        <w:t>八</w:t>
      </w:r>
      <w:r>
        <w:rPr>
          <w:rFonts w:hint="eastAsia" w:ascii="黑体" w:hAnsi="黑体" w:eastAsia="黑体" w:cs="仿宋_GB2312"/>
          <w:b/>
          <w:kern w:val="2"/>
          <w:position w:val="6"/>
          <w:sz w:val="28"/>
          <w:szCs w:val="28"/>
        </w:rPr>
        <w:t>、课程实施</w:t>
      </w:r>
    </w:p>
    <w:p w14:paraId="443C55F6">
      <w:pPr>
        <w:widowControl/>
        <w:spacing w:line="240" w:lineRule="auto"/>
        <w:ind w:firstLine="482"/>
        <w:jc w:val="left"/>
        <w:rPr>
          <w:rFonts w:hint="eastAsia" w:asciiTheme="minorEastAsia" w:hAnsiTheme="minorEastAsia" w:eastAsiaTheme="minorEastAsia" w:cstheme="minorEastAsia"/>
          <w:b/>
          <w:kern w:val="0"/>
          <w:sz w:val="24"/>
          <w:szCs w:val="24"/>
        </w:rPr>
      </w:pPr>
      <w:r>
        <w:rPr>
          <w:rFonts w:hint="eastAsia" w:ascii="宋体" w:hAnsi="宋体" w:cs="宋体"/>
          <w:b/>
          <w:kern w:val="0"/>
        </w:rPr>
        <w:t>1</w:t>
      </w:r>
      <w:r>
        <w:rPr>
          <w:rFonts w:hint="eastAsia" w:asciiTheme="minorEastAsia" w:hAnsiTheme="minorEastAsia" w:eastAsiaTheme="minorEastAsia" w:cstheme="minorEastAsia"/>
          <w:b/>
          <w:kern w:val="0"/>
          <w:sz w:val="24"/>
          <w:szCs w:val="24"/>
        </w:rPr>
        <w:t>.教学方法建议</w:t>
      </w:r>
    </w:p>
    <w:p w14:paraId="4B3AD35F">
      <w:pPr>
        <w:widowControl/>
        <w:spacing w:line="240" w:lineRule="auto"/>
        <w:ind w:firstLine="48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 xml:space="preserve">根据本课程的教学目标要求和课程特点以及有关学情，选择适合于本课程的最优化教学法。综合考虑教学效果和教学可操作性等因素，本课程选用讲授法、示范教学法。 </w:t>
      </w:r>
    </w:p>
    <w:p w14:paraId="5C83C071">
      <w:pPr>
        <w:widowControl/>
        <w:spacing w:line="240" w:lineRule="auto"/>
        <w:ind w:firstLine="482"/>
        <w:jc w:val="left"/>
        <w:rPr>
          <w:rFonts w:hint="eastAsia" w:asciiTheme="minorEastAsia" w:hAnsiTheme="minorEastAsia" w:eastAsiaTheme="minorEastAsia" w:cstheme="minorEastAsia"/>
          <w:b/>
          <w:kern w:val="0"/>
          <w:sz w:val="24"/>
          <w:szCs w:val="24"/>
        </w:rPr>
      </w:pPr>
      <w:r>
        <w:rPr>
          <w:rFonts w:hint="eastAsia" w:asciiTheme="minorEastAsia" w:hAnsiTheme="minorEastAsia" w:eastAsiaTheme="minorEastAsia" w:cstheme="minorEastAsia"/>
          <w:b/>
          <w:kern w:val="0"/>
          <w:sz w:val="24"/>
          <w:szCs w:val="24"/>
        </w:rPr>
        <w:t>2.师资条件要求</w:t>
      </w:r>
    </w:p>
    <w:p w14:paraId="63A4F12B">
      <w:pPr>
        <w:widowControl/>
        <w:spacing w:line="240" w:lineRule="auto"/>
        <w:ind w:firstLine="48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教师应具备教师资格证。</w:t>
      </w:r>
    </w:p>
    <w:p w14:paraId="430043B7">
      <w:pPr>
        <w:spacing w:line="240" w:lineRule="auto"/>
        <w:ind w:firstLine="480"/>
        <w:rPr>
          <w:rFonts w:hint="eastAsia" w:asciiTheme="minorEastAsia" w:hAnsiTheme="minorEastAsia" w:eastAsiaTheme="minorEastAsia" w:cstheme="minorEastAsia"/>
          <w:position w:val="6"/>
          <w:sz w:val="24"/>
          <w:szCs w:val="24"/>
        </w:rPr>
      </w:pPr>
      <w:r>
        <w:rPr>
          <w:rFonts w:hint="eastAsia" w:asciiTheme="minorEastAsia" w:hAnsiTheme="minorEastAsia" w:eastAsiaTheme="minorEastAsia" w:cstheme="minorEastAsia"/>
          <w:position w:val="6"/>
          <w:sz w:val="24"/>
          <w:szCs w:val="24"/>
        </w:rPr>
        <w:t>任课教师要求本科学历以上，服装设计与工艺专业、美术设计等专业毕业，具有较强的手绘技能，曾经担任过素描、色彩、效果图等课程。</w:t>
      </w:r>
    </w:p>
    <w:p w14:paraId="5773ACA9">
      <w:pPr>
        <w:widowControl/>
        <w:spacing w:line="240" w:lineRule="auto"/>
        <w:ind w:firstLine="482"/>
        <w:jc w:val="left"/>
        <w:rPr>
          <w:rFonts w:hint="eastAsia" w:asciiTheme="minorEastAsia" w:hAnsiTheme="minorEastAsia" w:eastAsiaTheme="minorEastAsia" w:cstheme="minorEastAsia"/>
          <w:b/>
          <w:kern w:val="0"/>
          <w:sz w:val="24"/>
          <w:szCs w:val="24"/>
        </w:rPr>
      </w:pPr>
      <w:r>
        <w:rPr>
          <w:rFonts w:hint="eastAsia" w:asciiTheme="minorEastAsia" w:hAnsiTheme="minorEastAsia" w:eastAsiaTheme="minorEastAsia" w:cstheme="minorEastAsia"/>
          <w:b/>
          <w:kern w:val="0"/>
          <w:sz w:val="24"/>
          <w:szCs w:val="24"/>
        </w:rPr>
        <w:t>3.教学条件基本要求</w:t>
      </w:r>
    </w:p>
    <w:p w14:paraId="110618E5">
      <w:pPr>
        <w:widowControl/>
        <w:spacing w:line="240" w:lineRule="auto"/>
        <w:ind w:firstLine="48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主要包括：配套教学仪器设备与多媒体，投影，课桌等。</w:t>
      </w:r>
    </w:p>
    <w:p w14:paraId="7A1A0C26">
      <w:pPr>
        <w:widowControl/>
        <w:spacing w:line="240" w:lineRule="auto"/>
        <w:ind w:firstLine="482"/>
        <w:jc w:val="left"/>
        <w:rPr>
          <w:rFonts w:hint="eastAsia" w:asciiTheme="minorEastAsia" w:hAnsiTheme="minorEastAsia" w:eastAsiaTheme="minorEastAsia" w:cstheme="minorEastAsia"/>
          <w:b/>
          <w:kern w:val="0"/>
          <w:sz w:val="24"/>
          <w:szCs w:val="24"/>
        </w:rPr>
      </w:pPr>
      <w:r>
        <w:rPr>
          <w:rFonts w:hint="eastAsia" w:asciiTheme="minorEastAsia" w:hAnsiTheme="minorEastAsia" w:eastAsiaTheme="minorEastAsia" w:cstheme="minorEastAsia"/>
          <w:b/>
          <w:kern w:val="0"/>
          <w:sz w:val="24"/>
          <w:szCs w:val="24"/>
        </w:rPr>
        <w:t>4.教学资源基本要求</w:t>
      </w:r>
    </w:p>
    <w:p w14:paraId="70202F3C">
      <w:pPr>
        <w:widowControl/>
        <w:spacing w:line="240" w:lineRule="auto"/>
        <w:ind w:firstLine="0" w:firstLineChars="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［1］教材：《时装画零基础速成必修课》</w:t>
      </w:r>
    </w:p>
    <w:p w14:paraId="1E2122DD">
      <w:pPr>
        <w:widowControl/>
        <w:spacing w:line="240" w:lineRule="auto"/>
        <w:ind w:firstLine="480"/>
        <w:jc w:val="left"/>
        <w:rPr>
          <w:rFonts w:hint="eastAsia" w:asciiTheme="minorEastAsia" w:hAnsiTheme="minorEastAsia" w:eastAsiaTheme="minorEastAsia" w:cstheme="minorEastAsia"/>
          <w:b/>
          <w:position w:val="6"/>
          <w:sz w:val="24"/>
          <w:szCs w:val="24"/>
        </w:rPr>
      </w:pPr>
      <w:r>
        <w:rPr>
          <w:rFonts w:hint="eastAsia" w:asciiTheme="minorEastAsia" w:hAnsiTheme="minorEastAsia" w:eastAsiaTheme="minorEastAsia" w:cstheme="minorEastAsia"/>
          <w:kern w:val="0"/>
          <w:sz w:val="24"/>
          <w:szCs w:val="24"/>
        </w:rPr>
        <w:t>主编</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"http://search.dangdang.com/?key2=%C2%B9%D5%F1%C8%D9&amp;medium=01&amp;category_path=01.00.00.00.00.00" \t "_blank"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kern w:val="0"/>
          <w:sz w:val="24"/>
          <w:szCs w:val="24"/>
        </w:rPr>
        <w:t>鹿振荣</w:t>
      </w:r>
      <w:r>
        <w:rPr>
          <w:rFonts w:hint="eastAsia" w:asciiTheme="minorEastAsia" w:hAnsiTheme="minorEastAsia" w:eastAsiaTheme="minorEastAsia" w:cstheme="minorEastAsia"/>
          <w:kern w:val="0"/>
          <w:sz w:val="24"/>
          <w:szCs w:val="24"/>
        </w:rPr>
        <w:fldChar w:fldCharType="end"/>
      </w:r>
      <w:r>
        <w:rPr>
          <w:rFonts w:hint="eastAsia" w:asciiTheme="minorEastAsia" w:hAnsiTheme="minorEastAsia" w:eastAsiaTheme="minorEastAsia" w:cstheme="minorEastAsia"/>
          <w:kern w:val="0"/>
          <w:sz w:val="24"/>
          <w:szCs w:val="24"/>
        </w:rPr>
        <w:t>，</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"http://search.dangdang.com/?key2=%B2%CC%B3%A4%C7%E0&amp;medium=01&amp;category_path=01.00.00.00.00.00" \t "_blank"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kern w:val="0"/>
          <w:sz w:val="24"/>
          <w:szCs w:val="24"/>
        </w:rPr>
        <w:t>蔡长青</w:t>
      </w:r>
      <w:r>
        <w:rPr>
          <w:rFonts w:hint="eastAsia" w:asciiTheme="minorEastAsia" w:hAnsiTheme="minorEastAsia" w:eastAsiaTheme="minorEastAsia" w:cstheme="minorEastAsia"/>
          <w:kern w:val="0"/>
          <w:sz w:val="24"/>
          <w:szCs w:val="24"/>
        </w:rPr>
        <w:fldChar w:fldCharType="end"/>
      </w:r>
      <w:r>
        <w:rPr>
          <w:rFonts w:hint="eastAsia" w:asciiTheme="minorEastAsia" w:hAnsiTheme="minorEastAsia" w:eastAsiaTheme="minorEastAsia" w:cstheme="minorEastAsia"/>
          <w:kern w:val="0"/>
          <w:sz w:val="24"/>
          <w:szCs w:val="24"/>
        </w:rPr>
        <w:t>，人民邮电出版社</w:t>
      </w:r>
    </w:p>
    <w:p w14:paraId="2092BFEF">
      <w:pPr>
        <w:pStyle w:val="5"/>
        <w:numPr>
          <w:ilvl w:val="0"/>
          <w:numId w:val="0"/>
        </w:numPr>
        <w:spacing w:line="240" w:lineRule="auto"/>
        <w:rPr>
          <w:rFonts w:hint="eastAsia" w:ascii="黑体" w:hAnsi="黑体" w:eastAsia="黑体" w:cs="仿宋_GB2312"/>
          <w:b/>
          <w:kern w:val="2"/>
          <w:position w:val="6"/>
          <w:sz w:val="28"/>
          <w:szCs w:val="28"/>
        </w:rPr>
      </w:pPr>
      <w:r>
        <w:rPr>
          <w:rFonts w:hint="eastAsia" w:ascii="黑体" w:hAnsi="黑体" w:eastAsia="黑体" w:cs="仿宋_GB2312"/>
          <w:b/>
          <w:kern w:val="2"/>
          <w:position w:val="6"/>
          <w:sz w:val="28"/>
          <w:szCs w:val="28"/>
          <w:lang w:eastAsia="zh-CN"/>
        </w:rPr>
        <w:t>九、</w:t>
      </w:r>
      <w:r>
        <w:rPr>
          <w:rFonts w:hint="eastAsia" w:ascii="黑体" w:hAnsi="黑体" w:eastAsia="黑体" w:cs="仿宋_GB2312"/>
          <w:b/>
          <w:kern w:val="2"/>
          <w:position w:val="6"/>
          <w:sz w:val="28"/>
          <w:szCs w:val="28"/>
        </w:rPr>
        <w:t>教学评价、考核要求</w:t>
      </w:r>
    </w:p>
    <w:p w14:paraId="3C009B24">
      <w:pPr>
        <w:pStyle w:val="5"/>
        <w:numPr>
          <w:ilvl w:val="0"/>
          <w:numId w:val="0"/>
        </w:numPr>
        <w:spacing w:line="240" w:lineRule="auto"/>
        <w:ind w:firstLine="420" w:firstLineChars="200"/>
        <w:rPr>
          <w:rFonts w:ascii="宋体" w:hAnsi="宋体" w:cs="宋体"/>
          <w:kern w:val="0"/>
        </w:rPr>
      </w:pPr>
      <w:r>
        <w:rPr>
          <w:rFonts w:hint="eastAsia" w:ascii="宋体" w:hAnsi="宋体" w:cs="宋体"/>
          <w:kern w:val="0"/>
        </w:rPr>
        <w:t>学生出勤率20% +平时作业40%+期末考试40%。</w:t>
      </w:r>
    </w:p>
    <w:p w14:paraId="5B6919E2">
      <w:pPr>
        <w:pStyle w:val="5"/>
        <w:spacing w:before="0" w:beforeAutospacing="0" w:after="0" w:afterAutospacing="0" w:line="240" w:lineRule="auto"/>
        <w:rPr>
          <w:rFonts w:ascii="黑体" w:hAnsi="黑体" w:eastAsia="黑体" w:cs="仿宋_GB2312"/>
          <w:b/>
          <w:kern w:val="2"/>
          <w:position w:val="6"/>
          <w:sz w:val="28"/>
          <w:szCs w:val="28"/>
        </w:rPr>
      </w:pPr>
      <w:r>
        <w:rPr>
          <w:rFonts w:hint="eastAsia" w:ascii="黑体" w:hAnsi="黑体" w:eastAsia="黑体" w:cs="仿宋_GB2312"/>
          <w:b/>
          <w:kern w:val="2"/>
          <w:position w:val="6"/>
          <w:sz w:val="28"/>
          <w:szCs w:val="28"/>
          <w:lang w:eastAsia="zh-CN"/>
        </w:rPr>
        <w:t>十</w:t>
      </w:r>
      <w:r>
        <w:rPr>
          <w:rFonts w:hint="eastAsia" w:ascii="黑体" w:hAnsi="黑体" w:eastAsia="黑体" w:cs="仿宋_GB2312"/>
          <w:b/>
          <w:kern w:val="2"/>
          <w:position w:val="6"/>
          <w:sz w:val="28"/>
          <w:szCs w:val="28"/>
        </w:rPr>
        <w:t>、编制依据</w:t>
      </w:r>
    </w:p>
    <w:p w14:paraId="21C107B0">
      <w:pPr>
        <w:widowControl/>
        <w:spacing w:line="240" w:lineRule="auto"/>
        <w:ind w:firstLine="480"/>
        <w:jc w:val="left"/>
        <w:rPr>
          <w:rFonts w:hint="eastAsia" w:ascii="宋体" w:hAnsi="宋体" w:cs="宋体"/>
          <w:kern w:val="0"/>
          <w:sz w:val="24"/>
          <w:szCs w:val="24"/>
        </w:rPr>
      </w:pPr>
      <w:r>
        <w:rPr>
          <w:rFonts w:hint="eastAsia" w:ascii="宋体" w:hAnsi="宋体" w:cs="宋体"/>
          <w:kern w:val="0"/>
          <w:sz w:val="24"/>
          <w:szCs w:val="24"/>
        </w:rPr>
        <w:t>该课程标准是以依据</w:t>
      </w:r>
      <w:r>
        <w:rPr>
          <w:rFonts w:hint="eastAsia" w:ascii="宋体" w:hAnsi="宋体" w:cs="宋体"/>
          <w:kern w:val="0"/>
          <w:sz w:val="24"/>
          <w:szCs w:val="24"/>
          <w:lang w:eastAsia="zh-CN"/>
        </w:rPr>
        <w:t>服装陈列与展示设计（时尚服装传播方向）</w:t>
      </w:r>
      <w:r>
        <w:rPr>
          <w:rFonts w:hint="eastAsia" w:ascii="宋体" w:hAnsi="宋体" w:cs="宋体"/>
          <w:kern w:val="0"/>
          <w:sz w:val="24"/>
          <w:szCs w:val="24"/>
        </w:rPr>
        <w:t>专业调研报告和人才培养方案而编制的。</w:t>
      </w:r>
    </w:p>
    <w:p w14:paraId="75EB3A9C">
      <w:pPr>
        <w:ind w:firstLine="0" w:firstLineChars="0"/>
        <w:jc w:val="center"/>
        <w:rPr>
          <w:rFonts w:hint="eastAsia" w:ascii="黑体" w:eastAsia="黑体"/>
          <w:b/>
          <w:sz w:val="44"/>
          <w:szCs w:val="44"/>
          <w:lang w:eastAsia="zh-CN"/>
        </w:rPr>
      </w:pPr>
    </w:p>
    <w:p w14:paraId="2B162046">
      <w:pPr>
        <w:ind w:firstLine="0" w:firstLineChars="0"/>
        <w:jc w:val="center"/>
        <w:rPr>
          <w:rFonts w:hint="eastAsia" w:ascii="黑体" w:eastAsia="黑体"/>
          <w:b/>
          <w:sz w:val="44"/>
          <w:szCs w:val="44"/>
          <w:lang w:eastAsia="zh-CN"/>
        </w:rPr>
      </w:pPr>
    </w:p>
    <w:p w14:paraId="519F51B5">
      <w:pPr>
        <w:ind w:firstLine="0" w:firstLineChars="0"/>
        <w:jc w:val="center"/>
        <w:rPr>
          <w:rFonts w:hint="eastAsia" w:ascii="黑体" w:eastAsia="黑体"/>
          <w:b/>
          <w:sz w:val="44"/>
          <w:szCs w:val="44"/>
          <w:lang w:eastAsia="zh-CN"/>
        </w:rPr>
      </w:pPr>
    </w:p>
    <w:p w14:paraId="5673B28E">
      <w:pPr>
        <w:ind w:firstLine="0" w:firstLineChars="0"/>
        <w:jc w:val="center"/>
        <w:rPr>
          <w:rFonts w:hint="eastAsia" w:ascii="黑体" w:eastAsia="黑体"/>
          <w:b/>
          <w:sz w:val="44"/>
          <w:szCs w:val="44"/>
          <w:lang w:eastAsia="zh-CN"/>
        </w:rPr>
      </w:pPr>
    </w:p>
    <w:p w14:paraId="37C7DD7A">
      <w:pPr>
        <w:ind w:firstLine="0" w:firstLineChars="0"/>
        <w:jc w:val="center"/>
        <w:rPr>
          <w:rFonts w:hint="eastAsia" w:ascii="黑体" w:eastAsia="黑体"/>
          <w:b/>
          <w:sz w:val="44"/>
          <w:szCs w:val="44"/>
          <w:lang w:eastAsia="zh-CN"/>
        </w:rPr>
      </w:pPr>
    </w:p>
    <w:p w14:paraId="237AC653">
      <w:pPr>
        <w:ind w:firstLine="0" w:firstLineChars="0"/>
        <w:jc w:val="center"/>
        <w:rPr>
          <w:rFonts w:hint="eastAsia" w:ascii="黑体" w:eastAsia="黑体"/>
          <w:b/>
          <w:sz w:val="44"/>
          <w:szCs w:val="44"/>
          <w:lang w:eastAsia="zh-CN"/>
        </w:rPr>
      </w:pPr>
    </w:p>
    <w:p w14:paraId="20663419">
      <w:pPr>
        <w:ind w:firstLine="0" w:firstLineChars="0"/>
        <w:jc w:val="center"/>
        <w:rPr>
          <w:rFonts w:hint="eastAsia" w:ascii="黑体" w:eastAsia="黑体"/>
          <w:b/>
          <w:sz w:val="44"/>
          <w:szCs w:val="44"/>
          <w:lang w:eastAsia="zh-CN"/>
        </w:rPr>
      </w:pPr>
    </w:p>
    <w:p w14:paraId="7524072D">
      <w:pPr>
        <w:ind w:firstLine="0" w:firstLineChars="0"/>
        <w:jc w:val="center"/>
        <w:rPr>
          <w:rFonts w:hint="eastAsia" w:ascii="黑体" w:eastAsia="黑体"/>
          <w:b/>
          <w:sz w:val="44"/>
          <w:szCs w:val="44"/>
          <w:lang w:eastAsia="zh-CN"/>
        </w:rPr>
      </w:pPr>
    </w:p>
    <w:p w14:paraId="45BDEDB7">
      <w:pPr>
        <w:ind w:firstLine="0" w:firstLineChars="0"/>
        <w:jc w:val="center"/>
        <w:rPr>
          <w:rFonts w:hint="eastAsia" w:ascii="黑体" w:eastAsia="黑体"/>
          <w:b/>
          <w:sz w:val="44"/>
          <w:szCs w:val="44"/>
          <w:lang w:eastAsia="zh-CN"/>
        </w:rPr>
      </w:pPr>
    </w:p>
    <w:p w14:paraId="0171EBBA">
      <w:pPr>
        <w:ind w:firstLine="0" w:firstLineChars="0"/>
        <w:jc w:val="center"/>
        <w:rPr>
          <w:rFonts w:hint="eastAsia" w:ascii="黑体" w:eastAsia="黑体"/>
          <w:b/>
          <w:sz w:val="44"/>
          <w:szCs w:val="44"/>
          <w:lang w:eastAsia="zh-CN"/>
        </w:rPr>
      </w:pPr>
    </w:p>
    <w:p w14:paraId="23449534">
      <w:pPr>
        <w:ind w:firstLine="0" w:firstLineChars="0"/>
        <w:jc w:val="center"/>
        <w:rPr>
          <w:rFonts w:hint="eastAsia" w:ascii="黑体" w:eastAsia="黑体"/>
          <w:b/>
          <w:sz w:val="44"/>
          <w:szCs w:val="44"/>
          <w:lang w:eastAsia="zh-CN"/>
        </w:rPr>
      </w:pPr>
    </w:p>
    <w:p w14:paraId="76B17A35">
      <w:pPr>
        <w:ind w:firstLine="0" w:firstLineChars="0"/>
        <w:jc w:val="center"/>
        <w:rPr>
          <w:rFonts w:hint="eastAsia" w:ascii="黑体" w:eastAsia="黑体"/>
          <w:b/>
          <w:sz w:val="44"/>
          <w:szCs w:val="44"/>
          <w:lang w:eastAsia="zh-CN"/>
        </w:rPr>
      </w:pPr>
    </w:p>
    <w:p w14:paraId="000848BE">
      <w:pPr>
        <w:ind w:firstLine="0" w:firstLineChars="0"/>
        <w:jc w:val="center"/>
        <w:rPr>
          <w:rFonts w:hint="eastAsia" w:ascii="黑体" w:eastAsia="黑体"/>
          <w:b/>
          <w:sz w:val="44"/>
          <w:szCs w:val="44"/>
          <w:lang w:eastAsia="zh-CN"/>
        </w:rPr>
      </w:pPr>
    </w:p>
    <w:p w14:paraId="6B02C5C7">
      <w:pPr>
        <w:ind w:firstLine="0" w:firstLineChars="0"/>
        <w:jc w:val="center"/>
        <w:rPr>
          <w:rFonts w:hint="eastAsia" w:ascii="黑体" w:eastAsia="黑体"/>
          <w:b/>
          <w:sz w:val="44"/>
          <w:szCs w:val="44"/>
          <w:lang w:eastAsia="zh-CN"/>
        </w:rPr>
      </w:pPr>
    </w:p>
    <w:p w14:paraId="449F7213">
      <w:pPr>
        <w:ind w:firstLine="0" w:firstLineChars="0"/>
        <w:jc w:val="center"/>
        <w:rPr>
          <w:rFonts w:hint="eastAsia" w:ascii="黑体" w:eastAsia="黑体"/>
          <w:b/>
          <w:sz w:val="44"/>
          <w:szCs w:val="44"/>
          <w:lang w:eastAsia="zh-CN"/>
        </w:rPr>
      </w:pPr>
    </w:p>
    <w:p w14:paraId="411551C1">
      <w:pPr>
        <w:ind w:firstLine="0" w:firstLineChars="0"/>
        <w:jc w:val="center"/>
        <w:rPr>
          <w:rFonts w:hint="eastAsia" w:ascii="黑体" w:eastAsia="黑体"/>
          <w:b/>
          <w:sz w:val="44"/>
          <w:szCs w:val="44"/>
          <w:lang w:eastAsia="zh-CN"/>
        </w:rPr>
      </w:pPr>
    </w:p>
    <w:p w14:paraId="462DBC35">
      <w:pPr>
        <w:ind w:firstLine="0" w:firstLineChars="0"/>
        <w:jc w:val="center"/>
        <w:rPr>
          <w:rFonts w:hint="eastAsia" w:ascii="黑体" w:eastAsia="黑体"/>
          <w:b/>
          <w:sz w:val="44"/>
          <w:szCs w:val="44"/>
        </w:rPr>
      </w:pPr>
      <w:r>
        <w:rPr>
          <w:rFonts w:hint="eastAsia" w:ascii="黑体" w:eastAsia="黑体"/>
          <w:b/>
          <w:sz w:val="44"/>
          <w:szCs w:val="44"/>
          <w:lang w:eastAsia="zh-CN"/>
        </w:rPr>
        <w:t>《</w:t>
      </w:r>
      <w:r>
        <w:rPr>
          <w:rFonts w:hint="eastAsia" w:ascii="黑体" w:eastAsia="黑体"/>
          <w:b/>
          <w:sz w:val="44"/>
          <w:szCs w:val="44"/>
        </w:rPr>
        <w:t>服装设计基础》课程标准</w:t>
      </w:r>
    </w:p>
    <w:p w14:paraId="6303F5DF">
      <w:pPr>
        <w:ind w:firstLine="0" w:firstLineChars="0"/>
        <w:jc w:val="left"/>
        <w:rPr>
          <w:rFonts w:hint="eastAsia" w:ascii="黑体" w:hAnsi="黑体" w:eastAsia="黑体"/>
          <w:sz w:val="24"/>
          <w:szCs w:val="24"/>
        </w:rPr>
      </w:pPr>
      <w:r>
        <w:rPr>
          <w:rFonts w:hint="eastAsia" w:ascii="黑体" w:hAnsi="黑体" w:eastAsia="黑体"/>
          <w:sz w:val="24"/>
          <w:szCs w:val="24"/>
        </w:rPr>
        <w:t>课程代码：</w:t>
      </w:r>
    </w:p>
    <w:p w14:paraId="21D8504E">
      <w:pPr>
        <w:ind w:firstLine="0" w:firstLineChars="0"/>
        <w:jc w:val="left"/>
        <w:rPr>
          <w:rFonts w:hint="eastAsia" w:ascii="黑体" w:hAnsi="黑体" w:eastAsia="黑体"/>
          <w:sz w:val="24"/>
          <w:szCs w:val="24"/>
        </w:rPr>
      </w:pPr>
      <w:r>
        <w:rPr>
          <w:rFonts w:hint="eastAsia" w:ascii="黑体" w:hAnsi="黑体" w:eastAsia="黑体"/>
          <w:sz w:val="24"/>
          <w:szCs w:val="24"/>
        </w:rPr>
        <w:t>课程承担单位（部门）：</w:t>
      </w:r>
      <w:r>
        <w:rPr>
          <w:rFonts w:hint="eastAsia" w:ascii="黑体" w:hAnsi="黑体" w:eastAsia="黑体"/>
          <w:sz w:val="24"/>
          <w:szCs w:val="24"/>
          <w:lang w:eastAsia="zh-CN"/>
        </w:rPr>
        <w:t>服装教学部</w:t>
      </w:r>
      <w:r>
        <w:rPr>
          <w:rFonts w:hint="eastAsia" w:ascii="黑体" w:hAnsi="黑体" w:eastAsia="黑体"/>
          <w:sz w:val="24"/>
          <w:szCs w:val="24"/>
        </w:rPr>
        <w:t xml:space="preserve">                               </w:t>
      </w:r>
    </w:p>
    <w:p w14:paraId="10ECF96D">
      <w:pPr>
        <w:ind w:firstLine="0" w:firstLineChars="0"/>
        <w:jc w:val="left"/>
        <w:rPr>
          <w:rFonts w:hint="eastAsia" w:ascii="黑体" w:hAnsi="黑体" w:eastAsia="黑体"/>
          <w:sz w:val="24"/>
          <w:szCs w:val="24"/>
        </w:rPr>
      </w:pPr>
      <w:r>
        <w:rPr>
          <w:rFonts w:hint="eastAsia" w:ascii="黑体" w:hAnsi="黑体" w:eastAsia="黑体"/>
          <w:sz w:val="24"/>
          <w:szCs w:val="24"/>
        </w:rPr>
        <w:t>制定人：</w:t>
      </w:r>
      <w:r>
        <w:rPr>
          <w:rFonts w:hint="eastAsia" w:ascii="黑体" w:hAnsi="黑体" w:eastAsia="黑体"/>
          <w:sz w:val="24"/>
          <w:szCs w:val="24"/>
          <w:lang w:eastAsia="zh-CN"/>
        </w:rPr>
        <w:t>曾敏</w:t>
      </w:r>
      <w:r>
        <w:rPr>
          <w:rFonts w:hint="eastAsia" w:ascii="黑体" w:hAnsi="黑体" w:eastAsia="黑体"/>
          <w:sz w:val="24"/>
          <w:szCs w:val="24"/>
        </w:rPr>
        <w:t xml:space="preserve">                 制定日期：</w:t>
      </w:r>
    </w:p>
    <w:p w14:paraId="0A901364">
      <w:pPr>
        <w:ind w:firstLine="0" w:firstLineChars="0"/>
        <w:jc w:val="left"/>
        <w:rPr>
          <w:rFonts w:hint="eastAsia" w:ascii="黑体" w:hAnsi="黑体" w:eastAsia="黑体"/>
          <w:sz w:val="24"/>
          <w:szCs w:val="24"/>
        </w:rPr>
      </w:pPr>
      <w:r>
        <w:rPr>
          <w:rFonts w:hint="eastAsia" w:ascii="黑体" w:hAnsi="黑体" w:eastAsia="黑体"/>
          <w:sz w:val="24"/>
          <w:szCs w:val="24"/>
        </w:rPr>
        <w:t>审核人：                     审核日期：</w:t>
      </w:r>
    </w:p>
    <w:p w14:paraId="7669F8F0">
      <w:pPr>
        <w:ind w:firstLine="0" w:firstLineChars="0"/>
        <w:jc w:val="left"/>
        <w:rPr>
          <w:rFonts w:hint="eastAsia"/>
          <w:b/>
          <w:bCs/>
          <w:sz w:val="24"/>
          <w:szCs w:val="24"/>
        </w:rPr>
      </w:pPr>
      <w:r>
        <w:rPr>
          <w:rFonts w:hint="eastAsia" w:ascii="黑体" w:hAnsi="黑体" w:eastAsia="黑体"/>
          <w:sz w:val="24"/>
          <w:szCs w:val="24"/>
        </w:rPr>
        <w:t>批准人：                     批准日期</w:t>
      </w:r>
    </w:p>
    <w:p w14:paraId="56477293">
      <w:pPr>
        <w:ind w:firstLine="0" w:firstLineChars="0"/>
        <w:jc w:val="center"/>
        <w:rPr>
          <w:rFonts w:hint="eastAsia" w:ascii="黑体" w:hAnsi="黑体" w:eastAsia="黑体"/>
        </w:rPr>
      </w:pPr>
    </w:p>
    <w:p w14:paraId="60854F1A">
      <w:pPr>
        <w:pStyle w:val="2"/>
        <w:spacing w:before="156" w:after="156"/>
        <w:ind w:firstLine="489" w:firstLineChars="174"/>
      </w:pPr>
      <w:r>
        <w:t>一、适用对象</w:t>
      </w:r>
    </w:p>
    <w:p w14:paraId="6DFA7AA6">
      <w:pPr>
        <w:ind w:firstLine="480" w:firstLineChars="200"/>
        <w:jc w:val="left"/>
        <w:rPr>
          <w:rFonts w:hint="eastAsia"/>
          <w:lang w:eastAsia="zh-CN"/>
        </w:rPr>
      </w:pPr>
      <w:r>
        <w:rPr>
          <w:rFonts w:hint="eastAsia" w:ascii="黑体" w:hAnsi="黑体" w:eastAsia="黑体"/>
          <w:sz w:val="24"/>
          <w:szCs w:val="24"/>
        </w:rPr>
        <w:t xml:space="preserve">中等职业学校 </w:t>
      </w:r>
      <w:r>
        <w:rPr>
          <w:rFonts w:hint="eastAsia" w:ascii="黑体" w:hAnsi="黑体" w:eastAsia="黑体"/>
          <w:sz w:val="24"/>
          <w:szCs w:val="24"/>
          <w:lang w:eastAsia="zh-CN"/>
        </w:rPr>
        <w:t>服装陈列与展示设计专业（时尚服装传播方向）</w:t>
      </w:r>
      <w:r>
        <w:rPr>
          <w:rFonts w:hint="eastAsia" w:ascii="黑体" w:hAnsi="黑体" w:eastAsia="黑体"/>
          <w:sz w:val="24"/>
          <w:szCs w:val="24"/>
        </w:rPr>
        <w:t>的学生</w:t>
      </w:r>
    </w:p>
    <w:p w14:paraId="549D93AD">
      <w:pPr>
        <w:pStyle w:val="2"/>
        <w:numPr>
          <w:ilvl w:val="0"/>
          <w:numId w:val="0"/>
        </w:numPr>
        <w:spacing w:before="156" w:after="156"/>
        <w:ind w:firstLine="562" w:firstLineChars="200"/>
        <w:rPr>
          <w:rFonts w:hint="eastAsia"/>
        </w:rPr>
      </w:pPr>
      <w:r>
        <w:rPr>
          <w:rFonts w:hint="eastAsia"/>
          <w:lang w:eastAsia="zh-CN"/>
        </w:rPr>
        <w:t>二、</w:t>
      </w:r>
      <w:r>
        <w:rPr>
          <w:rFonts w:hint="eastAsia"/>
        </w:rPr>
        <w:t>适用专业</w:t>
      </w:r>
    </w:p>
    <w:p w14:paraId="49B4D684">
      <w:pPr>
        <w:pStyle w:val="2"/>
        <w:numPr>
          <w:ilvl w:val="0"/>
          <w:numId w:val="0"/>
        </w:numPr>
        <w:spacing w:before="156" w:after="156"/>
        <w:ind w:firstLine="720" w:firstLineChars="300"/>
        <w:rPr>
          <w:rFonts w:hint="eastAsia" w:ascii="黑体" w:hAnsi="黑体" w:eastAsia="黑体" w:cs="Times New Roman"/>
          <w:b w:val="0"/>
          <w:bCs w:val="0"/>
          <w:sz w:val="24"/>
          <w:szCs w:val="24"/>
          <w:lang w:eastAsia="zh-CN"/>
        </w:rPr>
      </w:pPr>
      <w:r>
        <w:rPr>
          <w:rFonts w:hint="eastAsia" w:ascii="黑体" w:hAnsi="黑体" w:cs="Times New Roman"/>
          <w:b w:val="0"/>
          <w:bCs w:val="0"/>
          <w:sz w:val="24"/>
          <w:szCs w:val="24"/>
          <w:lang w:eastAsia="zh-CN"/>
        </w:rPr>
        <w:t>服装陈列与展示设计专业</w:t>
      </w:r>
      <w:r>
        <w:rPr>
          <w:rFonts w:hint="eastAsia" w:ascii="黑体" w:hAnsi="黑体" w:eastAsia="黑体" w:cs="Times New Roman"/>
          <w:b w:val="0"/>
          <w:bCs w:val="0"/>
          <w:sz w:val="24"/>
          <w:szCs w:val="24"/>
          <w:lang w:eastAsia="zh-CN"/>
        </w:rPr>
        <w:t>（服装时尚传播方向）</w:t>
      </w:r>
    </w:p>
    <w:p w14:paraId="2C8708CF">
      <w:pPr>
        <w:pStyle w:val="2"/>
        <w:numPr>
          <w:ilvl w:val="0"/>
          <w:numId w:val="0"/>
        </w:numPr>
        <w:spacing w:before="156" w:after="156"/>
        <w:ind w:firstLine="562" w:firstLineChars="200"/>
      </w:pPr>
      <w:r>
        <w:rPr>
          <w:rFonts w:hint="eastAsia"/>
          <w:lang w:eastAsia="zh-CN"/>
        </w:rPr>
        <w:t>三、</w:t>
      </w:r>
      <w:r>
        <w:rPr>
          <w:rFonts w:hint="eastAsia"/>
        </w:rPr>
        <w:t>课程性质</w:t>
      </w:r>
      <w:r>
        <w:rPr>
          <w:rFonts w:hint="eastAsia"/>
          <w:lang w:eastAsia="zh-CN"/>
        </w:rPr>
        <w:t>、地位、作用</w:t>
      </w:r>
    </w:p>
    <w:p w14:paraId="3CEC9585">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本课程是</w:t>
      </w:r>
      <w:r>
        <w:rPr>
          <w:rFonts w:hint="eastAsia" w:ascii="宋体" w:hAnsi="宋体" w:cs="仿宋_GB2312"/>
          <w:kern w:val="2"/>
          <w:position w:val="6"/>
          <w:sz w:val="24"/>
          <w:szCs w:val="24"/>
          <w:u w:val="none"/>
          <w:lang w:val="en-US" w:eastAsia="zh-CN" w:bidi="ar-SA"/>
        </w:rPr>
        <w:t>服装陈列与展示设计专业（时尚服装传播方向）</w:t>
      </w:r>
      <w:r>
        <w:rPr>
          <w:rFonts w:hint="eastAsia" w:ascii="宋体" w:hAnsi="宋体" w:eastAsia="宋体" w:cs="仿宋_GB2312"/>
          <w:kern w:val="2"/>
          <w:position w:val="6"/>
          <w:sz w:val="24"/>
          <w:szCs w:val="24"/>
          <w:u w:val="none"/>
          <w:lang w:val="en-US" w:eastAsia="zh-CN" w:bidi="ar-SA"/>
        </w:rPr>
        <w:t>专业核心课程课。</w:t>
      </w:r>
    </w:p>
    <w:p w14:paraId="651415D9">
      <w:pPr>
        <w:ind w:firstLine="480"/>
        <w:rPr>
          <w:rFonts w:hint="eastAsia" w:ascii="宋体" w:hAnsi="宋体" w:eastAsia="宋体" w:cs="仿宋_GB2312"/>
          <w:kern w:val="2"/>
          <w:position w:val="6"/>
          <w:sz w:val="24"/>
          <w:szCs w:val="24"/>
          <w:u w:val="none"/>
          <w:lang w:val="en-US" w:eastAsia="zh-CN" w:bidi="ar-SA"/>
        </w:rPr>
      </w:pPr>
      <w:r>
        <w:rPr>
          <w:rFonts w:hint="eastAsia" w:ascii="宋体" w:hAnsi="宋体" w:eastAsia="宋体" w:cs="仿宋_GB2312"/>
          <w:kern w:val="2"/>
          <w:position w:val="6"/>
          <w:sz w:val="24"/>
          <w:szCs w:val="24"/>
          <w:u w:val="none"/>
          <w:lang w:val="en-US" w:eastAsia="zh-CN" w:bidi="ar-SA"/>
        </w:rPr>
        <w:t>本课程是依据</w:t>
      </w:r>
      <w:r>
        <w:rPr>
          <w:rFonts w:hint="eastAsia" w:ascii="宋体" w:hAnsi="宋体" w:cs="仿宋_GB2312"/>
          <w:kern w:val="2"/>
          <w:position w:val="6"/>
          <w:sz w:val="24"/>
          <w:szCs w:val="24"/>
          <w:u w:val="none"/>
          <w:lang w:val="en-US" w:eastAsia="zh-CN" w:bidi="ar-SA"/>
        </w:rPr>
        <w:t>服装陈列与展示（时尚服装传播方向）</w:t>
      </w:r>
      <w:r>
        <w:rPr>
          <w:rFonts w:hint="eastAsia" w:ascii="宋体" w:hAnsi="宋体" w:eastAsia="宋体" w:cs="仿宋_GB2312"/>
          <w:kern w:val="2"/>
          <w:position w:val="6"/>
          <w:sz w:val="24"/>
          <w:szCs w:val="24"/>
          <w:u w:val="none"/>
          <w:lang w:val="en-US" w:eastAsia="zh-CN" w:bidi="ar-SA"/>
        </w:rPr>
        <w:t>专业人才培养目标和相关职业岗位（群）的能力要求而设置的</w:t>
      </w:r>
      <w:r>
        <w:rPr>
          <w:rFonts w:hint="eastAsia" w:ascii="宋体" w:hAnsi="宋体" w:cs="仿宋_GB2312"/>
          <w:kern w:val="2"/>
          <w:position w:val="6"/>
          <w:sz w:val="24"/>
          <w:szCs w:val="24"/>
          <w:u w:val="none"/>
          <w:lang w:val="en-US" w:eastAsia="zh-CN" w:bidi="ar-SA"/>
        </w:rPr>
        <w:t>。</w:t>
      </w:r>
      <w:r>
        <w:rPr>
          <w:rFonts w:hint="eastAsia" w:ascii="宋体" w:hAnsi="宋体" w:eastAsia="宋体" w:cs="仿宋_GB2312"/>
          <w:kern w:val="2"/>
          <w:position w:val="6"/>
          <w:sz w:val="24"/>
          <w:szCs w:val="24"/>
          <w:u w:val="none"/>
          <w:lang w:val="en-US" w:eastAsia="zh-CN" w:bidi="ar-SA"/>
        </w:rPr>
        <w:t>是开展其他专业课程的基础。它以对服装知识、设计理论以及流行传播等的基本原理及方法的系统学习为基础，强调学生对时尚服装产业的基本认知以及服装流行传播规律和方式的了解。从而构建本专业学生的基本专业知识体系，培养学生的专业基本知识和创新思维，着眼学生专业素养和职业素养的养成，为之后的专业学习打下基础。</w:t>
      </w:r>
    </w:p>
    <w:p w14:paraId="44072C77">
      <w:pPr>
        <w:pStyle w:val="2"/>
        <w:numPr>
          <w:ilvl w:val="0"/>
          <w:numId w:val="0"/>
        </w:numPr>
        <w:spacing w:before="156" w:after="156"/>
        <w:ind w:firstLine="562" w:firstLineChars="200"/>
        <w:rPr>
          <w:rFonts w:hint="eastAsia"/>
          <w:lang w:eastAsia="zh-CN"/>
        </w:rPr>
      </w:pPr>
      <w:r>
        <w:rPr>
          <w:rFonts w:hint="eastAsia"/>
          <w:lang w:eastAsia="zh-CN"/>
        </w:rPr>
        <w:t>四、课程的教学目标</w:t>
      </w:r>
    </w:p>
    <w:p w14:paraId="7BCF6FD0">
      <w:pPr>
        <w:ind w:firstLine="480"/>
        <w:rPr>
          <w:rFonts w:hint="eastAsia" w:ascii="宋体" w:hAnsi="宋体" w:cs="仿宋_GB2312"/>
          <w:position w:val="6"/>
          <w:sz w:val="24"/>
          <w:szCs w:val="24"/>
        </w:rPr>
      </w:pPr>
      <w:r>
        <w:rPr>
          <w:rFonts w:hint="eastAsia" w:ascii="宋体" w:hAnsi="宋体" w:cs="仿宋_GB2312"/>
          <w:position w:val="6"/>
          <w:sz w:val="24"/>
          <w:szCs w:val="24"/>
        </w:rPr>
        <w:t>总体目标</w:t>
      </w:r>
    </w:p>
    <w:p w14:paraId="0668C494">
      <w:pPr>
        <w:pStyle w:val="4"/>
        <w:spacing w:line="360" w:lineRule="exact"/>
        <w:ind w:left="480" w:firstLine="480"/>
        <w:rPr>
          <w:rFonts w:hint="eastAsia" w:ascii="宋体" w:hAnsi="宋体" w:cs="仿宋_GB2312"/>
          <w:position w:val="6"/>
          <w:sz w:val="24"/>
          <w:szCs w:val="24"/>
        </w:rPr>
      </w:pPr>
      <w:r>
        <w:rPr>
          <w:rFonts w:hint="eastAsia"/>
          <w:sz w:val="24"/>
          <w:szCs w:val="24"/>
        </w:rPr>
        <w:t>本课程的教学目标是：培养学生创新精神和实践能力为重点，了解并掌握从服装和品牌基本知识，到服装构成的造型、色彩、面料等创新基本要素，到设计的程序，到时尚流行与传播等专业知识和技能。并注意加强设计师素质和团体精神等方面的思想教育。</w:t>
      </w:r>
    </w:p>
    <w:p w14:paraId="2A81EFBE">
      <w:pPr>
        <w:ind w:firstLine="480"/>
        <w:rPr>
          <w:rFonts w:hint="eastAsia" w:ascii="宋体" w:hAnsi="宋体" w:cs="仿宋_GB2312"/>
          <w:position w:val="6"/>
          <w:sz w:val="24"/>
          <w:szCs w:val="24"/>
        </w:rPr>
      </w:pPr>
      <w:r>
        <w:rPr>
          <w:rFonts w:hint="eastAsia" w:ascii="宋体" w:hAnsi="宋体" w:cs="仿宋_GB2312"/>
          <w:position w:val="6"/>
          <w:sz w:val="24"/>
          <w:szCs w:val="24"/>
        </w:rPr>
        <w:t xml:space="preserve">1、知识目标 </w:t>
      </w:r>
    </w:p>
    <w:p w14:paraId="25D35159">
      <w:pPr>
        <w:spacing w:line="400" w:lineRule="exact"/>
        <w:ind w:firstLine="480"/>
        <w:rPr>
          <w:rFonts w:hint="eastAsia" w:ascii="宋体" w:hAnsi="宋体"/>
          <w:sz w:val="24"/>
          <w:szCs w:val="24"/>
        </w:rPr>
      </w:pPr>
      <w:r>
        <w:rPr>
          <w:rFonts w:hint="eastAsia" w:ascii="宋体" w:hAnsi="宋体"/>
          <w:sz w:val="24"/>
          <w:szCs w:val="24"/>
        </w:rPr>
        <w:t>（1）</w:t>
      </w:r>
      <w:r>
        <w:rPr>
          <w:rFonts w:ascii="宋体" w:hAnsi="宋体"/>
          <w:sz w:val="24"/>
          <w:szCs w:val="24"/>
        </w:rPr>
        <w:t>了解</w:t>
      </w:r>
      <w:r>
        <w:rPr>
          <w:rFonts w:hint="eastAsia" w:ascii="宋体" w:hAnsi="宋体"/>
          <w:sz w:val="24"/>
          <w:szCs w:val="24"/>
        </w:rPr>
        <w:t>服装知识和品牌知识</w:t>
      </w:r>
      <w:r>
        <w:rPr>
          <w:rFonts w:ascii="宋体" w:hAnsi="宋体"/>
          <w:sz w:val="24"/>
          <w:szCs w:val="24"/>
        </w:rPr>
        <w:t>的</w:t>
      </w:r>
      <w:r>
        <w:rPr>
          <w:rFonts w:hint="eastAsia" w:ascii="宋体" w:hAnsi="宋体"/>
          <w:sz w:val="24"/>
          <w:szCs w:val="24"/>
        </w:rPr>
        <w:t>基本</w:t>
      </w:r>
      <w:r>
        <w:rPr>
          <w:rFonts w:ascii="宋体" w:hAnsi="宋体"/>
          <w:sz w:val="24"/>
          <w:szCs w:val="24"/>
        </w:rPr>
        <w:t>特征</w:t>
      </w:r>
      <w:r>
        <w:rPr>
          <w:rFonts w:hint="eastAsia" w:ascii="宋体" w:hAnsi="宋体"/>
          <w:sz w:val="24"/>
          <w:szCs w:val="24"/>
        </w:rPr>
        <w:t>。</w:t>
      </w:r>
    </w:p>
    <w:p w14:paraId="54576C9B">
      <w:pPr>
        <w:spacing w:line="400" w:lineRule="exact"/>
        <w:ind w:firstLine="480"/>
        <w:rPr>
          <w:rFonts w:hint="eastAsia" w:ascii="宋体" w:hAnsi="宋体"/>
          <w:sz w:val="24"/>
          <w:szCs w:val="24"/>
        </w:rPr>
      </w:pPr>
      <w:r>
        <w:rPr>
          <w:rFonts w:hint="eastAsia" w:ascii="宋体" w:hAnsi="宋体"/>
          <w:sz w:val="24"/>
          <w:szCs w:val="24"/>
        </w:rPr>
        <w:t>（2）</w:t>
      </w:r>
      <w:r>
        <w:rPr>
          <w:rFonts w:ascii="宋体" w:hAnsi="宋体"/>
          <w:sz w:val="24"/>
          <w:szCs w:val="24"/>
        </w:rPr>
        <w:t>掌握</w:t>
      </w:r>
      <w:r>
        <w:rPr>
          <w:rFonts w:hint="eastAsia" w:ascii="宋体" w:hAnsi="宋体"/>
          <w:sz w:val="24"/>
          <w:szCs w:val="24"/>
        </w:rPr>
        <w:t>服装设计</w:t>
      </w:r>
      <w:r>
        <w:rPr>
          <w:rFonts w:ascii="宋体" w:hAnsi="宋体"/>
          <w:sz w:val="24"/>
          <w:szCs w:val="24"/>
        </w:rPr>
        <w:t>的</w:t>
      </w:r>
      <w:r>
        <w:rPr>
          <w:rFonts w:hint="eastAsia" w:ascii="宋体" w:hAnsi="宋体"/>
          <w:sz w:val="24"/>
          <w:szCs w:val="24"/>
        </w:rPr>
        <w:t>基本</w:t>
      </w:r>
      <w:r>
        <w:rPr>
          <w:rFonts w:ascii="宋体" w:hAnsi="宋体"/>
          <w:sz w:val="24"/>
          <w:szCs w:val="24"/>
        </w:rPr>
        <w:t>要素</w:t>
      </w:r>
      <w:r>
        <w:rPr>
          <w:rFonts w:hint="eastAsia" w:ascii="宋体" w:hAnsi="宋体"/>
          <w:sz w:val="24"/>
          <w:szCs w:val="24"/>
        </w:rPr>
        <w:t>。</w:t>
      </w:r>
    </w:p>
    <w:p w14:paraId="0EF4FB4E">
      <w:pPr>
        <w:spacing w:line="400" w:lineRule="exact"/>
        <w:ind w:firstLine="480"/>
        <w:rPr>
          <w:rFonts w:hint="eastAsia" w:ascii="宋体" w:hAnsi="宋体"/>
          <w:sz w:val="24"/>
          <w:szCs w:val="24"/>
        </w:rPr>
      </w:pPr>
      <w:r>
        <w:rPr>
          <w:rFonts w:hint="eastAsia" w:ascii="宋体" w:hAnsi="宋体"/>
          <w:sz w:val="24"/>
          <w:szCs w:val="24"/>
        </w:rPr>
        <w:t xml:space="preserve">2、技能目标 </w:t>
      </w:r>
    </w:p>
    <w:p w14:paraId="0ECFDCF5">
      <w:pPr>
        <w:spacing w:line="400" w:lineRule="exact"/>
        <w:ind w:firstLine="480"/>
        <w:rPr>
          <w:rFonts w:hint="eastAsia" w:ascii="宋体" w:hAnsi="宋体"/>
          <w:sz w:val="24"/>
          <w:szCs w:val="24"/>
        </w:rPr>
      </w:pPr>
      <w:r>
        <w:rPr>
          <w:rFonts w:hint="eastAsia" w:ascii="宋体" w:hAnsi="宋体"/>
          <w:sz w:val="24"/>
          <w:szCs w:val="24"/>
        </w:rPr>
        <w:t>（1）认知服装潮流的变化的规律。</w:t>
      </w:r>
    </w:p>
    <w:p w14:paraId="1E9AF130">
      <w:pPr>
        <w:spacing w:line="400" w:lineRule="exact"/>
        <w:ind w:firstLine="480"/>
        <w:rPr>
          <w:rFonts w:hint="eastAsia" w:ascii="宋体" w:hAnsi="宋体"/>
          <w:sz w:val="24"/>
          <w:szCs w:val="24"/>
        </w:rPr>
      </w:pPr>
      <w:r>
        <w:rPr>
          <w:rFonts w:hint="eastAsia" w:ascii="宋体" w:hAnsi="宋体"/>
          <w:sz w:val="24"/>
          <w:szCs w:val="24"/>
        </w:rPr>
        <w:t>（2）掌握</w:t>
      </w:r>
      <w:r>
        <w:rPr>
          <w:rFonts w:hint="eastAsia" w:ascii="宋体" w:hAnsi="宋体"/>
          <w:sz w:val="24"/>
          <w:szCs w:val="24"/>
          <w:lang w:eastAsia="zh-CN"/>
        </w:rPr>
        <w:t>流行趋势</w:t>
      </w:r>
      <w:r>
        <w:rPr>
          <w:rFonts w:hint="eastAsia" w:ascii="宋体" w:hAnsi="宋体"/>
          <w:sz w:val="24"/>
          <w:szCs w:val="24"/>
        </w:rPr>
        <w:t>的基本</w:t>
      </w:r>
      <w:r>
        <w:rPr>
          <w:rFonts w:ascii="宋体" w:hAnsi="宋体"/>
          <w:sz w:val="24"/>
          <w:szCs w:val="24"/>
        </w:rPr>
        <w:t>原则及技巧</w:t>
      </w:r>
      <w:r>
        <w:rPr>
          <w:rFonts w:hint="eastAsia" w:ascii="宋体" w:hAnsi="宋体"/>
          <w:sz w:val="24"/>
          <w:szCs w:val="24"/>
        </w:rPr>
        <w:t>。</w:t>
      </w:r>
    </w:p>
    <w:p w14:paraId="5B08D778">
      <w:pPr>
        <w:ind w:firstLine="480"/>
        <w:rPr>
          <w:rFonts w:hint="eastAsia" w:ascii="宋体" w:hAnsi="宋体" w:cs="仿宋_GB2312"/>
          <w:position w:val="6"/>
          <w:sz w:val="24"/>
          <w:szCs w:val="24"/>
        </w:rPr>
      </w:pPr>
      <w:r>
        <w:rPr>
          <w:rFonts w:hint="eastAsia" w:ascii="宋体" w:hAnsi="宋体" w:cs="仿宋_GB2312"/>
          <w:position w:val="6"/>
          <w:sz w:val="24"/>
          <w:szCs w:val="24"/>
        </w:rPr>
        <w:t>3、素质养成目标</w:t>
      </w:r>
    </w:p>
    <w:p w14:paraId="02CDF64D">
      <w:pPr>
        <w:spacing w:line="400" w:lineRule="exact"/>
        <w:ind w:firstLine="480"/>
        <w:rPr>
          <w:rFonts w:hint="eastAsia" w:ascii="宋体" w:hAnsi="宋体" w:cs="仿宋_GB2312"/>
          <w:color w:val="666699"/>
          <w:position w:val="6"/>
          <w:sz w:val="24"/>
          <w:szCs w:val="24"/>
        </w:rPr>
      </w:pPr>
      <w:r>
        <w:rPr>
          <w:rFonts w:hint="eastAsia" w:ascii="宋体" w:hAnsi="宋体"/>
          <w:sz w:val="24"/>
          <w:szCs w:val="24"/>
        </w:rPr>
        <w:t>培养学生对</w:t>
      </w:r>
      <w:r>
        <w:rPr>
          <w:rFonts w:hint="eastAsia"/>
          <w:sz w:val="24"/>
          <w:szCs w:val="24"/>
        </w:rPr>
        <w:t>服装和品牌知识</w:t>
      </w:r>
      <w:r>
        <w:rPr>
          <w:rFonts w:hint="eastAsia" w:ascii="宋体" w:hAnsi="宋体"/>
          <w:sz w:val="24"/>
          <w:szCs w:val="24"/>
        </w:rPr>
        <w:t>的概念基本认知</w:t>
      </w:r>
      <w:r>
        <w:rPr>
          <w:rFonts w:ascii="宋体" w:hAnsi="宋体"/>
          <w:sz w:val="24"/>
          <w:szCs w:val="24"/>
        </w:rPr>
        <w:t>，掌握</w:t>
      </w:r>
      <w:r>
        <w:rPr>
          <w:rFonts w:hint="eastAsia" w:ascii="宋体" w:hAnsi="宋体"/>
          <w:sz w:val="24"/>
          <w:szCs w:val="24"/>
        </w:rPr>
        <w:t>服装设计</w:t>
      </w:r>
      <w:r>
        <w:rPr>
          <w:rFonts w:ascii="宋体" w:hAnsi="宋体"/>
          <w:sz w:val="24"/>
          <w:szCs w:val="24"/>
        </w:rPr>
        <w:t>原则及技巧，了解</w:t>
      </w:r>
      <w:r>
        <w:rPr>
          <w:rFonts w:hint="eastAsia" w:ascii="宋体" w:hAnsi="宋体"/>
          <w:sz w:val="24"/>
          <w:szCs w:val="24"/>
        </w:rPr>
        <w:t>服装设计和生产流程</w:t>
      </w:r>
      <w:r>
        <w:rPr>
          <w:rFonts w:ascii="宋体" w:hAnsi="宋体"/>
          <w:sz w:val="24"/>
          <w:szCs w:val="24"/>
        </w:rPr>
        <w:t>，</w:t>
      </w:r>
      <w:r>
        <w:rPr>
          <w:rFonts w:hint="eastAsia" w:ascii="宋体" w:hAnsi="宋体"/>
          <w:sz w:val="24"/>
          <w:szCs w:val="24"/>
        </w:rPr>
        <w:t>了解时尚</w:t>
      </w:r>
      <w:r>
        <w:rPr>
          <w:rFonts w:hint="eastAsia" w:ascii="宋体" w:hAnsi="宋体"/>
          <w:sz w:val="24"/>
          <w:szCs w:val="24"/>
          <w:lang w:eastAsia="zh-CN"/>
        </w:rPr>
        <w:t>流行趋势</w:t>
      </w:r>
      <w:r>
        <w:rPr>
          <w:rFonts w:hint="eastAsia" w:ascii="宋体" w:hAnsi="宋体"/>
          <w:sz w:val="24"/>
          <w:szCs w:val="24"/>
        </w:rPr>
        <w:t>的规律和方式，以同步提升学生个人修养、提升审美水平为目的，通过分组协作完成项目任务，培养学生团队协作精神，锻炼学生沟通交流、自我学习的能力，从而培养学生形成规范的操作习惯、养成良好的职业行为习惯。</w:t>
      </w:r>
    </w:p>
    <w:p w14:paraId="6085D31F">
      <w:pPr>
        <w:pStyle w:val="2"/>
        <w:spacing w:before="156" w:after="156"/>
        <w:rPr>
          <w:rFonts w:hint="eastAsia" w:ascii="黑体" w:hAnsi="黑体"/>
          <w:color w:val="0000FF"/>
          <w:szCs w:val="28"/>
          <w:u w:val="single"/>
        </w:rPr>
      </w:pPr>
      <w:r>
        <w:rPr>
          <w:rFonts w:hint="eastAsia"/>
          <w:lang w:eastAsia="zh-CN"/>
        </w:rPr>
        <w:t>五</w:t>
      </w:r>
      <w:r>
        <w:t>、参考</w:t>
      </w:r>
      <w:r>
        <w:rPr>
          <w:rFonts w:hint="eastAsia"/>
        </w:rPr>
        <w:t>学</w:t>
      </w:r>
      <w:r>
        <w:t>时</w:t>
      </w:r>
      <w:r>
        <w:rPr>
          <w:rFonts w:hint="eastAsia"/>
        </w:rPr>
        <w:t>与</w:t>
      </w:r>
      <w:r>
        <w:t>学分</w:t>
      </w:r>
    </w:p>
    <w:p w14:paraId="2DE731B0">
      <w:pPr>
        <w:ind w:firstLine="48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1.学时 36</w:t>
      </w:r>
    </w:p>
    <w:p w14:paraId="3F201576">
      <w:pPr>
        <w:ind w:firstLine="48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2.学分 2</w:t>
      </w:r>
    </w:p>
    <w:p w14:paraId="2D8EBAC4">
      <w:pPr>
        <w:pStyle w:val="2"/>
        <w:spacing w:before="156" w:after="156"/>
        <w:rPr>
          <w:rFonts w:hint="eastAsia"/>
        </w:rPr>
      </w:pPr>
      <w:r>
        <w:rPr>
          <w:rFonts w:hint="eastAsia"/>
          <w:lang w:eastAsia="zh-CN"/>
        </w:rPr>
        <w:t>六</w:t>
      </w:r>
      <w:r>
        <w:rPr>
          <w:rFonts w:hint="eastAsia"/>
        </w:rPr>
        <w:t>、设计思路</w:t>
      </w:r>
    </w:p>
    <w:p w14:paraId="0A5199BA">
      <w:pPr>
        <w:spacing w:line="400" w:lineRule="exact"/>
        <w:ind w:firstLine="480"/>
        <w:rPr>
          <w:rFonts w:hint="eastAsia" w:ascii="宋体" w:hAnsi="宋体"/>
          <w:sz w:val="24"/>
          <w:szCs w:val="24"/>
        </w:rPr>
      </w:pPr>
      <w:r>
        <w:rPr>
          <w:rFonts w:hint="eastAsia" w:ascii="宋体" w:hAnsi="宋体"/>
          <w:sz w:val="24"/>
          <w:szCs w:val="24"/>
        </w:rPr>
        <w:t>本课程设计思路依据对服饰企业、自媒体行业的调研，参照服装设计助理、编辑助理、媒介助理的职业技能鉴定规范，兼顾企业岗位就业群需要；并通过解析服装设计师、时尚编辑、媒介运营岗位（群）的典型工作任务获得。</w:t>
      </w:r>
    </w:p>
    <w:p w14:paraId="66B232BA">
      <w:pPr>
        <w:spacing w:line="400" w:lineRule="exact"/>
        <w:ind w:firstLine="480"/>
        <w:rPr>
          <w:rFonts w:hint="eastAsia" w:ascii="宋体" w:hAnsi="宋体"/>
          <w:sz w:val="24"/>
          <w:szCs w:val="24"/>
        </w:rPr>
      </w:pPr>
      <w:r>
        <w:rPr>
          <w:rFonts w:hint="eastAsia" w:ascii="宋体" w:hAnsi="宋体"/>
          <w:sz w:val="24"/>
          <w:szCs w:val="24"/>
        </w:rPr>
        <w:t>课程内容是根据所学的模块设置不同的任务，针对职业教育的学生特点与学情需要，从简到繁，进行服装设计的过程学习，在自主设计过程中掌握该门课程必须的知识要点，从易到难地学会服装设计思维，把学了能用、学了会用作为基础目标，通过一个个小任务实现本课程的教学目的和能力培养。</w:t>
      </w:r>
    </w:p>
    <w:p w14:paraId="236B8FFC">
      <w:pPr>
        <w:pStyle w:val="2"/>
        <w:spacing w:before="156" w:after="156"/>
        <w:rPr>
          <w:rFonts w:hint="eastAsia" w:ascii="微软雅黑" w:eastAsia="微软雅黑" w:cs="微软雅黑"/>
          <w:color w:val="555555"/>
          <w:kern w:val="0"/>
          <w:szCs w:val="28"/>
          <w:highlight w:val="white"/>
          <w:lang w:val="zh-CN"/>
        </w:rPr>
      </w:pPr>
      <w:r>
        <w:rPr>
          <w:rFonts w:hint="eastAsia"/>
          <w:lang w:eastAsia="zh-CN"/>
        </w:rPr>
        <w:t>七</w:t>
      </w:r>
      <w:r>
        <w:rPr>
          <w:rFonts w:hint="eastAsia"/>
        </w:rPr>
        <w:t>、课程内容与教学要求</w:t>
      </w:r>
    </w:p>
    <w:p w14:paraId="367C0F37">
      <w:pPr>
        <w:pStyle w:val="5"/>
        <w:spacing w:before="0" w:beforeAutospacing="0" w:after="0" w:afterAutospacing="0" w:line="360" w:lineRule="auto"/>
        <w:ind w:firstLine="443" w:firstLineChars="210"/>
        <w:jc w:val="both"/>
        <w:rPr>
          <w:rFonts w:hint="eastAsia" w:cs="仿宋_GB2312"/>
          <w:b/>
          <w:kern w:val="2"/>
          <w:position w:val="6"/>
        </w:rPr>
      </w:pPr>
      <w:r>
        <w:rPr>
          <w:rFonts w:hint="eastAsia" w:cs="仿宋_GB2312"/>
          <w:b/>
          <w:kern w:val="2"/>
          <w:position w:val="6"/>
        </w:rPr>
        <w:t>1.课时分配表</w:t>
      </w:r>
    </w:p>
    <w:p w14:paraId="4597E097">
      <w:pPr>
        <w:pStyle w:val="5"/>
        <w:spacing w:before="0" w:beforeAutospacing="0" w:after="0" w:afterAutospacing="0" w:line="360" w:lineRule="auto"/>
        <w:ind w:firstLine="441" w:firstLineChars="210"/>
        <w:jc w:val="both"/>
        <w:rPr>
          <w:rFonts w:hint="eastAsia" w:cs="仿宋_GB2312"/>
          <w:kern w:val="2"/>
          <w:position w:val="6"/>
        </w:rPr>
      </w:pPr>
    </w:p>
    <w:p w14:paraId="1EBE674E">
      <w:pPr>
        <w:pStyle w:val="5"/>
        <w:spacing w:before="0" w:beforeAutospacing="0" w:after="0" w:afterAutospacing="0" w:line="360" w:lineRule="auto"/>
        <w:ind w:firstLine="441" w:firstLineChars="210"/>
        <w:jc w:val="both"/>
        <w:rPr>
          <w:rFonts w:hint="eastAsia" w:cs="仿宋_GB2312"/>
          <w:kern w:val="2"/>
          <w:position w:val="6"/>
        </w:rPr>
      </w:pPr>
      <w:r>
        <w:rPr>
          <w:rFonts w:hint="eastAsia" w:cs="仿宋_GB2312"/>
          <w:kern w:val="2"/>
          <w:position w:val="6"/>
        </w:rPr>
        <w:t>（如无模块或工作情境，则删除第一列）</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9"/>
        <w:gridCol w:w="1772"/>
        <w:gridCol w:w="3363"/>
        <w:gridCol w:w="1284"/>
        <w:gridCol w:w="1080"/>
      </w:tblGrid>
      <w:tr w14:paraId="6791D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49" w:type="dxa"/>
            <w:noWrap w:val="0"/>
            <w:vAlign w:val="top"/>
          </w:tcPr>
          <w:p w14:paraId="64191BE6">
            <w:pPr>
              <w:ind w:firstLine="0" w:firstLineChars="0"/>
              <w:jc w:val="center"/>
              <w:rPr>
                <w:rFonts w:hint="eastAsia" w:ascii="宋体" w:hAnsi="宋体"/>
              </w:rPr>
            </w:pPr>
            <w:r>
              <w:rPr>
                <w:rFonts w:hint="eastAsia" w:ascii="宋体" w:hAnsi="宋体"/>
              </w:rPr>
              <w:t>模块名称</w:t>
            </w:r>
          </w:p>
        </w:tc>
        <w:tc>
          <w:tcPr>
            <w:tcW w:w="1772" w:type="dxa"/>
            <w:noWrap w:val="0"/>
            <w:vAlign w:val="top"/>
          </w:tcPr>
          <w:p w14:paraId="311A2812">
            <w:pPr>
              <w:ind w:firstLine="0" w:firstLineChars="0"/>
              <w:jc w:val="center"/>
              <w:rPr>
                <w:rFonts w:hint="eastAsia" w:ascii="宋体" w:hAnsi="宋体"/>
              </w:rPr>
            </w:pPr>
            <w:r>
              <w:rPr>
                <w:rFonts w:hint="eastAsia" w:ascii="宋体" w:hAnsi="宋体"/>
              </w:rPr>
              <w:t>序号</w:t>
            </w:r>
          </w:p>
        </w:tc>
        <w:tc>
          <w:tcPr>
            <w:tcW w:w="3363" w:type="dxa"/>
            <w:noWrap w:val="0"/>
            <w:vAlign w:val="top"/>
          </w:tcPr>
          <w:p w14:paraId="7E19664F">
            <w:pPr>
              <w:ind w:firstLine="0" w:firstLineChars="0"/>
              <w:jc w:val="center"/>
              <w:rPr>
                <w:rFonts w:hint="eastAsia" w:ascii="宋体" w:hAnsi="宋体"/>
              </w:rPr>
            </w:pPr>
            <w:r>
              <w:rPr>
                <w:rFonts w:hint="eastAsia" w:ascii="宋体" w:hAnsi="宋体"/>
              </w:rPr>
              <w:t>单元（或项目）内容</w:t>
            </w:r>
          </w:p>
        </w:tc>
        <w:tc>
          <w:tcPr>
            <w:tcW w:w="1284" w:type="dxa"/>
            <w:noWrap w:val="0"/>
            <w:vAlign w:val="top"/>
          </w:tcPr>
          <w:p w14:paraId="01676154">
            <w:pPr>
              <w:ind w:firstLine="0" w:firstLineChars="0"/>
              <w:jc w:val="center"/>
              <w:rPr>
                <w:rFonts w:hint="eastAsia" w:ascii="宋体" w:hAnsi="宋体"/>
              </w:rPr>
            </w:pPr>
            <w:r>
              <w:rPr>
                <w:rFonts w:hint="eastAsia" w:ascii="宋体" w:hAnsi="宋体"/>
              </w:rPr>
              <w:t>学时分配</w:t>
            </w:r>
          </w:p>
        </w:tc>
        <w:tc>
          <w:tcPr>
            <w:tcW w:w="1080" w:type="dxa"/>
            <w:noWrap w:val="0"/>
            <w:vAlign w:val="top"/>
          </w:tcPr>
          <w:p w14:paraId="46E635F2">
            <w:pPr>
              <w:ind w:firstLine="0" w:firstLineChars="0"/>
              <w:jc w:val="center"/>
              <w:rPr>
                <w:rFonts w:hint="eastAsia" w:ascii="宋体" w:hAnsi="宋体"/>
              </w:rPr>
            </w:pPr>
            <w:r>
              <w:rPr>
                <w:rFonts w:hint="eastAsia" w:ascii="宋体" w:hAnsi="宋体"/>
              </w:rPr>
              <w:t>备注</w:t>
            </w:r>
          </w:p>
        </w:tc>
      </w:tr>
      <w:tr w14:paraId="69794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restart"/>
            <w:noWrap w:val="0"/>
            <w:vAlign w:val="center"/>
          </w:tcPr>
          <w:p w14:paraId="303801F5">
            <w:pPr>
              <w:ind w:firstLine="0" w:firstLineChars="0"/>
              <w:jc w:val="center"/>
              <w:rPr>
                <w:rFonts w:ascii="宋体" w:hAnsi="宋体"/>
              </w:rPr>
            </w:pPr>
            <w:r>
              <w:rPr>
                <w:rFonts w:hint="eastAsia" w:ascii="宋体" w:hAnsi="宋体"/>
              </w:rPr>
              <w:t>基础篇</w:t>
            </w:r>
          </w:p>
        </w:tc>
        <w:tc>
          <w:tcPr>
            <w:tcW w:w="1772" w:type="dxa"/>
            <w:vMerge w:val="restart"/>
            <w:noWrap w:val="0"/>
            <w:vAlign w:val="center"/>
          </w:tcPr>
          <w:p w14:paraId="76EF0B46">
            <w:pPr>
              <w:ind w:firstLine="0" w:firstLineChars="0"/>
              <w:jc w:val="center"/>
              <w:rPr>
                <w:rFonts w:hint="eastAsia" w:ascii="宋体" w:hAnsi="宋体"/>
                <w:szCs w:val="21"/>
              </w:rPr>
            </w:pPr>
            <w:r>
              <w:rPr>
                <w:rFonts w:hint="eastAsia" w:ascii="宋体" w:hAnsi="宋体"/>
                <w:szCs w:val="21"/>
              </w:rPr>
              <w:t>任务一</w:t>
            </w:r>
          </w:p>
        </w:tc>
        <w:tc>
          <w:tcPr>
            <w:tcW w:w="3363" w:type="dxa"/>
            <w:noWrap w:val="0"/>
            <w:vAlign w:val="center"/>
          </w:tcPr>
          <w:p w14:paraId="526FC0F8">
            <w:pPr>
              <w:autoSpaceDE w:val="0"/>
              <w:autoSpaceDN w:val="0"/>
              <w:adjustRightInd w:val="0"/>
              <w:spacing w:line="240" w:lineRule="auto"/>
              <w:ind w:firstLine="0" w:firstLineChars="0"/>
              <w:rPr>
                <w:rFonts w:hint="eastAsia" w:ascii="宋体" w:cs="宋体"/>
                <w:kern w:val="0"/>
                <w:sz w:val="21"/>
                <w:szCs w:val="21"/>
                <w:lang w:val="zh-CN"/>
              </w:rPr>
            </w:pPr>
            <w:r>
              <w:rPr>
                <w:rFonts w:hint="eastAsia" w:ascii="宋体" w:cs="宋体"/>
                <w:kern w:val="0"/>
                <w:sz w:val="21"/>
                <w:szCs w:val="21"/>
                <w:lang w:val="zh-CN"/>
              </w:rPr>
              <w:t>认识服装品牌与设计师</w:t>
            </w:r>
          </w:p>
        </w:tc>
        <w:tc>
          <w:tcPr>
            <w:tcW w:w="1284" w:type="dxa"/>
            <w:noWrap w:val="0"/>
            <w:vAlign w:val="top"/>
          </w:tcPr>
          <w:p w14:paraId="1B9F2648">
            <w:pPr>
              <w:ind w:firstLine="0" w:firstLineChars="0"/>
              <w:jc w:val="center"/>
              <w:rPr>
                <w:rFonts w:hint="eastAsia" w:ascii="宋体" w:hAnsi="宋体"/>
              </w:rPr>
            </w:pPr>
            <w:r>
              <w:rPr>
                <w:rFonts w:hint="eastAsia" w:ascii="宋体" w:hAnsi="宋体"/>
              </w:rPr>
              <w:t>2</w:t>
            </w:r>
          </w:p>
        </w:tc>
        <w:tc>
          <w:tcPr>
            <w:tcW w:w="1080" w:type="dxa"/>
            <w:noWrap w:val="0"/>
            <w:vAlign w:val="top"/>
          </w:tcPr>
          <w:p w14:paraId="4D8C15D7">
            <w:pPr>
              <w:ind w:firstLine="0" w:firstLineChars="0"/>
              <w:jc w:val="center"/>
              <w:rPr>
                <w:rFonts w:hint="eastAsia" w:ascii="宋体" w:hAnsi="宋体"/>
              </w:rPr>
            </w:pPr>
          </w:p>
        </w:tc>
      </w:tr>
      <w:tr w14:paraId="49CFA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56EF9018">
            <w:pPr>
              <w:ind w:firstLine="0" w:firstLineChars="0"/>
              <w:jc w:val="center"/>
              <w:rPr>
                <w:rFonts w:hint="eastAsia" w:ascii="宋体" w:hAnsi="宋体"/>
                <w:szCs w:val="21"/>
              </w:rPr>
            </w:pPr>
          </w:p>
        </w:tc>
        <w:tc>
          <w:tcPr>
            <w:tcW w:w="1772" w:type="dxa"/>
            <w:vMerge w:val="continue"/>
            <w:noWrap w:val="0"/>
            <w:vAlign w:val="top"/>
          </w:tcPr>
          <w:p w14:paraId="6A3DBE1A">
            <w:pPr>
              <w:ind w:firstLine="0" w:firstLineChars="0"/>
              <w:jc w:val="center"/>
              <w:rPr>
                <w:rFonts w:hint="eastAsia" w:ascii="宋体" w:hAnsi="宋体"/>
                <w:szCs w:val="21"/>
              </w:rPr>
            </w:pPr>
          </w:p>
        </w:tc>
        <w:tc>
          <w:tcPr>
            <w:tcW w:w="3363" w:type="dxa"/>
            <w:noWrap w:val="0"/>
            <w:vAlign w:val="center"/>
          </w:tcPr>
          <w:p w14:paraId="03FBD92F">
            <w:pPr>
              <w:autoSpaceDE w:val="0"/>
              <w:autoSpaceDN w:val="0"/>
              <w:adjustRightInd w:val="0"/>
              <w:spacing w:line="240" w:lineRule="auto"/>
              <w:ind w:firstLine="0" w:firstLineChars="0"/>
              <w:rPr>
                <w:rFonts w:hint="eastAsia" w:ascii="宋体" w:cs="宋体"/>
                <w:kern w:val="0"/>
                <w:sz w:val="21"/>
                <w:szCs w:val="21"/>
                <w:lang w:val="zh-CN"/>
              </w:rPr>
            </w:pPr>
            <w:r>
              <w:rPr>
                <w:rFonts w:hint="eastAsia" w:ascii="宋体" w:cs="宋体"/>
                <w:kern w:val="0"/>
                <w:sz w:val="21"/>
                <w:szCs w:val="21"/>
                <w:lang w:val="zh-CN"/>
              </w:rPr>
              <w:t>认识服装品牌</w:t>
            </w:r>
          </w:p>
        </w:tc>
        <w:tc>
          <w:tcPr>
            <w:tcW w:w="1284" w:type="dxa"/>
            <w:noWrap w:val="0"/>
            <w:vAlign w:val="top"/>
          </w:tcPr>
          <w:p w14:paraId="5A632845">
            <w:pPr>
              <w:ind w:firstLine="0" w:firstLineChars="0"/>
              <w:jc w:val="center"/>
              <w:rPr>
                <w:rFonts w:hint="eastAsia" w:ascii="宋体" w:hAnsi="宋体"/>
              </w:rPr>
            </w:pPr>
            <w:r>
              <w:rPr>
                <w:rFonts w:hint="eastAsia" w:ascii="宋体" w:hAnsi="宋体"/>
              </w:rPr>
              <w:t>2</w:t>
            </w:r>
          </w:p>
        </w:tc>
        <w:tc>
          <w:tcPr>
            <w:tcW w:w="1080" w:type="dxa"/>
            <w:noWrap w:val="0"/>
            <w:vAlign w:val="top"/>
          </w:tcPr>
          <w:p w14:paraId="2A2F26A8">
            <w:pPr>
              <w:ind w:firstLine="0" w:firstLineChars="0"/>
              <w:jc w:val="center"/>
              <w:rPr>
                <w:rFonts w:hint="eastAsia" w:ascii="宋体" w:hAnsi="宋体"/>
              </w:rPr>
            </w:pPr>
          </w:p>
        </w:tc>
      </w:tr>
      <w:tr w14:paraId="13E9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7911230A">
            <w:pPr>
              <w:ind w:firstLine="0" w:firstLineChars="0"/>
              <w:jc w:val="center"/>
              <w:rPr>
                <w:rFonts w:hint="eastAsia" w:ascii="宋体" w:hAnsi="宋体"/>
                <w:szCs w:val="21"/>
              </w:rPr>
            </w:pPr>
          </w:p>
        </w:tc>
        <w:tc>
          <w:tcPr>
            <w:tcW w:w="1772" w:type="dxa"/>
            <w:vMerge w:val="continue"/>
            <w:noWrap w:val="0"/>
            <w:vAlign w:val="top"/>
          </w:tcPr>
          <w:p w14:paraId="514B95A6">
            <w:pPr>
              <w:ind w:firstLine="0" w:firstLineChars="0"/>
              <w:jc w:val="center"/>
              <w:rPr>
                <w:rFonts w:hint="eastAsia" w:ascii="宋体" w:hAnsi="宋体"/>
                <w:szCs w:val="21"/>
              </w:rPr>
            </w:pPr>
          </w:p>
        </w:tc>
        <w:tc>
          <w:tcPr>
            <w:tcW w:w="3363" w:type="dxa"/>
            <w:noWrap w:val="0"/>
            <w:vAlign w:val="center"/>
          </w:tcPr>
          <w:p w14:paraId="715C65F0">
            <w:pPr>
              <w:autoSpaceDE w:val="0"/>
              <w:autoSpaceDN w:val="0"/>
              <w:adjustRightInd w:val="0"/>
              <w:spacing w:line="240" w:lineRule="auto"/>
              <w:ind w:firstLine="0" w:firstLineChars="0"/>
              <w:rPr>
                <w:rFonts w:hint="eastAsia" w:ascii="宋体" w:cs="宋体"/>
                <w:kern w:val="0"/>
                <w:sz w:val="21"/>
                <w:szCs w:val="21"/>
                <w:lang w:val="zh-CN"/>
              </w:rPr>
            </w:pPr>
            <w:r>
              <w:rPr>
                <w:rFonts w:hint="eastAsia" w:ascii="宋体" w:cs="宋体"/>
                <w:kern w:val="0"/>
                <w:sz w:val="21"/>
                <w:szCs w:val="21"/>
                <w:lang w:val="zh-CN"/>
              </w:rPr>
              <w:t>任务：认识服装设计师</w:t>
            </w:r>
          </w:p>
        </w:tc>
        <w:tc>
          <w:tcPr>
            <w:tcW w:w="1284" w:type="dxa"/>
            <w:noWrap w:val="0"/>
            <w:vAlign w:val="top"/>
          </w:tcPr>
          <w:p w14:paraId="3768DEA9">
            <w:pPr>
              <w:ind w:firstLine="0" w:firstLineChars="0"/>
              <w:jc w:val="center"/>
              <w:rPr>
                <w:rFonts w:hint="eastAsia" w:ascii="宋体" w:hAnsi="宋体"/>
              </w:rPr>
            </w:pPr>
            <w:r>
              <w:rPr>
                <w:rFonts w:hint="eastAsia" w:ascii="宋体" w:hAnsi="宋体"/>
              </w:rPr>
              <w:t>2</w:t>
            </w:r>
          </w:p>
        </w:tc>
        <w:tc>
          <w:tcPr>
            <w:tcW w:w="1080" w:type="dxa"/>
            <w:noWrap w:val="0"/>
            <w:vAlign w:val="top"/>
          </w:tcPr>
          <w:p w14:paraId="440D6098">
            <w:pPr>
              <w:ind w:firstLine="0" w:firstLineChars="0"/>
              <w:jc w:val="center"/>
              <w:rPr>
                <w:rFonts w:hint="eastAsia" w:ascii="宋体" w:hAnsi="宋体"/>
              </w:rPr>
            </w:pPr>
          </w:p>
        </w:tc>
      </w:tr>
      <w:tr w14:paraId="007A0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239B7933">
            <w:pPr>
              <w:ind w:firstLine="0" w:firstLineChars="0"/>
              <w:jc w:val="center"/>
              <w:rPr>
                <w:rFonts w:hint="eastAsia" w:ascii="宋体" w:hAnsi="宋体"/>
                <w:szCs w:val="21"/>
              </w:rPr>
            </w:pPr>
          </w:p>
        </w:tc>
        <w:tc>
          <w:tcPr>
            <w:tcW w:w="1772" w:type="dxa"/>
            <w:vMerge w:val="restart"/>
            <w:noWrap w:val="0"/>
            <w:vAlign w:val="center"/>
          </w:tcPr>
          <w:p w14:paraId="74F6E7F0">
            <w:pPr>
              <w:ind w:firstLine="0" w:firstLineChars="0"/>
              <w:jc w:val="center"/>
              <w:rPr>
                <w:rFonts w:ascii="宋体" w:hAnsi="宋体"/>
                <w:szCs w:val="21"/>
              </w:rPr>
            </w:pPr>
            <w:r>
              <w:rPr>
                <w:rFonts w:hint="eastAsia" w:ascii="宋体" w:hAnsi="宋体"/>
                <w:szCs w:val="21"/>
              </w:rPr>
              <w:t>任务二</w:t>
            </w:r>
          </w:p>
        </w:tc>
        <w:tc>
          <w:tcPr>
            <w:tcW w:w="3363" w:type="dxa"/>
            <w:noWrap w:val="0"/>
            <w:vAlign w:val="center"/>
          </w:tcPr>
          <w:p w14:paraId="67F1E10A">
            <w:pPr>
              <w:autoSpaceDE w:val="0"/>
              <w:autoSpaceDN w:val="0"/>
              <w:adjustRightInd w:val="0"/>
              <w:spacing w:line="240" w:lineRule="auto"/>
              <w:ind w:firstLine="0" w:firstLineChars="0"/>
              <w:rPr>
                <w:rFonts w:hint="eastAsia" w:ascii="宋体" w:cs="宋体"/>
                <w:kern w:val="0"/>
                <w:sz w:val="21"/>
                <w:szCs w:val="21"/>
                <w:lang w:val="zh-CN"/>
              </w:rPr>
            </w:pPr>
            <w:r>
              <w:rPr>
                <w:rFonts w:hint="eastAsia" w:ascii="宋体" w:cs="宋体"/>
                <w:kern w:val="0"/>
                <w:sz w:val="21"/>
                <w:szCs w:val="21"/>
                <w:lang w:val="zh-CN"/>
              </w:rPr>
              <w:t>认识服装与流行</w:t>
            </w:r>
          </w:p>
        </w:tc>
        <w:tc>
          <w:tcPr>
            <w:tcW w:w="1284" w:type="dxa"/>
            <w:noWrap w:val="0"/>
            <w:vAlign w:val="top"/>
          </w:tcPr>
          <w:p w14:paraId="1B0DA07B">
            <w:pPr>
              <w:ind w:firstLine="0" w:firstLineChars="0"/>
              <w:jc w:val="center"/>
              <w:rPr>
                <w:rFonts w:hint="eastAsia" w:ascii="宋体" w:hAnsi="宋体"/>
              </w:rPr>
            </w:pPr>
            <w:r>
              <w:rPr>
                <w:rFonts w:hint="eastAsia" w:ascii="宋体" w:hAnsi="宋体"/>
              </w:rPr>
              <w:t>2</w:t>
            </w:r>
          </w:p>
        </w:tc>
        <w:tc>
          <w:tcPr>
            <w:tcW w:w="1080" w:type="dxa"/>
            <w:noWrap w:val="0"/>
            <w:vAlign w:val="top"/>
          </w:tcPr>
          <w:p w14:paraId="08186449">
            <w:pPr>
              <w:ind w:firstLine="0" w:firstLineChars="0"/>
              <w:jc w:val="center"/>
              <w:rPr>
                <w:rFonts w:hint="eastAsia" w:ascii="宋体" w:hAnsi="宋体"/>
              </w:rPr>
            </w:pPr>
          </w:p>
        </w:tc>
      </w:tr>
      <w:tr w14:paraId="13AE9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775C1869">
            <w:pPr>
              <w:ind w:firstLine="0" w:firstLineChars="0"/>
              <w:jc w:val="center"/>
              <w:rPr>
                <w:rFonts w:hint="eastAsia" w:ascii="宋体" w:hAnsi="宋体"/>
                <w:szCs w:val="21"/>
              </w:rPr>
            </w:pPr>
          </w:p>
        </w:tc>
        <w:tc>
          <w:tcPr>
            <w:tcW w:w="1772" w:type="dxa"/>
            <w:vMerge w:val="continue"/>
            <w:noWrap w:val="0"/>
            <w:vAlign w:val="top"/>
          </w:tcPr>
          <w:p w14:paraId="435C4C91">
            <w:pPr>
              <w:ind w:firstLine="0" w:firstLineChars="0"/>
              <w:jc w:val="center"/>
              <w:rPr>
                <w:rFonts w:hint="eastAsia" w:ascii="宋体" w:hAnsi="宋体"/>
                <w:szCs w:val="21"/>
              </w:rPr>
            </w:pPr>
          </w:p>
        </w:tc>
        <w:tc>
          <w:tcPr>
            <w:tcW w:w="3363" w:type="dxa"/>
            <w:noWrap w:val="0"/>
            <w:vAlign w:val="center"/>
          </w:tcPr>
          <w:p w14:paraId="2D2FE212">
            <w:pPr>
              <w:autoSpaceDE w:val="0"/>
              <w:autoSpaceDN w:val="0"/>
              <w:adjustRightInd w:val="0"/>
              <w:spacing w:line="240" w:lineRule="auto"/>
              <w:ind w:firstLine="0" w:firstLineChars="0"/>
              <w:rPr>
                <w:rFonts w:hint="eastAsia" w:ascii="宋体" w:cs="宋体"/>
                <w:kern w:val="0"/>
                <w:sz w:val="21"/>
                <w:szCs w:val="21"/>
                <w:lang w:val="zh-CN"/>
              </w:rPr>
            </w:pPr>
            <w:r>
              <w:rPr>
                <w:rFonts w:hint="eastAsia" w:ascii="宋体" w:cs="宋体"/>
                <w:kern w:val="0"/>
                <w:sz w:val="21"/>
                <w:szCs w:val="21"/>
                <w:lang w:val="zh-CN"/>
              </w:rPr>
              <w:t>什么是服装流行？</w:t>
            </w:r>
          </w:p>
        </w:tc>
        <w:tc>
          <w:tcPr>
            <w:tcW w:w="1284" w:type="dxa"/>
            <w:noWrap w:val="0"/>
            <w:vAlign w:val="top"/>
          </w:tcPr>
          <w:p w14:paraId="62360F7E">
            <w:pPr>
              <w:ind w:firstLine="0" w:firstLineChars="0"/>
              <w:jc w:val="center"/>
              <w:rPr>
                <w:rFonts w:hint="eastAsia" w:ascii="宋体" w:hAnsi="宋体"/>
              </w:rPr>
            </w:pPr>
            <w:r>
              <w:rPr>
                <w:rFonts w:hint="eastAsia" w:ascii="宋体" w:hAnsi="宋体"/>
              </w:rPr>
              <w:t>2</w:t>
            </w:r>
          </w:p>
        </w:tc>
        <w:tc>
          <w:tcPr>
            <w:tcW w:w="1080" w:type="dxa"/>
            <w:noWrap w:val="0"/>
            <w:vAlign w:val="top"/>
          </w:tcPr>
          <w:p w14:paraId="5ED416D1">
            <w:pPr>
              <w:ind w:firstLine="0" w:firstLineChars="0"/>
              <w:jc w:val="center"/>
              <w:rPr>
                <w:rFonts w:hint="eastAsia" w:ascii="宋体" w:hAnsi="宋体"/>
              </w:rPr>
            </w:pPr>
          </w:p>
        </w:tc>
      </w:tr>
      <w:tr w14:paraId="0C724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61FCD8A3">
            <w:pPr>
              <w:ind w:firstLine="0" w:firstLineChars="0"/>
              <w:jc w:val="center"/>
              <w:rPr>
                <w:rFonts w:hint="eastAsia" w:ascii="宋体" w:hAnsi="宋体"/>
                <w:szCs w:val="21"/>
              </w:rPr>
            </w:pPr>
          </w:p>
        </w:tc>
        <w:tc>
          <w:tcPr>
            <w:tcW w:w="1772" w:type="dxa"/>
            <w:vMerge w:val="continue"/>
            <w:noWrap w:val="0"/>
            <w:vAlign w:val="top"/>
          </w:tcPr>
          <w:p w14:paraId="6C9AE215">
            <w:pPr>
              <w:ind w:firstLine="0" w:firstLineChars="0"/>
              <w:jc w:val="center"/>
              <w:rPr>
                <w:rFonts w:hint="eastAsia" w:ascii="宋体" w:hAnsi="宋体"/>
                <w:szCs w:val="21"/>
              </w:rPr>
            </w:pPr>
          </w:p>
        </w:tc>
        <w:tc>
          <w:tcPr>
            <w:tcW w:w="3363" w:type="dxa"/>
            <w:noWrap w:val="0"/>
            <w:vAlign w:val="center"/>
          </w:tcPr>
          <w:p w14:paraId="47C926DE">
            <w:pPr>
              <w:autoSpaceDE w:val="0"/>
              <w:autoSpaceDN w:val="0"/>
              <w:adjustRightInd w:val="0"/>
              <w:spacing w:line="240" w:lineRule="auto"/>
              <w:ind w:firstLine="0" w:firstLineChars="0"/>
              <w:rPr>
                <w:rFonts w:hint="eastAsia" w:ascii="宋体" w:cs="宋体"/>
                <w:kern w:val="0"/>
                <w:sz w:val="21"/>
                <w:szCs w:val="21"/>
                <w:lang w:val="zh-CN"/>
              </w:rPr>
            </w:pPr>
            <w:r>
              <w:rPr>
                <w:rFonts w:hint="eastAsia" w:ascii="宋体" w:cs="宋体"/>
                <w:kern w:val="0"/>
                <w:sz w:val="21"/>
                <w:szCs w:val="21"/>
                <w:lang w:val="zh-CN"/>
              </w:rPr>
              <w:t>流行对服装行为的影响</w:t>
            </w:r>
          </w:p>
        </w:tc>
        <w:tc>
          <w:tcPr>
            <w:tcW w:w="1284" w:type="dxa"/>
            <w:noWrap w:val="0"/>
            <w:vAlign w:val="top"/>
          </w:tcPr>
          <w:p w14:paraId="71355643">
            <w:pPr>
              <w:ind w:firstLine="0" w:firstLineChars="0"/>
              <w:jc w:val="center"/>
              <w:rPr>
                <w:rFonts w:hint="eastAsia" w:ascii="宋体" w:hAnsi="宋体"/>
              </w:rPr>
            </w:pPr>
            <w:r>
              <w:rPr>
                <w:rFonts w:hint="eastAsia" w:ascii="宋体" w:hAnsi="宋体"/>
              </w:rPr>
              <w:t>2</w:t>
            </w:r>
          </w:p>
        </w:tc>
        <w:tc>
          <w:tcPr>
            <w:tcW w:w="1080" w:type="dxa"/>
            <w:noWrap w:val="0"/>
            <w:vAlign w:val="top"/>
          </w:tcPr>
          <w:p w14:paraId="4D71CE26">
            <w:pPr>
              <w:ind w:firstLine="0" w:firstLineChars="0"/>
              <w:jc w:val="center"/>
              <w:rPr>
                <w:rFonts w:hint="eastAsia" w:ascii="宋体" w:hAnsi="宋体"/>
              </w:rPr>
            </w:pPr>
          </w:p>
        </w:tc>
      </w:tr>
      <w:tr w14:paraId="2F60D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07367A8F">
            <w:pPr>
              <w:ind w:firstLine="0" w:firstLineChars="0"/>
              <w:jc w:val="center"/>
              <w:rPr>
                <w:rFonts w:hint="eastAsia" w:ascii="宋体" w:hAnsi="宋体"/>
                <w:szCs w:val="21"/>
              </w:rPr>
            </w:pPr>
          </w:p>
        </w:tc>
        <w:tc>
          <w:tcPr>
            <w:tcW w:w="1772" w:type="dxa"/>
            <w:vMerge w:val="continue"/>
            <w:noWrap w:val="0"/>
            <w:vAlign w:val="top"/>
          </w:tcPr>
          <w:p w14:paraId="25897D88">
            <w:pPr>
              <w:ind w:firstLine="0" w:firstLineChars="0"/>
              <w:jc w:val="center"/>
              <w:rPr>
                <w:rFonts w:hint="eastAsia" w:ascii="宋体" w:hAnsi="宋体"/>
                <w:szCs w:val="21"/>
              </w:rPr>
            </w:pPr>
          </w:p>
        </w:tc>
        <w:tc>
          <w:tcPr>
            <w:tcW w:w="3363" w:type="dxa"/>
            <w:noWrap w:val="0"/>
            <w:vAlign w:val="center"/>
          </w:tcPr>
          <w:p w14:paraId="2924469E">
            <w:pPr>
              <w:autoSpaceDE w:val="0"/>
              <w:autoSpaceDN w:val="0"/>
              <w:adjustRightInd w:val="0"/>
              <w:spacing w:line="240" w:lineRule="auto"/>
              <w:ind w:firstLine="0" w:firstLineChars="0"/>
              <w:rPr>
                <w:rFonts w:hint="eastAsia" w:ascii="宋体" w:cs="宋体"/>
                <w:kern w:val="0"/>
                <w:sz w:val="21"/>
                <w:szCs w:val="21"/>
                <w:lang w:val="zh-CN"/>
              </w:rPr>
            </w:pPr>
            <w:r>
              <w:rPr>
                <w:rFonts w:hint="eastAsia" w:ascii="宋体" w:cs="宋体"/>
                <w:kern w:val="0"/>
                <w:sz w:val="21"/>
                <w:szCs w:val="21"/>
                <w:lang w:val="zh-CN"/>
              </w:rPr>
              <w:t>任务：如何预测服装潮流</w:t>
            </w:r>
          </w:p>
        </w:tc>
        <w:tc>
          <w:tcPr>
            <w:tcW w:w="1284" w:type="dxa"/>
            <w:noWrap w:val="0"/>
            <w:vAlign w:val="top"/>
          </w:tcPr>
          <w:p w14:paraId="60D25892">
            <w:pPr>
              <w:ind w:firstLine="0" w:firstLineChars="0"/>
              <w:jc w:val="center"/>
              <w:rPr>
                <w:rFonts w:hint="eastAsia" w:ascii="宋体" w:hAnsi="宋体"/>
              </w:rPr>
            </w:pPr>
            <w:r>
              <w:rPr>
                <w:rFonts w:hint="eastAsia" w:ascii="宋体" w:hAnsi="宋体"/>
              </w:rPr>
              <w:t>2</w:t>
            </w:r>
          </w:p>
        </w:tc>
        <w:tc>
          <w:tcPr>
            <w:tcW w:w="1080" w:type="dxa"/>
            <w:noWrap w:val="0"/>
            <w:vAlign w:val="top"/>
          </w:tcPr>
          <w:p w14:paraId="07F3A424">
            <w:pPr>
              <w:ind w:firstLine="0" w:firstLineChars="0"/>
              <w:jc w:val="center"/>
              <w:rPr>
                <w:rFonts w:hint="eastAsia" w:ascii="宋体" w:hAnsi="宋体"/>
              </w:rPr>
            </w:pPr>
          </w:p>
        </w:tc>
      </w:tr>
      <w:tr w14:paraId="01BDF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6EC35953">
            <w:pPr>
              <w:ind w:firstLine="0" w:firstLineChars="0"/>
              <w:jc w:val="center"/>
              <w:rPr>
                <w:rFonts w:hint="eastAsia" w:ascii="宋体" w:hAnsi="宋体"/>
                <w:szCs w:val="21"/>
              </w:rPr>
            </w:pPr>
          </w:p>
          <w:p w14:paraId="0BA885D0">
            <w:pPr>
              <w:ind w:firstLine="0" w:firstLineChars="0"/>
              <w:jc w:val="center"/>
              <w:rPr>
                <w:rFonts w:hint="eastAsia" w:ascii="宋体" w:hAnsi="宋体"/>
                <w:szCs w:val="21"/>
              </w:rPr>
            </w:pPr>
          </w:p>
          <w:p w14:paraId="68337449">
            <w:pPr>
              <w:ind w:firstLine="0" w:firstLineChars="0"/>
              <w:jc w:val="center"/>
              <w:rPr>
                <w:rFonts w:hint="eastAsia" w:ascii="宋体" w:hAnsi="宋体"/>
                <w:szCs w:val="21"/>
              </w:rPr>
            </w:pPr>
          </w:p>
        </w:tc>
        <w:tc>
          <w:tcPr>
            <w:tcW w:w="1772" w:type="dxa"/>
            <w:vMerge w:val="restart"/>
            <w:noWrap w:val="0"/>
            <w:vAlign w:val="center"/>
          </w:tcPr>
          <w:p w14:paraId="2DCC217F">
            <w:pPr>
              <w:ind w:firstLine="0" w:firstLineChars="0"/>
              <w:jc w:val="center"/>
              <w:rPr>
                <w:rFonts w:hint="eastAsia" w:ascii="宋体" w:hAnsi="宋体"/>
              </w:rPr>
            </w:pPr>
            <w:r>
              <w:rPr>
                <w:rFonts w:hint="eastAsia" w:ascii="宋体" w:hAnsi="宋体"/>
                <w:szCs w:val="21"/>
              </w:rPr>
              <w:t>任务三</w:t>
            </w:r>
          </w:p>
        </w:tc>
        <w:tc>
          <w:tcPr>
            <w:tcW w:w="3363" w:type="dxa"/>
            <w:noWrap w:val="0"/>
            <w:vAlign w:val="center"/>
          </w:tcPr>
          <w:p w14:paraId="443CF463">
            <w:pPr>
              <w:autoSpaceDE w:val="0"/>
              <w:autoSpaceDN w:val="0"/>
              <w:adjustRightInd w:val="0"/>
              <w:spacing w:line="240" w:lineRule="auto"/>
              <w:ind w:firstLine="0" w:firstLineChars="0"/>
              <w:rPr>
                <w:rFonts w:hint="eastAsia" w:ascii="宋体" w:cs="宋体"/>
                <w:kern w:val="0"/>
                <w:sz w:val="21"/>
                <w:szCs w:val="21"/>
                <w:lang w:val="zh-CN"/>
              </w:rPr>
            </w:pPr>
            <w:r>
              <w:rPr>
                <w:rFonts w:hint="eastAsia" w:ascii="宋体" w:cs="宋体"/>
                <w:kern w:val="0"/>
                <w:sz w:val="21"/>
                <w:szCs w:val="21"/>
                <w:lang w:val="zh-CN"/>
              </w:rPr>
              <w:t>服装的基本概念</w:t>
            </w:r>
          </w:p>
        </w:tc>
        <w:tc>
          <w:tcPr>
            <w:tcW w:w="1284" w:type="dxa"/>
            <w:noWrap w:val="0"/>
            <w:vAlign w:val="top"/>
          </w:tcPr>
          <w:p w14:paraId="013E02EF">
            <w:pPr>
              <w:ind w:firstLine="0" w:firstLineChars="0"/>
              <w:jc w:val="center"/>
              <w:rPr>
                <w:rFonts w:hint="eastAsia" w:ascii="宋体" w:hAnsi="宋体"/>
              </w:rPr>
            </w:pPr>
            <w:r>
              <w:rPr>
                <w:rFonts w:hint="eastAsia" w:ascii="宋体" w:hAnsi="宋体"/>
              </w:rPr>
              <w:t>2</w:t>
            </w:r>
          </w:p>
        </w:tc>
        <w:tc>
          <w:tcPr>
            <w:tcW w:w="1080" w:type="dxa"/>
            <w:noWrap w:val="0"/>
            <w:vAlign w:val="top"/>
          </w:tcPr>
          <w:p w14:paraId="0730989C">
            <w:pPr>
              <w:ind w:firstLine="0" w:firstLineChars="0"/>
              <w:jc w:val="center"/>
              <w:rPr>
                <w:rFonts w:hint="eastAsia" w:ascii="宋体" w:hAnsi="宋体"/>
              </w:rPr>
            </w:pPr>
          </w:p>
        </w:tc>
      </w:tr>
      <w:tr w14:paraId="778F5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21D10414">
            <w:pPr>
              <w:ind w:firstLine="0" w:firstLineChars="0"/>
              <w:jc w:val="center"/>
              <w:rPr>
                <w:rFonts w:hint="eastAsia" w:ascii="宋体" w:hAnsi="宋体"/>
                <w:szCs w:val="21"/>
              </w:rPr>
            </w:pPr>
          </w:p>
        </w:tc>
        <w:tc>
          <w:tcPr>
            <w:tcW w:w="1772" w:type="dxa"/>
            <w:vMerge w:val="continue"/>
            <w:noWrap w:val="0"/>
            <w:vAlign w:val="top"/>
          </w:tcPr>
          <w:p w14:paraId="3B9CC876">
            <w:pPr>
              <w:ind w:firstLine="0" w:firstLineChars="0"/>
              <w:jc w:val="center"/>
              <w:rPr>
                <w:rFonts w:hint="eastAsia" w:ascii="宋体" w:hAnsi="宋体"/>
                <w:szCs w:val="21"/>
              </w:rPr>
            </w:pPr>
          </w:p>
        </w:tc>
        <w:tc>
          <w:tcPr>
            <w:tcW w:w="3363" w:type="dxa"/>
            <w:noWrap w:val="0"/>
            <w:vAlign w:val="center"/>
          </w:tcPr>
          <w:p w14:paraId="4D992EA2">
            <w:pPr>
              <w:autoSpaceDE w:val="0"/>
              <w:autoSpaceDN w:val="0"/>
              <w:adjustRightInd w:val="0"/>
              <w:spacing w:line="240" w:lineRule="auto"/>
              <w:ind w:firstLine="0" w:firstLineChars="0"/>
              <w:rPr>
                <w:rFonts w:hint="eastAsia" w:ascii="宋体" w:cs="宋体"/>
                <w:kern w:val="0"/>
                <w:sz w:val="21"/>
                <w:szCs w:val="21"/>
                <w:lang w:val="zh-CN"/>
              </w:rPr>
            </w:pPr>
            <w:r>
              <w:rPr>
                <w:rFonts w:hint="eastAsia" w:ascii="宋体" w:cs="宋体"/>
                <w:kern w:val="0"/>
                <w:sz w:val="21"/>
                <w:szCs w:val="21"/>
                <w:lang w:val="zh-CN"/>
              </w:rPr>
              <w:t>服装设计的程序</w:t>
            </w:r>
          </w:p>
        </w:tc>
        <w:tc>
          <w:tcPr>
            <w:tcW w:w="1284" w:type="dxa"/>
            <w:noWrap w:val="0"/>
            <w:vAlign w:val="top"/>
          </w:tcPr>
          <w:p w14:paraId="699F83C0">
            <w:pPr>
              <w:ind w:firstLine="0" w:firstLineChars="0"/>
              <w:jc w:val="center"/>
              <w:rPr>
                <w:rFonts w:hint="eastAsia" w:ascii="宋体" w:hAnsi="宋体"/>
              </w:rPr>
            </w:pPr>
            <w:r>
              <w:rPr>
                <w:rFonts w:hint="eastAsia" w:ascii="宋体" w:hAnsi="宋体"/>
              </w:rPr>
              <w:t>2</w:t>
            </w:r>
          </w:p>
        </w:tc>
        <w:tc>
          <w:tcPr>
            <w:tcW w:w="1080" w:type="dxa"/>
            <w:noWrap w:val="0"/>
            <w:vAlign w:val="top"/>
          </w:tcPr>
          <w:p w14:paraId="69A9F0B6">
            <w:pPr>
              <w:ind w:firstLine="0" w:firstLineChars="0"/>
              <w:jc w:val="center"/>
              <w:rPr>
                <w:rFonts w:hint="eastAsia" w:ascii="宋体" w:hAnsi="宋体"/>
              </w:rPr>
            </w:pPr>
          </w:p>
        </w:tc>
      </w:tr>
      <w:tr w14:paraId="39D26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75DE4FD9">
            <w:pPr>
              <w:ind w:firstLine="0" w:firstLineChars="0"/>
              <w:jc w:val="center"/>
              <w:rPr>
                <w:rFonts w:hint="eastAsia" w:ascii="宋体" w:hAnsi="宋体"/>
              </w:rPr>
            </w:pPr>
          </w:p>
        </w:tc>
        <w:tc>
          <w:tcPr>
            <w:tcW w:w="1772" w:type="dxa"/>
            <w:vMerge w:val="continue"/>
            <w:noWrap w:val="0"/>
            <w:vAlign w:val="top"/>
          </w:tcPr>
          <w:p w14:paraId="5A738887">
            <w:pPr>
              <w:ind w:firstLine="0" w:firstLineChars="0"/>
              <w:jc w:val="center"/>
              <w:rPr>
                <w:rFonts w:hint="eastAsia" w:ascii="宋体" w:hAnsi="宋体"/>
              </w:rPr>
            </w:pPr>
          </w:p>
        </w:tc>
        <w:tc>
          <w:tcPr>
            <w:tcW w:w="3363" w:type="dxa"/>
            <w:noWrap w:val="0"/>
            <w:vAlign w:val="top"/>
          </w:tcPr>
          <w:p w14:paraId="7ED5371D">
            <w:pPr>
              <w:autoSpaceDE w:val="0"/>
              <w:autoSpaceDN w:val="0"/>
              <w:adjustRightInd w:val="0"/>
              <w:spacing w:line="240" w:lineRule="auto"/>
              <w:ind w:firstLine="0" w:firstLineChars="0"/>
              <w:rPr>
                <w:rFonts w:hint="eastAsia" w:ascii="宋体" w:cs="宋体"/>
                <w:kern w:val="0"/>
                <w:sz w:val="21"/>
                <w:szCs w:val="21"/>
                <w:lang w:val="zh-CN"/>
              </w:rPr>
            </w:pPr>
            <w:r>
              <w:rPr>
                <w:rFonts w:hint="eastAsia" w:ascii="宋体" w:cs="宋体"/>
                <w:kern w:val="0"/>
                <w:sz w:val="21"/>
                <w:szCs w:val="21"/>
                <w:lang w:val="zh-CN"/>
              </w:rPr>
              <w:t>任务：图例服装设计的基本要素</w:t>
            </w:r>
          </w:p>
        </w:tc>
        <w:tc>
          <w:tcPr>
            <w:tcW w:w="1284" w:type="dxa"/>
            <w:noWrap w:val="0"/>
            <w:vAlign w:val="top"/>
          </w:tcPr>
          <w:p w14:paraId="78118710">
            <w:pPr>
              <w:ind w:firstLine="0" w:firstLineChars="0"/>
              <w:jc w:val="center"/>
              <w:rPr>
                <w:rFonts w:hint="eastAsia" w:ascii="宋体" w:hAnsi="宋体"/>
              </w:rPr>
            </w:pPr>
            <w:r>
              <w:rPr>
                <w:rFonts w:hint="eastAsia" w:ascii="宋体" w:hAnsi="宋体"/>
              </w:rPr>
              <w:t>2</w:t>
            </w:r>
          </w:p>
        </w:tc>
        <w:tc>
          <w:tcPr>
            <w:tcW w:w="1080" w:type="dxa"/>
            <w:noWrap w:val="0"/>
            <w:vAlign w:val="top"/>
          </w:tcPr>
          <w:p w14:paraId="293719EF">
            <w:pPr>
              <w:ind w:firstLine="0" w:firstLineChars="0"/>
              <w:rPr>
                <w:rFonts w:hint="eastAsia" w:ascii="宋体" w:hAnsi="宋体"/>
              </w:rPr>
            </w:pPr>
          </w:p>
        </w:tc>
      </w:tr>
      <w:tr w14:paraId="1EB67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restart"/>
            <w:noWrap w:val="0"/>
            <w:vAlign w:val="center"/>
          </w:tcPr>
          <w:p w14:paraId="06A47F93">
            <w:pPr>
              <w:ind w:firstLine="0" w:firstLineChars="0"/>
              <w:jc w:val="center"/>
              <w:rPr>
                <w:rFonts w:ascii="宋体" w:hAnsi="宋体"/>
              </w:rPr>
            </w:pPr>
            <w:r>
              <w:rPr>
                <w:rFonts w:hint="eastAsia" w:ascii="宋体" w:hAnsi="宋体"/>
              </w:rPr>
              <w:t>实践篇</w:t>
            </w:r>
          </w:p>
        </w:tc>
        <w:tc>
          <w:tcPr>
            <w:tcW w:w="1772" w:type="dxa"/>
            <w:vMerge w:val="restart"/>
            <w:noWrap w:val="0"/>
            <w:vAlign w:val="center"/>
          </w:tcPr>
          <w:p w14:paraId="57B2D54A">
            <w:pPr>
              <w:ind w:firstLine="0" w:firstLineChars="0"/>
              <w:jc w:val="center"/>
              <w:rPr>
                <w:rFonts w:hint="eastAsia" w:ascii="宋体" w:hAnsi="宋体"/>
                <w:szCs w:val="21"/>
              </w:rPr>
            </w:pPr>
            <w:r>
              <w:rPr>
                <w:rFonts w:hint="eastAsia" w:ascii="宋体" w:hAnsi="宋体"/>
                <w:szCs w:val="21"/>
              </w:rPr>
              <w:t>项目一</w:t>
            </w:r>
          </w:p>
          <w:p w14:paraId="0651B874">
            <w:pPr>
              <w:ind w:firstLine="0" w:firstLineChars="0"/>
              <w:jc w:val="center"/>
              <w:rPr>
                <w:rFonts w:hint="eastAsia" w:ascii="宋体" w:hAnsi="宋体"/>
                <w:szCs w:val="21"/>
              </w:rPr>
            </w:pPr>
            <w:r>
              <w:rPr>
                <w:rFonts w:hint="eastAsia" w:ascii="宋体" w:cs="宋体"/>
                <w:kern w:val="0"/>
                <w:sz w:val="21"/>
                <w:szCs w:val="21"/>
                <w:lang w:val="zh-CN"/>
              </w:rPr>
              <w:t>制作主题风格的时装杂志</w:t>
            </w:r>
          </w:p>
        </w:tc>
        <w:tc>
          <w:tcPr>
            <w:tcW w:w="3363" w:type="dxa"/>
            <w:noWrap w:val="0"/>
            <w:vAlign w:val="top"/>
          </w:tcPr>
          <w:p w14:paraId="029A8950">
            <w:pPr>
              <w:autoSpaceDE w:val="0"/>
              <w:autoSpaceDN w:val="0"/>
              <w:adjustRightInd w:val="0"/>
              <w:spacing w:line="240" w:lineRule="auto"/>
              <w:ind w:firstLine="0" w:firstLineChars="0"/>
              <w:rPr>
                <w:rFonts w:hint="eastAsia" w:ascii="宋体" w:cs="宋体"/>
                <w:kern w:val="0"/>
                <w:sz w:val="21"/>
                <w:szCs w:val="21"/>
                <w:lang w:val="zh-CN"/>
              </w:rPr>
            </w:pPr>
            <w:r>
              <w:rPr>
                <w:rFonts w:hint="eastAsia" w:ascii="宋体" w:cs="宋体"/>
                <w:kern w:val="0"/>
                <w:sz w:val="21"/>
                <w:szCs w:val="21"/>
              </w:rPr>
              <w:t>项目任务的布置与解读</w:t>
            </w:r>
          </w:p>
        </w:tc>
        <w:tc>
          <w:tcPr>
            <w:tcW w:w="1284" w:type="dxa"/>
            <w:noWrap w:val="0"/>
            <w:vAlign w:val="top"/>
          </w:tcPr>
          <w:p w14:paraId="6AB9682E">
            <w:pPr>
              <w:ind w:firstLine="0" w:firstLineChars="0"/>
              <w:jc w:val="center"/>
              <w:rPr>
                <w:rFonts w:hint="eastAsia" w:ascii="宋体" w:hAnsi="宋体"/>
              </w:rPr>
            </w:pPr>
            <w:r>
              <w:rPr>
                <w:rFonts w:hint="eastAsia" w:ascii="宋体" w:hAnsi="宋体"/>
              </w:rPr>
              <w:t>2</w:t>
            </w:r>
          </w:p>
        </w:tc>
        <w:tc>
          <w:tcPr>
            <w:tcW w:w="1080" w:type="dxa"/>
            <w:noWrap w:val="0"/>
            <w:vAlign w:val="top"/>
          </w:tcPr>
          <w:p w14:paraId="6E5656CD">
            <w:pPr>
              <w:ind w:firstLine="0" w:firstLineChars="0"/>
              <w:rPr>
                <w:rFonts w:hint="eastAsia" w:ascii="宋体" w:hAnsi="宋体"/>
              </w:rPr>
            </w:pPr>
          </w:p>
        </w:tc>
      </w:tr>
      <w:tr w14:paraId="68012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581778DE">
            <w:pPr>
              <w:ind w:firstLine="0" w:firstLineChars="0"/>
              <w:jc w:val="center"/>
              <w:rPr>
                <w:rFonts w:hint="eastAsia" w:ascii="宋体" w:hAnsi="宋体"/>
              </w:rPr>
            </w:pPr>
          </w:p>
        </w:tc>
        <w:tc>
          <w:tcPr>
            <w:tcW w:w="1772" w:type="dxa"/>
            <w:vMerge w:val="continue"/>
            <w:noWrap w:val="0"/>
            <w:vAlign w:val="top"/>
          </w:tcPr>
          <w:p w14:paraId="5292A39A">
            <w:pPr>
              <w:ind w:firstLine="0" w:firstLineChars="0"/>
              <w:jc w:val="center"/>
              <w:rPr>
                <w:rFonts w:hint="eastAsia" w:ascii="宋体" w:hAnsi="宋体"/>
              </w:rPr>
            </w:pPr>
          </w:p>
        </w:tc>
        <w:tc>
          <w:tcPr>
            <w:tcW w:w="3363" w:type="dxa"/>
            <w:noWrap w:val="0"/>
            <w:vAlign w:val="top"/>
          </w:tcPr>
          <w:p w14:paraId="3DFEA509">
            <w:pPr>
              <w:autoSpaceDE w:val="0"/>
              <w:autoSpaceDN w:val="0"/>
              <w:adjustRightInd w:val="0"/>
              <w:spacing w:line="240" w:lineRule="auto"/>
              <w:ind w:firstLine="0" w:firstLineChars="0"/>
              <w:rPr>
                <w:rFonts w:hint="eastAsia" w:ascii="宋体" w:cs="宋体"/>
                <w:kern w:val="0"/>
                <w:sz w:val="21"/>
                <w:szCs w:val="21"/>
                <w:lang w:val="zh-CN"/>
              </w:rPr>
            </w:pPr>
            <w:r>
              <w:rPr>
                <w:rFonts w:hint="eastAsia" w:ascii="宋体" w:cs="宋体"/>
                <w:kern w:val="0"/>
                <w:sz w:val="21"/>
                <w:szCs w:val="21"/>
                <w:lang w:val="zh-CN"/>
              </w:rPr>
              <w:t>认识服装与风格</w:t>
            </w:r>
          </w:p>
        </w:tc>
        <w:tc>
          <w:tcPr>
            <w:tcW w:w="1284" w:type="dxa"/>
            <w:noWrap w:val="0"/>
            <w:vAlign w:val="top"/>
          </w:tcPr>
          <w:p w14:paraId="7CA92A35">
            <w:pPr>
              <w:ind w:firstLine="0" w:firstLineChars="0"/>
              <w:jc w:val="center"/>
              <w:rPr>
                <w:rFonts w:hint="eastAsia" w:ascii="宋体" w:hAnsi="宋体"/>
              </w:rPr>
            </w:pPr>
            <w:r>
              <w:rPr>
                <w:rFonts w:hint="eastAsia" w:ascii="宋体" w:hAnsi="宋体"/>
              </w:rPr>
              <w:t>2</w:t>
            </w:r>
          </w:p>
        </w:tc>
        <w:tc>
          <w:tcPr>
            <w:tcW w:w="1080" w:type="dxa"/>
            <w:noWrap w:val="0"/>
            <w:vAlign w:val="top"/>
          </w:tcPr>
          <w:p w14:paraId="0C277386">
            <w:pPr>
              <w:ind w:firstLine="0" w:firstLineChars="0"/>
              <w:jc w:val="center"/>
              <w:rPr>
                <w:rFonts w:hint="eastAsia" w:ascii="宋体" w:hAnsi="宋体"/>
              </w:rPr>
            </w:pPr>
          </w:p>
        </w:tc>
      </w:tr>
      <w:tr w14:paraId="3AC85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251A5958">
            <w:pPr>
              <w:ind w:firstLine="0" w:firstLineChars="0"/>
              <w:jc w:val="center"/>
              <w:rPr>
                <w:rFonts w:hint="eastAsia" w:ascii="宋体" w:hAnsi="宋体"/>
              </w:rPr>
            </w:pPr>
          </w:p>
        </w:tc>
        <w:tc>
          <w:tcPr>
            <w:tcW w:w="1772" w:type="dxa"/>
            <w:vMerge w:val="continue"/>
            <w:noWrap w:val="0"/>
            <w:vAlign w:val="top"/>
          </w:tcPr>
          <w:p w14:paraId="4795CC9D">
            <w:pPr>
              <w:ind w:firstLine="0" w:firstLineChars="0"/>
              <w:jc w:val="center"/>
              <w:rPr>
                <w:rFonts w:hint="eastAsia" w:ascii="宋体" w:hAnsi="宋体"/>
              </w:rPr>
            </w:pPr>
          </w:p>
        </w:tc>
        <w:tc>
          <w:tcPr>
            <w:tcW w:w="3363" w:type="dxa"/>
            <w:noWrap w:val="0"/>
            <w:vAlign w:val="top"/>
          </w:tcPr>
          <w:p w14:paraId="6CC73C72">
            <w:pPr>
              <w:autoSpaceDE w:val="0"/>
              <w:autoSpaceDN w:val="0"/>
              <w:adjustRightInd w:val="0"/>
              <w:spacing w:line="240" w:lineRule="auto"/>
              <w:ind w:firstLine="0" w:firstLineChars="0"/>
              <w:rPr>
                <w:rFonts w:hint="eastAsia" w:ascii="宋体" w:cs="宋体"/>
                <w:kern w:val="0"/>
                <w:sz w:val="21"/>
                <w:szCs w:val="21"/>
                <w:lang w:val="zh-CN"/>
              </w:rPr>
            </w:pPr>
            <w:r>
              <w:rPr>
                <w:rFonts w:hint="eastAsia" w:ascii="宋体" w:cs="宋体"/>
                <w:kern w:val="0"/>
                <w:sz w:val="21"/>
                <w:szCs w:val="21"/>
                <w:lang w:val="zh-CN"/>
              </w:rPr>
              <w:t>制作主题风格的时装杂志</w:t>
            </w:r>
          </w:p>
        </w:tc>
        <w:tc>
          <w:tcPr>
            <w:tcW w:w="1284" w:type="dxa"/>
            <w:noWrap w:val="0"/>
            <w:vAlign w:val="top"/>
          </w:tcPr>
          <w:p w14:paraId="76383E2D">
            <w:pPr>
              <w:ind w:firstLine="0" w:firstLineChars="0"/>
              <w:jc w:val="center"/>
              <w:rPr>
                <w:rFonts w:hint="eastAsia" w:ascii="宋体" w:hAnsi="宋体"/>
              </w:rPr>
            </w:pPr>
            <w:r>
              <w:rPr>
                <w:rFonts w:hint="eastAsia" w:ascii="宋体" w:hAnsi="宋体"/>
              </w:rPr>
              <w:t>2</w:t>
            </w:r>
          </w:p>
        </w:tc>
        <w:tc>
          <w:tcPr>
            <w:tcW w:w="1080" w:type="dxa"/>
            <w:noWrap w:val="0"/>
            <w:vAlign w:val="top"/>
          </w:tcPr>
          <w:p w14:paraId="611BA13C">
            <w:pPr>
              <w:ind w:firstLine="0" w:firstLineChars="0"/>
              <w:jc w:val="center"/>
              <w:rPr>
                <w:rFonts w:hint="eastAsia" w:ascii="宋体" w:hAnsi="宋体"/>
              </w:rPr>
            </w:pPr>
          </w:p>
        </w:tc>
      </w:tr>
      <w:tr w14:paraId="6EF7A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2116D164">
            <w:pPr>
              <w:ind w:firstLine="0" w:firstLineChars="0"/>
              <w:jc w:val="center"/>
              <w:rPr>
                <w:rFonts w:ascii="宋体" w:cs="宋体"/>
                <w:kern w:val="0"/>
                <w:sz w:val="21"/>
                <w:szCs w:val="21"/>
                <w:lang w:val="zh-CN"/>
              </w:rPr>
            </w:pPr>
          </w:p>
        </w:tc>
        <w:tc>
          <w:tcPr>
            <w:tcW w:w="1772" w:type="dxa"/>
            <w:vMerge w:val="continue"/>
            <w:noWrap w:val="0"/>
            <w:vAlign w:val="top"/>
          </w:tcPr>
          <w:p w14:paraId="1AB61761">
            <w:pPr>
              <w:ind w:firstLine="0" w:firstLineChars="0"/>
              <w:jc w:val="center"/>
              <w:rPr>
                <w:rFonts w:hint="eastAsia" w:ascii="宋体" w:hAnsi="宋体"/>
              </w:rPr>
            </w:pPr>
          </w:p>
        </w:tc>
        <w:tc>
          <w:tcPr>
            <w:tcW w:w="3363" w:type="dxa"/>
            <w:noWrap w:val="0"/>
            <w:vAlign w:val="top"/>
          </w:tcPr>
          <w:p w14:paraId="4ECF7DA4">
            <w:pPr>
              <w:autoSpaceDE w:val="0"/>
              <w:autoSpaceDN w:val="0"/>
              <w:adjustRightInd w:val="0"/>
              <w:spacing w:line="240" w:lineRule="auto"/>
              <w:ind w:firstLine="0" w:firstLineChars="0"/>
              <w:rPr>
                <w:rFonts w:ascii="宋体" w:cs="宋体"/>
                <w:kern w:val="0"/>
                <w:sz w:val="21"/>
                <w:szCs w:val="21"/>
              </w:rPr>
            </w:pPr>
            <w:r>
              <w:rPr>
                <w:rFonts w:hint="eastAsia" w:ascii="宋体" w:cs="宋体"/>
                <w:kern w:val="0"/>
                <w:sz w:val="21"/>
                <w:szCs w:val="21"/>
              </w:rPr>
              <w:t>项目任务点评和总结</w:t>
            </w:r>
          </w:p>
        </w:tc>
        <w:tc>
          <w:tcPr>
            <w:tcW w:w="1284" w:type="dxa"/>
            <w:noWrap w:val="0"/>
            <w:vAlign w:val="top"/>
          </w:tcPr>
          <w:p w14:paraId="571A4548">
            <w:pPr>
              <w:ind w:firstLine="0" w:firstLineChars="0"/>
              <w:jc w:val="center"/>
              <w:rPr>
                <w:rFonts w:hint="eastAsia" w:ascii="宋体" w:hAnsi="宋体"/>
              </w:rPr>
            </w:pPr>
            <w:r>
              <w:rPr>
                <w:rFonts w:hint="eastAsia" w:ascii="宋体" w:hAnsi="宋体"/>
              </w:rPr>
              <w:t>2</w:t>
            </w:r>
          </w:p>
        </w:tc>
        <w:tc>
          <w:tcPr>
            <w:tcW w:w="1080" w:type="dxa"/>
            <w:noWrap w:val="0"/>
            <w:vAlign w:val="top"/>
          </w:tcPr>
          <w:p w14:paraId="18AFBCF0">
            <w:pPr>
              <w:ind w:firstLine="0" w:firstLineChars="0"/>
              <w:jc w:val="center"/>
              <w:rPr>
                <w:rFonts w:hint="eastAsia" w:ascii="宋体" w:hAnsi="宋体"/>
              </w:rPr>
            </w:pPr>
          </w:p>
        </w:tc>
      </w:tr>
      <w:tr w14:paraId="0B376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2FDABE56">
            <w:pPr>
              <w:ind w:firstLine="0" w:firstLineChars="0"/>
              <w:rPr>
                <w:rFonts w:ascii="宋体" w:cs="宋体"/>
                <w:kern w:val="0"/>
                <w:sz w:val="21"/>
                <w:szCs w:val="21"/>
                <w:lang w:val="zh-CN"/>
              </w:rPr>
            </w:pPr>
          </w:p>
        </w:tc>
        <w:tc>
          <w:tcPr>
            <w:tcW w:w="1772" w:type="dxa"/>
            <w:vMerge w:val="restart"/>
            <w:noWrap w:val="0"/>
            <w:vAlign w:val="center"/>
          </w:tcPr>
          <w:p w14:paraId="39D6D118">
            <w:pPr>
              <w:ind w:firstLine="0" w:firstLineChars="0"/>
              <w:jc w:val="center"/>
              <w:rPr>
                <w:rFonts w:hint="eastAsia" w:ascii="宋体" w:hAnsi="宋体"/>
                <w:szCs w:val="21"/>
              </w:rPr>
            </w:pPr>
            <w:r>
              <w:rPr>
                <w:rFonts w:hint="eastAsia" w:ascii="宋体" w:hAnsi="宋体"/>
                <w:szCs w:val="21"/>
              </w:rPr>
              <w:t>项目二</w:t>
            </w:r>
          </w:p>
          <w:p w14:paraId="64A261EB">
            <w:pPr>
              <w:ind w:firstLine="0" w:firstLineChars="0"/>
              <w:jc w:val="center"/>
              <w:rPr>
                <w:rFonts w:ascii="宋体" w:cs="宋体"/>
                <w:kern w:val="0"/>
                <w:sz w:val="21"/>
                <w:szCs w:val="21"/>
              </w:rPr>
            </w:pPr>
            <w:r>
              <w:rPr>
                <w:rFonts w:hint="eastAsia" w:ascii="宋体" w:cs="宋体"/>
                <w:kern w:val="0"/>
                <w:sz w:val="21"/>
                <w:szCs w:val="21"/>
                <w:lang w:val="zh-CN"/>
              </w:rPr>
              <w:t>改造白T恤</w:t>
            </w:r>
          </w:p>
          <w:p w14:paraId="0F46A2F2">
            <w:pPr>
              <w:ind w:firstLine="0" w:firstLineChars="0"/>
              <w:jc w:val="center"/>
              <w:rPr>
                <w:rFonts w:hint="eastAsia" w:ascii="宋体" w:hAnsi="宋体"/>
              </w:rPr>
            </w:pPr>
          </w:p>
        </w:tc>
        <w:tc>
          <w:tcPr>
            <w:tcW w:w="3363" w:type="dxa"/>
            <w:noWrap w:val="0"/>
            <w:vAlign w:val="top"/>
          </w:tcPr>
          <w:p w14:paraId="2C593AEE">
            <w:pPr>
              <w:autoSpaceDE w:val="0"/>
              <w:autoSpaceDN w:val="0"/>
              <w:adjustRightInd w:val="0"/>
              <w:spacing w:line="240" w:lineRule="auto"/>
              <w:ind w:firstLine="0" w:firstLineChars="0"/>
              <w:rPr>
                <w:rFonts w:hint="eastAsia" w:ascii="宋体" w:cs="宋体"/>
                <w:kern w:val="0"/>
                <w:sz w:val="21"/>
                <w:szCs w:val="21"/>
                <w:lang w:val="zh-CN"/>
              </w:rPr>
            </w:pPr>
            <w:r>
              <w:rPr>
                <w:rFonts w:hint="eastAsia" w:ascii="宋体" w:cs="宋体"/>
                <w:kern w:val="0"/>
                <w:sz w:val="21"/>
                <w:szCs w:val="21"/>
              </w:rPr>
              <w:t>项目任务的布置与解读</w:t>
            </w:r>
          </w:p>
        </w:tc>
        <w:tc>
          <w:tcPr>
            <w:tcW w:w="1284" w:type="dxa"/>
            <w:noWrap w:val="0"/>
            <w:vAlign w:val="top"/>
          </w:tcPr>
          <w:p w14:paraId="59F94B0B">
            <w:pPr>
              <w:ind w:firstLine="0" w:firstLineChars="0"/>
              <w:jc w:val="center"/>
              <w:rPr>
                <w:rFonts w:hint="eastAsia" w:ascii="宋体" w:hAnsi="宋体"/>
              </w:rPr>
            </w:pPr>
            <w:r>
              <w:rPr>
                <w:rFonts w:hint="eastAsia" w:ascii="宋体" w:hAnsi="宋体"/>
              </w:rPr>
              <w:t>2</w:t>
            </w:r>
          </w:p>
        </w:tc>
        <w:tc>
          <w:tcPr>
            <w:tcW w:w="1080" w:type="dxa"/>
            <w:noWrap w:val="0"/>
            <w:vAlign w:val="top"/>
          </w:tcPr>
          <w:p w14:paraId="0F96B24A">
            <w:pPr>
              <w:ind w:firstLine="0" w:firstLineChars="0"/>
              <w:jc w:val="center"/>
              <w:rPr>
                <w:rFonts w:hint="eastAsia" w:ascii="宋体" w:hAnsi="宋体"/>
              </w:rPr>
            </w:pPr>
          </w:p>
        </w:tc>
      </w:tr>
      <w:tr w14:paraId="3E922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220548EB">
            <w:pPr>
              <w:ind w:firstLine="0" w:firstLineChars="0"/>
              <w:rPr>
                <w:rFonts w:ascii="宋体" w:cs="宋体"/>
                <w:kern w:val="0"/>
                <w:sz w:val="21"/>
                <w:szCs w:val="21"/>
                <w:lang w:val="zh-CN"/>
              </w:rPr>
            </w:pPr>
          </w:p>
        </w:tc>
        <w:tc>
          <w:tcPr>
            <w:tcW w:w="1772" w:type="dxa"/>
            <w:vMerge w:val="continue"/>
            <w:noWrap w:val="0"/>
            <w:vAlign w:val="center"/>
          </w:tcPr>
          <w:p w14:paraId="6EC853C2">
            <w:pPr>
              <w:ind w:firstLine="0" w:firstLineChars="0"/>
              <w:jc w:val="center"/>
              <w:rPr>
                <w:rFonts w:hint="eastAsia" w:ascii="宋体" w:hAnsi="宋体"/>
              </w:rPr>
            </w:pPr>
          </w:p>
        </w:tc>
        <w:tc>
          <w:tcPr>
            <w:tcW w:w="3363" w:type="dxa"/>
            <w:noWrap w:val="0"/>
            <w:vAlign w:val="top"/>
          </w:tcPr>
          <w:p w14:paraId="1C314197">
            <w:pPr>
              <w:autoSpaceDE w:val="0"/>
              <w:autoSpaceDN w:val="0"/>
              <w:adjustRightInd w:val="0"/>
              <w:spacing w:line="240" w:lineRule="auto"/>
              <w:ind w:firstLine="0" w:firstLineChars="0"/>
              <w:rPr>
                <w:rFonts w:ascii="宋体" w:cs="宋体"/>
                <w:kern w:val="0"/>
                <w:sz w:val="21"/>
                <w:szCs w:val="21"/>
              </w:rPr>
            </w:pPr>
            <w:r>
              <w:rPr>
                <w:rFonts w:hint="eastAsia" w:ascii="宋体" w:cs="宋体"/>
                <w:kern w:val="0"/>
                <w:sz w:val="21"/>
                <w:szCs w:val="21"/>
                <w:lang w:val="zh-CN"/>
              </w:rPr>
              <w:t>了解服装造型、</w:t>
            </w:r>
            <w:r>
              <w:rPr>
                <w:rFonts w:hint="eastAsia" w:ascii="宋体" w:cs="宋体"/>
                <w:kern w:val="0"/>
                <w:sz w:val="21"/>
                <w:szCs w:val="21"/>
              </w:rPr>
              <w:t>色彩、面料</w:t>
            </w:r>
            <w:r>
              <w:rPr>
                <w:rFonts w:hint="eastAsia" w:ascii="宋体" w:cs="宋体"/>
                <w:kern w:val="0"/>
                <w:sz w:val="21"/>
                <w:szCs w:val="21"/>
                <w:lang w:val="zh-CN"/>
              </w:rPr>
              <w:t>设计</w:t>
            </w:r>
            <w:r>
              <w:rPr>
                <w:rFonts w:hint="eastAsia" w:ascii="宋体" w:cs="宋体"/>
                <w:kern w:val="0"/>
                <w:sz w:val="21"/>
                <w:szCs w:val="21"/>
              </w:rPr>
              <w:t>的原则和技巧</w:t>
            </w:r>
          </w:p>
        </w:tc>
        <w:tc>
          <w:tcPr>
            <w:tcW w:w="1284" w:type="dxa"/>
            <w:noWrap w:val="0"/>
            <w:vAlign w:val="top"/>
          </w:tcPr>
          <w:p w14:paraId="03EB2E99">
            <w:pPr>
              <w:ind w:firstLine="0" w:firstLineChars="0"/>
              <w:jc w:val="center"/>
              <w:rPr>
                <w:rFonts w:hint="eastAsia" w:ascii="宋体" w:hAnsi="宋体"/>
              </w:rPr>
            </w:pPr>
            <w:r>
              <w:rPr>
                <w:rFonts w:hint="eastAsia" w:ascii="宋体" w:hAnsi="宋体"/>
              </w:rPr>
              <w:t>2</w:t>
            </w:r>
          </w:p>
        </w:tc>
        <w:tc>
          <w:tcPr>
            <w:tcW w:w="1080" w:type="dxa"/>
            <w:noWrap w:val="0"/>
            <w:vAlign w:val="top"/>
          </w:tcPr>
          <w:p w14:paraId="5168EE41">
            <w:pPr>
              <w:ind w:firstLine="0" w:firstLineChars="0"/>
              <w:jc w:val="center"/>
              <w:rPr>
                <w:rFonts w:hint="eastAsia" w:ascii="宋体" w:hAnsi="宋体"/>
              </w:rPr>
            </w:pPr>
          </w:p>
        </w:tc>
      </w:tr>
      <w:tr w14:paraId="24266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6B7AEB01">
            <w:pPr>
              <w:ind w:firstLine="0" w:firstLineChars="0"/>
              <w:jc w:val="center"/>
              <w:rPr>
                <w:rFonts w:ascii="宋体" w:cs="宋体"/>
                <w:kern w:val="0"/>
                <w:sz w:val="21"/>
                <w:szCs w:val="21"/>
                <w:lang w:val="zh-CN"/>
              </w:rPr>
            </w:pPr>
          </w:p>
        </w:tc>
        <w:tc>
          <w:tcPr>
            <w:tcW w:w="1772" w:type="dxa"/>
            <w:vMerge w:val="continue"/>
            <w:noWrap w:val="0"/>
            <w:vAlign w:val="center"/>
          </w:tcPr>
          <w:p w14:paraId="36F13CA8">
            <w:pPr>
              <w:ind w:firstLine="0" w:firstLineChars="0"/>
              <w:jc w:val="center"/>
              <w:rPr>
                <w:rFonts w:hint="eastAsia" w:ascii="宋体" w:hAnsi="宋体"/>
              </w:rPr>
            </w:pPr>
          </w:p>
        </w:tc>
        <w:tc>
          <w:tcPr>
            <w:tcW w:w="3363" w:type="dxa"/>
            <w:noWrap w:val="0"/>
            <w:vAlign w:val="top"/>
          </w:tcPr>
          <w:p w14:paraId="4FCFBB20">
            <w:pPr>
              <w:autoSpaceDE w:val="0"/>
              <w:autoSpaceDN w:val="0"/>
              <w:adjustRightInd w:val="0"/>
              <w:spacing w:line="240" w:lineRule="auto"/>
              <w:ind w:firstLine="0" w:firstLineChars="0"/>
              <w:rPr>
                <w:rFonts w:hint="eastAsia" w:ascii="宋体" w:cs="宋体"/>
                <w:kern w:val="0"/>
                <w:sz w:val="21"/>
                <w:szCs w:val="21"/>
              </w:rPr>
            </w:pPr>
            <w:r>
              <w:rPr>
                <w:rFonts w:hint="eastAsia" w:ascii="宋体" w:cs="宋体"/>
                <w:kern w:val="0"/>
                <w:sz w:val="21"/>
                <w:szCs w:val="21"/>
                <w:lang w:val="zh-CN"/>
              </w:rPr>
              <w:t>动动手，改造你的白T恤</w:t>
            </w:r>
          </w:p>
        </w:tc>
        <w:tc>
          <w:tcPr>
            <w:tcW w:w="1284" w:type="dxa"/>
            <w:noWrap w:val="0"/>
            <w:vAlign w:val="top"/>
          </w:tcPr>
          <w:p w14:paraId="6611CD03">
            <w:pPr>
              <w:ind w:firstLine="0" w:firstLineChars="0"/>
              <w:jc w:val="center"/>
              <w:rPr>
                <w:rFonts w:hint="eastAsia" w:ascii="宋体" w:hAnsi="宋体"/>
              </w:rPr>
            </w:pPr>
            <w:r>
              <w:rPr>
                <w:rFonts w:hint="eastAsia" w:ascii="宋体" w:hAnsi="宋体"/>
              </w:rPr>
              <w:t>2</w:t>
            </w:r>
          </w:p>
        </w:tc>
        <w:tc>
          <w:tcPr>
            <w:tcW w:w="1080" w:type="dxa"/>
            <w:noWrap w:val="0"/>
            <w:vAlign w:val="top"/>
          </w:tcPr>
          <w:p w14:paraId="32C43707">
            <w:pPr>
              <w:ind w:firstLine="0" w:firstLineChars="0"/>
              <w:jc w:val="center"/>
              <w:rPr>
                <w:rFonts w:hint="eastAsia" w:ascii="宋体" w:hAnsi="宋体"/>
              </w:rPr>
            </w:pPr>
          </w:p>
        </w:tc>
      </w:tr>
      <w:tr w14:paraId="3BBE6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718854DF">
            <w:pPr>
              <w:ind w:firstLine="0" w:firstLineChars="0"/>
              <w:jc w:val="center"/>
              <w:rPr>
                <w:rFonts w:ascii="宋体" w:cs="宋体"/>
                <w:kern w:val="0"/>
                <w:sz w:val="21"/>
                <w:szCs w:val="21"/>
                <w:lang w:val="zh-CN"/>
              </w:rPr>
            </w:pPr>
          </w:p>
        </w:tc>
        <w:tc>
          <w:tcPr>
            <w:tcW w:w="1772" w:type="dxa"/>
            <w:vMerge w:val="continue"/>
            <w:noWrap w:val="0"/>
            <w:vAlign w:val="center"/>
          </w:tcPr>
          <w:p w14:paraId="67FFCCD4">
            <w:pPr>
              <w:ind w:firstLine="0" w:firstLineChars="0"/>
              <w:jc w:val="center"/>
              <w:rPr>
                <w:rFonts w:hint="eastAsia" w:ascii="宋体" w:hAnsi="宋体"/>
              </w:rPr>
            </w:pPr>
          </w:p>
        </w:tc>
        <w:tc>
          <w:tcPr>
            <w:tcW w:w="3363" w:type="dxa"/>
            <w:noWrap w:val="0"/>
            <w:vAlign w:val="top"/>
          </w:tcPr>
          <w:p w14:paraId="3298DFD8">
            <w:pPr>
              <w:autoSpaceDE w:val="0"/>
              <w:autoSpaceDN w:val="0"/>
              <w:adjustRightInd w:val="0"/>
              <w:spacing w:line="240" w:lineRule="auto"/>
              <w:ind w:firstLine="0" w:firstLineChars="0"/>
              <w:rPr>
                <w:rFonts w:hint="eastAsia" w:ascii="宋体" w:cs="宋体"/>
                <w:kern w:val="0"/>
                <w:sz w:val="21"/>
                <w:szCs w:val="21"/>
                <w:lang w:val="zh-CN"/>
              </w:rPr>
            </w:pPr>
            <w:r>
              <w:rPr>
                <w:rFonts w:hint="eastAsia" w:ascii="宋体" w:cs="宋体"/>
                <w:kern w:val="0"/>
                <w:sz w:val="21"/>
                <w:szCs w:val="21"/>
              </w:rPr>
              <w:t>项目任务点评和总结</w:t>
            </w:r>
          </w:p>
        </w:tc>
        <w:tc>
          <w:tcPr>
            <w:tcW w:w="1284" w:type="dxa"/>
            <w:noWrap w:val="0"/>
            <w:vAlign w:val="top"/>
          </w:tcPr>
          <w:p w14:paraId="7489BC06">
            <w:pPr>
              <w:ind w:firstLine="0" w:firstLineChars="0"/>
              <w:jc w:val="center"/>
              <w:rPr>
                <w:rFonts w:hint="eastAsia" w:ascii="宋体" w:hAnsi="宋体"/>
              </w:rPr>
            </w:pPr>
            <w:r>
              <w:rPr>
                <w:rFonts w:hint="eastAsia" w:ascii="宋体" w:hAnsi="宋体"/>
              </w:rPr>
              <w:t>2</w:t>
            </w:r>
          </w:p>
        </w:tc>
        <w:tc>
          <w:tcPr>
            <w:tcW w:w="1080" w:type="dxa"/>
            <w:noWrap w:val="0"/>
            <w:vAlign w:val="top"/>
          </w:tcPr>
          <w:p w14:paraId="66B71983">
            <w:pPr>
              <w:ind w:firstLine="0" w:firstLineChars="0"/>
              <w:jc w:val="center"/>
              <w:rPr>
                <w:rFonts w:hint="eastAsia" w:ascii="宋体" w:hAnsi="宋体"/>
              </w:rPr>
            </w:pPr>
          </w:p>
        </w:tc>
      </w:tr>
      <w:tr w14:paraId="14F68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7084" w:type="dxa"/>
            <w:gridSpan w:val="3"/>
            <w:noWrap w:val="0"/>
            <w:vAlign w:val="top"/>
          </w:tcPr>
          <w:p w14:paraId="7F338185">
            <w:pPr>
              <w:ind w:firstLine="0" w:firstLineChars="0"/>
              <w:jc w:val="center"/>
              <w:rPr>
                <w:rFonts w:hint="eastAsia" w:ascii="宋体" w:hAnsi="宋体"/>
              </w:rPr>
            </w:pPr>
            <w:r>
              <w:rPr>
                <w:rFonts w:hint="eastAsia" w:ascii="宋体" w:hAnsi="宋体"/>
              </w:rPr>
              <w:t>总学时</w:t>
            </w:r>
          </w:p>
        </w:tc>
        <w:tc>
          <w:tcPr>
            <w:tcW w:w="1284" w:type="dxa"/>
            <w:noWrap w:val="0"/>
            <w:vAlign w:val="top"/>
          </w:tcPr>
          <w:p w14:paraId="4377E16D">
            <w:pPr>
              <w:ind w:firstLine="0" w:firstLineChars="0"/>
              <w:jc w:val="center"/>
              <w:rPr>
                <w:rFonts w:hint="eastAsia" w:ascii="宋体" w:hAnsi="宋体"/>
              </w:rPr>
            </w:pPr>
            <w:r>
              <w:rPr>
                <w:rFonts w:hint="eastAsia" w:ascii="宋体" w:hAnsi="宋体"/>
              </w:rPr>
              <w:t>36</w:t>
            </w:r>
          </w:p>
        </w:tc>
        <w:tc>
          <w:tcPr>
            <w:tcW w:w="1080" w:type="dxa"/>
            <w:noWrap w:val="0"/>
            <w:vAlign w:val="top"/>
          </w:tcPr>
          <w:p w14:paraId="5B01F12D">
            <w:pPr>
              <w:ind w:firstLine="0" w:firstLineChars="0"/>
              <w:jc w:val="center"/>
              <w:rPr>
                <w:rFonts w:hint="eastAsia" w:ascii="宋体" w:hAnsi="宋体"/>
              </w:rPr>
            </w:pPr>
          </w:p>
        </w:tc>
      </w:tr>
    </w:tbl>
    <w:p w14:paraId="35D65AB6">
      <w:pPr>
        <w:pStyle w:val="5"/>
        <w:spacing w:before="0" w:beforeAutospacing="0" w:after="0" w:afterAutospacing="0" w:line="360" w:lineRule="auto"/>
        <w:ind w:firstLine="441" w:firstLineChars="210"/>
        <w:jc w:val="both"/>
        <w:rPr>
          <w:rFonts w:hint="eastAsia" w:ascii="黑体" w:hAnsi="黑体" w:eastAsia="黑体" w:cs="仿宋_GB2312"/>
          <w:kern w:val="2"/>
          <w:position w:val="6"/>
        </w:rPr>
      </w:pPr>
    </w:p>
    <w:p w14:paraId="21966AB4">
      <w:pPr>
        <w:pStyle w:val="5"/>
        <w:spacing w:before="0" w:beforeAutospacing="0" w:after="0" w:afterAutospacing="0" w:line="360" w:lineRule="auto"/>
        <w:ind w:firstLine="443" w:firstLineChars="210"/>
        <w:jc w:val="both"/>
        <w:rPr>
          <w:rFonts w:hint="eastAsia" w:cs="仿宋_GB2312"/>
          <w:b/>
          <w:kern w:val="2"/>
          <w:position w:val="6"/>
        </w:rPr>
      </w:pPr>
      <w:r>
        <w:rPr>
          <w:rFonts w:hint="eastAsia" w:cs="仿宋_GB2312"/>
          <w:b/>
          <w:kern w:val="2"/>
          <w:position w:val="6"/>
        </w:rPr>
        <w:t>2.单元（或项目）设计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370"/>
        <w:gridCol w:w="2209"/>
        <w:gridCol w:w="1080"/>
        <w:gridCol w:w="900"/>
        <w:gridCol w:w="1080"/>
        <w:gridCol w:w="1620"/>
      </w:tblGrid>
      <w:tr w14:paraId="16B58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1" w:type="dxa"/>
            <w:gridSpan w:val="2"/>
            <w:tcBorders>
              <w:top w:val="single" w:color="auto" w:sz="4" w:space="0"/>
              <w:left w:val="single" w:color="auto" w:sz="4" w:space="0"/>
              <w:bottom w:val="single" w:color="auto" w:sz="4" w:space="0"/>
              <w:right w:val="single" w:color="auto" w:sz="4" w:space="0"/>
            </w:tcBorders>
            <w:noWrap w:val="0"/>
            <w:vAlign w:val="center"/>
          </w:tcPr>
          <w:p w14:paraId="1AA77FEA">
            <w:pPr>
              <w:widowControl/>
              <w:spacing w:line="240" w:lineRule="auto"/>
              <w:ind w:firstLine="0" w:firstLineChars="0"/>
              <w:rPr>
                <w:rFonts w:ascii="宋体" w:hAnsi="宋体" w:cs="宋体"/>
                <w:kern w:val="0"/>
              </w:rPr>
            </w:pPr>
            <w:r>
              <w:rPr>
                <w:rFonts w:hint="eastAsia" w:ascii="宋体" w:hAnsi="宋体" w:cs="宋体"/>
                <w:kern w:val="0"/>
              </w:rPr>
              <w:t>模块（或工作情境）</w:t>
            </w:r>
          </w:p>
        </w:tc>
        <w:tc>
          <w:tcPr>
            <w:tcW w:w="6889" w:type="dxa"/>
            <w:gridSpan w:val="5"/>
            <w:tcBorders>
              <w:top w:val="single" w:color="auto" w:sz="4" w:space="0"/>
              <w:left w:val="single" w:color="auto" w:sz="4" w:space="0"/>
              <w:bottom w:val="single" w:color="auto" w:sz="4" w:space="0"/>
              <w:right w:val="single" w:color="auto" w:sz="4" w:space="0"/>
            </w:tcBorders>
            <w:noWrap w:val="0"/>
            <w:vAlign w:val="center"/>
          </w:tcPr>
          <w:p w14:paraId="41289954">
            <w:pPr>
              <w:ind w:firstLine="480"/>
              <w:rPr>
                <w:rFonts w:ascii="宋体" w:hAnsi="宋体" w:cs="宋体"/>
                <w:kern w:val="0"/>
              </w:rPr>
            </w:pPr>
            <w:r>
              <w:rPr>
                <w:rFonts w:hint="eastAsia" w:ascii="宋体" w:hAnsi="宋体"/>
                <w:szCs w:val="21"/>
              </w:rPr>
              <w:t>基础篇：</w:t>
            </w:r>
            <w:r>
              <w:rPr>
                <w:rFonts w:hint="eastAsia"/>
              </w:rPr>
              <w:t>服装设计的基本知识</w:t>
            </w:r>
          </w:p>
        </w:tc>
      </w:tr>
      <w:tr w14:paraId="7B23B61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281" w:type="dxa"/>
            <w:tcBorders>
              <w:top w:val="nil"/>
              <w:left w:val="single" w:color="auto" w:sz="4" w:space="0"/>
              <w:bottom w:val="single" w:color="auto" w:sz="4" w:space="0"/>
              <w:right w:val="single" w:color="auto" w:sz="4" w:space="0"/>
            </w:tcBorders>
            <w:shd w:val="clear" w:color="auto" w:fill="auto"/>
            <w:noWrap w:val="0"/>
            <w:vAlign w:val="center"/>
          </w:tcPr>
          <w:p w14:paraId="68752ED1">
            <w:pPr>
              <w:ind w:firstLine="0" w:firstLineChars="0"/>
              <w:jc w:val="center"/>
              <w:rPr>
                <w:rFonts w:ascii="宋体" w:hAnsi="宋体" w:cs="宋体"/>
                <w:kern w:val="0"/>
              </w:rPr>
            </w:pPr>
            <w:r>
              <w:rPr>
                <w:rFonts w:hint="eastAsia" w:ascii="宋体" w:hAnsi="宋体"/>
                <w:szCs w:val="21"/>
              </w:rPr>
              <w:t>任务一</w:t>
            </w:r>
          </w:p>
        </w:tc>
        <w:tc>
          <w:tcPr>
            <w:tcW w:w="4659" w:type="dxa"/>
            <w:gridSpan w:val="3"/>
            <w:tcBorders>
              <w:top w:val="nil"/>
              <w:left w:val="nil"/>
              <w:bottom w:val="single" w:color="auto" w:sz="4" w:space="0"/>
              <w:right w:val="single" w:color="auto" w:sz="4" w:space="0"/>
            </w:tcBorders>
            <w:shd w:val="clear" w:color="auto" w:fill="auto"/>
            <w:noWrap w:val="0"/>
            <w:vAlign w:val="center"/>
          </w:tcPr>
          <w:p w14:paraId="12E3DD22">
            <w:pPr>
              <w:autoSpaceDE w:val="0"/>
              <w:autoSpaceDN w:val="0"/>
              <w:adjustRightInd w:val="0"/>
              <w:spacing w:line="240" w:lineRule="auto"/>
              <w:ind w:firstLine="0" w:firstLineChars="0"/>
              <w:rPr>
                <w:rFonts w:ascii="宋体" w:hAnsi="宋体" w:cs="宋体"/>
                <w:kern w:val="0"/>
              </w:rPr>
            </w:pPr>
            <w:r>
              <w:rPr>
                <w:rFonts w:hint="eastAsia" w:ascii="宋体" w:cs="宋体"/>
                <w:kern w:val="0"/>
                <w:sz w:val="21"/>
                <w:szCs w:val="21"/>
                <w:lang w:val="zh-CN"/>
              </w:rPr>
              <w:t>认识服装品牌与设计师</w:t>
            </w:r>
          </w:p>
        </w:tc>
        <w:tc>
          <w:tcPr>
            <w:tcW w:w="900" w:type="dxa"/>
            <w:vMerge w:val="restart"/>
            <w:tcBorders>
              <w:top w:val="nil"/>
              <w:left w:val="single" w:color="auto" w:sz="4" w:space="0"/>
              <w:right w:val="single" w:color="auto" w:sz="4" w:space="0"/>
            </w:tcBorders>
            <w:shd w:val="clear" w:color="auto" w:fill="auto"/>
            <w:noWrap w:val="0"/>
            <w:vAlign w:val="center"/>
          </w:tcPr>
          <w:p w14:paraId="53A74BCC">
            <w:pPr>
              <w:widowControl/>
              <w:spacing w:line="240" w:lineRule="auto"/>
              <w:ind w:firstLine="0" w:firstLineChars="0"/>
              <w:jc w:val="center"/>
              <w:rPr>
                <w:rFonts w:ascii="宋体" w:hAnsi="宋体" w:cs="宋体"/>
                <w:kern w:val="0"/>
              </w:rPr>
            </w:pPr>
            <w:r>
              <w:rPr>
                <w:rFonts w:hint="eastAsia" w:ascii="宋体" w:hAnsi="宋体" w:cs="宋体"/>
                <w:kern w:val="0"/>
              </w:rPr>
              <w:t>学时</w:t>
            </w:r>
          </w:p>
        </w:tc>
        <w:tc>
          <w:tcPr>
            <w:tcW w:w="1080" w:type="dxa"/>
            <w:tcBorders>
              <w:top w:val="nil"/>
              <w:left w:val="nil"/>
              <w:bottom w:val="single" w:color="auto" w:sz="4" w:space="0"/>
              <w:right w:val="single" w:color="auto" w:sz="4" w:space="0"/>
            </w:tcBorders>
            <w:shd w:val="clear" w:color="auto" w:fill="FFFFFF"/>
            <w:noWrap w:val="0"/>
            <w:vAlign w:val="center"/>
          </w:tcPr>
          <w:p w14:paraId="74252912">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理论</w:t>
            </w:r>
          </w:p>
        </w:tc>
        <w:tc>
          <w:tcPr>
            <w:tcW w:w="1620" w:type="dxa"/>
            <w:tcBorders>
              <w:top w:val="nil"/>
              <w:left w:val="nil"/>
              <w:bottom w:val="single" w:color="auto" w:sz="4" w:space="0"/>
              <w:right w:val="single" w:color="auto" w:sz="4" w:space="0"/>
            </w:tcBorders>
            <w:noWrap w:val="0"/>
            <w:vAlign w:val="center"/>
          </w:tcPr>
          <w:p w14:paraId="2C587F50">
            <w:pPr>
              <w:widowControl/>
              <w:spacing w:line="240" w:lineRule="auto"/>
              <w:ind w:firstLine="0" w:firstLineChars="0"/>
              <w:jc w:val="left"/>
              <w:rPr>
                <w:rFonts w:ascii="宋体" w:hAnsi="宋体" w:cs="宋体"/>
                <w:kern w:val="0"/>
              </w:rPr>
            </w:pPr>
            <w:r>
              <w:rPr>
                <w:rFonts w:hint="eastAsia" w:ascii="宋体" w:hAnsi="宋体" w:cs="宋体"/>
                <w:kern w:val="0"/>
              </w:rPr>
              <w:t>　14</w:t>
            </w:r>
          </w:p>
        </w:tc>
      </w:tr>
      <w:tr w14:paraId="36810C6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281" w:type="dxa"/>
            <w:tcBorders>
              <w:top w:val="nil"/>
              <w:left w:val="single" w:color="auto" w:sz="4" w:space="0"/>
              <w:bottom w:val="single" w:color="auto" w:sz="4" w:space="0"/>
              <w:right w:val="single" w:color="auto" w:sz="4" w:space="0"/>
            </w:tcBorders>
            <w:shd w:val="clear" w:color="auto" w:fill="auto"/>
            <w:noWrap w:val="0"/>
            <w:vAlign w:val="center"/>
          </w:tcPr>
          <w:p w14:paraId="3860E9D2">
            <w:pPr>
              <w:ind w:firstLine="0" w:firstLineChars="0"/>
              <w:jc w:val="center"/>
              <w:rPr>
                <w:rFonts w:ascii="宋体" w:hAnsi="宋体" w:cs="宋体"/>
                <w:kern w:val="0"/>
              </w:rPr>
            </w:pPr>
            <w:r>
              <w:rPr>
                <w:rFonts w:hint="eastAsia" w:ascii="宋体" w:hAnsi="宋体"/>
                <w:szCs w:val="21"/>
              </w:rPr>
              <w:t>任务二</w:t>
            </w:r>
          </w:p>
        </w:tc>
        <w:tc>
          <w:tcPr>
            <w:tcW w:w="4659" w:type="dxa"/>
            <w:gridSpan w:val="3"/>
            <w:tcBorders>
              <w:top w:val="nil"/>
              <w:left w:val="nil"/>
              <w:bottom w:val="single" w:color="auto" w:sz="4" w:space="0"/>
              <w:right w:val="single" w:color="auto" w:sz="4" w:space="0"/>
            </w:tcBorders>
            <w:shd w:val="clear" w:color="auto" w:fill="auto"/>
            <w:noWrap w:val="0"/>
            <w:vAlign w:val="center"/>
          </w:tcPr>
          <w:p w14:paraId="679E6F1A">
            <w:pPr>
              <w:autoSpaceDE w:val="0"/>
              <w:autoSpaceDN w:val="0"/>
              <w:adjustRightInd w:val="0"/>
              <w:spacing w:line="240" w:lineRule="auto"/>
              <w:ind w:firstLine="0" w:firstLineChars="0"/>
              <w:rPr>
                <w:rFonts w:hint="eastAsia" w:ascii="宋体" w:cs="宋体"/>
                <w:kern w:val="0"/>
                <w:sz w:val="21"/>
                <w:szCs w:val="21"/>
                <w:lang w:val="zh-CN"/>
              </w:rPr>
            </w:pPr>
            <w:r>
              <w:rPr>
                <w:rFonts w:hint="eastAsia" w:ascii="宋体" w:cs="宋体"/>
                <w:kern w:val="0"/>
                <w:sz w:val="21"/>
                <w:szCs w:val="21"/>
                <w:lang w:val="zh-CN"/>
              </w:rPr>
              <w:t>什么是服装流行</w:t>
            </w:r>
          </w:p>
        </w:tc>
        <w:tc>
          <w:tcPr>
            <w:tcW w:w="900" w:type="dxa"/>
            <w:vMerge w:val="continue"/>
            <w:tcBorders>
              <w:left w:val="single" w:color="auto" w:sz="4" w:space="0"/>
              <w:right w:val="single" w:color="auto" w:sz="4" w:space="0"/>
            </w:tcBorders>
            <w:shd w:val="clear" w:color="auto" w:fill="auto"/>
            <w:noWrap w:val="0"/>
            <w:vAlign w:val="center"/>
          </w:tcPr>
          <w:p w14:paraId="201A6CA2">
            <w:pPr>
              <w:widowControl/>
              <w:spacing w:line="240" w:lineRule="auto"/>
              <w:ind w:firstLine="0" w:firstLineChars="0"/>
              <w:jc w:val="left"/>
              <w:rPr>
                <w:rFonts w:ascii="宋体" w:hAnsi="宋体" w:cs="宋体"/>
                <w:kern w:val="0"/>
              </w:rPr>
            </w:pPr>
          </w:p>
        </w:tc>
        <w:tc>
          <w:tcPr>
            <w:tcW w:w="1080" w:type="dxa"/>
            <w:tcBorders>
              <w:top w:val="nil"/>
              <w:left w:val="nil"/>
              <w:bottom w:val="single" w:color="auto" w:sz="4" w:space="0"/>
              <w:right w:val="single" w:color="auto" w:sz="4" w:space="0"/>
            </w:tcBorders>
            <w:shd w:val="clear" w:color="auto" w:fill="FFFFFF"/>
            <w:noWrap w:val="0"/>
            <w:vAlign w:val="center"/>
          </w:tcPr>
          <w:p w14:paraId="31A116B9">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实践</w:t>
            </w:r>
          </w:p>
        </w:tc>
        <w:tc>
          <w:tcPr>
            <w:tcW w:w="1620" w:type="dxa"/>
            <w:tcBorders>
              <w:top w:val="nil"/>
              <w:left w:val="nil"/>
              <w:bottom w:val="single" w:color="auto" w:sz="4" w:space="0"/>
              <w:right w:val="single" w:color="auto" w:sz="4" w:space="0"/>
            </w:tcBorders>
            <w:noWrap w:val="0"/>
            <w:vAlign w:val="center"/>
          </w:tcPr>
          <w:p w14:paraId="6D3092B8">
            <w:pPr>
              <w:widowControl/>
              <w:spacing w:line="240" w:lineRule="auto"/>
              <w:ind w:firstLine="210" w:firstLineChars="100"/>
              <w:jc w:val="left"/>
              <w:rPr>
                <w:rFonts w:hint="eastAsia" w:ascii="宋体" w:hAnsi="宋体" w:cs="宋体"/>
                <w:kern w:val="0"/>
              </w:rPr>
            </w:pPr>
            <w:r>
              <w:rPr>
                <w:rFonts w:hint="eastAsia" w:ascii="宋体" w:hAnsi="宋体" w:cs="宋体"/>
                <w:kern w:val="0"/>
              </w:rPr>
              <w:t>6</w:t>
            </w:r>
          </w:p>
        </w:tc>
      </w:tr>
      <w:tr w14:paraId="7017C90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281" w:type="dxa"/>
            <w:tcBorders>
              <w:top w:val="nil"/>
              <w:left w:val="single" w:color="auto" w:sz="4" w:space="0"/>
              <w:bottom w:val="single" w:color="auto" w:sz="4" w:space="0"/>
              <w:right w:val="single" w:color="auto" w:sz="4" w:space="0"/>
            </w:tcBorders>
            <w:shd w:val="clear" w:color="auto" w:fill="auto"/>
            <w:noWrap w:val="0"/>
            <w:vAlign w:val="center"/>
          </w:tcPr>
          <w:p w14:paraId="136454DF">
            <w:pPr>
              <w:ind w:firstLine="0" w:firstLineChars="0"/>
              <w:jc w:val="center"/>
              <w:rPr>
                <w:rFonts w:hint="eastAsia" w:ascii="宋体" w:hAnsi="宋体" w:cs="宋体"/>
                <w:kern w:val="0"/>
              </w:rPr>
            </w:pPr>
            <w:r>
              <w:rPr>
                <w:rFonts w:hint="eastAsia" w:ascii="宋体" w:hAnsi="宋体"/>
                <w:szCs w:val="21"/>
              </w:rPr>
              <w:t>任务三</w:t>
            </w:r>
          </w:p>
        </w:tc>
        <w:tc>
          <w:tcPr>
            <w:tcW w:w="4659" w:type="dxa"/>
            <w:gridSpan w:val="3"/>
            <w:tcBorders>
              <w:top w:val="nil"/>
              <w:left w:val="nil"/>
              <w:bottom w:val="single" w:color="auto" w:sz="4" w:space="0"/>
              <w:right w:val="single" w:color="auto" w:sz="4" w:space="0"/>
            </w:tcBorders>
            <w:shd w:val="clear" w:color="auto" w:fill="auto"/>
            <w:noWrap w:val="0"/>
            <w:vAlign w:val="center"/>
          </w:tcPr>
          <w:p w14:paraId="67F2A72D">
            <w:pPr>
              <w:autoSpaceDE w:val="0"/>
              <w:autoSpaceDN w:val="0"/>
              <w:adjustRightInd w:val="0"/>
              <w:spacing w:line="240" w:lineRule="auto"/>
              <w:ind w:firstLine="0" w:firstLineChars="0"/>
              <w:rPr>
                <w:rFonts w:hint="eastAsia" w:ascii="宋体" w:hAnsi="宋体" w:cs="宋体"/>
                <w:kern w:val="0"/>
              </w:rPr>
            </w:pPr>
            <w:r>
              <w:rPr>
                <w:rFonts w:hint="eastAsia" w:ascii="宋体" w:cs="宋体"/>
                <w:kern w:val="0"/>
                <w:sz w:val="21"/>
                <w:szCs w:val="21"/>
                <w:lang w:val="zh-CN"/>
              </w:rPr>
              <w:t>服装</w:t>
            </w:r>
            <w:r>
              <w:rPr>
                <w:rFonts w:hint="eastAsia" w:ascii="宋体" w:cs="宋体"/>
                <w:kern w:val="0"/>
                <w:sz w:val="21"/>
                <w:szCs w:val="21"/>
              </w:rPr>
              <w:t>与服装设计</w:t>
            </w:r>
            <w:r>
              <w:rPr>
                <w:rFonts w:hint="eastAsia" w:ascii="宋体" w:cs="宋体"/>
                <w:kern w:val="0"/>
                <w:sz w:val="21"/>
                <w:szCs w:val="21"/>
                <w:lang w:val="zh-CN"/>
              </w:rPr>
              <w:t>的基本概念</w:t>
            </w:r>
          </w:p>
        </w:tc>
        <w:tc>
          <w:tcPr>
            <w:tcW w:w="900" w:type="dxa"/>
            <w:vMerge w:val="continue"/>
            <w:tcBorders>
              <w:left w:val="single" w:color="auto" w:sz="4" w:space="0"/>
              <w:bottom w:val="single" w:color="000000" w:sz="4" w:space="0"/>
              <w:right w:val="single" w:color="auto" w:sz="4" w:space="0"/>
            </w:tcBorders>
            <w:shd w:val="clear" w:color="auto" w:fill="auto"/>
            <w:noWrap w:val="0"/>
            <w:vAlign w:val="center"/>
          </w:tcPr>
          <w:p w14:paraId="1B5999D5">
            <w:pPr>
              <w:widowControl/>
              <w:spacing w:line="240" w:lineRule="auto"/>
              <w:ind w:firstLine="0" w:firstLineChars="0"/>
              <w:jc w:val="left"/>
              <w:rPr>
                <w:rFonts w:ascii="宋体" w:hAnsi="宋体" w:cs="宋体"/>
                <w:kern w:val="0"/>
              </w:rPr>
            </w:pPr>
          </w:p>
        </w:tc>
        <w:tc>
          <w:tcPr>
            <w:tcW w:w="1080" w:type="dxa"/>
            <w:tcBorders>
              <w:top w:val="nil"/>
              <w:left w:val="nil"/>
              <w:bottom w:val="single" w:color="auto" w:sz="4" w:space="0"/>
              <w:right w:val="single" w:color="auto" w:sz="4" w:space="0"/>
            </w:tcBorders>
            <w:shd w:val="clear" w:color="auto" w:fill="FFFFFF"/>
            <w:noWrap w:val="0"/>
            <w:vAlign w:val="center"/>
          </w:tcPr>
          <w:p w14:paraId="7EFB5BCF">
            <w:pPr>
              <w:widowControl/>
              <w:spacing w:line="240" w:lineRule="auto"/>
              <w:ind w:firstLine="0" w:firstLineChars="0"/>
              <w:jc w:val="center"/>
              <w:rPr>
                <w:rFonts w:hint="eastAsia" w:ascii="宋体" w:hAnsi="宋体" w:cs="宋体"/>
                <w:kern w:val="0"/>
                <w:sz w:val="21"/>
                <w:szCs w:val="21"/>
              </w:rPr>
            </w:pPr>
          </w:p>
        </w:tc>
        <w:tc>
          <w:tcPr>
            <w:tcW w:w="1620" w:type="dxa"/>
            <w:tcBorders>
              <w:top w:val="nil"/>
              <w:left w:val="nil"/>
              <w:bottom w:val="single" w:color="auto" w:sz="4" w:space="0"/>
              <w:right w:val="single" w:color="auto" w:sz="4" w:space="0"/>
            </w:tcBorders>
            <w:noWrap w:val="0"/>
            <w:vAlign w:val="center"/>
          </w:tcPr>
          <w:p w14:paraId="4386C1D0">
            <w:pPr>
              <w:widowControl/>
              <w:spacing w:line="240" w:lineRule="auto"/>
              <w:ind w:firstLine="210" w:firstLineChars="100"/>
              <w:jc w:val="left"/>
              <w:rPr>
                <w:rFonts w:hint="eastAsia" w:ascii="宋体" w:hAnsi="宋体" w:cs="宋体"/>
                <w:kern w:val="0"/>
              </w:rPr>
            </w:pPr>
          </w:p>
        </w:tc>
      </w:tr>
      <w:tr w14:paraId="78EB101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540" w:type="dxa"/>
            <w:gridSpan w:val="7"/>
            <w:tcBorders>
              <w:top w:val="single" w:color="auto" w:sz="4" w:space="0"/>
              <w:left w:val="single" w:color="auto" w:sz="4" w:space="0"/>
              <w:bottom w:val="single" w:color="auto" w:sz="4" w:space="0"/>
              <w:right w:val="single" w:color="auto" w:sz="4" w:space="0"/>
            </w:tcBorders>
            <w:noWrap w:val="0"/>
            <w:vAlign w:val="center"/>
          </w:tcPr>
          <w:p w14:paraId="1BC8AE30">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5C06295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540" w:type="dxa"/>
            <w:gridSpan w:val="7"/>
            <w:tcBorders>
              <w:top w:val="single" w:color="auto" w:sz="4" w:space="0"/>
              <w:left w:val="single" w:color="auto" w:sz="4" w:space="0"/>
              <w:bottom w:val="single" w:color="auto" w:sz="4" w:space="0"/>
              <w:right w:val="single" w:color="auto" w:sz="4" w:space="0"/>
            </w:tcBorders>
            <w:noWrap w:val="0"/>
            <w:vAlign w:val="center"/>
          </w:tcPr>
          <w:p w14:paraId="21FC6E36">
            <w:pPr>
              <w:widowControl/>
              <w:spacing w:line="240" w:lineRule="auto"/>
              <w:ind w:firstLine="0" w:firstLineChars="0"/>
              <w:jc w:val="left"/>
              <w:rPr>
                <w:rFonts w:ascii="宋体" w:hAnsi="宋体" w:cs="宋体"/>
                <w:kern w:val="0"/>
              </w:rPr>
            </w:pPr>
            <w:r>
              <w:rPr>
                <w:rFonts w:hint="eastAsia" w:ascii="宋体" w:cs="宋体"/>
                <w:kern w:val="0"/>
              </w:rPr>
              <w:t>认识服装品牌、认识服装设计大师，了解服装流行行为，掌握流行预测的基本原则和方法，了解服装设计程序，</w:t>
            </w:r>
            <w:r>
              <w:rPr>
                <w:rFonts w:hint="eastAsia"/>
              </w:rPr>
              <w:t>让学生全方位了解服装设计的基础知识。</w:t>
            </w:r>
          </w:p>
        </w:tc>
      </w:tr>
      <w:tr w14:paraId="3B74E78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74986A0B">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680" w:type="dxa"/>
            <w:gridSpan w:val="4"/>
            <w:tcBorders>
              <w:top w:val="nil"/>
              <w:left w:val="nil"/>
              <w:bottom w:val="single" w:color="auto" w:sz="4" w:space="0"/>
              <w:right w:val="single" w:color="auto" w:sz="4" w:space="0"/>
            </w:tcBorders>
            <w:noWrap w:val="0"/>
            <w:vAlign w:val="center"/>
          </w:tcPr>
          <w:p w14:paraId="75696485">
            <w:pPr>
              <w:widowControl/>
              <w:spacing w:line="240" w:lineRule="auto"/>
              <w:ind w:firstLine="0" w:firstLineChars="0"/>
              <w:jc w:val="left"/>
              <w:rPr>
                <w:rFonts w:ascii="宋体" w:hAnsi="宋体" w:cs="宋体"/>
                <w:kern w:val="0"/>
              </w:rPr>
            </w:pPr>
            <w:r>
              <w:rPr>
                <w:rFonts w:hint="eastAsia" w:ascii="宋体" w:hAnsi="宋体" w:cs="宋体"/>
                <w:kern w:val="0"/>
              </w:rPr>
              <w:t>主要教学方法</w:t>
            </w:r>
          </w:p>
        </w:tc>
      </w:tr>
      <w:tr w14:paraId="2C986FC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51BB2B2B">
            <w:pPr>
              <w:ind w:firstLine="0" w:firstLineChars="0"/>
              <w:rPr>
                <w:rFonts w:hint="eastAsia"/>
              </w:rPr>
            </w:pPr>
            <w:r>
              <w:rPr>
                <w:rFonts w:hint="eastAsia"/>
              </w:rPr>
              <w:t>任务一  认识服装品牌与设计师</w:t>
            </w:r>
          </w:p>
          <w:p w14:paraId="3313F282">
            <w:pPr>
              <w:ind w:firstLine="480"/>
              <w:rPr>
                <w:rFonts w:hint="eastAsia"/>
              </w:rPr>
            </w:pPr>
            <w:r>
              <w:rPr>
                <w:rFonts w:hint="eastAsia"/>
              </w:rPr>
              <w:t>一  认识服装品牌</w:t>
            </w:r>
          </w:p>
          <w:p w14:paraId="014C8962">
            <w:pPr>
              <w:ind w:left="420" w:leftChars="200" w:firstLine="0" w:firstLineChars="0"/>
              <w:rPr>
                <w:rFonts w:hint="eastAsia"/>
              </w:rPr>
            </w:pPr>
            <w:r>
              <w:rPr>
                <w:rFonts w:hint="eastAsia"/>
              </w:rPr>
              <w:t>二  奢侈品牌、高街品牌、流行品牌与设计师品牌之间有不同吗？</w:t>
            </w:r>
          </w:p>
          <w:p w14:paraId="132EFD6F">
            <w:pPr>
              <w:ind w:firstLine="480"/>
              <w:rPr>
                <w:rFonts w:hint="eastAsia"/>
              </w:rPr>
            </w:pPr>
            <w:r>
              <w:rPr>
                <w:rFonts w:hint="eastAsia"/>
              </w:rPr>
              <w:t>三  任务：认识服装设计师</w:t>
            </w:r>
          </w:p>
          <w:p w14:paraId="040FC915">
            <w:pPr>
              <w:ind w:firstLine="480"/>
              <w:rPr>
                <w:rFonts w:hint="eastAsia"/>
              </w:rPr>
            </w:pPr>
          </w:p>
          <w:p w14:paraId="61A38B57">
            <w:pPr>
              <w:ind w:firstLine="0" w:firstLineChars="0"/>
              <w:rPr>
                <w:rFonts w:hint="eastAsia"/>
              </w:rPr>
            </w:pPr>
            <w:r>
              <w:rPr>
                <w:rFonts w:hint="eastAsia"/>
              </w:rPr>
              <w:t>任务二  认识服装与流行</w:t>
            </w:r>
          </w:p>
          <w:p w14:paraId="7CC778C3">
            <w:pPr>
              <w:ind w:firstLine="480"/>
              <w:rPr>
                <w:rFonts w:hint="eastAsia"/>
              </w:rPr>
            </w:pPr>
            <w:r>
              <w:rPr>
                <w:rFonts w:hint="eastAsia"/>
              </w:rPr>
              <w:t>一  什么是服装流行？</w:t>
            </w:r>
          </w:p>
          <w:p w14:paraId="005398AA">
            <w:pPr>
              <w:ind w:firstLine="480"/>
              <w:rPr>
                <w:rFonts w:hint="eastAsia"/>
              </w:rPr>
            </w:pPr>
            <w:r>
              <w:rPr>
                <w:rFonts w:hint="eastAsia"/>
              </w:rPr>
              <w:t>二  流行对服装行为的影响</w:t>
            </w:r>
          </w:p>
          <w:p w14:paraId="3568C865">
            <w:pPr>
              <w:ind w:firstLine="480"/>
              <w:rPr>
                <w:rFonts w:hint="eastAsia"/>
              </w:rPr>
            </w:pPr>
            <w:r>
              <w:rPr>
                <w:rFonts w:hint="eastAsia"/>
              </w:rPr>
              <w:t>三  世界时尚流行之都</w:t>
            </w:r>
          </w:p>
          <w:p w14:paraId="0BF024D0">
            <w:pPr>
              <w:ind w:firstLine="480"/>
              <w:rPr>
                <w:rFonts w:hint="eastAsia"/>
              </w:rPr>
            </w:pPr>
            <w:r>
              <w:rPr>
                <w:rFonts w:hint="eastAsia"/>
              </w:rPr>
              <w:t>四  任务：如何预测服装潮流</w:t>
            </w:r>
          </w:p>
          <w:p w14:paraId="15902B41">
            <w:pPr>
              <w:ind w:firstLine="480"/>
              <w:rPr>
                <w:rFonts w:hint="eastAsia"/>
              </w:rPr>
            </w:pPr>
          </w:p>
          <w:p w14:paraId="5A720C6D">
            <w:pPr>
              <w:ind w:firstLine="0" w:firstLineChars="0"/>
              <w:rPr>
                <w:rFonts w:hint="eastAsia"/>
              </w:rPr>
            </w:pPr>
            <w:r>
              <w:rPr>
                <w:rFonts w:hint="eastAsia"/>
              </w:rPr>
              <w:t>任务三  了解服装设计基础知识</w:t>
            </w:r>
          </w:p>
          <w:p w14:paraId="24700B24">
            <w:pPr>
              <w:ind w:firstLine="480"/>
              <w:rPr>
                <w:rFonts w:hint="eastAsia"/>
              </w:rPr>
            </w:pPr>
            <w:r>
              <w:rPr>
                <w:rFonts w:hint="eastAsia"/>
              </w:rPr>
              <w:t>一  服装有关的基本概念</w:t>
            </w:r>
          </w:p>
          <w:p w14:paraId="10B69A19">
            <w:pPr>
              <w:ind w:firstLine="480"/>
              <w:rPr>
                <w:rFonts w:hint="eastAsia"/>
              </w:rPr>
            </w:pPr>
            <w:r>
              <w:rPr>
                <w:rFonts w:hint="eastAsia"/>
              </w:rPr>
              <w:t>二  服装的分类</w:t>
            </w:r>
          </w:p>
          <w:p w14:paraId="32324C4F">
            <w:pPr>
              <w:ind w:firstLine="480"/>
              <w:rPr>
                <w:rFonts w:hint="eastAsia"/>
              </w:rPr>
            </w:pPr>
            <w:r>
              <w:rPr>
                <w:rFonts w:hint="eastAsia"/>
              </w:rPr>
              <w:t>三  任务：图例服装设计的基本要素</w:t>
            </w:r>
          </w:p>
          <w:p w14:paraId="13BCE8FA">
            <w:pPr>
              <w:ind w:firstLine="480"/>
              <w:rPr>
                <w:rFonts w:hint="eastAsia"/>
              </w:rPr>
            </w:pPr>
            <w:r>
              <w:rPr>
                <w:rFonts w:hint="eastAsia"/>
              </w:rPr>
              <w:t>四  服装设计的程序</w:t>
            </w:r>
          </w:p>
          <w:p w14:paraId="6F8CD06E">
            <w:pPr>
              <w:ind w:firstLine="480"/>
              <w:rPr>
                <w:rFonts w:hint="eastAsia"/>
              </w:rPr>
            </w:pPr>
            <w:r>
              <w:rPr>
                <w:rFonts w:hint="eastAsia"/>
              </w:rPr>
              <w:t>五  任务：服装品牌与系列服装</w:t>
            </w:r>
          </w:p>
          <w:p w14:paraId="36FAC29D">
            <w:pPr>
              <w:widowControl/>
              <w:spacing w:line="240" w:lineRule="auto"/>
              <w:ind w:firstLine="0" w:firstLineChars="0"/>
              <w:jc w:val="left"/>
              <w:rPr>
                <w:rFonts w:ascii="宋体" w:hAnsi="宋体" w:cs="宋体"/>
                <w:kern w:val="0"/>
              </w:rPr>
            </w:pPr>
          </w:p>
        </w:tc>
        <w:tc>
          <w:tcPr>
            <w:tcW w:w="4680" w:type="dxa"/>
            <w:gridSpan w:val="4"/>
            <w:tcBorders>
              <w:top w:val="nil"/>
              <w:left w:val="nil"/>
              <w:bottom w:val="single" w:color="auto" w:sz="4" w:space="0"/>
              <w:right w:val="single" w:color="auto" w:sz="4" w:space="0"/>
            </w:tcBorders>
            <w:noWrap w:val="0"/>
            <w:vAlign w:val="center"/>
          </w:tcPr>
          <w:p w14:paraId="74B20DDF">
            <w:pPr>
              <w:spacing w:line="400" w:lineRule="exact"/>
              <w:ind w:firstLine="0" w:firstLineChars="0"/>
              <w:rPr>
                <w:rFonts w:ascii="宋体" w:hAnsi="宋体"/>
              </w:rPr>
            </w:pPr>
            <w:r>
              <w:rPr>
                <w:rFonts w:hint="eastAsia" w:ascii="宋体" w:hAnsi="宋体"/>
              </w:rPr>
              <w:t>(</w:t>
            </w:r>
            <w:r>
              <w:rPr>
                <w:rFonts w:ascii="宋体" w:hAnsi="宋体"/>
              </w:rPr>
              <w:t>1</w:t>
            </w:r>
            <w:r>
              <w:rPr>
                <w:rFonts w:hint="eastAsia" w:ascii="宋体" w:hAnsi="宋体"/>
              </w:rPr>
              <w:t>)</w:t>
            </w:r>
            <w:r>
              <w:rPr>
                <w:rFonts w:ascii="宋体" w:hAnsi="宋体"/>
              </w:rPr>
              <w:t xml:space="preserve">、“以问题为中心”的“启疑式”教学方法，注重创新能力培养的特点，强调教师的作用在于“启疑”，使学生的学习兴趣得以提高； </w:t>
            </w:r>
          </w:p>
          <w:p w14:paraId="7DDE19C9">
            <w:pPr>
              <w:spacing w:line="400" w:lineRule="exact"/>
              <w:ind w:firstLine="0" w:firstLineChars="0"/>
              <w:rPr>
                <w:rFonts w:ascii="宋体" w:hAnsi="宋体"/>
              </w:rPr>
            </w:pPr>
            <w:r>
              <w:rPr>
                <w:rFonts w:hint="eastAsia" w:ascii="宋体" w:hAnsi="宋体"/>
              </w:rPr>
              <w:t>(</w:t>
            </w:r>
            <w:r>
              <w:rPr>
                <w:rFonts w:ascii="宋体" w:hAnsi="宋体"/>
              </w:rPr>
              <w:t>2</w:t>
            </w:r>
            <w:r>
              <w:rPr>
                <w:rFonts w:hint="eastAsia" w:ascii="宋体" w:hAnsi="宋体"/>
              </w:rPr>
              <w:t>)</w:t>
            </w:r>
            <w:r>
              <w:rPr>
                <w:rFonts w:ascii="宋体" w:hAnsi="宋体"/>
              </w:rPr>
              <w:t>、从“自主型”学习向“研究型”学习过渡的教学新途径，构建了丰富的教学资源及交互式的网络环境，使学生的学习方式突破了传统“满堂灌”模式。培养了学生发现问题、分析问题和解决问题的能力；</w:t>
            </w:r>
          </w:p>
        </w:tc>
      </w:tr>
      <w:tr w14:paraId="055F3FA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F51B280">
            <w:pPr>
              <w:widowControl/>
              <w:spacing w:line="240" w:lineRule="auto"/>
              <w:ind w:firstLine="0" w:firstLineChars="0"/>
              <w:jc w:val="left"/>
              <w:rPr>
                <w:rFonts w:ascii="宋体" w:hAnsi="宋体" w:cs="宋体"/>
                <w:kern w:val="0"/>
              </w:rPr>
            </w:pPr>
          </w:p>
        </w:tc>
        <w:tc>
          <w:tcPr>
            <w:tcW w:w="4680" w:type="dxa"/>
            <w:gridSpan w:val="4"/>
            <w:tcBorders>
              <w:top w:val="nil"/>
              <w:left w:val="nil"/>
              <w:bottom w:val="single" w:color="auto" w:sz="4" w:space="0"/>
              <w:right w:val="single" w:color="auto" w:sz="4" w:space="0"/>
            </w:tcBorders>
            <w:noWrap w:val="0"/>
            <w:vAlign w:val="center"/>
          </w:tcPr>
          <w:p w14:paraId="110E64FC">
            <w:pPr>
              <w:widowControl/>
              <w:spacing w:line="240" w:lineRule="auto"/>
              <w:ind w:firstLine="0" w:firstLineChars="0"/>
              <w:jc w:val="left"/>
              <w:rPr>
                <w:rFonts w:ascii="宋体" w:hAnsi="宋体" w:cs="宋体"/>
                <w:kern w:val="0"/>
              </w:rPr>
            </w:pPr>
            <w:r>
              <w:rPr>
                <w:rFonts w:hint="eastAsia" w:ascii="宋体" w:hAnsi="宋体" w:cs="宋体"/>
                <w:kern w:val="0"/>
              </w:rPr>
              <w:t>教学地点</w:t>
            </w:r>
          </w:p>
        </w:tc>
      </w:tr>
      <w:tr w14:paraId="47EC56C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98"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480520E">
            <w:pPr>
              <w:widowControl/>
              <w:spacing w:line="240" w:lineRule="auto"/>
              <w:ind w:firstLine="0" w:firstLineChars="0"/>
              <w:jc w:val="left"/>
              <w:rPr>
                <w:rFonts w:ascii="宋体" w:hAnsi="宋体" w:cs="宋体"/>
                <w:kern w:val="0"/>
              </w:rPr>
            </w:pPr>
          </w:p>
        </w:tc>
        <w:tc>
          <w:tcPr>
            <w:tcW w:w="4680" w:type="dxa"/>
            <w:gridSpan w:val="4"/>
            <w:tcBorders>
              <w:top w:val="nil"/>
              <w:left w:val="nil"/>
              <w:bottom w:val="single" w:color="auto" w:sz="4" w:space="0"/>
              <w:right w:val="single" w:color="auto" w:sz="4" w:space="0"/>
            </w:tcBorders>
            <w:noWrap w:val="0"/>
            <w:vAlign w:val="center"/>
          </w:tcPr>
          <w:p w14:paraId="67E5817F">
            <w:pPr>
              <w:widowControl/>
              <w:spacing w:line="240" w:lineRule="auto"/>
              <w:ind w:firstLine="0" w:firstLineChars="0"/>
              <w:jc w:val="left"/>
              <w:rPr>
                <w:rFonts w:ascii="宋体" w:hAnsi="宋体" w:cs="宋体"/>
                <w:kern w:val="0"/>
              </w:rPr>
            </w:pPr>
            <w:r>
              <w:rPr>
                <w:rFonts w:hint="eastAsia" w:ascii="宋体" w:hAnsi="宋体" w:cs="宋体"/>
                <w:kern w:val="0"/>
              </w:rPr>
              <w:t>多媒体教室、校内实训（实验）室、校外实地调研、图书馆等</w:t>
            </w:r>
          </w:p>
        </w:tc>
      </w:tr>
      <w:tr w14:paraId="4EA9C2F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C6557EA">
            <w:pPr>
              <w:widowControl/>
              <w:spacing w:line="240" w:lineRule="auto"/>
              <w:ind w:firstLine="0" w:firstLineChars="0"/>
              <w:jc w:val="left"/>
              <w:rPr>
                <w:rFonts w:ascii="宋体" w:hAnsi="宋体" w:cs="宋体"/>
                <w:kern w:val="0"/>
              </w:rPr>
            </w:pPr>
          </w:p>
        </w:tc>
        <w:tc>
          <w:tcPr>
            <w:tcW w:w="4680" w:type="dxa"/>
            <w:gridSpan w:val="4"/>
            <w:tcBorders>
              <w:top w:val="nil"/>
              <w:left w:val="nil"/>
              <w:bottom w:val="single" w:color="auto" w:sz="4" w:space="0"/>
              <w:right w:val="single" w:color="auto" w:sz="4" w:space="0"/>
            </w:tcBorders>
            <w:noWrap w:val="0"/>
            <w:vAlign w:val="center"/>
          </w:tcPr>
          <w:p w14:paraId="4AB1B594">
            <w:pPr>
              <w:widowControl/>
              <w:spacing w:line="240" w:lineRule="auto"/>
              <w:ind w:firstLine="0" w:firstLineChars="0"/>
              <w:jc w:val="left"/>
              <w:rPr>
                <w:rFonts w:ascii="宋体" w:hAnsi="宋体" w:cs="宋体"/>
                <w:kern w:val="0"/>
              </w:rPr>
            </w:pPr>
            <w:r>
              <w:rPr>
                <w:rFonts w:hint="eastAsia" w:ascii="宋体" w:hAnsi="宋体" w:cs="宋体"/>
                <w:kern w:val="0"/>
              </w:rPr>
              <w:t>教学及参考资料</w:t>
            </w:r>
          </w:p>
        </w:tc>
      </w:tr>
      <w:tr w14:paraId="0E373B2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5E491AA">
            <w:pPr>
              <w:widowControl/>
              <w:spacing w:line="240" w:lineRule="auto"/>
              <w:ind w:firstLine="0" w:firstLineChars="0"/>
              <w:jc w:val="left"/>
              <w:rPr>
                <w:rFonts w:ascii="宋体" w:hAnsi="宋体" w:cs="宋体"/>
                <w:kern w:val="0"/>
              </w:rPr>
            </w:pPr>
          </w:p>
        </w:tc>
        <w:tc>
          <w:tcPr>
            <w:tcW w:w="4680" w:type="dxa"/>
            <w:gridSpan w:val="4"/>
            <w:tcBorders>
              <w:top w:val="nil"/>
              <w:left w:val="nil"/>
              <w:bottom w:val="single" w:color="auto" w:sz="4" w:space="0"/>
              <w:right w:val="single" w:color="auto" w:sz="4" w:space="0"/>
            </w:tcBorders>
            <w:noWrap w:val="0"/>
            <w:vAlign w:val="center"/>
          </w:tcPr>
          <w:p w14:paraId="4777B09C">
            <w:pPr>
              <w:spacing w:line="400" w:lineRule="exact"/>
              <w:ind w:firstLine="480"/>
              <w:rPr>
                <w:rFonts w:hint="eastAsia" w:ascii="宋体" w:hAnsi="宋体"/>
              </w:rPr>
            </w:pPr>
            <w:r>
              <w:rPr>
                <w:rFonts w:hint="eastAsia" w:ascii="宋体" w:hAnsi="宋体"/>
              </w:rPr>
              <w:t>《服装设计基础》</w:t>
            </w:r>
          </w:p>
          <w:p w14:paraId="4C03849A">
            <w:pPr>
              <w:spacing w:line="400" w:lineRule="exact"/>
              <w:ind w:firstLine="480"/>
              <w:rPr>
                <w:rFonts w:ascii="宋体" w:hAnsi="宋体"/>
              </w:rPr>
            </w:pPr>
            <w:r>
              <w:rPr>
                <w:rFonts w:ascii="宋体" w:hAnsi="宋体"/>
              </w:rPr>
              <w:t>书号ISBN：</w:t>
            </w:r>
            <w:r>
              <w:rPr>
                <w:rFonts w:ascii="Tahoma" w:hAnsi="Tahoma" w:eastAsia="Tahoma" w:cs="Tahoma"/>
                <w:color w:val="666666"/>
                <w:shd w:val="clear" w:color="auto" w:fill="FFFFFF"/>
              </w:rPr>
              <w:t>9787303191796</w:t>
            </w:r>
            <w:r>
              <w:rPr>
                <w:rFonts w:ascii="宋体" w:hAnsi="宋体"/>
              </w:rPr>
              <w:t>出版社:</w:t>
            </w:r>
            <w:r>
              <w:rPr>
                <w:rFonts w:hint="eastAsia" w:ascii="宋体" w:hAnsi="宋体"/>
              </w:rPr>
              <w:t xml:space="preserve">北京师范大学出版社 </w:t>
            </w:r>
            <w:r>
              <w:rPr>
                <w:rFonts w:ascii="宋体" w:hAnsi="宋体"/>
              </w:rPr>
              <w:t>时间:201</w:t>
            </w:r>
            <w:r>
              <w:rPr>
                <w:rFonts w:hint="eastAsia" w:ascii="宋体" w:hAnsi="宋体"/>
              </w:rPr>
              <w:t>5</w:t>
            </w:r>
            <w:r>
              <w:rPr>
                <w:rFonts w:ascii="宋体" w:hAnsi="宋体"/>
              </w:rPr>
              <w:t>年</w:t>
            </w:r>
            <w:r>
              <w:rPr>
                <w:rFonts w:hint="eastAsia" w:ascii="宋体" w:hAnsi="宋体"/>
              </w:rPr>
              <w:t>10</w:t>
            </w:r>
            <w:r>
              <w:rPr>
                <w:rFonts w:ascii="宋体" w:hAnsi="宋体"/>
              </w:rPr>
              <w:t>月 </w:t>
            </w:r>
          </w:p>
        </w:tc>
      </w:tr>
      <w:tr w14:paraId="3B92CFE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8C141C5">
            <w:pPr>
              <w:widowControl/>
              <w:spacing w:line="240" w:lineRule="auto"/>
              <w:ind w:firstLine="0" w:firstLineChars="0"/>
              <w:jc w:val="left"/>
              <w:rPr>
                <w:rFonts w:ascii="宋体" w:hAnsi="宋体" w:cs="宋体"/>
                <w:kern w:val="0"/>
              </w:rPr>
            </w:pPr>
          </w:p>
        </w:tc>
        <w:tc>
          <w:tcPr>
            <w:tcW w:w="4680" w:type="dxa"/>
            <w:gridSpan w:val="4"/>
            <w:tcBorders>
              <w:top w:val="nil"/>
              <w:left w:val="nil"/>
              <w:bottom w:val="single" w:color="auto" w:sz="4" w:space="0"/>
              <w:right w:val="single" w:color="auto" w:sz="4" w:space="0"/>
            </w:tcBorders>
            <w:noWrap w:val="0"/>
            <w:vAlign w:val="center"/>
          </w:tcPr>
          <w:p w14:paraId="4435E52E">
            <w:pPr>
              <w:widowControl/>
              <w:spacing w:line="240" w:lineRule="auto"/>
              <w:ind w:firstLine="0" w:firstLineChars="0"/>
              <w:jc w:val="left"/>
              <w:rPr>
                <w:rFonts w:ascii="宋体" w:hAnsi="宋体" w:cs="宋体"/>
                <w:kern w:val="0"/>
              </w:rPr>
            </w:pPr>
            <w:r>
              <w:rPr>
                <w:rFonts w:hint="eastAsia" w:ascii="宋体" w:hAnsi="宋体" w:cs="宋体"/>
                <w:kern w:val="0"/>
              </w:rPr>
              <w:t>练习与习题建议</w:t>
            </w:r>
          </w:p>
        </w:tc>
      </w:tr>
      <w:tr w14:paraId="2735853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51"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D457214">
            <w:pPr>
              <w:widowControl/>
              <w:spacing w:line="240" w:lineRule="auto"/>
              <w:ind w:firstLine="0" w:firstLineChars="0"/>
              <w:jc w:val="left"/>
              <w:rPr>
                <w:rFonts w:ascii="宋体" w:hAnsi="宋体" w:cs="宋体"/>
                <w:kern w:val="0"/>
              </w:rPr>
            </w:pPr>
          </w:p>
        </w:tc>
        <w:tc>
          <w:tcPr>
            <w:tcW w:w="4680" w:type="dxa"/>
            <w:gridSpan w:val="4"/>
            <w:tcBorders>
              <w:top w:val="nil"/>
              <w:left w:val="nil"/>
              <w:bottom w:val="single" w:color="auto" w:sz="4" w:space="0"/>
              <w:right w:val="single" w:color="auto" w:sz="4" w:space="0"/>
            </w:tcBorders>
            <w:noWrap w:val="0"/>
            <w:vAlign w:val="center"/>
          </w:tcPr>
          <w:p w14:paraId="2E4B2F2C">
            <w:pPr>
              <w:autoSpaceDE w:val="0"/>
              <w:autoSpaceDN w:val="0"/>
              <w:adjustRightInd w:val="0"/>
              <w:spacing w:line="240" w:lineRule="auto"/>
              <w:ind w:firstLine="0" w:firstLineChars="0"/>
              <w:rPr>
                <w:rFonts w:cs="Calibri"/>
                <w:kern w:val="0"/>
                <w:sz w:val="21"/>
                <w:szCs w:val="21"/>
              </w:rPr>
            </w:pPr>
            <w:r>
              <w:rPr>
                <w:rFonts w:hint="eastAsia" w:ascii="宋体" w:hAnsi="宋体" w:cs="宋体"/>
                <w:kern w:val="0"/>
              </w:rPr>
              <w:t>　   每个单元有对应的练习</w:t>
            </w:r>
          </w:p>
        </w:tc>
      </w:tr>
      <w:tr w14:paraId="3A221ED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66E12F13">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w:t>
            </w:r>
          </w:p>
        </w:tc>
        <w:tc>
          <w:tcPr>
            <w:tcW w:w="4680" w:type="dxa"/>
            <w:gridSpan w:val="4"/>
            <w:tcBorders>
              <w:top w:val="nil"/>
              <w:left w:val="nil"/>
              <w:bottom w:val="single" w:color="auto" w:sz="4" w:space="0"/>
              <w:right w:val="single" w:color="auto" w:sz="4" w:space="0"/>
            </w:tcBorders>
            <w:noWrap w:val="0"/>
            <w:vAlign w:val="center"/>
          </w:tcPr>
          <w:p w14:paraId="6652FDAA">
            <w:pPr>
              <w:widowControl/>
              <w:spacing w:line="240" w:lineRule="auto"/>
              <w:ind w:firstLine="0" w:firstLineChars="0"/>
              <w:jc w:val="left"/>
              <w:rPr>
                <w:rFonts w:ascii="宋体" w:hAnsi="宋体" w:cs="宋体"/>
                <w:kern w:val="0"/>
              </w:rPr>
            </w:pPr>
            <w:r>
              <w:rPr>
                <w:rFonts w:hint="eastAsia" w:ascii="宋体" w:hAnsi="宋体" w:cs="宋体"/>
                <w:kern w:val="0"/>
              </w:rPr>
              <w:t>权重分配</w:t>
            </w:r>
          </w:p>
        </w:tc>
      </w:tr>
      <w:tr w14:paraId="4B6491B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27E10AC3">
            <w:pPr>
              <w:widowControl/>
              <w:spacing w:line="240" w:lineRule="auto"/>
              <w:ind w:firstLine="0" w:firstLineChars="0"/>
              <w:jc w:val="center"/>
              <w:rPr>
                <w:rFonts w:ascii="宋体" w:hAnsi="宋体" w:cs="宋体"/>
                <w:kern w:val="0"/>
              </w:rPr>
            </w:pPr>
            <w:r>
              <w:rPr>
                <w:rFonts w:hint="eastAsia" w:ascii="宋体" w:hAnsi="宋体" w:cs="宋体"/>
                <w:kern w:val="0"/>
              </w:rPr>
              <w:t>　课堂表现与任务练习相结合</w:t>
            </w:r>
          </w:p>
        </w:tc>
        <w:tc>
          <w:tcPr>
            <w:tcW w:w="4680" w:type="dxa"/>
            <w:gridSpan w:val="4"/>
            <w:tcBorders>
              <w:top w:val="nil"/>
              <w:left w:val="nil"/>
              <w:bottom w:val="single" w:color="auto" w:sz="4" w:space="0"/>
              <w:right w:val="single" w:color="auto" w:sz="4" w:space="0"/>
            </w:tcBorders>
            <w:noWrap w:val="0"/>
            <w:vAlign w:val="center"/>
          </w:tcPr>
          <w:p w14:paraId="0414AB77">
            <w:pPr>
              <w:widowControl/>
              <w:spacing w:line="240" w:lineRule="auto"/>
              <w:ind w:firstLine="0" w:firstLineChars="0"/>
              <w:jc w:val="left"/>
              <w:rPr>
                <w:rFonts w:ascii="宋体" w:hAnsi="宋体" w:cs="宋体"/>
                <w:kern w:val="0"/>
              </w:rPr>
            </w:pPr>
            <w:r>
              <w:rPr>
                <w:rFonts w:hint="eastAsia" w:ascii="宋体" w:hAnsi="宋体" w:cs="宋体"/>
                <w:kern w:val="0"/>
              </w:rPr>
              <w:t>课堂表现占 40 %、任务练习占60 %</w:t>
            </w:r>
          </w:p>
        </w:tc>
      </w:tr>
    </w:tbl>
    <w:p w14:paraId="723B13AF">
      <w:pPr>
        <w:pStyle w:val="5"/>
        <w:spacing w:before="0" w:beforeAutospacing="0" w:after="0" w:afterAutospacing="0" w:line="360" w:lineRule="auto"/>
        <w:ind w:firstLine="443" w:firstLineChars="210"/>
        <w:jc w:val="both"/>
        <w:rPr>
          <w:rFonts w:hint="eastAsia" w:cs="仿宋_GB2312"/>
          <w:b/>
          <w:kern w:val="2"/>
          <w:position w:val="6"/>
        </w:rPr>
      </w:pPr>
    </w:p>
    <w:p w14:paraId="4ADE6892">
      <w:pPr>
        <w:pStyle w:val="5"/>
        <w:spacing w:before="0" w:beforeAutospacing="0" w:after="0" w:afterAutospacing="0" w:line="360" w:lineRule="auto"/>
        <w:ind w:firstLine="443" w:firstLineChars="210"/>
        <w:jc w:val="both"/>
        <w:rPr>
          <w:rFonts w:hint="eastAsia" w:cs="仿宋_GB2312"/>
          <w:b/>
          <w:kern w:val="2"/>
          <w:position w:val="6"/>
        </w:rPr>
      </w:pPr>
      <w:r>
        <w:rPr>
          <w:rFonts w:hint="eastAsia" w:cs="仿宋_GB2312"/>
          <w:b/>
          <w:kern w:val="2"/>
          <w:position w:val="6"/>
        </w:rPr>
        <w:t>3.单元（或项目）设计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080"/>
        <w:gridCol w:w="900"/>
        <w:gridCol w:w="1080"/>
        <w:gridCol w:w="1440"/>
      </w:tblGrid>
      <w:tr w14:paraId="64E09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noWrap w:val="0"/>
            <w:vAlign w:val="center"/>
          </w:tcPr>
          <w:p w14:paraId="75D81604">
            <w:pPr>
              <w:widowControl/>
              <w:spacing w:line="240" w:lineRule="auto"/>
              <w:ind w:firstLine="0" w:firstLineChars="0"/>
              <w:rPr>
                <w:rFonts w:ascii="宋体" w:hAnsi="宋体" w:cs="宋体"/>
                <w:kern w:val="0"/>
              </w:rPr>
            </w:pPr>
            <w:r>
              <w:rPr>
                <w:rFonts w:hint="eastAsia" w:ascii="宋体" w:hAnsi="宋体" w:cs="宋体"/>
                <w:kern w:val="0"/>
              </w:rPr>
              <w:t>模块（或工作情境）</w:t>
            </w:r>
          </w:p>
        </w:tc>
        <w:tc>
          <w:tcPr>
            <w:tcW w:w="6973" w:type="dxa"/>
            <w:gridSpan w:val="5"/>
            <w:tcBorders>
              <w:top w:val="single" w:color="auto" w:sz="4" w:space="0"/>
              <w:left w:val="single" w:color="auto" w:sz="4" w:space="0"/>
              <w:bottom w:val="single" w:color="auto" w:sz="4" w:space="0"/>
              <w:right w:val="single" w:color="auto" w:sz="4" w:space="0"/>
            </w:tcBorders>
            <w:noWrap w:val="0"/>
            <w:vAlign w:val="center"/>
          </w:tcPr>
          <w:p w14:paraId="3103A598">
            <w:pPr>
              <w:widowControl/>
              <w:spacing w:line="240" w:lineRule="auto"/>
              <w:ind w:firstLine="0" w:firstLineChars="0"/>
              <w:jc w:val="center"/>
              <w:rPr>
                <w:rFonts w:ascii="宋体" w:hAnsi="宋体" w:cs="宋体"/>
                <w:kern w:val="0"/>
              </w:rPr>
            </w:pPr>
            <w:r>
              <w:rPr>
                <w:rFonts w:hint="eastAsia" w:ascii="宋体" w:hAnsi="宋体"/>
                <w:szCs w:val="21"/>
              </w:rPr>
              <w:t>实践篇：</w:t>
            </w:r>
            <w:r>
              <w:rPr>
                <w:rFonts w:hint="eastAsia"/>
              </w:rPr>
              <w:t>服装设计的项目实践</w:t>
            </w:r>
          </w:p>
        </w:tc>
      </w:tr>
      <w:tr w14:paraId="3F01373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281" w:type="dxa"/>
            <w:tcBorders>
              <w:top w:val="nil"/>
              <w:left w:val="single" w:color="auto" w:sz="4" w:space="0"/>
              <w:bottom w:val="single" w:color="auto" w:sz="4" w:space="0"/>
              <w:right w:val="single" w:color="auto" w:sz="4" w:space="0"/>
            </w:tcBorders>
            <w:shd w:val="clear" w:color="auto" w:fill="auto"/>
            <w:noWrap w:val="0"/>
            <w:vAlign w:val="center"/>
          </w:tcPr>
          <w:p w14:paraId="5D1D236E">
            <w:pPr>
              <w:widowControl/>
              <w:spacing w:line="240" w:lineRule="auto"/>
              <w:ind w:firstLine="0" w:firstLineChars="0"/>
              <w:jc w:val="center"/>
              <w:rPr>
                <w:rFonts w:ascii="宋体" w:hAnsi="宋体" w:cs="宋体"/>
                <w:kern w:val="0"/>
              </w:rPr>
            </w:pPr>
            <w:r>
              <w:rPr>
                <w:rFonts w:hint="eastAsia" w:ascii="宋体" w:hAnsi="宋体" w:cs="宋体"/>
                <w:kern w:val="0"/>
              </w:rPr>
              <w:t>项目一</w:t>
            </w:r>
          </w:p>
        </w:tc>
        <w:tc>
          <w:tcPr>
            <w:tcW w:w="4659" w:type="dxa"/>
            <w:gridSpan w:val="3"/>
            <w:tcBorders>
              <w:top w:val="nil"/>
              <w:left w:val="nil"/>
              <w:bottom w:val="single" w:color="auto" w:sz="4" w:space="0"/>
              <w:right w:val="single" w:color="auto" w:sz="4" w:space="0"/>
            </w:tcBorders>
            <w:shd w:val="clear" w:color="auto" w:fill="auto"/>
            <w:noWrap w:val="0"/>
            <w:vAlign w:val="center"/>
          </w:tcPr>
          <w:p w14:paraId="1BB98EC6">
            <w:pPr>
              <w:autoSpaceDE w:val="0"/>
              <w:autoSpaceDN w:val="0"/>
              <w:adjustRightInd w:val="0"/>
              <w:spacing w:line="240" w:lineRule="auto"/>
              <w:ind w:firstLine="0" w:firstLineChars="0"/>
              <w:rPr>
                <w:rFonts w:hint="eastAsia" w:cs="Calibri"/>
                <w:kern w:val="0"/>
                <w:sz w:val="21"/>
                <w:szCs w:val="21"/>
              </w:rPr>
            </w:pPr>
            <w:r>
              <w:rPr>
                <w:rFonts w:ascii="宋体" w:cs="宋体"/>
                <w:kern w:val="0"/>
                <w:sz w:val="21"/>
                <w:szCs w:val="21"/>
                <w:lang w:val="zh-CN"/>
              </w:rPr>
              <w:t> </w:t>
            </w:r>
            <w:r>
              <w:rPr>
                <w:rFonts w:hint="eastAsia" w:ascii="宋体" w:cs="宋体"/>
                <w:kern w:val="0"/>
                <w:sz w:val="21"/>
                <w:szCs w:val="21"/>
                <w:lang w:val="zh-CN"/>
              </w:rPr>
              <w:t>制作主题风格的时装杂志</w:t>
            </w:r>
          </w:p>
        </w:tc>
        <w:tc>
          <w:tcPr>
            <w:tcW w:w="900" w:type="dxa"/>
            <w:vMerge w:val="restart"/>
            <w:tcBorders>
              <w:top w:val="nil"/>
              <w:left w:val="single" w:color="auto" w:sz="4" w:space="0"/>
              <w:bottom w:val="single" w:color="000000" w:sz="4" w:space="0"/>
              <w:right w:val="single" w:color="auto" w:sz="4" w:space="0"/>
            </w:tcBorders>
            <w:shd w:val="clear" w:color="auto" w:fill="auto"/>
            <w:noWrap w:val="0"/>
            <w:vAlign w:val="center"/>
          </w:tcPr>
          <w:p w14:paraId="7EFA8F65">
            <w:pPr>
              <w:widowControl/>
              <w:spacing w:line="240" w:lineRule="auto"/>
              <w:ind w:firstLine="0" w:firstLineChars="0"/>
              <w:jc w:val="center"/>
              <w:rPr>
                <w:rFonts w:ascii="宋体" w:hAnsi="宋体" w:cs="宋体"/>
                <w:kern w:val="0"/>
              </w:rPr>
            </w:pPr>
            <w:r>
              <w:rPr>
                <w:rFonts w:hint="eastAsia" w:ascii="宋体" w:hAnsi="宋体" w:cs="宋体"/>
                <w:kern w:val="0"/>
              </w:rPr>
              <w:t>学时</w:t>
            </w:r>
          </w:p>
        </w:tc>
        <w:tc>
          <w:tcPr>
            <w:tcW w:w="1080" w:type="dxa"/>
            <w:tcBorders>
              <w:top w:val="nil"/>
              <w:left w:val="nil"/>
              <w:bottom w:val="single" w:color="auto" w:sz="4" w:space="0"/>
              <w:right w:val="single" w:color="auto" w:sz="4" w:space="0"/>
            </w:tcBorders>
            <w:shd w:val="clear" w:color="auto" w:fill="FFFFFF"/>
            <w:noWrap w:val="0"/>
            <w:vAlign w:val="center"/>
          </w:tcPr>
          <w:p w14:paraId="0E19C2A2">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理论</w:t>
            </w:r>
          </w:p>
        </w:tc>
        <w:tc>
          <w:tcPr>
            <w:tcW w:w="1440" w:type="dxa"/>
            <w:tcBorders>
              <w:top w:val="nil"/>
              <w:left w:val="nil"/>
              <w:bottom w:val="single" w:color="auto" w:sz="4" w:space="0"/>
              <w:right w:val="single" w:color="auto" w:sz="4" w:space="0"/>
            </w:tcBorders>
            <w:noWrap w:val="0"/>
            <w:vAlign w:val="center"/>
          </w:tcPr>
          <w:p w14:paraId="7E9950FA">
            <w:pPr>
              <w:widowControl/>
              <w:spacing w:line="240" w:lineRule="auto"/>
              <w:ind w:firstLine="0" w:firstLineChars="0"/>
              <w:jc w:val="left"/>
              <w:rPr>
                <w:rFonts w:hint="eastAsia" w:ascii="宋体" w:hAnsi="宋体" w:cs="宋体"/>
                <w:kern w:val="0"/>
              </w:rPr>
            </w:pPr>
            <w:r>
              <w:rPr>
                <w:rFonts w:hint="eastAsia" w:ascii="宋体" w:hAnsi="宋体" w:cs="宋体"/>
                <w:kern w:val="0"/>
              </w:rPr>
              <w:t>　4</w:t>
            </w:r>
          </w:p>
        </w:tc>
      </w:tr>
      <w:tr w14:paraId="67E0E74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281" w:type="dxa"/>
            <w:tcBorders>
              <w:top w:val="nil"/>
              <w:left w:val="single" w:color="auto" w:sz="4" w:space="0"/>
              <w:bottom w:val="single" w:color="auto" w:sz="4" w:space="0"/>
              <w:right w:val="single" w:color="auto" w:sz="4" w:space="0"/>
            </w:tcBorders>
            <w:shd w:val="clear" w:color="auto" w:fill="auto"/>
            <w:noWrap w:val="0"/>
            <w:vAlign w:val="center"/>
          </w:tcPr>
          <w:p w14:paraId="5B78676B">
            <w:pPr>
              <w:widowControl/>
              <w:spacing w:line="240" w:lineRule="auto"/>
              <w:ind w:firstLine="0" w:firstLineChars="0"/>
              <w:jc w:val="center"/>
              <w:rPr>
                <w:rFonts w:ascii="宋体" w:hAnsi="宋体" w:cs="宋体"/>
                <w:kern w:val="0"/>
              </w:rPr>
            </w:pPr>
            <w:r>
              <w:rPr>
                <w:rFonts w:hint="eastAsia" w:ascii="宋体" w:hAnsi="宋体" w:cs="宋体"/>
                <w:kern w:val="0"/>
              </w:rPr>
              <w:t>项目二　</w:t>
            </w:r>
          </w:p>
        </w:tc>
        <w:tc>
          <w:tcPr>
            <w:tcW w:w="4659" w:type="dxa"/>
            <w:gridSpan w:val="3"/>
            <w:tcBorders>
              <w:top w:val="nil"/>
              <w:left w:val="nil"/>
              <w:bottom w:val="single" w:color="auto" w:sz="4" w:space="0"/>
              <w:right w:val="single" w:color="auto" w:sz="4" w:space="0"/>
            </w:tcBorders>
            <w:shd w:val="clear" w:color="auto" w:fill="auto"/>
            <w:noWrap w:val="0"/>
            <w:vAlign w:val="center"/>
          </w:tcPr>
          <w:p w14:paraId="06D711F2">
            <w:pPr>
              <w:ind w:firstLine="0" w:firstLineChars="0"/>
              <w:rPr>
                <w:rFonts w:hint="eastAsia" w:ascii="宋体" w:hAnsi="宋体"/>
              </w:rPr>
            </w:pPr>
            <w:r>
              <w:rPr>
                <w:rFonts w:hint="eastAsia" w:ascii="宋体" w:cs="宋体"/>
                <w:kern w:val="0"/>
                <w:sz w:val="21"/>
                <w:szCs w:val="21"/>
                <w:lang w:val="zh-CN"/>
              </w:rPr>
              <w:t>改造白T恤</w:t>
            </w:r>
          </w:p>
        </w:tc>
        <w:tc>
          <w:tcPr>
            <w:tcW w:w="900"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2D230DEC">
            <w:pPr>
              <w:widowControl/>
              <w:spacing w:line="240" w:lineRule="auto"/>
              <w:ind w:firstLine="0" w:firstLineChars="0"/>
              <w:jc w:val="left"/>
              <w:rPr>
                <w:rFonts w:ascii="宋体" w:hAnsi="宋体" w:cs="宋体"/>
                <w:kern w:val="0"/>
              </w:rPr>
            </w:pPr>
          </w:p>
        </w:tc>
        <w:tc>
          <w:tcPr>
            <w:tcW w:w="1080" w:type="dxa"/>
            <w:tcBorders>
              <w:top w:val="nil"/>
              <w:left w:val="nil"/>
              <w:bottom w:val="single" w:color="auto" w:sz="4" w:space="0"/>
              <w:right w:val="single" w:color="auto" w:sz="4" w:space="0"/>
            </w:tcBorders>
            <w:shd w:val="clear" w:color="auto" w:fill="FFFFFF"/>
            <w:noWrap w:val="0"/>
            <w:vAlign w:val="center"/>
          </w:tcPr>
          <w:p w14:paraId="39DF435E">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实践</w:t>
            </w:r>
          </w:p>
        </w:tc>
        <w:tc>
          <w:tcPr>
            <w:tcW w:w="1440" w:type="dxa"/>
            <w:tcBorders>
              <w:top w:val="nil"/>
              <w:left w:val="nil"/>
              <w:bottom w:val="single" w:color="auto" w:sz="4" w:space="0"/>
              <w:right w:val="single" w:color="auto" w:sz="4" w:space="0"/>
            </w:tcBorders>
            <w:noWrap w:val="0"/>
            <w:vAlign w:val="center"/>
          </w:tcPr>
          <w:p w14:paraId="2D4C2856">
            <w:pPr>
              <w:widowControl/>
              <w:spacing w:line="240" w:lineRule="auto"/>
              <w:ind w:firstLine="210" w:firstLineChars="100"/>
              <w:jc w:val="left"/>
              <w:rPr>
                <w:rFonts w:ascii="宋体" w:hAnsi="宋体" w:cs="宋体"/>
                <w:kern w:val="0"/>
              </w:rPr>
            </w:pPr>
            <w:r>
              <w:rPr>
                <w:rFonts w:hint="eastAsia" w:ascii="宋体" w:hAnsi="宋体" w:cs="宋体"/>
                <w:kern w:val="0"/>
              </w:rPr>
              <w:t>12</w:t>
            </w:r>
          </w:p>
        </w:tc>
      </w:tr>
      <w:tr w14:paraId="399264F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0"/>
            <w:vAlign w:val="center"/>
          </w:tcPr>
          <w:p w14:paraId="6C676409">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279D624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0"/>
            <w:vAlign w:val="center"/>
          </w:tcPr>
          <w:p w14:paraId="32196352">
            <w:pPr>
              <w:widowControl/>
              <w:spacing w:line="240" w:lineRule="auto"/>
              <w:ind w:firstLine="0" w:firstLineChars="0"/>
              <w:jc w:val="left"/>
              <w:rPr>
                <w:rFonts w:ascii="宋体" w:hAnsi="宋体" w:cs="宋体"/>
                <w:kern w:val="0"/>
              </w:rPr>
            </w:pPr>
            <w:r>
              <w:rPr>
                <w:rFonts w:hint="eastAsia" w:ascii="宋体" w:cs="宋体"/>
                <w:kern w:val="0"/>
              </w:rPr>
              <w:t>通过项目任务，进一步加深对服装品牌、服装设计大师认识，掌握流行预测的基本原则和方法，了解服装设计程序，</w:t>
            </w:r>
            <w:r>
              <w:rPr>
                <w:rFonts w:hint="eastAsia"/>
              </w:rPr>
              <w:t>让学生在实践中加深理论知识的认知和了解。</w:t>
            </w:r>
          </w:p>
        </w:tc>
      </w:tr>
      <w:tr w14:paraId="09A14B1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5D2113D4">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500" w:type="dxa"/>
            <w:gridSpan w:val="4"/>
            <w:tcBorders>
              <w:top w:val="nil"/>
              <w:left w:val="nil"/>
              <w:bottom w:val="single" w:color="auto" w:sz="4" w:space="0"/>
              <w:right w:val="single" w:color="auto" w:sz="4" w:space="0"/>
            </w:tcBorders>
            <w:noWrap w:val="0"/>
            <w:vAlign w:val="center"/>
          </w:tcPr>
          <w:p w14:paraId="7BE30C3C">
            <w:pPr>
              <w:widowControl/>
              <w:spacing w:line="240" w:lineRule="auto"/>
              <w:ind w:firstLine="0" w:firstLineChars="0"/>
              <w:jc w:val="left"/>
              <w:rPr>
                <w:rFonts w:ascii="宋体" w:hAnsi="宋体" w:cs="宋体"/>
                <w:kern w:val="0"/>
              </w:rPr>
            </w:pPr>
            <w:r>
              <w:rPr>
                <w:rFonts w:hint="eastAsia" w:ascii="宋体" w:hAnsi="宋体" w:cs="宋体"/>
                <w:kern w:val="0"/>
              </w:rPr>
              <w:t>主要教学方法</w:t>
            </w:r>
          </w:p>
        </w:tc>
      </w:tr>
      <w:tr w14:paraId="0A843EF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77BD94A7">
            <w:pPr>
              <w:spacing w:line="240" w:lineRule="auto"/>
              <w:ind w:firstLine="0" w:firstLineChars="0"/>
              <w:rPr>
                <w:rFonts w:hint="eastAsia"/>
              </w:rPr>
            </w:pPr>
            <w:r>
              <w:rPr>
                <w:rFonts w:hint="eastAsia"/>
              </w:rPr>
              <w:t>项目一  制作主题风格的时装杂志</w:t>
            </w:r>
          </w:p>
          <w:p w14:paraId="1585AA75">
            <w:pPr>
              <w:spacing w:line="240" w:lineRule="auto"/>
              <w:ind w:firstLine="480"/>
              <w:rPr>
                <w:rFonts w:hint="eastAsia"/>
              </w:rPr>
            </w:pPr>
            <w:r>
              <w:rPr>
                <w:rFonts w:hint="eastAsia"/>
              </w:rPr>
              <w:t>任务一  项目任务的布置与解读</w:t>
            </w:r>
          </w:p>
          <w:p w14:paraId="65FBD758">
            <w:pPr>
              <w:spacing w:line="240" w:lineRule="auto"/>
              <w:ind w:firstLine="480"/>
              <w:rPr>
                <w:rFonts w:hint="eastAsia"/>
              </w:rPr>
            </w:pPr>
            <w:r>
              <w:rPr>
                <w:rFonts w:hint="eastAsia"/>
              </w:rPr>
              <w:t>任务二  认识服装与风格</w:t>
            </w:r>
          </w:p>
          <w:p w14:paraId="147498DB">
            <w:pPr>
              <w:spacing w:line="240" w:lineRule="auto"/>
              <w:ind w:firstLine="480"/>
              <w:rPr>
                <w:rFonts w:hint="eastAsia"/>
              </w:rPr>
            </w:pPr>
            <w:r>
              <w:rPr>
                <w:rFonts w:hint="eastAsia"/>
              </w:rPr>
              <w:t>一  什么是服装风格？</w:t>
            </w:r>
          </w:p>
          <w:p w14:paraId="7E8BD96F">
            <w:pPr>
              <w:spacing w:line="240" w:lineRule="auto"/>
              <w:ind w:firstLine="480"/>
              <w:rPr>
                <w:rFonts w:hint="eastAsia"/>
              </w:rPr>
            </w:pPr>
            <w:r>
              <w:rPr>
                <w:rFonts w:hint="eastAsia"/>
              </w:rPr>
              <w:t>二  如何提炼服装风格？</w:t>
            </w:r>
          </w:p>
          <w:p w14:paraId="1DB9A2A2">
            <w:pPr>
              <w:spacing w:line="240" w:lineRule="auto"/>
              <w:ind w:firstLine="480"/>
              <w:rPr>
                <w:rFonts w:hint="eastAsia"/>
              </w:rPr>
            </w:pPr>
            <w:r>
              <w:rPr>
                <w:rFonts w:hint="eastAsia"/>
              </w:rPr>
              <w:t>三  现代主要的服装流行风格</w:t>
            </w:r>
          </w:p>
          <w:p w14:paraId="68581D2E">
            <w:pPr>
              <w:spacing w:line="240" w:lineRule="auto"/>
              <w:ind w:firstLine="480"/>
              <w:rPr>
                <w:rFonts w:hint="eastAsia"/>
              </w:rPr>
            </w:pPr>
            <w:r>
              <w:rPr>
                <w:rFonts w:hint="eastAsia"/>
              </w:rPr>
              <w:t>任务三  制作主题风格的时装杂志</w:t>
            </w:r>
          </w:p>
          <w:p w14:paraId="37E7622F">
            <w:pPr>
              <w:spacing w:line="240" w:lineRule="auto"/>
              <w:ind w:firstLine="480"/>
              <w:rPr>
                <w:rFonts w:hint="eastAsia"/>
              </w:rPr>
            </w:pPr>
            <w:r>
              <w:rPr>
                <w:rFonts w:hint="eastAsia"/>
              </w:rPr>
              <w:t>一  选择主题风格</w:t>
            </w:r>
          </w:p>
          <w:p w14:paraId="09601F13">
            <w:pPr>
              <w:spacing w:line="240" w:lineRule="auto"/>
              <w:ind w:firstLine="480"/>
              <w:rPr>
                <w:rFonts w:hint="eastAsia"/>
              </w:rPr>
            </w:pPr>
            <w:r>
              <w:rPr>
                <w:rFonts w:hint="eastAsia"/>
              </w:rPr>
              <w:t>二  收集资料</w:t>
            </w:r>
          </w:p>
          <w:p w14:paraId="0D2FA42A">
            <w:pPr>
              <w:spacing w:line="240" w:lineRule="auto"/>
              <w:ind w:firstLine="480"/>
              <w:rPr>
                <w:rFonts w:hint="eastAsia"/>
              </w:rPr>
            </w:pPr>
            <w:r>
              <w:rPr>
                <w:rFonts w:hint="eastAsia"/>
              </w:rPr>
              <w:t>三  归类和整理</w:t>
            </w:r>
          </w:p>
          <w:p w14:paraId="184C3F27">
            <w:pPr>
              <w:spacing w:line="240" w:lineRule="auto"/>
              <w:ind w:firstLine="480"/>
              <w:rPr>
                <w:rFonts w:hint="eastAsia"/>
              </w:rPr>
            </w:pPr>
            <w:r>
              <w:rPr>
                <w:rFonts w:hint="eastAsia"/>
              </w:rPr>
              <w:t>四  制作和装潢</w:t>
            </w:r>
          </w:p>
          <w:p w14:paraId="09193A69">
            <w:pPr>
              <w:spacing w:line="240" w:lineRule="auto"/>
              <w:ind w:firstLine="480"/>
            </w:pPr>
            <w:r>
              <w:rPr>
                <w:rFonts w:hint="eastAsia"/>
              </w:rPr>
              <w:t>任务四 项目任务点评和总结</w:t>
            </w:r>
          </w:p>
          <w:p w14:paraId="7D114BCF">
            <w:pPr>
              <w:spacing w:line="240" w:lineRule="auto"/>
              <w:ind w:firstLine="0" w:firstLineChars="0"/>
              <w:rPr>
                <w:rFonts w:hint="eastAsia"/>
              </w:rPr>
            </w:pPr>
          </w:p>
          <w:p w14:paraId="5E3DD631">
            <w:pPr>
              <w:spacing w:line="240" w:lineRule="auto"/>
              <w:ind w:firstLine="0" w:firstLineChars="0"/>
              <w:rPr>
                <w:rFonts w:hint="eastAsia"/>
              </w:rPr>
            </w:pPr>
            <w:r>
              <w:rPr>
                <w:rFonts w:hint="eastAsia"/>
              </w:rPr>
              <w:t>项目二  改造白T恤</w:t>
            </w:r>
          </w:p>
          <w:p w14:paraId="21D0DD67">
            <w:pPr>
              <w:spacing w:line="240" w:lineRule="auto"/>
              <w:ind w:firstLine="480"/>
              <w:rPr>
                <w:rFonts w:hint="eastAsia"/>
              </w:rPr>
            </w:pPr>
            <w:r>
              <w:rPr>
                <w:rFonts w:hint="eastAsia"/>
              </w:rPr>
              <w:t>任务一  项目任务的布置与解读</w:t>
            </w:r>
          </w:p>
          <w:p w14:paraId="29438589">
            <w:pPr>
              <w:spacing w:line="240" w:lineRule="auto"/>
              <w:ind w:firstLine="480"/>
              <w:rPr>
                <w:rFonts w:hint="eastAsia"/>
              </w:rPr>
            </w:pPr>
            <w:r>
              <w:rPr>
                <w:rFonts w:hint="eastAsia"/>
              </w:rPr>
              <w:t>任务二 了解服装造型设计</w:t>
            </w:r>
          </w:p>
          <w:p w14:paraId="60149735">
            <w:pPr>
              <w:spacing w:line="240" w:lineRule="auto"/>
              <w:ind w:firstLine="480"/>
              <w:rPr>
                <w:rFonts w:hint="eastAsia"/>
              </w:rPr>
            </w:pPr>
            <w:r>
              <w:rPr>
                <w:rFonts w:hint="eastAsia"/>
              </w:rPr>
              <w:t>一  服装廓形与风格</w:t>
            </w:r>
          </w:p>
          <w:p w14:paraId="02845966">
            <w:pPr>
              <w:spacing w:line="240" w:lineRule="auto"/>
              <w:ind w:firstLine="480"/>
              <w:rPr>
                <w:rFonts w:hint="eastAsia"/>
              </w:rPr>
            </w:pPr>
            <w:r>
              <w:rPr>
                <w:rFonts w:hint="eastAsia"/>
              </w:rPr>
              <w:t>二  服装款式与流行</w:t>
            </w:r>
          </w:p>
          <w:p w14:paraId="15FAB3A9">
            <w:pPr>
              <w:spacing w:line="240" w:lineRule="auto"/>
              <w:ind w:firstLine="480"/>
              <w:rPr>
                <w:rFonts w:hint="eastAsia"/>
              </w:rPr>
            </w:pPr>
            <w:r>
              <w:rPr>
                <w:rFonts w:hint="eastAsia"/>
              </w:rPr>
              <w:t>三  服装细节的点睛</w:t>
            </w:r>
          </w:p>
          <w:p w14:paraId="2A7DA0B0">
            <w:pPr>
              <w:spacing w:line="240" w:lineRule="auto"/>
              <w:ind w:firstLine="480"/>
              <w:rPr>
                <w:rFonts w:hint="eastAsia"/>
              </w:rPr>
            </w:pPr>
            <w:r>
              <w:rPr>
                <w:rFonts w:hint="eastAsia"/>
              </w:rPr>
              <w:t>四  服装造型的设计原则</w:t>
            </w:r>
          </w:p>
          <w:p w14:paraId="249CB1AE">
            <w:pPr>
              <w:spacing w:line="240" w:lineRule="auto"/>
              <w:ind w:firstLine="480"/>
              <w:rPr>
                <w:rFonts w:hint="eastAsia"/>
              </w:rPr>
            </w:pPr>
            <w:r>
              <w:rPr>
                <w:rFonts w:hint="eastAsia"/>
              </w:rPr>
              <w:t>任务三  认识服装色彩配搭</w:t>
            </w:r>
          </w:p>
          <w:p w14:paraId="18935A09">
            <w:pPr>
              <w:spacing w:line="240" w:lineRule="auto"/>
              <w:ind w:firstLine="480"/>
              <w:rPr>
                <w:rFonts w:hint="eastAsia"/>
              </w:rPr>
            </w:pPr>
            <w:r>
              <w:rPr>
                <w:rFonts w:hint="eastAsia"/>
              </w:rPr>
              <w:t>一  关于服装色彩</w:t>
            </w:r>
          </w:p>
          <w:p w14:paraId="2FE6BECB">
            <w:pPr>
              <w:spacing w:line="240" w:lineRule="auto"/>
              <w:ind w:firstLine="480"/>
              <w:rPr>
                <w:rFonts w:hint="eastAsia"/>
              </w:rPr>
            </w:pPr>
            <w:r>
              <w:rPr>
                <w:rFonts w:hint="eastAsia"/>
              </w:rPr>
              <w:t>二  服装色彩的基本搭配技巧</w:t>
            </w:r>
          </w:p>
          <w:p w14:paraId="081D177C">
            <w:pPr>
              <w:spacing w:line="240" w:lineRule="auto"/>
              <w:ind w:firstLine="480"/>
              <w:rPr>
                <w:rFonts w:hint="eastAsia"/>
              </w:rPr>
            </w:pPr>
            <w:r>
              <w:rPr>
                <w:rFonts w:hint="eastAsia"/>
              </w:rPr>
              <w:t>三  流行色与服装</w:t>
            </w:r>
          </w:p>
          <w:p w14:paraId="3C262CF1">
            <w:pPr>
              <w:spacing w:line="240" w:lineRule="auto"/>
              <w:ind w:firstLine="480"/>
              <w:rPr>
                <w:rFonts w:hint="eastAsia"/>
              </w:rPr>
            </w:pPr>
            <w:r>
              <w:rPr>
                <w:rFonts w:hint="eastAsia"/>
              </w:rPr>
              <w:t>任务四  认识服装材料</w:t>
            </w:r>
          </w:p>
          <w:p w14:paraId="5B59B64F">
            <w:pPr>
              <w:spacing w:line="240" w:lineRule="auto"/>
              <w:ind w:firstLine="480"/>
              <w:rPr>
                <w:rFonts w:hint="eastAsia"/>
              </w:rPr>
            </w:pPr>
            <w:r>
              <w:rPr>
                <w:rFonts w:hint="eastAsia"/>
              </w:rPr>
              <w:t>一  材料在现代服装设计中的地位</w:t>
            </w:r>
          </w:p>
          <w:p w14:paraId="5723CB65">
            <w:pPr>
              <w:spacing w:line="240" w:lineRule="auto"/>
              <w:ind w:firstLine="480"/>
              <w:rPr>
                <w:rFonts w:hint="eastAsia"/>
              </w:rPr>
            </w:pPr>
            <w:r>
              <w:rPr>
                <w:rFonts w:hint="eastAsia"/>
              </w:rPr>
              <w:t>二  如何进行材料的设计</w:t>
            </w:r>
          </w:p>
          <w:p w14:paraId="68F6ACA8">
            <w:pPr>
              <w:spacing w:line="240" w:lineRule="auto"/>
              <w:ind w:firstLine="480"/>
              <w:rPr>
                <w:rFonts w:hint="eastAsia"/>
              </w:rPr>
            </w:pPr>
            <w:r>
              <w:rPr>
                <w:rFonts w:hint="eastAsia"/>
              </w:rPr>
              <w:t>三  面料改造的形式</w:t>
            </w:r>
          </w:p>
          <w:p w14:paraId="23F9B8D8">
            <w:pPr>
              <w:spacing w:line="240" w:lineRule="auto"/>
              <w:ind w:firstLine="480"/>
              <w:rPr>
                <w:rFonts w:hint="eastAsia"/>
              </w:rPr>
            </w:pPr>
            <w:r>
              <w:rPr>
                <w:rFonts w:hint="eastAsia"/>
              </w:rPr>
              <w:t>任务五  动动手，改造你的白T恤</w:t>
            </w:r>
          </w:p>
          <w:p w14:paraId="61F259DA">
            <w:pPr>
              <w:spacing w:line="240" w:lineRule="auto"/>
              <w:ind w:firstLine="480"/>
              <w:rPr>
                <w:rFonts w:hint="eastAsia"/>
              </w:rPr>
            </w:pPr>
            <w:r>
              <w:rPr>
                <w:rFonts w:hint="eastAsia"/>
              </w:rPr>
              <w:t>一  改变造型</w:t>
            </w:r>
          </w:p>
          <w:p w14:paraId="393A71EE">
            <w:pPr>
              <w:spacing w:line="240" w:lineRule="auto"/>
              <w:ind w:firstLine="480"/>
              <w:rPr>
                <w:rFonts w:hint="eastAsia"/>
              </w:rPr>
            </w:pPr>
            <w:r>
              <w:rPr>
                <w:rFonts w:hint="eastAsia"/>
              </w:rPr>
              <w:t>二  改变颜色</w:t>
            </w:r>
          </w:p>
          <w:p w14:paraId="6A1613B3">
            <w:pPr>
              <w:spacing w:line="240" w:lineRule="auto"/>
              <w:ind w:firstLine="480"/>
              <w:rPr>
                <w:rFonts w:hint="eastAsia"/>
              </w:rPr>
            </w:pPr>
            <w:r>
              <w:rPr>
                <w:rFonts w:hint="eastAsia"/>
              </w:rPr>
              <w:t>三  改变机理</w:t>
            </w:r>
          </w:p>
          <w:p w14:paraId="23ABF2F2">
            <w:pPr>
              <w:spacing w:line="240" w:lineRule="auto"/>
              <w:ind w:firstLine="480"/>
            </w:pPr>
            <w:r>
              <w:rPr>
                <w:rFonts w:hint="eastAsia"/>
              </w:rPr>
              <w:t>任务六 项目任务点评和总结</w:t>
            </w:r>
          </w:p>
          <w:p w14:paraId="424524B4">
            <w:pPr>
              <w:autoSpaceDE w:val="0"/>
              <w:autoSpaceDN w:val="0"/>
              <w:adjustRightInd w:val="0"/>
              <w:spacing w:line="240" w:lineRule="auto"/>
              <w:ind w:firstLine="0" w:firstLineChars="0"/>
              <w:rPr>
                <w:rFonts w:cs="Calibri"/>
                <w:kern w:val="0"/>
                <w:sz w:val="21"/>
                <w:szCs w:val="21"/>
              </w:rPr>
            </w:pPr>
          </w:p>
        </w:tc>
        <w:tc>
          <w:tcPr>
            <w:tcW w:w="4500" w:type="dxa"/>
            <w:gridSpan w:val="4"/>
            <w:tcBorders>
              <w:top w:val="nil"/>
              <w:left w:val="nil"/>
              <w:bottom w:val="single" w:color="auto" w:sz="4" w:space="0"/>
              <w:right w:val="single" w:color="auto" w:sz="4" w:space="0"/>
            </w:tcBorders>
            <w:noWrap w:val="0"/>
            <w:vAlign w:val="center"/>
          </w:tcPr>
          <w:p w14:paraId="363EAB4D">
            <w:pPr>
              <w:spacing w:line="400" w:lineRule="exact"/>
              <w:ind w:firstLine="480"/>
              <w:rPr>
                <w:rFonts w:ascii="宋体" w:hAnsi="宋体"/>
              </w:rPr>
            </w:pPr>
            <w:r>
              <w:rPr>
                <w:rFonts w:ascii="宋体" w:hAnsi="宋体"/>
              </w:rPr>
              <w:t>“</w:t>
            </w:r>
            <w:r>
              <w:rPr>
                <w:rFonts w:hint="eastAsia" w:ascii="宋体" w:hAnsi="宋体"/>
              </w:rPr>
              <w:t>项目教学法</w:t>
            </w:r>
            <w:r>
              <w:rPr>
                <w:rFonts w:ascii="宋体" w:hAnsi="宋体"/>
              </w:rPr>
              <w:t>”和“案例式”教学方法的延伸，采取</w:t>
            </w:r>
            <w:r>
              <w:rPr>
                <w:rFonts w:hint="eastAsia" w:ascii="宋体" w:hAnsi="宋体"/>
              </w:rPr>
              <w:t>探索</w:t>
            </w:r>
            <w:r>
              <w:rPr>
                <w:rFonts w:ascii="宋体" w:hAnsi="宋体"/>
              </w:rPr>
              <w:t>互动式教学，</w:t>
            </w:r>
            <w:r>
              <w:rPr>
                <w:rFonts w:hint="eastAsia" w:ascii="宋体" w:hAnsi="宋体"/>
              </w:rPr>
              <w:t>让学生在实践中</w:t>
            </w:r>
            <w:r>
              <w:rPr>
                <w:rFonts w:ascii="宋体" w:hAnsi="宋体"/>
              </w:rPr>
              <w:t>充分认识</w:t>
            </w:r>
            <w:r>
              <w:rPr>
                <w:rFonts w:hint="eastAsia" w:ascii="宋体" w:hAnsi="宋体"/>
              </w:rPr>
              <w:t>并掌握上一阶段所学到的关于服装的基本知识，在项目中实现理论与实践相结合。</w:t>
            </w:r>
          </w:p>
        </w:tc>
      </w:tr>
      <w:tr w14:paraId="0261386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1D27A4F1">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31E5DF9A">
            <w:pPr>
              <w:widowControl/>
              <w:spacing w:line="240" w:lineRule="auto"/>
              <w:ind w:firstLine="0" w:firstLineChars="0"/>
              <w:jc w:val="left"/>
              <w:rPr>
                <w:rFonts w:ascii="宋体" w:hAnsi="宋体" w:cs="宋体"/>
                <w:kern w:val="0"/>
              </w:rPr>
            </w:pPr>
            <w:r>
              <w:rPr>
                <w:rFonts w:hint="eastAsia" w:ascii="宋体" w:hAnsi="宋体" w:cs="宋体"/>
                <w:kern w:val="0"/>
              </w:rPr>
              <w:t>教学地点</w:t>
            </w:r>
          </w:p>
        </w:tc>
      </w:tr>
      <w:tr w14:paraId="25CECE9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260"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AB5E8A0">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61A78A8E">
            <w:pPr>
              <w:widowControl/>
              <w:spacing w:line="240" w:lineRule="auto"/>
              <w:ind w:firstLine="480"/>
              <w:jc w:val="left"/>
              <w:rPr>
                <w:rFonts w:ascii="宋体" w:hAnsi="宋体" w:cs="宋体"/>
                <w:kern w:val="0"/>
              </w:rPr>
            </w:pPr>
            <w:r>
              <w:rPr>
                <w:rFonts w:hint="eastAsia" w:ascii="宋体" w:hAnsi="宋体" w:cs="宋体"/>
                <w:kern w:val="0"/>
              </w:rPr>
              <w:t>多媒体教室、校内实训（实验）室、校外实训基地、图书馆等</w:t>
            </w:r>
          </w:p>
        </w:tc>
      </w:tr>
      <w:tr w14:paraId="7368858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B9C5590">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5150CF66">
            <w:pPr>
              <w:widowControl/>
              <w:spacing w:line="240" w:lineRule="auto"/>
              <w:ind w:firstLine="0" w:firstLineChars="0"/>
              <w:jc w:val="left"/>
              <w:rPr>
                <w:rFonts w:ascii="宋体" w:hAnsi="宋体" w:cs="宋体"/>
                <w:kern w:val="0"/>
              </w:rPr>
            </w:pPr>
            <w:r>
              <w:rPr>
                <w:rFonts w:hint="eastAsia" w:ascii="宋体" w:hAnsi="宋体" w:cs="宋体"/>
                <w:kern w:val="0"/>
              </w:rPr>
              <w:t>教学及参考资料</w:t>
            </w:r>
          </w:p>
        </w:tc>
      </w:tr>
      <w:tr w14:paraId="0ED98AE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E26730A">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7D432261">
            <w:pPr>
              <w:spacing w:line="400" w:lineRule="exact"/>
              <w:ind w:firstLine="480"/>
              <w:rPr>
                <w:rFonts w:hint="eastAsia" w:ascii="宋体" w:hAnsi="宋体"/>
              </w:rPr>
            </w:pPr>
            <w:r>
              <w:rPr>
                <w:rFonts w:hint="eastAsia" w:ascii="宋体" w:hAnsi="宋体"/>
              </w:rPr>
              <w:t>《国际时装设计基础教程》</w:t>
            </w:r>
          </w:p>
          <w:p w14:paraId="14840FBD">
            <w:pPr>
              <w:spacing w:line="400" w:lineRule="exact"/>
              <w:ind w:firstLine="0" w:firstLineChars="0"/>
              <w:rPr>
                <w:rFonts w:hint="eastAsia" w:ascii="宋体" w:hAnsi="宋体"/>
              </w:rPr>
            </w:pPr>
            <w:r>
              <w:rPr>
                <w:rFonts w:ascii="宋体" w:hAnsi="宋体"/>
              </w:rPr>
              <w:t>书号ISBN：9787</w:t>
            </w:r>
            <w:r>
              <w:rPr>
                <w:rFonts w:hint="eastAsia" w:ascii="宋体" w:hAnsi="宋体"/>
              </w:rPr>
              <w:t>566910943</w:t>
            </w:r>
            <w:r>
              <w:rPr>
                <w:rFonts w:ascii="宋体" w:hAnsi="宋体"/>
              </w:rPr>
              <w:t>出版社:</w:t>
            </w:r>
            <w:r>
              <w:rPr>
                <w:rFonts w:ascii="Tahoma" w:hAnsi="Tahoma" w:eastAsia="Tahoma" w:cs="Tahoma"/>
                <w:color w:val="666666"/>
                <w:sz w:val="18"/>
                <w:szCs w:val="18"/>
                <w:shd w:val="clear" w:color="auto" w:fill="FFFFFF"/>
              </w:rPr>
              <w:t> </w:t>
            </w:r>
            <w:r>
              <w:rPr>
                <w:rFonts w:ascii="宋体" w:hAnsi="宋体"/>
              </w:rPr>
              <w:fldChar w:fldCharType="begin"/>
            </w:r>
            <w:r>
              <w:rPr>
                <w:rFonts w:ascii="宋体" w:hAnsi="宋体"/>
              </w:rPr>
              <w:instrText xml:space="preserve"> HYPERLINK "https://book.jd.com/publish/%E4%B8%9C%E5%8D%8E%E5%A4%A7%E5%AD%A6%E5%87%BA%E7%89%88%E7%A4%BE_1.html" \o "东华大学出版社" \t "https://item.jd.com/_blank" </w:instrText>
            </w:r>
            <w:r>
              <w:rPr>
                <w:rFonts w:ascii="宋体" w:hAnsi="宋体"/>
              </w:rPr>
              <w:fldChar w:fldCharType="separate"/>
            </w:r>
            <w:r>
              <w:rPr>
                <w:rFonts w:ascii="宋体" w:hAnsi="宋体"/>
              </w:rPr>
              <w:t>东华大学出版社</w:t>
            </w:r>
            <w:r>
              <w:rPr>
                <w:rFonts w:ascii="宋体" w:hAnsi="宋体"/>
              </w:rPr>
              <w:fldChar w:fldCharType="end"/>
            </w:r>
            <w:r>
              <w:rPr>
                <w:rFonts w:hint="eastAsia" w:ascii="宋体" w:hAnsi="宋体"/>
              </w:rPr>
              <w:t>:2017年01月 </w:t>
            </w:r>
          </w:p>
          <w:p w14:paraId="19A041C3">
            <w:pPr>
              <w:spacing w:line="400" w:lineRule="exact"/>
              <w:ind w:firstLine="0" w:firstLineChars="0"/>
              <w:rPr>
                <w:rFonts w:ascii="宋体" w:hAnsi="宋体"/>
              </w:rPr>
            </w:pPr>
          </w:p>
        </w:tc>
      </w:tr>
      <w:tr w14:paraId="4B54961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3BF0763">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28F32AA0">
            <w:pPr>
              <w:widowControl/>
              <w:spacing w:line="240" w:lineRule="auto"/>
              <w:ind w:firstLine="0" w:firstLineChars="0"/>
              <w:jc w:val="left"/>
              <w:rPr>
                <w:rFonts w:ascii="宋体" w:hAnsi="宋体" w:cs="宋体"/>
                <w:kern w:val="0"/>
              </w:rPr>
            </w:pPr>
            <w:r>
              <w:rPr>
                <w:rFonts w:hint="eastAsia" w:ascii="宋体" w:hAnsi="宋体" w:cs="宋体"/>
                <w:kern w:val="0"/>
              </w:rPr>
              <w:t>练习与习题建议</w:t>
            </w:r>
          </w:p>
        </w:tc>
      </w:tr>
      <w:tr w14:paraId="46E626B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ABC6FA5">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07F0E190">
            <w:pPr>
              <w:autoSpaceDE w:val="0"/>
              <w:autoSpaceDN w:val="0"/>
              <w:adjustRightInd w:val="0"/>
              <w:spacing w:line="240" w:lineRule="auto"/>
              <w:ind w:left="210" w:firstLine="0" w:firstLineChars="0"/>
              <w:rPr>
                <w:rFonts w:hint="eastAsia" w:cs="Calibri"/>
                <w:kern w:val="0"/>
                <w:sz w:val="21"/>
                <w:szCs w:val="21"/>
              </w:rPr>
            </w:pPr>
            <w:r>
              <w:rPr>
                <w:rFonts w:hint="eastAsia" w:ascii="宋体" w:hAnsi="宋体" w:cs="宋体"/>
                <w:kern w:val="0"/>
              </w:rPr>
              <w:t>每个单元有对应的练习</w:t>
            </w:r>
          </w:p>
        </w:tc>
      </w:tr>
      <w:tr w14:paraId="20F0BE8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51C056C4">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w:t>
            </w:r>
          </w:p>
        </w:tc>
        <w:tc>
          <w:tcPr>
            <w:tcW w:w="4500" w:type="dxa"/>
            <w:gridSpan w:val="4"/>
            <w:tcBorders>
              <w:top w:val="nil"/>
              <w:left w:val="nil"/>
              <w:bottom w:val="single" w:color="auto" w:sz="4" w:space="0"/>
              <w:right w:val="single" w:color="auto" w:sz="4" w:space="0"/>
            </w:tcBorders>
            <w:noWrap w:val="0"/>
            <w:vAlign w:val="center"/>
          </w:tcPr>
          <w:p w14:paraId="27DD7321">
            <w:pPr>
              <w:widowControl/>
              <w:spacing w:line="240" w:lineRule="auto"/>
              <w:ind w:firstLine="0" w:firstLineChars="0"/>
              <w:jc w:val="left"/>
              <w:rPr>
                <w:rFonts w:ascii="宋体" w:hAnsi="宋体" w:cs="宋体"/>
                <w:kern w:val="0"/>
              </w:rPr>
            </w:pPr>
            <w:r>
              <w:rPr>
                <w:rFonts w:hint="eastAsia" w:ascii="宋体" w:hAnsi="宋体" w:cs="宋体"/>
                <w:kern w:val="0"/>
              </w:rPr>
              <w:t>权重分配</w:t>
            </w:r>
          </w:p>
        </w:tc>
      </w:tr>
      <w:tr w14:paraId="5C34BD1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03"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7D672B03">
            <w:pPr>
              <w:widowControl/>
              <w:spacing w:line="240" w:lineRule="auto"/>
              <w:ind w:firstLine="0" w:firstLineChars="0"/>
              <w:jc w:val="center"/>
              <w:rPr>
                <w:rFonts w:ascii="宋体" w:hAnsi="宋体" w:cs="宋体"/>
                <w:kern w:val="0"/>
              </w:rPr>
            </w:pPr>
            <w:r>
              <w:rPr>
                <w:rFonts w:hint="eastAsia" w:ascii="宋体" w:hAnsi="宋体" w:cs="宋体"/>
                <w:kern w:val="0"/>
              </w:rPr>
              <w:t>课堂表现与项目任务相结合，个人能力与集体评价相结合。</w:t>
            </w:r>
          </w:p>
        </w:tc>
        <w:tc>
          <w:tcPr>
            <w:tcW w:w="4500" w:type="dxa"/>
            <w:gridSpan w:val="4"/>
            <w:tcBorders>
              <w:top w:val="nil"/>
              <w:left w:val="nil"/>
              <w:bottom w:val="single" w:color="auto" w:sz="4" w:space="0"/>
              <w:right w:val="single" w:color="auto" w:sz="4" w:space="0"/>
            </w:tcBorders>
            <w:noWrap w:val="0"/>
            <w:vAlign w:val="center"/>
          </w:tcPr>
          <w:p w14:paraId="6BCC79D8">
            <w:pPr>
              <w:widowControl/>
              <w:spacing w:line="240" w:lineRule="auto"/>
              <w:ind w:firstLine="0" w:firstLineChars="0"/>
              <w:jc w:val="left"/>
              <w:rPr>
                <w:rFonts w:hint="eastAsia" w:ascii="宋体" w:hAnsi="宋体" w:cs="宋体"/>
                <w:kern w:val="0"/>
              </w:rPr>
            </w:pPr>
            <w:r>
              <w:rPr>
                <w:rFonts w:hint="eastAsia" w:ascii="宋体" w:hAnsi="宋体" w:cs="宋体"/>
                <w:kern w:val="0"/>
              </w:rPr>
              <w:t>平时练习占 40 %、综合练习占40 %</w:t>
            </w:r>
          </w:p>
          <w:p w14:paraId="380764E2">
            <w:pPr>
              <w:widowControl/>
              <w:spacing w:line="240" w:lineRule="auto"/>
              <w:ind w:firstLine="0" w:firstLineChars="0"/>
              <w:jc w:val="left"/>
              <w:rPr>
                <w:rFonts w:ascii="宋体" w:hAnsi="宋体" w:cs="宋体"/>
                <w:kern w:val="0"/>
              </w:rPr>
            </w:pPr>
            <w:r>
              <w:rPr>
                <w:rFonts w:hint="eastAsia" w:ascii="宋体" w:hAnsi="宋体" w:cs="宋体"/>
                <w:kern w:val="0"/>
              </w:rPr>
              <w:t>集体评价占 20 %</w:t>
            </w:r>
          </w:p>
        </w:tc>
      </w:tr>
    </w:tbl>
    <w:p w14:paraId="4249F50B">
      <w:pPr>
        <w:pStyle w:val="2"/>
        <w:spacing w:before="156" w:after="156"/>
        <w:rPr>
          <w:rFonts w:hint="eastAsia"/>
        </w:rPr>
      </w:pPr>
      <w:r>
        <w:rPr>
          <w:rFonts w:hint="eastAsia"/>
          <w:lang w:eastAsia="zh-CN"/>
        </w:rPr>
        <w:t>八、</w:t>
      </w:r>
      <w:r>
        <w:rPr>
          <w:rFonts w:hint="eastAsia"/>
        </w:rPr>
        <w:t>课程实施</w:t>
      </w:r>
    </w:p>
    <w:p w14:paraId="1055F1EE">
      <w:pPr>
        <w:ind w:firstLine="480"/>
        <w:rPr>
          <w:rFonts w:hint="eastAsia" w:ascii="宋体" w:hAnsi="宋体" w:eastAsia="宋体" w:cs="宋体"/>
          <w:position w:val="6"/>
          <w:sz w:val="24"/>
          <w:szCs w:val="24"/>
        </w:rPr>
      </w:pPr>
      <w:r>
        <w:rPr>
          <w:rFonts w:hint="eastAsia" w:ascii="宋体" w:hAnsi="宋体" w:eastAsia="宋体" w:cs="宋体"/>
          <w:position w:val="6"/>
          <w:sz w:val="24"/>
          <w:szCs w:val="24"/>
        </w:rPr>
        <w:t>1.教学方法建议</w:t>
      </w:r>
    </w:p>
    <w:p w14:paraId="259329DA">
      <w:pPr>
        <w:spacing w:line="400" w:lineRule="exact"/>
        <w:ind w:firstLine="480"/>
        <w:rPr>
          <w:rFonts w:hint="eastAsia" w:ascii="宋体" w:hAnsi="宋体" w:eastAsia="宋体" w:cs="宋体"/>
          <w:position w:val="6"/>
          <w:sz w:val="24"/>
          <w:szCs w:val="24"/>
        </w:rPr>
      </w:pPr>
      <w:r>
        <w:rPr>
          <w:rFonts w:hint="eastAsia" w:ascii="宋体" w:hAnsi="宋体" w:eastAsia="宋体" w:cs="宋体"/>
          <w:position w:val="6"/>
          <w:sz w:val="24"/>
          <w:szCs w:val="24"/>
        </w:rPr>
        <w:t>根据本课程的教学目标要求和课程特点以及有关学情，选择适合于本课程的最优化教学法。综合考虑教学效果和教学可操作性等因素，本课程选用讲授法教学法、任务教学法。</w:t>
      </w:r>
    </w:p>
    <w:p w14:paraId="3CAB8AA4">
      <w:pPr>
        <w:ind w:firstLine="0" w:firstLineChars="0"/>
        <w:rPr>
          <w:rFonts w:hint="eastAsia" w:ascii="宋体" w:hAnsi="宋体" w:eastAsia="宋体" w:cs="宋体"/>
          <w:position w:val="6"/>
          <w:sz w:val="24"/>
          <w:szCs w:val="24"/>
        </w:rPr>
      </w:pPr>
      <w:r>
        <w:rPr>
          <w:rFonts w:hint="eastAsia" w:ascii="宋体" w:hAnsi="宋体" w:eastAsia="宋体" w:cs="宋体"/>
          <w:position w:val="6"/>
          <w:sz w:val="24"/>
          <w:szCs w:val="24"/>
        </w:rPr>
        <w:t>讲授法教学法是:《服装设计基础》是专业设计课的核心课程。讲授法教学法对该课程一系列服装设计的相关知识做系统的梳理与分析，同时为后期的专业学习和实践打下坚实的理论基础。</w:t>
      </w:r>
    </w:p>
    <w:p w14:paraId="103DA9E4">
      <w:pPr>
        <w:ind w:firstLine="0" w:firstLineChars="0"/>
        <w:rPr>
          <w:rFonts w:hint="eastAsia" w:ascii="宋体" w:hAnsi="宋体" w:eastAsia="宋体" w:cs="宋体"/>
          <w:position w:val="6"/>
          <w:sz w:val="24"/>
          <w:szCs w:val="24"/>
        </w:rPr>
      </w:pPr>
      <w:r>
        <w:rPr>
          <w:rFonts w:hint="eastAsia" w:ascii="宋体" w:hAnsi="宋体" w:eastAsia="宋体" w:cs="宋体"/>
          <w:position w:val="6"/>
          <w:sz w:val="24"/>
          <w:szCs w:val="24"/>
        </w:rPr>
        <w:t>任务教学法是：</w:t>
      </w:r>
    </w:p>
    <w:p w14:paraId="1E8C079A">
      <w:pPr>
        <w:spacing w:line="400" w:lineRule="exact"/>
        <w:ind w:firstLine="480"/>
        <w:rPr>
          <w:rFonts w:hint="eastAsia" w:ascii="宋体" w:hAnsi="宋体" w:eastAsia="宋体" w:cs="宋体"/>
          <w:position w:val="6"/>
          <w:sz w:val="24"/>
          <w:szCs w:val="24"/>
        </w:rPr>
      </w:pPr>
      <w:r>
        <w:rPr>
          <w:rFonts w:hint="eastAsia" w:ascii="宋体" w:hAnsi="宋体" w:eastAsia="宋体" w:cs="宋体"/>
          <w:position w:val="6"/>
          <w:sz w:val="24"/>
          <w:szCs w:val="24"/>
        </w:rPr>
        <w:t>结合该课程所学知识特点，带着与服装相关的一系列任务完成综合的设计练习，带着任务上课，学生学习的目的性更强，学习更主动，学习气氛更热烈，作业评讲效果更直观，便于引导学生积极思考、乐于实践，提高教、学效果。</w:t>
      </w:r>
    </w:p>
    <w:p w14:paraId="0E7F7268">
      <w:pPr>
        <w:spacing w:line="400" w:lineRule="exact"/>
        <w:ind w:firstLine="480"/>
        <w:rPr>
          <w:rFonts w:hint="eastAsia" w:ascii="宋体" w:hAnsi="宋体" w:eastAsia="宋体" w:cs="宋体"/>
          <w:sz w:val="24"/>
          <w:szCs w:val="24"/>
        </w:rPr>
      </w:pPr>
      <w:r>
        <w:rPr>
          <w:rFonts w:hint="eastAsia" w:ascii="宋体" w:hAnsi="宋体" w:eastAsia="宋体" w:cs="宋体"/>
          <w:sz w:val="24"/>
          <w:szCs w:val="24"/>
        </w:rPr>
        <w:t xml:space="preserve">(1)、“以问题为中心”的“启疑式”教学方法，注重创新能力培养的特点，强调教师的作用在于“启疑”，使学生的学习兴趣得以提高； </w:t>
      </w:r>
    </w:p>
    <w:p w14:paraId="445B3F99">
      <w:pPr>
        <w:spacing w:line="400" w:lineRule="exact"/>
        <w:ind w:firstLine="480"/>
        <w:rPr>
          <w:rFonts w:hint="eastAsia" w:ascii="宋体" w:hAnsi="宋体" w:eastAsia="宋体" w:cs="宋体"/>
          <w:sz w:val="24"/>
          <w:szCs w:val="24"/>
        </w:rPr>
      </w:pPr>
      <w:r>
        <w:rPr>
          <w:rFonts w:hint="eastAsia" w:ascii="宋体" w:hAnsi="宋体" w:eastAsia="宋体" w:cs="宋体"/>
          <w:sz w:val="24"/>
          <w:szCs w:val="24"/>
        </w:rPr>
        <w:t>(2)、从“自主型”学习向“研究型”学习过渡的教学新途径，构建了丰富的教学资源及交互式的网络环境，使学生的学习方式突破了传统“满堂灌”模式。培养了学生发现问题、分析问题和解决问题的能力；</w:t>
      </w:r>
    </w:p>
    <w:p w14:paraId="59936FAF">
      <w:pPr>
        <w:spacing w:line="400" w:lineRule="exact"/>
        <w:ind w:firstLine="480"/>
        <w:rPr>
          <w:rFonts w:hint="eastAsia" w:ascii="宋体" w:hAnsi="宋体" w:eastAsia="宋体" w:cs="宋体"/>
          <w:sz w:val="24"/>
          <w:szCs w:val="24"/>
        </w:rPr>
      </w:pPr>
      <w:r>
        <w:rPr>
          <w:rFonts w:hint="eastAsia" w:ascii="宋体" w:hAnsi="宋体" w:eastAsia="宋体" w:cs="宋体"/>
          <w:sz w:val="24"/>
          <w:szCs w:val="24"/>
        </w:rPr>
        <w:t>(3)、“交互式”和“案例式”教学方法的延伸，采取互动式教学，充分认识到教学中师生所扮演的不同角色，完善了一种师生互动、设计理论与案例互动式的教学方法；</w:t>
      </w:r>
    </w:p>
    <w:p w14:paraId="6BE15A91">
      <w:pPr>
        <w:spacing w:line="400" w:lineRule="exact"/>
        <w:ind w:firstLine="480"/>
        <w:rPr>
          <w:rFonts w:hint="eastAsia" w:ascii="宋体" w:hAnsi="宋体" w:eastAsia="宋体" w:cs="宋体"/>
          <w:sz w:val="24"/>
          <w:szCs w:val="24"/>
        </w:rPr>
      </w:pPr>
      <w:r>
        <w:rPr>
          <w:rFonts w:hint="eastAsia" w:ascii="宋体" w:hAnsi="宋体" w:eastAsia="宋体" w:cs="宋体"/>
          <w:sz w:val="24"/>
          <w:szCs w:val="24"/>
        </w:rPr>
        <w:t>(4)、“虚拟实战”与“模拟式”的教学新方法，通过设定实体或者虚拟的项目，打破常规课堂教学的模式，开发学生的思维，并挖掘学生的潜力，从而提高了学生的学习兴趣与实践能力；</w:t>
      </w:r>
    </w:p>
    <w:p w14:paraId="6C38647C">
      <w:pPr>
        <w:spacing w:line="400" w:lineRule="exact"/>
        <w:ind w:firstLine="480"/>
        <w:rPr>
          <w:rFonts w:hint="eastAsia" w:ascii="宋体" w:hAnsi="宋体" w:eastAsia="宋体" w:cs="宋体"/>
          <w:sz w:val="24"/>
          <w:szCs w:val="24"/>
        </w:rPr>
      </w:pPr>
      <w:r>
        <w:rPr>
          <w:rFonts w:hint="eastAsia" w:ascii="宋体" w:hAnsi="宋体" w:eastAsia="宋体" w:cs="宋体"/>
          <w:sz w:val="24"/>
          <w:szCs w:val="24"/>
        </w:rPr>
        <w:t>(5)、分组制定实施方案，确定人员任务分工，教师与学生交流，采取团队训练教学；</w:t>
      </w:r>
    </w:p>
    <w:p w14:paraId="1F967317">
      <w:pPr>
        <w:spacing w:line="400" w:lineRule="exact"/>
        <w:ind w:firstLine="480"/>
        <w:rPr>
          <w:rFonts w:hint="eastAsia" w:ascii="宋体" w:hAnsi="宋体" w:eastAsia="宋体" w:cs="宋体"/>
          <w:sz w:val="24"/>
          <w:szCs w:val="24"/>
        </w:rPr>
      </w:pPr>
      <w:r>
        <w:rPr>
          <w:rFonts w:hint="eastAsia" w:ascii="宋体" w:hAnsi="宋体" w:eastAsia="宋体" w:cs="宋体"/>
          <w:sz w:val="24"/>
          <w:szCs w:val="24"/>
        </w:rPr>
        <w:t>(6)、成果评价，小组自评、小组之间互评、教师评析。</w:t>
      </w:r>
    </w:p>
    <w:p w14:paraId="2698B96D">
      <w:pPr>
        <w:spacing w:line="400" w:lineRule="exact"/>
        <w:ind w:firstLine="480"/>
        <w:rPr>
          <w:rFonts w:hint="eastAsia" w:ascii="宋体" w:hAnsi="宋体" w:eastAsia="宋体" w:cs="宋体"/>
          <w:sz w:val="24"/>
          <w:szCs w:val="24"/>
        </w:rPr>
      </w:pPr>
      <w:r>
        <w:rPr>
          <w:rFonts w:hint="eastAsia" w:ascii="宋体" w:hAnsi="宋体" w:eastAsia="宋体" w:cs="宋体"/>
          <w:sz w:val="24"/>
          <w:szCs w:val="24"/>
        </w:rPr>
        <w:t>根据课程内容和学生特点灵活运用，引导学生积极思考、乐于实践，提高教学效果。</w:t>
      </w:r>
    </w:p>
    <w:p w14:paraId="305F4926">
      <w:pPr>
        <w:ind w:firstLine="482"/>
        <w:rPr>
          <w:rFonts w:hint="eastAsia" w:ascii="宋体" w:hAnsi="宋体" w:eastAsia="宋体" w:cs="宋体"/>
          <w:b/>
          <w:position w:val="6"/>
          <w:sz w:val="24"/>
          <w:szCs w:val="24"/>
        </w:rPr>
      </w:pPr>
      <w:r>
        <w:rPr>
          <w:rFonts w:hint="eastAsia" w:ascii="宋体" w:hAnsi="宋体" w:eastAsia="宋体" w:cs="宋体"/>
          <w:b/>
          <w:position w:val="6"/>
          <w:sz w:val="24"/>
          <w:szCs w:val="24"/>
        </w:rPr>
        <w:t>2.师资条件要求</w:t>
      </w:r>
    </w:p>
    <w:p w14:paraId="24F0D8C6">
      <w:pPr>
        <w:widowControl/>
        <w:spacing w:line="480" w:lineRule="exact"/>
        <w:ind w:firstLine="480"/>
        <w:jc w:val="left"/>
        <w:rPr>
          <w:rFonts w:hint="eastAsia" w:ascii="宋体" w:hAnsi="宋体" w:eastAsia="宋体" w:cs="宋体"/>
          <w:position w:val="6"/>
          <w:sz w:val="24"/>
          <w:szCs w:val="24"/>
        </w:rPr>
      </w:pPr>
      <w:r>
        <w:rPr>
          <w:rFonts w:hint="eastAsia" w:ascii="宋体" w:hAnsi="宋体" w:eastAsia="宋体" w:cs="宋体"/>
          <w:position w:val="6"/>
          <w:sz w:val="24"/>
          <w:szCs w:val="24"/>
        </w:rPr>
        <w:t>对校内专任教师应该具备艺术设计专业教师资格、具备3年及以上行业企业工作经历。</w:t>
      </w:r>
    </w:p>
    <w:p w14:paraId="2BB67ECC">
      <w:pPr>
        <w:ind w:firstLine="482"/>
        <w:rPr>
          <w:rFonts w:hint="eastAsia" w:ascii="宋体" w:hAnsi="宋体" w:eastAsia="宋体" w:cs="宋体"/>
          <w:b/>
          <w:position w:val="6"/>
          <w:sz w:val="24"/>
          <w:szCs w:val="24"/>
        </w:rPr>
      </w:pPr>
      <w:r>
        <w:rPr>
          <w:rFonts w:hint="eastAsia" w:ascii="宋体" w:hAnsi="宋体" w:eastAsia="宋体" w:cs="宋体"/>
          <w:b/>
          <w:position w:val="6"/>
          <w:sz w:val="24"/>
          <w:szCs w:val="24"/>
        </w:rPr>
        <w:t>3.教学条件基本要求</w:t>
      </w:r>
    </w:p>
    <w:p w14:paraId="35D92C31">
      <w:pPr>
        <w:tabs>
          <w:tab w:val="left" w:pos="2070"/>
          <w:tab w:val="center" w:pos="4153"/>
          <w:tab w:val="right" w:pos="8306"/>
        </w:tabs>
        <w:snapToGrid w:val="0"/>
        <w:spacing w:line="320" w:lineRule="exact"/>
        <w:ind w:firstLine="480"/>
        <w:rPr>
          <w:rFonts w:hint="eastAsia" w:ascii="宋体" w:hAnsi="宋体" w:eastAsia="宋体" w:cs="宋体"/>
          <w:kern w:val="0"/>
          <w:sz w:val="24"/>
          <w:szCs w:val="24"/>
        </w:rPr>
      </w:pPr>
      <w:r>
        <w:rPr>
          <w:rFonts w:hint="eastAsia" w:ascii="宋体" w:hAnsi="宋体" w:eastAsia="宋体" w:cs="宋体"/>
          <w:kern w:val="0"/>
          <w:sz w:val="24"/>
          <w:szCs w:val="24"/>
        </w:rPr>
        <w:t>(1)教学媒体：教学课件、优秀</w:t>
      </w:r>
      <w:r>
        <w:rPr>
          <w:rFonts w:hint="eastAsia" w:ascii="宋体" w:hAnsi="宋体" w:eastAsia="宋体" w:cs="宋体"/>
          <w:sz w:val="24"/>
          <w:szCs w:val="24"/>
        </w:rPr>
        <w:t>品牌发展、品牌</w:t>
      </w:r>
      <w:r>
        <w:rPr>
          <w:rFonts w:hint="eastAsia" w:ascii="宋体" w:hAnsi="宋体" w:eastAsia="宋体" w:cs="宋体"/>
          <w:kern w:val="0"/>
          <w:sz w:val="24"/>
          <w:szCs w:val="24"/>
        </w:rPr>
        <w:t>案例、图书资料、多媒体教学设备、网络教学资源等；</w:t>
      </w:r>
    </w:p>
    <w:p w14:paraId="436CE307">
      <w:pPr>
        <w:spacing w:line="400" w:lineRule="exact"/>
        <w:ind w:firstLine="480"/>
        <w:rPr>
          <w:rFonts w:hint="eastAsia" w:ascii="宋体" w:hAnsi="宋体" w:eastAsia="宋体" w:cs="宋体"/>
          <w:sz w:val="24"/>
          <w:szCs w:val="24"/>
        </w:rPr>
      </w:pPr>
      <w:r>
        <w:rPr>
          <w:rFonts w:hint="eastAsia" w:ascii="宋体" w:hAnsi="宋体" w:eastAsia="宋体" w:cs="宋体"/>
          <w:sz w:val="24"/>
          <w:szCs w:val="24"/>
        </w:rPr>
        <w:t>(2)教学场景：服装设计工作室、数字媒体工作室、市场；</w:t>
      </w:r>
    </w:p>
    <w:p w14:paraId="6B044B38">
      <w:pPr>
        <w:spacing w:line="400" w:lineRule="exact"/>
        <w:ind w:firstLine="480"/>
        <w:rPr>
          <w:rFonts w:hint="eastAsia" w:ascii="宋体" w:hAnsi="宋体" w:eastAsia="宋体" w:cs="宋体"/>
          <w:sz w:val="24"/>
          <w:szCs w:val="24"/>
        </w:rPr>
      </w:pPr>
      <w:r>
        <w:rPr>
          <w:rFonts w:hint="eastAsia" w:ascii="宋体" w:hAnsi="宋体" w:eastAsia="宋体" w:cs="宋体"/>
          <w:sz w:val="24"/>
          <w:szCs w:val="24"/>
        </w:rPr>
        <w:t>(3)工具设备：多媒体设备、数码相机；</w:t>
      </w:r>
    </w:p>
    <w:p w14:paraId="086ED310">
      <w:pPr>
        <w:spacing w:line="400" w:lineRule="exact"/>
        <w:ind w:firstLine="480"/>
        <w:rPr>
          <w:rFonts w:hint="eastAsia" w:ascii="宋体" w:hAnsi="宋体" w:eastAsia="宋体" w:cs="宋体"/>
          <w:sz w:val="24"/>
          <w:szCs w:val="24"/>
        </w:rPr>
      </w:pPr>
      <w:r>
        <w:rPr>
          <w:rFonts w:hint="eastAsia" w:ascii="宋体" w:hAnsi="宋体" w:eastAsia="宋体" w:cs="宋体"/>
          <w:sz w:val="24"/>
          <w:szCs w:val="24"/>
        </w:rPr>
        <w:t>(4)教师配备：专业教师1-3人。</w:t>
      </w:r>
    </w:p>
    <w:p w14:paraId="3F4F6CF5">
      <w:pPr>
        <w:spacing w:line="400" w:lineRule="exact"/>
        <w:ind w:firstLine="482"/>
        <w:rPr>
          <w:rFonts w:hint="eastAsia" w:ascii="宋体" w:hAnsi="宋体" w:eastAsia="宋体" w:cs="宋体"/>
          <w:b/>
          <w:sz w:val="24"/>
          <w:szCs w:val="24"/>
        </w:rPr>
      </w:pPr>
      <w:r>
        <w:rPr>
          <w:rFonts w:hint="eastAsia" w:ascii="宋体" w:hAnsi="宋体" w:eastAsia="宋体" w:cs="宋体"/>
          <w:b/>
          <w:sz w:val="24"/>
          <w:szCs w:val="24"/>
        </w:rPr>
        <w:t>4.教学资源基本要求</w:t>
      </w:r>
    </w:p>
    <w:p w14:paraId="40C10ED9">
      <w:pPr>
        <w:spacing w:line="400" w:lineRule="exact"/>
        <w:ind w:firstLine="480"/>
        <w:rPr>
          <w:rFonts w:hint="eastAsia" w:ascii="宋体" w:hAnsi="宋体" w:eastAsia="宋体" w:cs="宋体"/>
          <w:sz w:val="24"/>
          <w:szCs w:val="24"/>
        </w:rPr>
      </w:pPr>
      <w:r>
        <w:rPr>
          <w:rFonts w:hint="eastAsia" w:ascii="宋体" w:hAnsi="宋体" w:eastAsia="宋体" w:cs="宋体"/>
          <w:sz w:val="24"/>
          <w:szCs w:val="24"/>
        </w:rPr>
        <w:t>（1）教材：</w:t>
      </w:r>
    </w:p>
    <w:p w14:paraId="40C4D01A">
      <w:pPr>
        <w:spacing w:line="400" w:lineRule="exact"/>
        <w:ind w:firstLine="480"/>
        <w:rPr>
          <w:rFonts w:hint="eastAsia" w:ascii="宋体" w:hAnsi="宋体" w:eastAsia="宋体" w:cs="宋体"/>
          <w:sz w:val="24"/>
          <w:szCs w:val="24"/>
        </w:rPr>
      </w:pPr>
      <w:r>
        <w:rPr>
          <w:rFonts w:hint="eastAsia" w:ascii="宋体" w:hAnsi="宋体" w:eastAsia="宋体" w:cs="宋体"/>
          <w:sz w:val="24"/>
          <w:szCs w:val="24"/>
        </w:rPr>
        <w:t>《服装设计基础》</w:t>
      </w:r>
    </w:p>
    <w:p w14:paraId="632762E7">
      <w:pPr>
        <w:spacing w:line="400" w:lineRule="exact"/>
        <w:ind w:firstLine="0" w:firstLineChars="0"/>
        <w:rPr>
          <w:rFonts w:hint="eastAsia" w:ascii="宋体" w:hAnsi="宋体" w:eastAsia="宋体" w:cs="宋体"/>
          <w:sz w:val="24"/>
          <w:szCs w:val="24"/>
        </w:rPr>
      </w:pPr>
      <w:r>
        <w:rPr>
          <w:rFonts w:hint="eastAsia" w:ascii="宋体" w:hAnsi="宋体" w:eastAsia="宋体" w:cs="宋体"/>
          <w:sz w:val="24"/>
          <w:szCs w:val="24"/>
        </w:rPr>
        <w:t>书号ISBN：9787303191796出版社:北京师范大学出版社 时间:2015年10月 </w:t>
      </w:r>
    </w:p>
    <w:p w14:paraId="6F6DDE7C">
      <w:pPr>
        <w:spacing w:line="400" w:lineRule="exact"/>
        <w:ind w:firstLine="480"/>
        <w:rPr>
          <w:rFonts w:hint="eastAsia" w:ascii="宋体" w:hAnsi="宋体" w:eastAsia="宋体" w:cs="宋体"/>
          <w:sz w:val="24"/>
          <w:szCs w:val="24"/>
        </w:rPr>
      </w:pPr>
      <w:r>
        <w:rPr>
          <w:rFonts w:hint="eastAsia" w:ascii="宋体" w:hAnsi="宋体" w:eastAsia="宋体" w:cs="宋体"/>
          <w:sz w:val="24"/>
          <w:szCs w:val="24"/>
        </w:rPr>
        <w:t>（2）学习参考书：</w:t>
      </w:r>
    </w:p>
    <w:p w14:paraId="454387CA">
      <w:pPr>
        <w:spacing w:line="400" w:lineRule="exact"/>
        <w:ind w:firstLine="480"/>
        <w:rPr>
          <w:rFonts w:hint="eastAsia" w:ascii="宋体" w:hAnsi="宋体" w:eastAsia="宋体" w:cs="宋体"/>
          <w:sz w:val="24"/>
          <w:szCs w:val="24"/>
        </w:rPr>
      </w:pPr>
      <w:r>
        <w:rPr>
          <w:rFonts w:hint="eastAsia" w:ascii="宋体" w:hAnsi="宋体" w:eastAsia="宋体" w:cs="宋体"/>
          <w:sz w:val="24"/>
          <w:szCs w:val="24"/>
        </w:rPr>
        <w:t>《国际时装设计基础教程》</w:t>
      </w:r>
    </w:p>
    <w:p w14:paraId="6660ACFC">
      <w:pPr>
        <w:spacing w:line="400" w:lineRule="exact"/>
        <w:ind w:firstLine="0" w:firstLineChars="0"/>
        <w:rPr>
          <w:rFonts w:hint="eastAsia" w:ascii="宋体" w:hAnsi="宋体" w:eastAsia="宋体" w:cs="宋体"/>
          <w:sz w:val="24"/>
          <w:szCs w:val="24"/>
        </w:rPr>
      </w:pPr>
      <w:r>
        <w:rPr>
          <w:rFonts w:hint="eastAsia" w:ascii="宋体" w:hAnsi="宋体" w:eastAsia="宋体" w:cs="宋体"/>
          <w:sz w:val="24"/>
          <w:szCs w:val="24"/>
        </w:rPr>
        <w:t>书号ISBN：9787566910943出版社:</w:t>
      </w:r>
      <w:r>
        <w:rPr>
          <w:rFonts w:hint="eastAsia" w:ascii="宋体" w:hAnsi="宋体" w:eastAsia="宋体" w:cs="宋体"/>
          <w:color w:val="666666"/>
          <w:sz w:val="24"/>
          <w:szCs w:val="24"/>
          <w:shd w:val="clear" w:color="auto" w:fill="FFFFFF"/>
        </w:rPr>
        <w:t>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"https://book.jd.com/publish/%E4%B8%9C%E5%8D%8E%E5%A4%A7%E5%AD%A6%E5%87%BA%E7%89%88%E7%A4%BE_1.html" \o "东华大学出版社" \t "https://item.jd.com/_blank" </w:instrText>
      </w:r>
      <w:r>
        <w:rPr>
          <w:rFonts w:hint="eastAsia" w:ascii="宋体" w:hAnsi="宋体" w:eastAsia="宋体" w:cs="宋体"/>
          <w:sz w:val="24"/>
          <w:szCs w:val="24"/>
        </w:rPr>
        <w:fldChar w:fldCharType="separate"/>
      </w:r>
      <w:r>
        <w:rPr>
          <w:rFonts w:hint="eastAsia" w:ascii="宋体" w:hAnsi="宋体" w:eastAsia="宋体" w:cs="宋体"/>
          <w:sz w:val="24"/>
          <w:szCs w:val="24"/>
        </w:rPr>
        <w:t>东华大学出版社</w:t>
      </w:r>
      <w:r>
        <w:rPr>
          <w:rFonts w:hint="eastAsia" w:ascii="宋体" w:hAnsi="宋体" w:eastAsia="宋体" w:cs="宋体"/>
          <w:sz w:val="24"/>
          <w:szCs w:val="24"/>
        </w:rPr>
        <w:fldChar w:fldCharType="end"/>
      </w:r>
      <w:r>
        <w:rPr>
          <w:rFonts w:hint="eastAsia" w:ascii="宋体" w:hAnsi="宋体" w:eastAsia="宋体" w:cs="宋体"/>
          <w:sz w:val="24"/>
          <w:szCs w:val="24"/>
        </w:rPr>
        <w:t>:2017年01月</w:t>
      </w:r>
    </w:p>
    <w:p w14:paraId="49E71BB8">
      <w:pPr>
        <w:pStyle w:val="2"/>
        <w:spacing w:before="156" w:after="156" w:line="240" w:lineRule="auto"/>
        <w:rPr>
          <w:rFonts w:hint="eastAsia" w:ascii="宋体" w:hAnsi="宋体" w:eastAsia="宋体" w:cs="宋体"/>
          <w:sz w:val="24"/>
          <w:szCs w:val="24"/>
        </w:rPr>
      </w:pPr>
      <w:r>
        <w:rPr>
          <w:rFonts w:hint="eastAsia"/>
          <w:lang w:eastAsia="zh-CN"/>
        </w:rPr>
        <w:t>九</w:t>
      </w:r>
      <w:r>
        <w:rPr>
          <w:rFonts w:hint="eastAsia" w:ascii="宋体" w:hAnsi="宋体" w:eastAsia="宋体" w:cs="宋体"/>
          <w:sz w:val="24"/>
          <w:szCs w:val="24"/>
        </w:rPr>
        <w:t>、教学评价、考核要求</w:t>
      </w:r>
    </w:p>
    <w:p w14:paraId="022BD86D">
      <w:pPr>
        <w:spacing w:line="240" w:lineRule="auto"/>
        <w:ind w:firstLine="480"/>
        <w:rPr>
          <w:rFonts w:hint="eastAsia" w:ascii="宋体" w:hAnsi="宋体" w:eastAsia="宋体" w:cs="宋体"/>
          <w:position w:val="6"/>
          <w:sz w:val="24"/>
          <w:szCs w:val="24"/>
        </w:rPr>
      </w:pPr>
      <w:r>
        <w:rPr>
          <w:rFonts w:hint="eastAsia" w:ascii="宋体" w:hAnsi="宋体" w:eastAsia="宋体" w:cs="宋体"/>
          <w:position w:val="6"/>
          <w:sz w:val="24"/>
          <w:szCs w:val="24"/>
        </w:rPr>
        <w:t>1、评价方式：按五级记分制（优、良、中、及格、不及格），学生自评、小组互评、教师评价的方式，以过程考核为主；</w:t>
      </w:r>
    </w:p>
    <w:p w14:paraId="408572F1">
      <w:pPr>
        <w:spacing w:line="240" w:lineRule="auto"/>
        <w:ind w:firstLine="480"/>
        <w:rPr>
          <w:rFonts w:hint="eastAsia" w:ascii="宋体" w:hAnsi="宋体" w:eastAsia="宋体" w:cs="宋体"/>
          <w:position w:val="6"/>
          <w:sz w:val="24"/>
          <w:szCs w:val="24"/>
        </w:rPr>
      </w:pPr>
      <w:r>
        <w:rPr>
          <w:rFonts w:hint="eastAsia" w:ascii="宋体" w:hAnsi="宋体" w:eastAsia="宋体" w:cs="宋体"/>
          <w:kern w:val="0"/>
          <w:sz w:val="24"/>
          <w:szCs w:val="24"/>
        </w:rPr>
        <w:t>2、考核标准：分析的语言组织、逻辑表达及准确性。</w:t>
      </w:r>
      <w:r>
        <w:rPr>
          <w:rFonts w:hint="eastAsia" w:ascii="宋体" w:hAnsi="宋体" w:eastAsia="宋体" w:cs="宋体"/>
          <w:position w:val="6"/>
          <w:sz w:val="24"/>
          <w:szCs w:val="24"/>
        </w:rPr>
        <w:t>评价建议应体现多元评价方法，重视教学过程评价，突出阶段评价、目标评价、理论与实践一体化评价等，注重学生动手能力和在实践中分析问题、解决问题能力的考核，关注学生个别差异，鼓励学生创新实践。</w:t>
      </w:r>
    </w:p>
    <w:p w14:paraId="26D6B84F">
      <w:pPr>
        <w:ind w:firstLine="480"/>
        <w:rPr>
          <w:rFonts w:hint="eastAsia"/>
        </w:rPr>
      </w:pPr>
    </w:p>
    <w:p w14:paraId="4FFBAE6F">
      <w:pPr>
        <w:pStyle w:val="2"/>
        <w:spacing w:before="156" w:after="156"/>
        <w:rPr>
          <w:rFonts w:hint="eastAsia"/>
        </w:rPr>
      </w:pPr>
      <w:r>
        <w:rPr>
          <w:rFonts w:hint="eastAsia"/>
          <w:lang w:eastAsia="zh-CN"/>
        </w:rPr>
        <w:t>十</w:t>
      </w:r>
      <w:r>
        <w:rPr>
          <w:rFonts w:hint="eastAsia"/>
        </w:rPr>
        <w:t>、编制依据</w:t>
      </w:r>
    </w:p>
    <w:p w14:paraId="50514839">
      <w:pPr>
        <w:ind w:firstLine="525" w:firstLineChars="250"/>
        <w:rPr>
          <w:rFonts w:hint="eastAsia"/>
          <w:b/>
          <w:bCs/>
          <w:sz w:val="44"/>
        </w:rPr>
      </w:pPr>
      <w:r>
        <w:rPr>
          <w:rFonts w:hint="eastAsia" w:ascii="宋体" w:hAnsi="宋体" w:cs="仿宋_GB2312"/>
          <w:position w:val="6"/>
        </w:rPr>
        <w:t>该课程标准是以依据</w:t>
      </w:r>
      <w:r>
        <w:rPr>
          <w:rFonts w:hint="eastAsia" w:ascii="宋体" w:hAnsi="宋体" w:cs="仿宋_GB2312"/>
          <w:position w:val="6"/>
          <w:lang w:eastAsia="zh-CN"/>
        </w:rPr>
        <w:t>服装陈列与展示设计（时尚服装传播方向）</w:t>
      </w:r>
      <w:r>
        <w:rPr>
          <w:rFonts w:hint="eastAsia" w:ascii="宋体" w:hAnsi="宋体" w:cs="仿宋_GB2312"/>
          <w:position w:val="6"/>
        </w:rPr>
        <w:t>专业调研报告和人才培养方案而编制的。</w:t>
      </w:r>
    </w:p>
    <w:p w14:paraId="2844A237">
      <w:pPr>
        <w:spacing w:after="156" w:afterLines="50" w:line="240" w:lineRule="auto"/>
        <w:jc w:val="center"/>
        <w:rPr>
          <w:b/>
          <w:bCs/>
          <w:sz w:val="44"/>
        </w:rPr>
      </w:pPr>
      <w:r>
        <w:rPr>
          <w:rFonts w:hint="eastAsia"/>
          <w:b/>
          <w:bCs/>
          <w:sz w:val="44"/>
        </w:rPr>
        <w:t>《服装电脑辅助设计》课程标准</w:t>
      </w:r>
    </w:p>
    <w:p w14:paraId="30899BF4">
      <w:pPr>
        <w:ind w:firstLine="0" w:firstLineChars="0"/>
        <w:jc w:val="left"/>
        <w:rPr>
          <w:rFonts w:hint="eastAsia" w:ascii="黑体" w:hAnsi="黑体" w:eastAsia="黑体"/>
          <w:sz w:val="24"/>
          <w:szCs w:val="24"/>
        </w:rPr>
      </w:pPr>
      <w:r>
        <w:rPr>
          <w:rFonts w:hint="eastAsia" w:ascii="黑体" w:hAnsi="黑体" w:eastAsia="黑体"/>
          <w:sz w:val="24"/>
          <w:szCs w:val="24"/>
        </w:rPr>
        <w:t>课程代码：</w:t>
      </w:r>
    </w:p>
    <w:p w14:paraId="7B1F86A2">
      <w:pPr>
        <w:ind w:firstLine="0" w:firstLineChars="0"/>
        <w:jc w:val="left"/>
        <w:rPr>
          <w:rFonts w:hint="eastAsia" w:ascii="黑体" w:hAnsi="黑体" w:eastAsia="黑体"/>
          <w:sz w:val="24"/>
          <w:szCs w:val="24"/>
        </w:rPr>
      </w:pPr>
      <w:r>
        <w:rPr>
          <w:rFonts w:hint="eastAsia" w:ascii="黑体" w:hAnsi="黑体" w:eastAsia="黑体"/>
          <w:sz w:val="24"/>
          <w:szCs w:val="24"/>
        </w:rPr>
        <w:t>课程承担单位（部门）：</w:t>
      </w:r>
      <w:r>
        <w:rPr>
          <w:rFonts w:hint="eastAsia" w:ascii="黑体" w:hAnsi="黑体" w:eastAsia="黑体"/>
          <w:sz w:val="24"/>
          <w:szCs w:val="24"/>
          <w:lang w:eastAsia="zh-CN"/>
        </w:rPr>
        <w:t>服装教学部</w:t>
      </w:r>
      <w:r>
        <w:rPr>
          <w:rFonts w:hint="eastAsia" w:ascii="黑体" w:hAnsi="黑体" w:eastAsia="黑体"/>
          <w:sz w:val="24"/>
          <w:szCs w:val="24"/>
        </w:rPr>
        <w:t xml:space="preserve">                               </w:t>
      </w:r>
    </w:p>
    <w:p w14:paraId="75593A53">
      <w:pPr>
        <w:ind w:firstLine="0" w:firstLineChars="0"/>
        <w:jc w:val="left"/>
        <w:rPr>
          <w:rFonts w:hint="eastAsia" w:ascii="黑体" w:hAnsi="黑体" w:eastAsia="黑体"/>
          <w:sz w:val="24"/>
          <w:szCs w:val="24"/>
        </w:rPr>
      </w:pPr>
      <w:r>
        <w:rPr>
          <w:rFonts w:hint="eastAsia" w:ascii="黑体" w:hAnsi="黑体" w:eastAsia="黑体"/>
          <w:sz w:val="24"/>
          <w:szCs w:val="24"/>
        </w:rPr>
        <w:t>制定人：</w:t>
      </w:r>
      <w:r>
        <w:rPr>
          <w:rFonts w:hint="eastAsia" w:ascii="黑体" w:hAnsi="黑体" w:eastAsia="黑体"/>
          <w:sz w:val="24"/>
          <w:szCs w:val="24"/>
          <w:lang w:eastAsia="zh-CN"/>
        </w:rPr>
        <w:t>谢少瑛</w:t>
      </w:r>
      <w:r>
        <w:rPr>
          <w:rFonts w:hint="eastAsia" w:ascii="黑体" w:hAnsi="黑体" w:eastAsia="黑体"/>
          <w:sz w:val="24"/>
          <w:szCs w:val="24"/>
        </w:rPr>
        <w:t xml:space="preserve"> </w:t>
      </w:r>
      <w:r>
        <w:rPr>
          <w:rFonts w:hint="eastAsia" w:ascii="黑体" w:hAnsi="黑体" w:eastAsia="黑体"/>
          <w:sz w:val="24"/>
          <w:szCs w:val="24"/>
          <w:lang w:val="en-US" w:eastAsia="zh-CN"/>
        </w:rPr>
        <w:t xml:space="preserve"> </w:t>
      </w:r>
      <w:r>
        <w:rPr>
          <w:rFonts w:hint="eastAsia" w:ascii="黑体" w:hAnsi="黑体" w:eastAsia="黑体"/>
          <w:sz w:val="24"/>
          <w:szCs w:val="24"/>
        </w:rPr>
        <w:t xml:space="preserve">             制定日期：</w:t>
      </w:r>
    </w:p>
    <w:p w14:paraId="73F2E6A7">
      <w:pPr>
        <w:ind w:firstLine="0" w:firstLineChars="0"/>
        <w:jc w:val="left"/>
        <w:rPr>
          <w:rFonts w:hint="eastAsia" w:ascii="黑体" w:hAnsi="黑体" w:eastAsia="黑体"/>
          <w:sz w:val="24"/>
          <w:szCs w:val="24"/>
        </w:rPr>
      </w:pPr>
      <w:r>
        <w:rPr>
          <w:rFonts w:hint="eastAsia" w:ascii="黑体" w:hAnsi="黑体" w:eastAsia="黑体"/>
          <w:sz w:val="24"/>
          <w:szCs w:val="24"/>
        </w:rPr>
        <w:t>审核人：                     审核日期：</w:t>
      </w:r>
    </w:p>
    <w:p w14:paraId="5D92D30B">
      <w:pPr>
        <w:ind w:firstLine="0" w:firstLineChars="0"/>
        <w:jc w:val="left"/>
        <w:rPr>
          <w:rFonts w:hint="eastAsia"/>
          <w:b/>
          <w:bCs/>
          <w:sz w:val="24"/>
          <w:szCs w:val="24"/>
        </w:rPr>
      </w:pPr>
      <w:r>
        <w:rPr>
          <w:rFonts w:hint="eastAsia" w:ascii="黑体" w:hAnsi="黑体" w:eastAsia="黑体"/>
          <w:sz w:val="24"/>
          <w:szCs w:val="24"/>
        </w:rPr>
        <w:t>批准人：                     批准日期</w:t>
      </w:r>
    </w:p>
    <w:p w14:paraId="4928D4CC">
      <w:pPr>
        <w:ind w:firstLine="0" w:firstLineChars="0"/>
        <w:jc w:val="center"/>
        <w:rPr>
          <w:rFonts w:hint="eastAsia" w:ascii="黑体" w:hAnsi="黑体" w:eastAsia="黑体"/>
        </w:rPr>
      </w:pPr>
    </w:p>
    <w:p w14:paraId="170BED20">
      <w:pPr>
        <w:pStyle w:val="2"/>
        <w:spacing w:before="156" w:after="156"/>
        <w:ind w:firstLine="489" w:firstLineChars="174"/>
      </w:pPr>
      <w:r>
        <w:t>一、适用对象</w:t>
      </w:r>
    </w:p>
    <w:p w14:paraId="5E42DE92">
      <w:pPr>
        <w:ind w:firstLine="480" w:firstLineChars="200"/>
        <w:jc w:val="left"/>
        <w:rPr>
          <w:rFonts w:hint="eastAsia"/>
          <w:lang w:eastAsia="zh-CN"/>
        </w:rPr>
      </w:pPr>
      <w:r>
        <w:rPr>
          <w:rFonts w:hint="eastAsia" w:ascii="黑体" w:hAnsi="黑体" w:eastAsia="黑体"/>
          <w:sz w:val="24"/>
          <w:szCs w:val="24"/>
        </w:rPr>
        <w:t xml:space="preserve">中等职业学校 </w:t>
      </w:r>
      <w:r>
        <w:rPr>
          <w:rFonts w:hint="eastAsia" w:ascii="黑体" w:hAnsi="黑体" w:eastAsia="黑体"/>
          <w:sz w:val="24"/>
          <w:szCs w:val="24"/>
          <w:lang w:eastAsia="zh-CN"/>
        </w:rPr>
        <w:t>服装陈列与展示设计专业（时尚服装传播方向）</w:t>
      </w:r>
      <w:r>
        <w:rPr>
          <w:rFonts w:hint="eastAsia" w:ascii="黑体" w:hAnsi="黑体" w:eastAsia="黑体"/>
          <w:sz w:val="24"/>
          <w:szCs w:val="24"/>
        </w:rPr>
        <w:t>的学生</w:t>
      </w:r>
    </w:p>
    <w:p w14:paraId="3BE7F384">
      <w:pPr>
        <w:pStyle w:val="2"/>
        <w:numPr>
          <w:ilvl w:val="0"/>
          <w:numId w:val="0"/>
        </w:numPr>
        <w:spacing w:before="156" w:after="156"/>
        <w:ind w:firstLine="562" w:firstLineChars="200"/>
        <w:rPr>
          <w:rFonts w:hint="eastAsia"/>
        </w:rPr>
      </w:pPr>
      <w:r>
        <w:rPr>
          <w:rFonts w:hint="eastAsia"/>
          <w:lang w:eastAsia="zh-CN"/>
        </w:rPr>
        <w:t>二、</w:t>
      </w:r>
      <w:r>
        <w:rPr>
          <w:rFonts w:hint="eastAsia"/>
        </w:rPr>
        <w:t>适用专业</w:t>
      </w:r>
    </w:p>
    <w:p w14:paraId="300F1F51">
      <w:pPr>
        <w:pStyle w:val="2"/>
        <w:numPr>
          <w:ilvl w:val="0"/>
          <w:numId w:val="0"/>
        </w:numPr>
        <w:spacing w:before="156" w:after="156"/>
        <w:ind w:firstLine="720" w:firstLineChars="300"/>
        <w:rPr>
          <w:rFonts w:hint="eastAsia" w:ascii="黑体" w:hAnsi="黑体" w:eastAsia="黑体" w:cs="Times New Roman"/>
          <w:b w:val="0"/>
          <w:bCs w:val="0"/>
          <w:sz w:val="24"/>
          <w:szCs w:val="24"/>
          <w:lang w:eastAsia="zh-CN"/>
        </w:rPr>
      </w:pPr>
      <w:r>
        <w:rPr>
          <w:rFonts w:hint="eastAsia" w:ascii="黑体" w:hAnsi="黑体" w:cs="Times New Roman"/>
          <w:b w:val="0"/>
          <w:bCs w:val="0"/>
          <w:sz w:val="24"/>
          <w:szCs w:val="24"/>
          <w:lang w:eastAsia="zh-CN"/>
        </w:rPr>
        <w:t>服装陈列与展示设计专业</w:t>
      </w:r>
      <w:r>
        <w:rPr>
          <w:rFonts w:hint="eastAsia" w:ascii="黑体" w:hAnsi="黑体" w:eastAsia="黑体" w:cs="Times New Roman"/>
          <w:b w:val="0"/>
          <w:bCs w:val="0"/>
          <w:sz w:val="24"/>
          <w:szCs w:val="24"/>
          <w:lang w:eastAsia="zh-CN"/>
        </w:rPr>
        <w:t>（服装时尚传播方向）</w:t>
      </w:r>
    </w:p>
    <w:p w14:paraId="500DA1C3">
      <w:pPr>
        <w:pStyle w:val="2"/>
        <w:numPr>
          <w:ilvl w:val="0"/>
          <w:numId w:val="0"/>
        </w:numPr>
        <w:spacing w:before="156" w:after="156"/>
        <w:ind w:firstLine="562" w:firstLineChars="200"/>
      </w:pPr>
      <w:r>
        <w:rPr>
          <w:rFonts w:hint="eastAsia"/>
          <w:lang w:eastAsia="zh-CN"/>
        </w:rPr>
        <w:t>三、</w:t>
      </w:r>
      <w:r>
        <w:rPr>
          <w:rFonts w:hint="eastAsia"/>
        </w:rPr>
        <w:t>课程性质</w:t>
      </w:r>
      <w:r>
        <w:rPr>
          <w:rFonts w:hint="eastAsia"/>
          <w:lang w:eastAsia="zh-CN"/>
        </w:rPr>
        <w:t>、地位、作用</w:t>
      </w:r>
    </w:p>
    <w:p w14:paraId="216F7ED1">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本课程是</w:t>
      </w:r>
      <w:r>
        <w:rPr>
          <w:rFonts w:hint="eastAsia" w:cs="Times New Roman"/>
          <w:sz w:val="24"/>
          <w:szCs w:val="24"/>
          <w:lang w:val="en-US" w:eastAsia="zh-CN"/>
        </w:rPr>
        <w:t>服装陈列与展示设计（时尚服装传播方向）</w:t>
      </w:r>
      <w:r>
        <w:rPr>
          <w:rFonts w:hint="eastAsia" w:ascii="Times New Roman" w:hAnsi="Times New Roman" w:cs="Times New Roman"/>
          <w:sz w:val="24"/>
          <w:szCs w:val="24"/>
          <w:lang w:val="en-US" w:eastAsia="zh-CN"/>
        </w:rPr>
        <w:t>专业的专业核心课课程，</w:t>
      </w:r>
    </w:p>
    <w:p w14:paraId="56847087">
      <w:pPr>
        <w:spacing w:line="460" w:lineRule="exact"/>
        <w:ind w:firstLine="480"/>
        <w:rPr>
          <w:rFonts w:hint="eastAsia" w:ascii="Times New Roman" w:hAnsi="Times New Roman" w:cs="Times New Roman"/>
          <w:sz w:val="24"/>
          <w:szCs w:val="24"/>
          <w:lang w:val="en-US" w:eastAsia="zh-CN"/>
        </w:rPr>
      </w:pPr>
      <w:r>
        <w:rPr>
          <w:rFonts w:hint="eastAsia" w:ascii="宋体" w:hAnsi="宋体" w:eastAsia="宋体" w:cs="仿宋_GB2312"/>
          <w:kern w:val="2"/>
          <w:position w:val="6"/>
          <w:sz w:val="24"/>
          <w:szCs w:val="24"/>
          <w:u w:val="none"/>
          <w:lang w:val="en-US" w:eastAsia="zh-CN" w:bidi="ar-SA"/>
        </w:rPr>
        <w:t>本课程是依据</w:t>
      </w:r>
      <w:r>
        <w:rPr>
          <w:rFonts w:hint="eastAsia" w:ascii="宋体" w:hAnsi="宋体" w:cs="仿宋_GB2312"/>
          <w:kern w:val="2"/>
          <w:position w:val="6"/>
          <w:sz w:val="24"/>
          <w:szCs w:val="24"/>
          <w:u w:val="none"/>
          <w:lang w:val="en-US" w:eastAsia="zh-CN" w:bidi="ar-SA"/>
        </w:rPr>
        <w:t>服装陈列与展示（时尚服装传播方向）</w:t>
      </w:r>
      <w:r>
        <w:rPr>
          <w:rFonts w:hint="eastAsia" w:ascii="Times New Roman" w:hAnsi="Times New Roman" w:cs="Times New Roman"/>
          <w:sz w:val="24"/>
          <w:szCs w:val="24"/>
          <w:lang w:val="en-US" w:eastAsia="zh-CN"/>
        </w:rPr>
        <w:t>专业人才培养目标和相关职业岗位（群）的能力要求而设置的。是必修、考试科目。对本专业所需掌握的知识、技能、和素质目标的达成起支撑作用。</w:t>
      </w:r>
    </w:p>
    <w:p w14:paraId="07A83CC0">
      <w:pPr>
        <w:pStyle w:val="2"/>
        <w:numPr>
          <w:ilvl w:val="0"/>
          <w:numId w:val="0"/>
        </w:numPr>
        <w:spacing w:before="156" w:after="156"/>
        <w:ind w:firstLine="562" w:firstLineChars="200"/>
        <w:rPr>
          <w:rFonts w:hint="eastAsia"/>
          <w:lang w:eastAsia="zh-CN"/>
        </w:rPr>
      </w:pPr>
      <w:r>
        <w:rPr>
          <w:rFonts w:hint="eastAsia"/>
          <w:lang w:eastAsia="zh-CN"/>
        </w:rPr>
        <w:t>四、课程的教学目标</w:t>
      </w:r>
    </w:p>
    <w:p w14:paraId="7C80E483">
      <w:pPr>
        <w:spacing w:line="24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总体目标：</w:t>
      </w:r>
    </w:p>
    <w:p w14:paraId="2C71F718">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通过对服装电脑辅助设计中最常用的PHOTOSHOP软件的运用方法讲解示范以及大量实例操作训练，使学生牢固掌握这项设计软件在服装应用方面的专业知识，使学生可以掌握服装设计电脑的表现，特别是对服装效果图处理、色彩调整及图案设计等应用技能的训练，能为日后专业岗位上开展相关工作打好基础。</w:t>
      </w:r>
    </w:p>
    <w:p w14:paraId="2A8DEDE5">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1、知识目标 </w:t>
      </w:r>
    </w:p>
    <w:p w14:paraId="4452EE3E">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（1）培养本专业与计算机信息高新技术有效结合的认识。</w:t>
      </w:r>
    </w:p>
    <w:p w14:paraId="32F61FA4">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（2）服装电脑辅助设计中最常用的PHOTOSHOP软件的功能及主要菜单工具。</w:t>
      </w:r>
    </w:p>
    <w:p w14:paraId="1D039B15">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（3）PHOTOSHOP软件在本专业设计应用中的各种方法。</w:t>
      </w:r>
    </w:p>
    <w:p w14:paraId="3B7FEEAD">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2、技能目标 </w:t>
      </w:r>
    </w:p>
    <w:p w14:paraId="7ABF901B">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（1）掌握电脑辅助服装设计的应用能力。</w:t>
      </w:r>
    </w:p>
    <w:p w14:paraId="2AE099B9">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(2) 掌握Photoshop软件主要菜单工具的运用技能。</w:t>
      </w:r>
    </w:p>
    <w:p w14:paraId="5AC2E242">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（3）掌握Photoshop软件在本专业设计中的应用技能及审美能力。</w:t>
      </w:r>
    </w:p>
    <w:p w14:paraId="31984A42">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（4）能将本专业的设计理论知识通过电脑图像软件工具开展实践运用从而提高自主学习在能力。</w:t>
      </w:r>
    </w:p>
    <w:p w14:paraId="4B594A67">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（5）使学生有效地形成本专业的创造性思维的设计意识。</w:t>
      </w:r>
    </w:p>
    <w:p w14:paraId="264D8821">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3、素质养成目标</w:t>
      </w:r>
    </w:p>
    <w:p w14:paraId="70B94CA1">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通过本课程，培养学生能够根据课程设置要求，掌握服装电脑辅助设计Photoshop软件的操作技能，熟练开展在专业应用上，并且提交一定的审美能力和自我学习的能力。</w:t>
      </w:r>
    </w:p>
    <w:p w14:paraId="08CC954F">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4、证书目标：无</w:t>
      </w:r>
    </w:p>
    <w:p w14:paraId="0A868508">
      <w:pPr>
        <w:pStyle w:val="2"/>
        <w:spacing w:before="156" w:after="156"/>
        <w:rPr>
          <w:rFonts w:ascii="黑体" w:hAnsi="黑体"/>
          <w:color w:val="0000FF"/>
          <w:szCs w:val="28"/>
          <w:u w:val="single"/>
        </w:rPr>
      </w:pPr>
      <w:r>
        <w:rPr>
          <w:rFonts w:hint="eastAsia"/>
          <w:lang w:eastAsia="zh-CN"/>
        </w:rPr>
        <w:t>五</w:t>
      </w:r>
      <w:r>
        <w:t>、参考</w:t>
      </w:r>
      <w:r>
        <w:rPr>
          <w:rFonts w:hint="eastAsia"/>
        </w:rPr>
        <w:t>学</w:t>
      </w:r>
      <w:r>
        <w:t>时</w:t>
      </w:r>
      <w:r>
        <w:rPr>
          <w:rFonts w:hint="eastAsia"/>
        </w:rPr>
        <w:t>与</w:t>
      </w:r>
      <w:r>
        <w:t>学分</w:t>
      </w:r>
    </w:p>
    <w:p w14:paraId="1FF5308F">
      <w:pPr>
        <w:ind w:firstLine="480"/>
        <w:rPr>
          <w:rFonts w:ascii="宋体" w:hAnsi="宋体" w:cs="仿宋_GB2312"/>
          <w:position w:val="6"/>
          <w:sz w:val="24"/>
          <w:szCs w:val="24"/>
        </w:rPr>
      </w:pPr>
      <w:r>
        <w:rPr>
          <w:rFonts w:hint="eastAsia" w:ascii="宋体" w:hAnsi="宋体" w:cs="仿宋_GB2312"/>
          <w:position w:val="6"/>
          <w:sz w:val="24"/>
          <w:szCs w:val="24"/>
        </w:rPr>
        <w:t>1.学</w:t>
      </w:r>
      <w:r>
        <w:rPr>
          <w:rFonts w:ascii="宋体" w:hAnsi="宋体" w:cs="仿宋_GB2312"/>
          <w:position w:val="6"/>
          <w:sz w:val="24"/>
          <w:szCs w:val="24"/>
        </w:rPr>
        <w:t>时</w:t>
      </w:r>
      <w:r>
        <w:rPr>
          <w:rFonts w:hint="eastAsia" w:ascii="宋体" w:hAnsi="宋体" w:cs="仿宋_GB2312"/>
          <w:position w:val="6"/>
          <w:sz w:val="24"/>
          <w:szCs w:val="24"/>
        </w:rPr>
        <w:t>：72</w:t>
      </w:r>
    </w:p>
    <w:p w14:paraId="007DA09B">
      <w:pPr>
        <w:ind w:firstLine="480"/>
        <w:rPr>
          <w:rFonts w:ascii="宋体" w:hAnsi="宋体" w:cs="仿宋_GB2312"/>
          <w:position w:val="6"/>
          <w:sz w:val="24"/>
          <w:szCs w:val="24"/>
        </w:rPr>
      </w:pPr>
      <w:r>
        <w:rPr>
          <w:rFonts w:hint="eastAsia" w:ascii="宋体" w:hAnsi="宋体" w:cs="仿宋_GB2312"/>
          <w:position w:val="6"/>
          <w:sz w:val="24"/>
          <w:szCs w:val="24"/>
        </w:rPr>
        <w:t>2.学分:4</w:t>
      </w:r>
    </w:p>
    <w:p w14:paraId="175F20FA">
      <w:pPr>
        <w:pStyle w:val="2"/>
        <w:spacing w:before="156" w:after="156"/>
        <w:rPr>
          <w:b w:val="0"/>
          <w:color w:val="0000FF"/>
        </w:rPr>
      </w:pPr>
      <w:r>
        <w:rPr>
          <w:rFonts w:hint="eastAsia"/>
          <w:lang w:eastAsia="zh-CN"/>
        </w:rPr>
        <w:t>六、</w:t>
      </w:r>
      <w:r>
        <w:rPr>
          <w:rFonts w:hint="eastAsia"/>
        </w:rPr>
        <w:t>设计思路</w:t>
      </w:r>
    </w:p>
    <w:p w14:paraId="77A42CCA">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本课程是</w:t>
      </w:r>
      <w:r>
        <w:rPr>
          <w:rFonts w:hint="eastAsia" w:cs="Times New Roman"/>
          <w:sz w:val="24"/>
          <w:szCs w:val="24"/>
          <w:lang w:val="en-US" w:eastAsia="zh-CN"/>
        </w:rPr>
        <w:t>服装陈列与展示（时尚服装传播方向）</w:t>
      </w:r>
      <w:r>
        <w:rPr>
          <w:rFonts w:hint="eastAsia" w:ascii="Times New Roman" w:hAnsi="Times New Roman" w:cs="Times New Roman"/>
          <w:sz w:val="24"/>
          <w:szCs w:val="24"/>
          <w:lang w:val="en-US" w:eastAsia="zh-CN"/>
        </w:rPr>
        <w:t>的专业核心课程。依据</w:t>
      </w:r>
      <w:r>
        <w:rPr>
          <w:rFonts w:hint="eastAsia" w:cs="Times New Roman"/>
          <w:sz w:val="24"/>
          <w:szCs w:val="24"/>
          <w:lang w:val="en-US" w:eastAsia="zh-CN"/>
        </w:rPr>
        <w:t>服装陈列与展示（时尚服装传播方向）</w:t>
      </w:r>
      <w:r>
        <w:rPr>
          <w:rFonts w:hint="eastAsia" w:ascii="Times New Roman" w:hAnsi="Times New Roman" w:cs="Times New Roman"/>
          <w:sz w:val="24"/>
          <w:szCs w:val="24"/>
          <w:lang w:val="en-US" w:eastAsia="zh-CN"/>
        </w:rPr>
        <w:t>人才培养目标和相关职业岗位的能力要求而设置的，配合本专业的应用上的特点进行教学，着重以讲解运用电脑进行辅助服装设计，以常用代表图像软件件PHOTOSHOP在具体应用中的功能技能为线索，通过对其的学习及操作应用的训练，为学生能达到服装设计岗位要求打下一定的基础。</w:t>
      </w:r>
    </w:p>
    <w:p w14:paraId="77304CA0">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依据学生的已有经验、心理发展水平和全面发展的需求选择课程内容，力求反映本课程特点，重视针对专业应用中软件操作技能的培养，突出学生的实践活动，使学生积极主动地获取知识，培养创新精神和实践能力。</w:t>
      </w:r>
    </w:p>
    <w:p w14:paraId="70ED78ED">
      <w:pPr>
        <w:pStyle w:val="2"/>
        <w:spacing w:before="156" w:after="156"/>
      </w:pPr>
      <w:r>
        <w:rPr>
          <w:rFonts w:hint="eastAsia"/>
          <w:lang w:eastAsia="zh-CN"/>
        </w:rPr>
        <w:t>七、</w:t>
      </w:r>
      <w:r>
        <w:rPr>
          <w:rFonts w:hint="eastAsia"/>
        </w:rPr>
        <w:t>课程内容与教学要求</w:t>
      </w:r>
    </w:p>
    <w:p w14:paraId="21E58D4F">
      <w:pPr>
        <w:pStyle w:val="5"/>
        <w:spacing w:before="0" w:beforeAutospacing="0" w:after="0" w:afterAutospacing="0" w:line="360" w:lineRule="auto"/>
        <w:ind w:firstLine="443" w:firstLineChars="210"/>
        <w:jc w:val="both"/>
        <w:rPr>
          <w:rFonts w:cs="仿宋_GB2312"/>
          <w:b/>
          <w:position w:val="6"/>
        </w:rPr>
      </w:pPr>
      <w:r>
        <w:rPr>
          <w:rFonts w:hint="eastAsia" w:cs="仿宋_GB2312"/>
          <w:b/>
          <w:position w:val="6"/>
        </w:rPr>
        <w:t>1.课时分配表</w:t>
      </w:r>
    </w:p>
    <w:tbl>
      <w:tblPr>
        <w:tblStyle w:val="9"/>
        <w:tblW w:w="94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24"/>
        <w:gridCol w:w="899"/>
        <w:gridCol w:w="3361"/>
        <w:gridCol w:w="1616"/>
        <w:gridCol w:w="748"/>
      </w:tblGrid>
      <w:tr w14:paraId="105B4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jc w:val="center"/>
        </w:trPr>
        <w:tc>
          <w:tcPr>
            <w:tcW w:w="2824" w:type="dxa"/>
          </w:tcPr>
          <w:p w14:paraId="0024ED84">
            <w:pPr>
              <w:ind w:firstLine="0" w:firstLineChars="0"/>
              <w:rPr>
                <w:rFonts w:ascii="宋体" w:hAnsi="宋体"/>
              </w:rPr>
            </w:pPr>
            <w:r>
              <w:rPr>
                <w:rFonts w:hint="eastAsia" w:ascii="宋体" w:hAnsi="宋体"/>
              </w:rPr>
              <w:t>模块（或工作情境）名称</w:t>
            </w:r>
          </w:p>
        </w:tc>
        <w:tc>
          <w:tcPr>
            <w:tcW w:w="899" w:type="dxa"/>
          </w:tcPr>
          <w:p w14:paraId="39CFAA50">
            <w:pPr>
              <w:ind w:firstLine="0" w:firstLineChars="0"/>
              <w:rPr>
                <w:rFonts w:ascii="宋体" w:hAnsi="宋体"/>
              </w:rPr>
            </w:pPr>
            <w:r>
              <w:rPr>
                <w:rFonts w:hint="eastAsia" w:ascii="宋体" w:hAnsi="宋体"/>
              </w:rPr>
              <w:t>序号</w:t>
            </w:r>
          </w:p>
        </w:tc>
        <w:tc>
          <w:tcPr>
            <w:tcW w:w="3361" w:type="dxa"/>
          </w:tcPr>
          <w:p w14:paraId="3DF1F14B">
            <w:pPr>
              <w:ind w:firstLine="480"/>
              <w:jc w:val="center"/>
              <w:rPr>
                <w:rFonts w:ascii="宋体" w:hAnsi="宋体"/>
              </w:rPr>
            </w:pPr>
            <w:r>
              <w:rPr>
                <w:rFonts w:hint="eastAsia" w:ascii="宋体" w:hAnsi="宋体"/>
              </w:rPr>
              <w:t>单元（或项目）内容</w:t>
            </w:r>
          </w:p>
        </w:tc>
        <w:tc>
          <w:tcPr>
            <w:tcW w:w="1616" w:type="dxa"/>
          </w:tcPr>
          <w:p w14:paraId="423B01FE">
            <w:pPr>
              <w:ind w:firstLine="0" w:firstLineChars="0"/>
              <w:rPr>
                <w:rFonts w:ascii="宋体" w:hAnsi="宋体"/>
              </w:rPr>
            </w:pPr>
            <w:r>
              <w:rPr>
                <w:rFonts w:hint="eastAsia" w:ascii="宋体" w:hAnsi="宋体"/>
              </w:rPr>
              <w:t>学时分配</w:t>
            </w:r>
          </w:p>
        </w:tc>
        <w:tc>
          <w:tcPr>
            <w:tcW w:w="748" w:type="dxa"/>
          </w:tcPr>
          <w:p w14:paraId="5BF3ACFE">
            <w:pPr>
              <w:ind w:firstLine="0" w:firstLineChars="0"/>
              <w:rPr>
                <w:rFonts w:ascii="宋体" w:hAnsi="宋体"/>
              </w:rPr>
            </w:pPr>
            <w:r>
              <w:rPr>
                <w:rFonts w:hint="eastAsia" w:ascii="宋体" w:hAnsi="宋体"/>
              </w:rPr>
              <w:t>备注</w:t>
            </w:r>
          </w:p>
        </w:tc>
      </w:tr>
      <w:tr w14:paraId="0265C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vAlign w:val="center"/>
          </w:tcPr>
          <w:p w14:paraId="4B7DCCE0">
            <w:pPr>
              <w:ind w:firstLine="0" w:firstLineChars="0"/>
              <w:rPr>
                <w:bCs/>
              </w:rPr>
            </w:pPr>
            <w:r>
              <w:rPr>
                <w:rFonts w:hint="eastAsia"/>
                <w:bCs/>
              </w:rPr>
              <w:t>模块一</w:t>
            </w:r>
          </w:p>
          <w:p w14:paraId="293D75C8">
            <w:pPr>
              <w:ind w:firstLine="0" w:firstLineChars="0"/>
              <w:rPr>
                <w:rFonts w:ascii="宋体" w:hAnsi="宋体"/>
              </w:rPr>
            </w:pPr>
            <w:r>
              <w:rPr>
                <w:rFonts w:hint="eastAsia"/>
                <w:bCs/>
              </w:rPr>
              <w:t>服装电脑辅助设计范例及主要运用软件PHOTOSHOP的概况</w:t>
            </w:r>
          </w:p>
        </w:tc>
        <w:tc>
          <w:tcPr>
            <w:tcW w:w="899" w:type="dxa"/>
          </w:tcPr>
          <w:p w14:paraId="3A126A7A">
            <w:pPr>
              <w:ind w:firstLine="480"/>
              <w:jc w:val="center"/>
              <w:rPr>
                <w:rFonts w:ascii="宋体" w:hAnsi="宋体"/>
                <w:szCs w:val="21"/>
              </w:rPr>
            </w:pPr>
            <w:r>
              <w:rPr>
                <w:rFonts w:hint="eastAsia" w:ascii="宋体" w:hAnsi="宋体"/>
                <w:szCs w:val="21"/>
              </w:rPr>
              <w:t>1</w:t>
            </w:r>
          </w:p>
        </w:tc>
        <w:tc>
          <w:tcPr>
            <w:tcW w:w="3361" w:type="dxa"/>
            <w:vAlign w:val="center"/>
          </w:tcPr>
          <w:p w14:paraId="2C9C2CDF">
            <w:pPr>
              <w:ind w:firstLine="0" w:firstLineChars="0"/>
              <w:rPr>
                <w:rFonts w:ascii="宋体" w:hAnsi="宋体"/>
                <w:szCs w:val="21"/>
              </w:rPr>
            </w:pPr>
            <w:r>
              <w:rPr>
                <w:rFonts w:hint="eastAsia" w:ascii="宋体" w:hAnsi="宋体"/>
                <w:szCs w:val="21"/>
              </w:rPr>
              <w:t>电脑辅助服装设计中的优秀范例</w:t>
            </w:r>
          </w:p>
        </w:tc>
        <w:tc>
          <w:tcPr>
            <w:tcW w:w="1616" w:type="dxa"/>
          </w:tcPr>
          <w:p w14:paraId="571B0C86">
            <w:pPr>
              <w:ind w:firstLine="480"/>
              <w:jc w:val="center"/>
              <w:rPr>
                <w:rFonts w:ascii="宋体" w:hAnsi="宋体"/>
              </w:rPr>
            </w:pPr>
            <w:r>
              <w:rPr>
                <w:rFonts w:hint="eastAsia" w:ascii="宋体" w:hAnsi="宋体"/>
              </w:rPr>
              <w:t>1</w:t>
            </w:r>
          </w:p>
        </w:tc>
        <w:tc>
          <w:tcPr>
            <w:tcW w:w="748" w:type="dxa"/>
          </w:tcPr>
          <w:p w14:paraId="791FB385">
            <w:pPr>
              <w:ind w:firstLine="480"/>
              <w:jc w:val="center"/>
              <w:rPr>
                <w:rFonts w:ascii="宋体" w:hAnsi="宋体"/>
              </w:rPr>
            </w:pPr>
          </w:p>
        </w:tc>
      </w:tr>
      <w:tr w14:paraId="58EE5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0CCFC43C">
            <w:pPr>
              <w:ind w:firstLine="480"/>
              <w:jc w:val="center"/>
              <w:rPr>
                <w:bCs/>
              </w:rPr>
            </w:pPr>
          </w:p>
        </w:tc>
        <w:tc>
          <w:tcPr>
            <w:tcW w:w="899" w:type="dxa"/>
          </w:tcPr>
          <w:p w14:paraId="23C1AF1B">
            <w:pPr>
              <w:ind w:firstLine="480"/>
              <w:jc w:val="center"/>
              <w:rPr>
                <w:rFonts w:ascii="宋体" w:hAnsi="宋体"/>
                <w:szCs w:val="21"/>
              </w:rPr>
            </w:pPr>
            <w:r>
              <w:rPr>
                <w:rFonts w:hint="eastAsia" w:ascii="宋体" w:hAnsi="宋体"/>
                <w:szCs w:val="21"/>
              </w:rPr>
              <w:t>2</w:t>
            </w:r>
          </w:p>
        </w:tc>
        <w:tc>
          <w:tcPr>
            <w:tcW w:w="3361" w:type="dxa"/>
            <w:vAlign w:val="center"/>
          </w:tcPr>
          <w:p w14:paraId="09BB5CBD">
            <w:pPr>
              <w:ind w:firstLine="0" w:firstLineChars="0"/>
              <w:rPr>
                <w:rFonts w:ascii="宋体" w:hAnsi="宋体"/>
                <w:szCs w:val="21"/>
              </w:rPr>
            </w:pPr>
            <w:r>
              <w:rPr>
                <w:rFonts w:hint="eastAsia" w:ascii="宋体" w:hAnsi="宋体"/>
                <w:szCs w:val="21"/>
              </w:rPr>
              <w:t>PHOTOSHOP软件在服装设计中的主要运用功能介绍</w:t>
            </w:r>
          </w:p>
        </w:tc>
        <w:tc>
          <w:tcPr>
            <w:tcW w:w="1616" w:type="dxa"/>
          </w:tcPr>
          <w:p w14:paraId="07CBC0D7">
            <w:pPr>
              <w:ind w:firstLine="480"/>
              <w:jc w:val="center"/>
              <w:rPr>
                <w:rFonts w:ascii="宋体" w:hAnsi="宋体"/>
              </w:rPr>
            </w:pPr>
            <w:r>
              <w:rPr>
                <w:rFonts w:hint="eastAsia" w:ascii="宋体" w:hAnsi="宋体"/>
              </w:rPr>
              <w:t>1</w:t>
            </w:r>
          </w:p>
        </w:tc>
        <w:tc>
          <w:tcPr>
            <w:tcW w:w="748" w:type="dxa"/>
          </w:tcPr>
          <w:p w14:paraId="70994C3D">
            <w:pPr>
              <w:ind w:firstLine="480"/>
              <w:jc w:val="center"/>
              <w:rPr>
                <w:rFonts w:ascii="宋体" w:hAnsi="宋体"/>
              </w:rPr>
            </w:pPr>
          </w:p>
        </w:tc>
      </w:tr>
      <w:tr w14:paraId="10944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vAlign w:val="center"/>
          </w:tcPr>
          <w:p w14:paraId="085BDC81">
            <w:pPr>
              <w:ind w:firstLine="0" w:firstLineChars="0"/>
              <w:rPr>
                <w:rFonts w:ascii="宋体" w:hAnsi="宋体"/>
              </w:rPr>
            </w:pPr>
            <w:r>
              <w:rPr>
                <w:rFonts w:hint="eastAsia" w:ascii="宋体" w:hAnsi="宋体"/>
              </w:rPr>
              <w:t>模块二</w:t>
            </w:r>
          </w:p>
          <w:p w14:paraId="0EE18E69">
            <w:pPr>
              <w:ind w:firstLine="0" w:firstLineChars="0"/>
              <w:rPr>
                <w:rFonts w:ascii="宋体" w:hAnsi="宋体"/>
              </w:rPr>
            </w:pPr>
            <w:r>
              <w:rPr>
                <w:rFonts w:hint="eastAsia" w:ascii="宋体" w:hAnsi="宋体"/>
              </w:rPr>
              <w:t>Photoshop软件基本操作</w:t>
            </w:r>
          </w:p>
        </w:tc>
        <w:tc>
          <w:tcPr>
            <w:tcW w:w="899" w:type="dxa"/>
          </w:tcPr>
          <w:p w14:paraId="3AB22EC2">
            <w:pPr>
              <w:ind w:firstLine="480"/>
              <w:jc w:val="center"/>
              <w:rPr>
                <w:rFonts w:ascii="宋体" w:hAnsi="宋体"/>
                <w:szCs w:val="21"/>
              </w:rPr>
            </w:pPr>
            <w:r>
              <w:rPr>
                <w:rFonts w:hint="eastAsia" w:ascii="宋体" w:hAnsi="宋体"/>
                <w:szCs w:val="21"/>
              </w:rPr>
              <w:t>1</w:t>
            </w:r>
          </w:p>
        </w:tc>
        <w:tc>
          <w:tcPr>
            <w:tcW w:w="3361" w:type="dxa"/>
            <w:vAlign w:val="center"/>
          </w:tcPr>
          <w:p w14:paraId="084168CC">
            <w:pPr>
              <w:ind w:firstLine="480"/>
              <w:rPr>
                <w:rFonts w:ascii="宋体" w:hAnsi="宋体"/>
                <w:szCs w:val="21"/>
              </w:rPr>
            </w:pPr>
            <w:r>
              <w:rPr>
                <w:rFonts w:hint="eastAsia" w:ascii="宋体" w:hAnsi="宋体"/>
                <w:szCs w:val="21"/>
              </w:rPr>
              <w:t>Photoshop基本操作</w:t>
            </w:r>
          </w:p>
        </w:tc>
        <w:tc>
          <w:tcPr>
            <w:tcW w:w="1616" w:type="dxa"/>
          </w:tcPr>
          <w:p w14:paraId="71986B7C">
            <w:pPr>
              <w:ind w:firstLine="480"/>
              <w:jc w:val="center"/>
              <w:rPr>
                <w:rFonts w:ascii="宋体" w:hAnsi="宋体"/>
              </w:rPr>
            </w:pPr>
            <w:r>
              <w:rPr>
                <w:rFonts w:hint="eastAsia" w:ascii="宋体" w:hAnsi="宋体"/>
              </w:rPr>
              <w:t>2</w:t>
            </w:r>
          </w:p>
        </w:tc>
        <w:tc>
          <w:tcPr>
            <w:tcW w:w="748" w:type="dxa"/>
          </w:tcPr>
          <w:p w14:paraId="23F43706">
            <w:pPr>
              <w:ind w:firstLine="480"/>
              <w:jc w:val="center"/>
              <w:rPr>
                <w:rFonts w:ascii="宋体" w:hAnsi="宋体"/>
              </w:rPr>
            </w:pPr>
          </w:p>
        </w:tc>
      </w:tr>
      <w:tr w14:paraId="744C4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0D57FA1F">
            <w:pPr>
              <w:ind w:firstLine="480"/>
              <w:jc w:val="center"/>
              <w:rPr>
                <w:rFonts w:ascii="宋体" w:hAnsi="宋体"/>
              </w:rPr>
            </w:pPr>
          </w:p>
        </w:tc>
        <w:tc>
          <w:tcPr>
            <w:tcW w:w="899" w:type="dxa"/>
          </w:tcPr>
          <w:p w14:paraId="05BE57E6">
            <w:pPr>
              <w:ind w:firstLine="480"/>
              <w:jc w:val="center"/>
              <w:rPr>
                <w:rFonts w:ascii="宋体" w:hAnsi="宋体"/>
                <w:szCs w:val="21"/>
              </w:rPr>
            </w:pPr>
            <w:r>
              <w:rPr>
                <w:rFonts w:hint="eastAsia" w:ascii="宋体" w:hAnsi="宋体"/>
                <w:szCs w:val="21"/>
              </w:rPr>
              <w:t>2</w:t>
            </w:r>
          </w:p>
        </w:tc>
        <w:tc>
          <w:tcPr>
            <w:tcW w:w="3361" w:type="dxa"/>
            <w:vAlign w:val="center"/>
          </w:tcPr>
          <w:p w14:paraId="03D3CA7E">
            <w:pPr>
              <w:ind w:firstLine="480"/>
              <w:rPr>
                <w:rFonts w:ascii="宋体" w:hAnsi="宋体"/>
                <w:szCs w:val="21"/>
              </w:rPr>
            </w:pPr>
            <w:r>
              <w:rPr>
                <w:rFonts w:hint="eastAsia" w:ascii="宋体" w:hAnsi="宋体"/>
                <w:szCs w:val="21"/>
              </w:rPr>
              <w:t>选区的基本操作</w:t>
            </w:r>
          </w:p>
        </w:tc>
        <w:tc>
          <w:tcPr>
            <w:tcW w:w="1616" w:type="dxa"/>
          </w:tcPr>
          <w:p w14:paraId="2304CBD6">
            <w:pPr>
              <w:ind w:firstLine="480"/>
              <w:jc w:val="center"/>
              <w:rPr>
                <w:rFonts w:ascii="宋体" w:hAnsi="宋体"/>
              </w:rPr>
            </w:pPr>
            <w:r>
              <w:rPr>
                <w:rFonts w:hint="eastAsia" w:ascii="宋体" w:hAnsi="宋体"/>
              </w:rPr>
              <w:t>2</w:t>
            </w:r>
          </w:p>
        </w:tc>
        <w:tc>
          <w:tcPr>
            <w:tcW w:w="748" w:type="dxa"/>
          </w:tcPr>
          <w:p w14:paraId="0652BBFB">
            <w:pPr>
              <w:ind w:firstLine="480"/>
              <w:jc w:val="center"/>
              <w:rPr>
                <w:rFonts w:ascii="宋体" w:hAnsi="宋体"/>
                <w:highlight w:val="cyan"/>
              </w:rPr>
            </w:pPr>
          </w:p>
        </w:tc>
      </w:tr>
      <w:tr w14:paraId="26B84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4B3B2D02">
            <w:pPr>
              <w:ind w:firstLine="480"/>
              <w:jc w:val="center"/>
              <w:rPr>
                <w:rFonts w:ascii="宋体" w:hAnsi="宋体"/>
              </w:rPr>
            </w:pPr>
          </w:p>
        </w:tc>
        <w:tc>
          <w:tcPr>
            <w:tcW w:w="899" w:type="dxa"/>
          </w:tcPr>
          <w:p w14:paraId="78095705">
            <w:pPr>
              <w:ind w:firstLine="480"/>
              <w:jc w:val="center"/>
              <w:rPr>
                <w:rFonts w:ascii="宋体" w:hAnsi="宋体"/>
                <w:szCs w:val="21"/>
              </w:rPr>
            </w:pPr>
            <w:r>
              <w:rPr>
                <w:rFonts w:hint="eastAsia" w:ascii="宋体" w:hAnsi="宋体"/>
                <w:szCs w:val="21"/>
              </w:rPr>
              <w:t>3</w:t>
            </w:r>
          </w:p>
        </w:tc>
        <w:tc>
          <w:tcPr>
            <w:tcW w:w="3361" w:type="dxa"/>
            <w:vAlign w:val="center"/>
          </w:tcPr>
          <w:p w14:paraId="6EB0F118">
            <w:pPr>
              <w:ind w:firstLine="480"/>
              <w:rPr>
                <w:rFonts w:ascii="宋体" w:hAnsi="宋体"/>
                <w:szCs w:val="21"/>
              </w:rPr>
            </w:pPr>
            <w:r>
              <w:rPr>
                <w:rFonts w:hint="eastAsia" w:ascii="宋体" w:hAnsi="宋体"/>
                <w:szCs w:val="21"/>
              </w:rPr>
              <w:t>图层</w:t>
            </w:r>
          </w:p>
        </w:tc>
        <w:tc>
          <w:tcPr>
            <w:tcW w:w="1616" w:type="dxa"/>
          </w:tcPr>
          <w:p w14:paraId="0A92604E">
            <w:pPr>
              <w:ind w:firstLine="480"/>
              <w:jc w:val="center"/>
              <w:rPr>
                <w:rFonts w:ascii="宋体" w:hAnsi="宋体"/>
              </w:rPr>
            </w:pPr>
            <w:r>
              <w:rPr>
                <w:rFonts w:hint="eastAsia" w:ascii="宋体" w:hAnsi="宋体"/>
              </w:rPr>
              <w:t>2</w:t>
            </w:r>
          </w:p>
        </w:tc>
        <w:tc>
          <w:tcPr>
            <w:tcW w:w="748" w:type="dxa"/>
          </w:tcPr>
          <w:p w14:paraId="5DDDD3D6">
            <w:pPr>
              <w:ind w:firstLine="480"/>
              <w:jc w:val="center"/>
              <w:rPr>
                <w:rFonts w:ascii="宋体" w:hAnsi="宋体"/>
                <w:highlight w:val="cyan"/>
              </w:rPr>
            </w:pPr>
          </w:p>
        </w:tc>
      </w:tr>
      <w:tr w14:paraId="19A35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3FE977C2">
            <w:pPr>
              <w:ind w:firstLine="480"/>
              <w:jc w:val="center"/>
              <w:rPr>
                <w:rFonts w:ascii="宋体" w:hAnsi="宋体"/>
              </w:rPr>
            </w:pPr>
          </w:p>
        </w:tc>
        <w:tc>
          <w:tcPr>
            <w:tcW w:w="899" w:type="dxa"/>
          </w:tcPr>
          <w:p w14:paraId="36FF9BF3">
            <w:pPr>
              <w:ind w:firstLine="480"/>
              <w:jc w:val="center"/>
              <w:rPr>
                <w:rFonts w:ascii="宋体" w:hAnsi="宋体"/>
                <w:szCs w:val="21"/>
              </w:rPr>
            </w:pPr>
            <w:r>
              <w:rPr>
                <w:rFonts w:hint="eastAsia" w:ascii="宋体" w:hAnsi="宋体"/>
                <w:szCs w:val="21"/>
              </w:rPr>
              <w:t>4</w:t>
            </w:r>
          </w:p>
        </w:tc>
        <w:tc>
          <w:tcPr>
            <w:tcW w:w="3361" w:type="dxa"/>
            <w:vAlign w:val="center"/>
          </w:tcPr>
          <w:p w14:paraId="0B0F9FD0">
            <w:pPr>
              <w:ind w:firstLine="480"/>
              <w:rPr>
                <w:rFonts w:ascii="宋体" w:hAnsi="宋体"/>
                <w:szCs w:val="21"/>
              </w:rPr>
            </w:pPr>
            <w:r>
              <w:rPr>
                <w:rFonts w:hint="eastAsia" w:ascii="宋体" w:hAnsi="宋体"/>
                <w:szCs w:val="21"/>
              </w:rPr>
              <w:t>移动与变换</w:t>
            </w:r>
          </w:p>
        </w:tc>
        <w:tc>
          <w:tcPr>
            <w:tcW w:w="1616" w:type="dxa"/>
          </w:tcPr>
          <w:p w14:paraId="4065DCE7">
            <w:pPr>
              <w:ind w:firstLine="480"/>
              <w:jc w:val="center"/>
              <w:rPr>
                <w:rFonts w:ascii="宋体" w:hAnsi="宋体"/>
              </w:rPr>
            </w:pPr>
            <w:r>
              <w:rPr>
                <w:rFonts w:hint="eastAsia" w:ascii="宋体" w:hAnsi="宋体"/>
              </w:rPr>
              <w:t>1</w:t>
            </w:r>
          </w:p>
        </w:tc>
        <w:tc>
          <w:tcPr>
            <w:tcW w:w="748" w:type="dxa"/>
          </w:tcPr>
          <w:p w14:paraId="75153011">
            <w:pPr>
              <w:ind w:firstLine="480"/>
              <w:jc w:val="center"/>
              <w:rPr>
                <w:rFonts w:ascii="宋体" w:hAnsi="宋体"/>
                <w:highlight w:val="cyan"/>
              </w:rPr>
            </w:pPr>
          </w:p>
        </w:tc>
      </w:tr>
      <w:tr w14:paraId="232AB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0E2610B0">
            <w:pPr>
              <w:ind w:firstLine="480"/>
              <w:jc w:val="center"/>
              <w:rPr>
                <w:rFonts w:ascii="宋体" w:hAnsi="宋体"/>
              </w:rPr>
            </w:pPr>
          </w:p>
        </w:tc>
        <w:tc>
          <w:tcPr>
            <w:tcW w:w="899" w:type="dxa"/>
          </w:tcPr>
          <w:p w14:paraId="763269F2">
            <w:pPr>
              <w:ind w:firstLine="480"/>
              <w:jc w:val="center"/>
              <w:rPr>
                <w:rFonts w:ascii="宋体" w:hAnsi="宋体"/>
                <w:szCs w:val="21"/>
              </w:rPr>
            </w:pPr>
            <w:r>
              <w:rPr>
                <w:rFonts w:hint="eastAsia" w:ascii="宋体" w:hAnsi="宋体"/>
                <w:szCs w:val="21"/>
              </w:rPr>
              <w:t>5</w:t>
            </w:r>
          </w:p>
        </w:tc>
        <w:tc>
          <w:tcPr>
            <w:tcW w:w="3361" w:type="dxa"/>
            <w:vAlign w:val="center"/>
          </w:tcPr>
          <w:p w14:paraId="65A72538">
            <w:pPr>
              <w:ind w:firstLine="480"/>
              <w:rPr>
                <w:rFonts w:ascii="宋体" w:hAnsi="宋体"/>
                <w:szCs w:val="21"/>
              </w:rPr>
            </w:pPr>
            <w:r>
              <w:rPr>
                <w:rFonts w:hint="eastAsia" w:ascii="宋体" w:hAnsi="宋体"/>
                <w:szCs w:val="21"/>
              </w:rPr>
              <w:t>线稿表现技巧</w:t>
            </w:r>
          </w:p>
        </w:tc>
        <w:tc>
          <w:tcPr>
            <w:tcW w:w="1616" w:type="dxa"/>
          </w:tcPr>
          <w:p w14:paraId="7A0C94CD">
            <w:pPr>
              <w:ind w:firstLine="480"/>
              <w:jc w:val="center"/>
              <w:rPr>
                <w:rFonts w:ascii="宋体" w:hAnsi="宋体"/>
              </w:rPr>
            </w:pPr>
            <w:r>
              <w:rPr>
                <w:rFonts w:hint="eastAsia" w:ascii="宋体" w:hAnsi="宋体"/>
              </w:rPr>
              <w:t>2</w:t>
            </w:r>
          </w:p>
        </w:tc>
        <w:tc>
          <w:tcPr>
            <w:tcW w:w="748" w:type="dxa"/>
          </w:tcPr>
          <w:p w14:paraId="705EDDEC">
            <w:pPr>
              <w:ind w:firstLine="480"/>
              <w:jc w:val="center"/>
              <w:rPr>
                <w:rFonts w:ascii="宋体" w:hAnsi="宋体"/>
                <w:highlight w:val="cyan"/>
              </w:rPr>
            </w:pPr>
          </w:p>
        </w:tc>
      </w:tr>
      <w:tr w14:paraId="76416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vAlign w:val="center"/>
          </w:tcPr>
          <w:p w14:paraId="58D52EF2">
            <w:pPr>
              <w:ind w:firstLine="0" w:firstLineChars="0"/>
              <w:rPr>
                <w:rFonts w:ascii="宋体" w:hAnsi="宋体"/>
              </w:rPr>
            </w:pPr>
            <w:r>
              <w:rPr>
                <w:rFonts w:hint="eastAsia" w:ascii="宋体" w:hAnsi="宋体"/>
              </w:rPr>
              <w:t>模块三</w:t>
            </w:r>
          </w:p>
          <w:p w14:paraId="44932D7A">
            <w:pPr>
              <w:ind w:firstLine="0" w:firstLineChars="0"/>
              <w:rPr>
                <w:rFonts w:ascii="宋体" w:hAnsi="宋体"/>
              </w:rPr>
            </w:pPr>
            <w:r>
              <w:rPr>
                <w:rFonts w:hint="eastAsia" w:ascii="宋体" w:hAnsi="宋体"/>
              </w:rPr>
              <w:t>服装款式与结构表现技法</w:t>
            </w:r>
          </w:p>
        </w:tc>
        <w:tc>
          <w:tcPr>
            <w:tcW w:w="899" w:type="dxa"/>
          </w:tcPr>
          <w:p w14:paraId="631C5ABF">
            <w:pPr>
              <w:ind w:firstLine="480"/>
              <w:jc w:val="center"/>
              <w:rPr>
                <w:rFonts w:ascii="宋体" w:hAnsi="宋体"/>
                <w:szCs w:val="21"/>
              </w:rPr>
            </w:pPr>
            <w:r>
              <w:rPr>
                <w:rFonts w:hint="eastAsia" w:ascii="宋体" w:hAnsi="宋体"/>
                <w:szCs w:val="21"/>
              </w:rPr>
              <w:t>1</w:t>
            </w:r>
          </w:p>
        </w:tc>
        <w:tc>
          <w:tcPr>
            <w:tcW w:w="3361" w:type="dxa"/>
            <w:vAlign w:val="center"/>
          </w:tcPr>
          <w:p w14:paraId="5971CA06">
            <w:pPr>
              <w:ind w:firstLine="480"/>
              <w:rPr>
                <w:rFonts w:ascii="宋体" w:hAnsi="宋体"/>
                <w:szCs w:val="21"/>
              </w:rPr>
            </w:pPr>
            <w:r>
              <w:rPr>
                <w:rFonts w:hint="eastAsia" w:ascii="宋体" w:hAnsi="宋体"/>
                <w:szCs w:val="21"/>
              </w:rPr>
              <w:t>服装款式的局部设计</w:t>
            </w:r>
          </w:p>
        </w:tc>
        <w:tc>
          <w:tcPr>
            <w:tcW w:w="1616" w:type="dxa"/>
          </w:tcPr>
          <w:p w14:paraId="621C6281">
            <w:pPr>
              <w:ind w:firstLine="480"/>
              <w:jc w:val="center"/>
              <w:rPr>
                <w:rFonts w:ascii="宋体" w:hAnsi="宋体"/>
              </w:rPr>
            </w:pPr>
            <w:r>
              <w:rPr>
                <w:rFonts w:hint="eastAsia" w:ascii="宋体" w:hAnsi="宋体"/>
              </w:rPr>
              <w:t>5</w:t>
            </w:r>
          </w:p>
        </w:tc>
        <w:tc>
          <w:tcPr>
            <w:tcW w:w="748" w:type="dxa"/>
          </w:tcPr>
          <w:p w14:paraId="30E5EB06">
            <w:pPr>
              <w:ind w:firstLine="0" w:firstLineChars="0"/>
              <w:rPr>
                <w:rFonts w:ascii="宋体" w:hAnsi="宋体"/>
                <w:highlight w:val="cyan"/>
              </w:rPr>
            </w:pPr>
          </w:p>
        </w:tc>
      </w:tr>
      <w:tr w14:paraId="1307C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3F7A5077">
            <w:pPr>
              <w:ind w:firstLine="480"/>
              <w:jc w:val="center"/>
              <w:rPr>
                <w:rFonts w:ascii="宋体" w:hAnsi="宋体"/>
              </w:rPr>
            </w:pPr>
          </w:p>
        </w:tc>
        <w:tc>
          <w:tcPr>
            <w:tcW w:w="899" w:type="dxa"/>
          </w:tcPr>
          <w:p w14:paraId="56B5B634">
            <w:pPr>
              <w:ind w:firstLine="480"/>
              <w:jc w:val="center"/>
              <w:rPr>
                <w:rFonts w:ascii="宋体" w:hAnsi="宋体"/>
                <w:szCs w:val="21"/>
              </w:rPr>
            </w:pPr>
            <w:r>
              <w:rPr>
                <w:rFonts w:hint="eastAsia" w:ascii="宋体" w:hAnsi="宋体"/>
                <w:szCs w:val="21"/>
              </w:rPr>
              <w:t>2</w:t>
            </w:r>
          </w:p>
        </w:tc>
        <w:tc>
          <w:tcPr>
            <w:tcW w:w="3361" w:type="dxa"/>
            <w:vAlign w:val="center"/>
          </w:tcPr>
          <w:p w14:paraId="25FFAC0F">
            <w:pPr>
              <w:ind w:firstLine="480"/>
              <w:rPr>
                <w:rFonts w:ascii="宋体" w:hAnsi="宋体"/>
                <w:szCs w:val="21"/>
              </w:rPr>
            </w:pPr>
            <w:r>
              <w:rPr>
                <w:rFonts w:hint="eastAsia" w:ascii="宋体" w:hAnsi="宋体"/>
                <w:szCs w:val="21"/>
              </w:rPr>
              <w:t>服装廓形变化</w:t>
            </w:r>
          </w:p>
        </w:tc>
        <w:tc>
          <w:tcPr>
            <w:tcW w:w="1616" w:type="dxa"/>
          </w:tcPr>
          <w:p w14:paraId="30651E76">
            <w:pPr>
              <w:ind w:firstLine="480"/>
              <w:jc w:val="center"/>
              <w:rPr>
                <w:rFonts w:ascii="宋体" w:hAnsi="宋体"/>
              </w:rPr>
            </w:pPr>
            <w:r>
              <w:rPr>
                <w:rFonts w:hint="eastAsia" w:ascii="宋体" w:hAnsi="宋体"/>
              </w:rPr>
              <w:t>2</w:t>
            </w:r>
          </w:p>
        </w:tc>
        <w:tc>
          <w:tcPr>
            <w:tcW w:w="748" w:type="dxa"/>
          </w:tcPr>
          <w:p w14:paraId="391D3FD5">
            <w:pPr>
              <w:ind w:firstLine="480"/>
              <w:jc w:val="center"/>
              <w:rPr>
                <w:rFonts w:ascii="宋体" w:hAnsi="宋体"/>
                <w:highlight w:val="cyan"/>
              </w:rPr>
            </w:pPr>
          </w:p>
        </w:tc>
      </w:tr>
      <w:tr w14:paraId="10818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6D19DEB3">
            <w:pPr>
              <w:ind w:firstLine="480"/>
              <w:jc w:val="center"/>
              <w:rPr>
                <w:rFonts w:ascii="宋体" w:hAnsi="宋体"/>
              </w:rPr>
            </w:pPr>
          </w:p>
        </w:tc>
        <w:tc>
          <w:tcPr>
            <w:tcW w:w="899" w:type="dxa"/>
          </w:tcPr>
          <w:p w14:paraId="2AD55CAB">
            <w:pPr>
              <w:ind w:firstLine="480"/>
              <w:jc w:val="center"/>
              <w:rPr>
                <w:rFonts w:ascii="宋体" w:hAnsi="宋体"/>
                <w:szCs w:val="21"/>
              </w:rPr>
            </w:pPr>
            <w:r>
              <w:rPr>
                <w:rFonts w:hint="eastAsia" w:ascii="宋体" w:hAnsi="宋体"/>
                <w:szCs w:val="21"/>
              </w:rPr>
              <w:t>3</w:t>
            </w:r>
          </w:p>
        </w:tc>
        <w:tc>
          <w:tcPr>
            <w:tcW w:w="3361" w:type="dxa"/>
            <w:vAlign w:val="center"/>
          </w:tcPr>
          <w:p w14:paraId="1F14D5CC">
            <w:pPr>
              <w:ind w:firstLine="480"/>
              <w:rPr>
                <w:rFonts w:ascii="宋体" w:hAnsi="宋体" w:cs="仿宋_GB2312"/>
                <w:position w:val="6"/>
                <w:szCs w:val="21"/>
              </w:rPr>
            </w:pPr>
            <w:r>
              <w:rPr>
                <w:rFonts w:hint="eastAsia" w:ascii="宋体" w:hAnsi="宋体" w:cs="仿宋_GB2312"/>
                <w:position w:val="6"/>
                <w:szCs w:val="21"/>
              </w:rPr>
              <w:t>服装款式的整体设计</w:t>
            </w:r>
          </w:p>
        </w:tc>
        <w:tc>
          <w:tcPr>
            <w:tcW w:w="1616" w:type="dxa"/>
          </w:tcPr>
          <w:p w14:paraId="00187707">
            <w:pPr>
              <w:ind w:firstLine="480"/>
              <w:jc w:val="center"/>
              <w:rPr>
                <w:rFonts w:ascii="宋体" w:hAnsi="宋体"/>
              </w:rPr>
            </w:pPr>
            <w:r>
              <w:rPr>
                <w:rFonts w:hint="eastAsia" w:ascii="宋体" w:hAnsi="宋体"/>
              </w:rPr>
              <w:t>1</w:t>
            </w:r>
          </w:p>
        </w:tc>
        <w:tc>
          <w:tcPr>
            <w:tcW w:w="748" w:type="dxa"/>
          </w:tcPr>
          <w:p w14:paraId="096191CC">
            <w:pPr>
              <w:ind w:firstLine="480"/>
              <w:jc w:val="center"/>
              <w:rPr>
                <w:rFonts w:ascii="宋体" w:hAnsi="宋体"/>
              </w:rPr>
            </w:pPr>
          </w:p>
        </w:tc>
      </w:tr>
      <w:tr w14:paraId="1D884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vAlign w:val="center"/>
          </w:tcPr>
          <w:p w14:paraId="3538493B">
            <w:pPr>
              <w:ind w:firstLine="0" w:firstLineChars="0"/>
              <w:rPr>
                <w:rFonts w:ascii="宋体" w:hAnsi="宋体"/>
              </w:rPr>
            </w:pPr>
            <w:r>
              <w:rPr>
                <w:rFonts w:hint="eastAsia" w:ascii="宋体" w:hAnsi="宋体"/>
              </w:rPr>
              <w:t>模块四</w:t>
            </w:r>
          </w:p>
          <w:p w14:paraId="6F38CD1F">
            <w:pPr>
              <w:ind w:firstLine="0" w:firstLineChars="0"/>
              <w:rPr>
                <w:rFonts w:ascii="宋体" w:hAnsi="宋体"/>
              </w:rPr>
            </w:pPr>
            <w:r>
              <w:rPr>
                <w:rFonts w:hint="eastAsia" w:ascii="宋体" w:hAnsi="宋体"/>
              </w:rPr>
              <w:t>服装图案表现技法</w:t>
            </w:r>
          </w:p>
        </w:tc>
        <w:tc>
          <w:tcPr>
            <w:tcW w:w="899" w:type="dxa"/>
          </w:tcPr>
          <w:p w14:paraId="03AEC853">
            <w:pPr>
              <w:ind w:firstLine="480"/>
              <w:jc w:val="center"/>
              <w:rPr>
                <w:rFonts w:ascii="宋体" w:hAnsi="宋体"/>
                <w:szCs w:val="21"/>
              </w:rPr>
            </w:pPr>
            <w:r>
              <w:rPr>
                <w:rFonts w:hint="eastAsia" w:ascii="宋体" w:hAnsi="宋体"/>
                <w:szCs w:val="21"/>
              </w:rPr>
              <w:t>1</w:t>
            </w:r>
          </w:p>
        </w:tc>
        <w:tc>
          <w:tcPr>
            <w:tcW w:w="3361" w:type="dxa"/>
            <w:vAlign w:val="center"/>
          </w:tcPr>
          <w:p w14:paraId="16B2788F">
            <w:pPr>
              <w:ind w:firstLine="480"/>
              <w:rPr>
                <w:rFonts w:ascii="宋体" w:hAnsi="宋体"/>
                <w:szCs w:val="21"/>
              </w:rPr>
            </w:pPr>
            <w:r>
              <w:rPr>
                <w:rFonts w:hint="eastAsia" w:ascii="宋体" w:hAnsi="宋体"/>
                <w:szCs w:val="21"/>
              </w:rPr>
              <w:t>服装图案的类型</w:t>
            </w:r>
          </w:p>
        </w:tc>
        <w:tc>
          <w:tcPr>
            <w:tcW w:w="1616" w:type="dxa"/>
          </w:tcPr>
          <w:p w14:paraId="473E1FFA">
            <w:pPr>
              <w:ind w:firstLine="480"/>
              <w:jc w:val="center"/>
              <w:rPr>
                <w:rFonts w:ascii="宋体" w:hAnsi="宋体"/>
              </w:rPr>
            </w:pPr>
            <w:r>
              <w:rPr>
                <w:rFonts w:hint="eastAsia" w:ascii="宋体" w:hAnsi="宋体"/>
              </w:rPr>
              <w:t>1</w:t>
            </w:r>
          </w:p>
        </w:tc>
        <w:tc>
          <w:tcPr>
            <w:tcW w:w="748" w:type="dxa"/>
          </w:tcPr>
          <w:p w14:paraId="0B07CD6E">
            <w:pPr>
              <w:ind w:firstLine="480"/>
              <w:jc w:val="center"/>
              <w:rPr>
                <w:rFonts w:ascii="宋体" w:hAnsi="宋体"/>
              </w:rPr>
            </w:pPr>
          </w:p>
        </w:tc>
      </w:tr>
      <w:tr w14:paraId="0CEC6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70709356">
            <w:pPr>
              <w:ind w:firstLine="480"/>
              <w:jc w:val="center"/>
              <w:rPr>
                <w:rFonts w:ascii="宋体" w:hAnsi="宋体"/>
              </w:rPr>
            </w:pPr>
          </w:p>
        </w:tc>
        <w:tc>
          <w:tcPr>
            <w:tcW w:w="899" w:type="dxa"/>
          </w:tcPr>
          <w:p w14:paraId="17C65A94">
            <w:pPr>
              <w:ind w:firstLine="480"/>
              <w:jc w:val="center"/>
              <w:rPr>
                <w:rFonts w:ascii="宋体" w:hAnsi="宋体"/>
                <w:szCs w:val="21"/>
              </w:rPr>
            </w:pPr>
            <w:r>
              <w:rPr>
                <w:rFonts w:hint="eastAsia" w:ascii="宋体" w:hAnsi="宋体"/>
                <w:szCs w:val="21"/>
              </w:rPr>
              <w:t>2</w:t>
            </w:r>
          </w:p>
        </w:tc>
        <w:tc>
          <w:tcPr>
            <w:tcW w:w="3361" w:type="dxa"/>
            <w:vAlign w:val="center"/>
          </w:tcPr>
          <w:p w14:paraId="7CB8B897">
            <w:pPr>
              <w:ind w:firstLine="480"/>
              <w:rPr>
                <w:rFonts w:ascii="宋体" w:hAnsi="宋体"/>
                <w:szCs w:val="21"/>
              </w:rPr>
            </w:pPr>
            <w:r>
              <w:rPr>
                <w:rFonts w:hint="eastAsia" w:ascii="宋体" w:hAnsi="宋体"/>
                <w:szCs w:val="21"/>
              </w:rPr>
              <w:t>服装图案的构成形式</w:t>
            </w:r>
          </w:p>
        </w:tc>
        <w:tc>
          <w:tcPr>
            <w:tcW w:w="1616" w:type="dxa"/>
          </w:tcPr>
          <w:p w14:paraId="1CDB4599">
            <w:pPr>
              <w:ind w:firstLine="480"/>
              <w:jc w:val="center"/>
              <w:rPr>
                <w:rFonts w:ascii="宋体" w:hAnsi="宋体"/>
              </w:rPr>
            </w:pPr>
            <w:r>
              <w:rPr>
                <w:rFonts w:hint="eastAsia" w:ascii="宋体" w:hAnsi="宋体"/>
              </w:rPr>
              <w:t>1</w:t>
            </w:r>
          </w:p>
        </w:tc>
        <w:tc>
          <w:tcPr>
            <w:tcW w:w="748" w:type="dxa"/>
          </w:tcPr>
          <w:p w14:paraId="37AA6B95">
            <w:pPr>
              <w:ind w:firstLine="480"/>
              <w:jc w:val="center"/>
              <w:rPr>
                <w:rFonts w:ascii="宋体" w:hAnsi="宋体"/>
              </w:rPr>
            </w:pPr>
          </w:p>
        </w:tc>
      </w:tr>
      <w:tr w14:paraId="42F06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43A1512D">
            <w:pPr>
              <w:ind w:firstLine="480"/>
              <w:jc w:val="center"/>
              <w:rPr>
                <w:rFonts w:ascii="宋体" w:hAnsi="宋体"/>
              </w:rPr>
            </w:pPr>
          </w:p>
        </w:tc>
        <w:tc>
          <w:tcPr>
            <w:tcW w:w="899" w:type="dxa"/>
          </w:tcPr>
          <w:p w14:paraId="1702CC84">
            <w:pPr>
              <w:ind w:firstLine="480"/>
              <w:jc w:val="center"/>
              <w:rPr>
                <w:rFonts w:ascii="宋体" w:hAnsi="宋体"/>
                <w:szCs w:val="21"/>
              </w:rPr>
            </w:pPr>
            <w:r>
              <w:rPr>
                <w:rFonts w:hint="eastAsia" w:ascii="宋体" w:hAnsi="宋体"/>
                <w:szCs w:val="21"/>
              </w:rPr>
              <w:t>3</w:t>
            </w:r>
          </w:p>
        </w:tc>
        <w:tc>
          <w:tcPr>
            <w:tcW w:w="3361" w:type="dxa"/>
            <w:vAlign w:val="center"/>
          </w:tcPr>
          <w:p w14:paraId="079E6878">
            <w:pPr>
              <w:ind w:firstLine="480"/>
              <w:rPr>
                <w:rFonts w:ascii="宋体" w:hAnsi="宋体"/>
                <w:szCs w:val="21"/>
              </w:rPr>
            </w:pPr>
            <w:r>
              <w:rPr>
                <w:rFonts w:hint="eastAsia" w:ascii="宋体" w:hAnsi="宋体"/>
                <w:szCs w:val="21"/>
              </w:rPr>
              <w:t>制作图案</w:t>
            </w:r>
          </w:p>
        </w:tc>
        <w:tc>
          <w:tcPr>
            <w:tcW w:w="1616" w:type="dxa"/>
          </w:tcPr>
          <w:p w14:paraId="142719A2">
            <w:pPr>
              <w:ind w:firstLine="480"/>
              <w:jc w:val="center"/>
              <w:rPr>
                <w:rFonts w:ascii="宋体" w:hAnsi="宋体"/>
              </w:rPr>
            </w:pPr>
            <w:r>
              <w:rPr>
                <w:rFonts w:hint="eastAsia" w:ascii="宋体" w:hAnsi="宋体"/>
              </w:rPr>
              <w:t>4</w:t>
            </w:r>
          </w:p>
        </w:tc>
        <w:tc>
          <w:tcPr>
            <w:tcW w:w="748" w:type="dxa"/>
          </w:tcPr>
          <w:p w14:paraId="3529E058">
            <w:pPr>
              <w:ind w:firstLine="480"/>
              <w:jc w:val="center"/>
              <w:rPr>
                <w:rFonts w:ascii="宋体" w:hAnsi="宋体"/>
              </w:rPr>
            </w:pPr>
          </w:p>
        </w:tc>
      </w:tr>
      <w:tr w14:paraId="35221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25A26D18">
            <w:pPr>
              <w:ind w:firstLine="480"/>
              <w:jc w:val="center"/>
              <w:rPr>
                <w:rFonts w:ascii="宋体" w:hAnsi="宋体"/>
              </w:rPr>
            </w:pPr>
          </w:p>
        </w:tc>
        <w:tc>
          <w:tcPr>
            <w:tcW w:w="899" w:type="dxa"/>
          </w:tcPr>
          <w:p w14:paraId="0D0EB965">
            <w:pPr>
              <w:ind w:firstLine="480"/>
              <w:jc w:val="center"/>
              <w:rPr>
                <w:rFonts w:ascii="宋体" w:hAnsi="宋体"/>
                <w:szCs w:val="21"/>
              </w:rPr>
            </w:pPr>
            <w:r>
              <w:rPr>
                <w:rFonts w:hint="eastAsia" w:ascii="宋体" w:hAnsi="宋体"/>
                <w:szCs w:val="21"/>
              </w:rPr>
              <w:t>4</w:t>
            </w:r>
          </w:p>
        </w:tc>
        <w:tc>
          <w:tcPr>
            <w:tcW w:w="3361" w:type="dxa"/>
            <w:vAlign w:val="center"/>
          </w:tcPr>
          <w:p w14:paraId="347CBCB5">
            <w:pPr>
              <w:ind w:firstLine="480"/>
              <w:rPr>
                <w:rFonts w:ascii="宋体" w:hAnsi="宋体"/>
                <w:szCs w:val="21"/>
              </w:rPr>
            </w:pPr>
            <w:r>
              <w:rPr>
                <w:rFonts w:hint="eastAsia" w:ascii="宋体" w:hAnsi="宋体"/>
                <w:szCs w:val="21"/>
              </w:rPr>
              <w:t>用电脑生成图案</w:t>
            </w:r>
          </w:p>
        </w:tc>
        <w:tc>
          <w:tcPr>
            <w:tcW w:w="1616" w:type="dxa"/>
          </w:tcPr>
          <w:p w14:paraId="64F9D159">
            <w:pPr>
              <w:ind w:firstLine="480"/>
              <w:jc w:val="center"/>
              <w:rPr>
                <w:rFonts w:ascii="宋体" w:hAnsi="宋体"/>
              </w:rPr>
            </w:pPr>
            <w:r>
              <w:rPr>
                <w:rFonts w:hint="eastAsia" w:ascii="宋体" w:hAnsi="宋体"/>
              </w:rPr>
              <w:t>4</w:t>
            </w:r>
          </w:p>
        </w:tc>
        <w:tc>
          <w:tcPr>
            <w:tcW w:w="748" w:type="dxa"/>
          </w:tcPr>
          <w:p w14:paraId="017DD1DD">
            <w:pPr>
              <w:ind w:firstLine="480"/>
              <w:jc w:val="center"/>
              <w:rPr>
                <w:rFonts w:ascii="宋体" w:hAnsi="宋体"/>
              </w:rPr>
            </w:pPr>
          </w:p>
        </w:tc>
      </w:tr>
      <w:tr w14:paraId="78BB6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2485FD2B">
            <w:pPr>
              <w:ind w:firstLine="480"/>
              <w:jc w:val="center"/>
              <w:rPr>
                <w:rFonts w:ascii="宋体" w:hAnsi="宋体"/>
              </w:rPr>
            </w:pPr>
          </w:p>
        </w:tc>
        <w:tc>
          <w:tcPr>
            <w:tcW w:w="899" w:type="dxa"/>
          </w:tcPr>
          <w:p w14:paraId="4D88A2F7">
            <w:pPr>
              <w:ind w:firstLine="480"/>
              <w:jc w:val="center"/>
              <w:rPr>
                <w:rFonts w:ascii="宋体" w:hAnsi="宋体"/>
                <w:szCs w:val="21"/>
              </w:rPr>
            </w:pPr>
            <w:r>
              <w:rPr>
                <w:rFonts w:hint="eastAsia" w:ascii="宋体" w:hAnsi="宋体"/>
                <w:szCs w:val="21"/>
              </w:rPr>
              <w:t>5</w:t>
            </w:r>
          </w:p>
        </w:tc>
        <w:tc>
          <w:tcPr>
            <w:tcW w:w="3361" w:type="dxa"/>
            <w:vAlign w:val="center"/>
          </w:tcPr>
          <w:p w14:paraId="47D5F136">
            <w:pPr>
              <w:ind w:firstLine="480"/>
              <w:rPr>
                <w:rFonts w:ascii="宋体" w:hAnsi="宋体"/>
                <w:szCs w:val="21"/>
              </w:rPr>
            </w:pPr>
            <w:r>
              <w:rPr>
                <w:rFonts w:hint="eastAsia" w:ascii="宋体" w:hAnsi="宋体"/>
                <w:szCs w:val="21"/>
              </w:rPr>
              <w:t>安装外挂滤镜</w:t>
            </w:r>
          </w:p>
        </w:tc>
        <w:tc>
          <w:tcPr>
            <w:tcW w:w="1616" w:type="dxa"/>
          </w:tcPr>
          <w:p w14:paraId="59FC2344">
            <w:pPr>
              <w:ind w:firstLine="480"/>
              <w:jc w:val="center"/>
              <w:rPr>
                <w:rFonts w:ascii="宋体" w:hAnsi="宋体"/>
              </w:rPr>
            </w:pPr>
            <w:r>
              <w:rPr>
                <w:rFonts w:hint="eastAsia" w:ascii="宋体" w:hAnsi="宋体"/>
              </w:rPr>
              <w:t>1</w:t>
            </w:r>
          </w:p>
        </w:tc>
        <w:tc>
          <w:tcPr>
            <w:tcW w:w="748" w:type="dxa"/>
          </w:tcPr>
          <w:p w14:paraId="760586DE">
            <w:pPr>
              <w:ind w:firstLine="480"/>
              <w:jc w:val="center"/>
              <w:rPr>
                <w:rFonts w:ascii="宋体" w:hAnsi="宋体"/>
              </w:rPr>
            </w:pPr>
          </w:p>
        </w:tc>
      </w:tr>
      <w:tr w14:paraId="3532F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vAlign w:val="center"/>
          </w:tcPr>
          <w:p w14:paraId="15EB9E9F">
            <w:pPr>
              <w:ind w:firstLine="0" w:firstLineChars="0"/>
              <w:rPr>
                <w:rFonts w:ascii="宋体" w:hAnsi="宋体"/>
              </w:rPr>
            </w:pPr>
            <w:r>
              <w:rPr>
                <w:rFonts w:hint="eastAsia" w:ascii="宋体" w:hAnsi="宋体"/>
              </w:rPr>
              <w:t>模块五</w:t>
            </w:r>
          </w:p>
          <w:p w14:paraId="2EEFA274">
            <w:pPr>
              <w:ind w:firstLine="0" w:firstLineChars="0"/>
              <w:rPr>
                <w:rFonts w:ascii="宋体" w:hAnsi="宋体"/>
              </w:rPr>
            </w:pPr>
            <w:r>
              <w:rPr>
                <w:rFonts w:hint="eastAsia" w:ascii="宋体" w:hAnsi="宋体"/>
              </w:rPr>
              <w:t>服装色彩表现技法</w:t>
            </w:r>
          </w:p>
        </w:tc>
        <w:tc>
          <w:tcPr>
            <w:tcW w:w="899" w:type="dxa"/>
          </w:tcPr>
          <w:p w14:paraId="400E719B">
            <w:pPr>
              <w:ind w:firstLine="480"/>
              <w:jc w:val="center"/>
              <w:rPr>
                <w:rFonts w:ascii="宋体" w:hAnsi="宋体"/>
                <w:szCs w:val="21"/>
              </w:rPr>
            </w:pPr>
            <w:r>
              <w:rPr>
                <w:rFonts w:hint="eastAsia" w:ascii="宋体" w:hAnsi="宋体"/>
                <w:szCs w:val="21"/>
              </w:rPr>
              <w:t>1</w:t>
            </w:r>
          </w:p>
        </w:tc>
        <w:tc>
          <w:tcPr>
            <w:tcW w:w="3361" w:type="dxa"/>
            <w:vAlign w:val="center"/>
          </w:tcPr>
          <w:p w14:paraId="25D3E46E">
            <w:pPr>
              <w:ind w:firstLine="480"/>
              <w:rPr>
                <w:rFonts w:ascii="宋体" w:hAnsi="宋体"/>
                <w:szCs w:val="21"/>
              </w:rPr>
            </w:pPr>
            <w:r>
              <w:rPr>
                <w:rFonts w:hint="eastAsia" w:ascii="宋体" w:hAnsi="宋体"/>
                <w:szCs w:val="21"/>
              </w:rPr>
              <w:t>服装的配色方法</w:t>
            </w:r>
          </w:p>
        </w:tc>
        <w:tc>
          <w:tcPr>
            <w:tcW w:w="1616" w:type="dxa"/>
          </w:tcPr>
          <w:p w14:paraId="7AE236C7">
            <w:pPr>
              <w:ind w:firstLine="480"/>
              <w:jc w:val="center"/>
              <w:rPr>
                <w:rFonts w:ascii="宋体" w:hAnsi="宋体"/>
              </w:rPr>
            </w:pPr>
            <w:r>
              <w:rPr>
                <w:rFonts w:hint="eastAsia" w:ascii="宋体" w:hAnsi="宋体"/>
              </w:rPr>
              <w:t>2</w:t>
            </w:r>
          </w:p>
        </w:tc>
        <w:tc>
          <w:tcPr>
            <w:tcW w:w="748" w:type="dxa"/>
          </w:tcPr>
          <w:p w14:paraId="39F105DD">
            <w:pPr>
              <w:ind w:firstLine="0" w:firstLineChars="0"/>
              <w:rPr>
                <w:rFonts w:ascii="宋体" w:hAnsi="宋体"/>
                <w:highlight w:val="cyan"/>
              </w:rPr>
            </w:pPr>
          </w:p>
        </w:tc>
      </w:tr>
      <w:tr w14:paraId="152B1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7DFC616E">
            <w:pPr>
              <w:ind w:firstLine="480"/>
              <w:jc w:val="center"/>
              <w:rPr>
                <w:rFonts w:ascii="宋体" w:hAnsi="宋体"/>
              </w:rPr>
            </w:pPr>
          </w:p>
        </w:tc>
        <w:tc>
          <w:tcPr>
            <w:tcW w:w="899" w:type="dxa"/>
          </w:tcPr>
          <w:p w14:paraId="603951D4">
            <w:pPr>
              <w:ind w:firstLine="480"/>
              <w:jc w:val="center"/>
              <w:rPr>
                <w:rFonts w:ascii="宋体" w:hAnsi="宋体"/>
                <w:szCs w:val="21"/>
              </w:rPr>
            </w:pPr>
            <w:r>
              <w:rPr>
                <w:rFonts w:hint="eastAsia" w:ascii="宋体" w:hAnsi="宋体"/>
                <w:szCs w:val="21"/>
              </w:rPr>
              <w:t>2</w:t>
            </w:r>
          </w:p>
        </w:tc>
        <w:tc>
          <w:tcPr>
            <w:tcW w:w="3361" w:type="dxa"/>
            <w:vAlign w:val="center"/>
          </w:tcPr>
          <w:p w14:paraId="766FD3BE">
            <w:pPr>
              <w:ind w:firstLine="480"/>
              <w:rPr>
                <w:rFonts w:ascii="宋体" w:hAnsi="宋体"/>
                <w:szCs w:val="21"/>
              </w:rPr>
            </w:pPr>
            <w:r>
              <w:rPr>
                <w:rFonts w:hint="eastAsia" w:ascii="宋体" w:hAnsi="宋体"/>
                <w:szCs w:val="21"/>
              </w:rPr>
              <w:t>Photoshop调色工具</w:t>
            </w:r>
          </w:p>
        </w:tc>
        <w:tc>
          <w:tcPr>
            <w:tcW w:w="1616" w:type="dxa"/>
          </w:tcPr>
          <w:p w14:paraId="0A8A2D45">
            <w:pPr>
              <w:ind w:firstLine="480"/>
              <w:jc w:val="center"/>
              <w:rPr>
                <w:rFonts w:ascii="宋体" w:hAnsi="宋体"/>
              </w:rPr>
            </w:pPr>
            <w:r>
              <w:rPr>
                <w:rFonts w:hint="eastAsia" w:ascii="宋体" w:hAnsi="宋体"/>
              </w:rPr>
              <w:t>4</w:t>
            </w:r>
          </w:p>
        </w:tc>
        <w:tc>
          <w:tcPr>
            <w:tcW w:w="748" w:type="dxa"/>
          </w:tcPr>
          <w:p w14:paraId="42CA6199">
            <w:pPr>
              <w:ind w:firstLine="480"/>
              <w:jc w:val="center"/>
              <w:rPr>
                <w:rFonts w:ascii="宋体" w:hAnsi="宋体"/>
                <w:highlight w:val="cyan"/>
              </w:rPr>
            </w:pPr>
          </w:p>
        </w:tc>
      </w:tr>
      <w:tr w14:paraId="246CB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1B1A1FF2">
            <w:pPr>
              <w:ind w:firstLine="480"/>
              <w:jc w:val="center"/>
              <w:rPr>
                <w:rFonts w:ascii="宋体" w:hAnsi="宋体"/>
              </w:rPr>
            </w:pPr>
          </w:p>
        </w:tc>
        <w:tc>
          <w:tcPr>
            <w:tcW w:w="899" w:type="dxa"/>
          </w:tcPr>
          <w:p w14:paraId="1B520133">
            <w:pPr>
              <w:ind w:firstLine="480"/>
              <w:jc w:val="center"/>
              <w:rPr>
                <w:rFonts w:ascii="宋体" w:hAnsi="宋体"/>
                <w:szCs w:val="21"/>
              </w:rPr>
            </w:pPr>
            <w:r>
              <w:rPr>
                <w:rFonts w:hint="eastAsia" w:ascii="宋体" w:hAnsi="宋体"/>
                <w:szCs w:val="21"/>
              </w:rPr>
              <w:t>3</w:t>
            </w:r>
          </w:p>
        </w:tc>
        <w:tc>
          <w:tcPr>
            <w:tcW w:w="3361" w:type="dxa"/>
            <w:vAlign w:val="center"/>
          </w:tcPr>
          <w:p w14:paraId="5C108001">
            <w:pPr>
              <w:ind w:firstLine="480"/>
              <w:rPr>
                <w:rFonts w:ascii="宋体" w:hAnsi="宋体"/>
                <w:szCs w:val="21"/>
              </w:rPr>
            </w:pPr>
            <w:r>
              <w:rPr>
                <w:rFonts w:hint="eastAsia" w:ascii="宋体" w:hAnsi="宋体"/>
                <w:szCs w:val="21"/>
              </w:rPr>
              <w:t>调色命令</w:t>
            </w:r>
          </w:p>
        </w:tc>
        <w:tc>
          <w:tcPr>
            <w:tcW w:w="1616" w:type="dxa"/>
          </w:tcPr>
          <w:p w14:paraId="4F5C877C">
            <w:pPr>
              <w:ind w:firstLine="480"/>
              <w:jc w:val="center"/>
              <w:rPr>
                <w:rFonts w:ascii="宋体" w:hAnsi="宋体"/>
              </w:rPr>
            </w:pPr>
            <w:r>
              <w:rPr>
                <w:rFonts w:hint="eastAsia" w:ascii="宋体" w:hAnsi="宋体"/>
              </w:rPr>
              <w:t>2</w:t>
            </w:r>
          </w:p>
        </w:tc>
        <w:tc>
          <w:tcPr>
            <w:tcW w:w="748" w:type="dxa"/>
          </w:tcPr>
          <w:p w14:paraId="76EEF828">
            <w:pPr>
              <w:ind w:firstLine="480"/>
              <w:jc w:val="center"/>
              <w:rPr>
                <w:rFonts w:ascii="宋体" w:hAnsi="宋体"/>
                <w:highlight w:val="cyan"/>
              </w:rPr>
            </w:pPr>
          </w:p>
        </w:tc>
      </w:tr>
      <w:tr w14:paraId="05D01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vAlign w:val="center"/>
          </w:tcPr>
          <w:p w14:paraId="71012F22">
            <w:pPr>
              <w:ind w:firstLine="0" w:firstLineChars="0"/>
              <w:rPr>
                <w:rFonts w:ascii="宋体" w:hAnsi="宋体"/>
              </w:rPr>
            </w:pPr>
            <w:r>
              <w:rPr>
                <w:rFonts w:hint="eastAsia" w:ascii="宋体" w:hAnsi="宋体"/>
              </w:rPr>
              <w:t>模块六</w:t>
            </w:r>
          </w:p>
          <w:p w14:paraId="092A6921">
            <w:pPr>
              <w:ind w:firstLine="0" w:firstLineChars="0"/>
              <w:rPr>
                <w:rFonts w:ascii="宋体" w:hAnsi="宋体"/>
              </w:rPr>
            </w:pPr>
            <w:r>
              <w:rPr>
                <w:rFonts w:hint="eastAsia" w:ascii="宋体" w:hAnsi="宋体"/>
              </w:rPr>
              <w:t>服装面料表现技法</w:t>
            </w:r>
          </w:p>
        </w:tc>
        <w:tc>
          <w:tcPr>
            <w:tcW w:w="899" w:type="dxa"/>
          </w:tcPr>
          <w:p w14:paraId="74AF95B3">
            <w:pPr>
              <w:ind w:firstLine="480"/>
              <w:rPr>
                <w:rFonts w:ascii="宋体" w:hAnsi="宋体"/>
                <w:szCs w:val="21"/>
              </w:rPr>
            </w:pPr>
            <w:r>
              <w:rPr>
                <w:rFonts w:hint="eastAsia" w:ascii="宋体" w:hAnsi="宋体"/>
                <w:szCs w:val="21"/>
              </w:rPr>
              <w:t>1</w:t>
            </w:r>
          </w:p>
        </w:tc>
        <w:tc>
          <w:tcPr>
            <w:tcW w:w="3361" w:type="dxa"/>
            <w:vAlign w:val="center"/>
          </w:tcPr>
          <w:p w14:paraId="7A4216F4">
            <w:pPr>
              <w:ind w:firstLine="480"/>
              <w:rPr>
                <w:rFonts w:ascii="宋体" w:hAnsi="宋体"/>
                <w:szCs w:val="21"/>
              </w:rPr>
            </w:pPr>
            <w:r>
              <w:rPr>
                <w:rFonts w:hint="eastAsia" w:ascii="宋体" w:hAnsi="宋体"/>
                <w:szCs w:val="21"/>
              </w:rPr>
              <w:t>面料的材质表现</w:t>
            </w:r>
          </w:p>
        </w:tc>
        <w:tc>
          <w:tcPr>
            <w:tcW w:w="1616" w:type="dxa"/>
          </w:tcPr>
          <w:p w14:paraId="5310243A">
            <w:pPr>
              <w:ind w:firstLine="480"/>
              <w:jc w:val="center"/>
              <w:rPr>
                <w:rFonts w:ascii="宋体" w:hAnsi="宋体"/>
              </w:rPr>
            </w:pPr>
            <w:r>
              <w:rPr>
                <w:rFonts w:hint="eastAsia" w:ascii="宋体" w:hAnsi="宋体"/>
              </w:rPr>
              <w:t>3</w:t>
            </w:r>
          </w:p>
        </w:tc>
        <w:tc>
          <w:tcPr>
            <w:tcW w:w="748" w:type="dxa"/>
          </w:tcPr>
          <w:p w14:paraId="2342C201">
            <w:pPr>
              <w:ind w:firstLine="480"/>
              <w:jc w:val="center"/>
              <w:rPr>
                <w:rFonts w:ascii="宋体" w:hAnsi="宋体"/>
                <w:highlight w:val="cyan"/>
              </w:rPr>
            </w:pPr>
          </w:p>
        </w:tc>
      </w:tr>
      <w:tr w14:paraId="44109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35657A81">
            <w:pPr>
              <w:ind w:firstLine="480"/>
              <w:jc w:val="center"/>
              <w:rPr>
                <w:rFonts w:ascii="宋体" w:hAnsi="宋体"/>
              </w:rPr>
            </w:pPr>
          </w:p>
        </w:tc>
        <w:tc>
          <w:tcPr>
            <w:tcW w:w="899" w:type="dxa"/>
          </w:tcPr>
          <w:p w14:paraId="5AE027AE">
            <w:pPr>
              <w:ind w:firstLine="480"/>
              <w:jc w:val="center"/>
              <w:rPr>
                <w:rFonts w:ascii="宋体" w:hAnsi="宋体"/>
                <w:szCs w:val="21"/>
              </w:rPr>
            </w:pPr>
            <w:r>
              <w:rPr>
                <w:rFonts w:hint="eastAsia" w:ascii="宋体" w:hAnsi="宋体"/>
                <w:szCs w:val="21"/>
              </w:rPr>
              <w:t>2</w:t>
            </w:r>
          </w:p>
        </w:tc>
        <w:tc>
          <w:tcPr>
            <w:tcW w:w="3361" w:type="dxa"/>
            <w:vAlign w:val="center"/>
          </w:tcPr>
          <w:p w14:paraId="261F9A3C">
            <w:pPr>
              <w:ind w:firstLine="480"/>
              <w:rPr>
                <w:rFonts w:ascii="宋体" w:hAnsi="宋体"/>
                <w:szCs w:val="21"/>
              </w:rPr>
            </w:pPr>
            <w:r>
              <w:rPr>
                <w:rFonts w:hint="eastAsia" w:ascii="宋体" w:hAnsi="宋体"/>
                <w:szCs w:val="21"/>
              </w:rPr>
              <w:t>面料的质感表现</w:t>
            </w:r>
          </w:p>
        </w:tc>
        <w:tc>
          <w:tcPr>
            <w:tcW w:w="1616" w:type="dxa"/>
          </w:tcPr>
          <w:p w14:paraId="51DF876A">
            <w:pPr>
              <w:ind w:firstLine="480"/>
              <w:jc w:val="center"/>
              <w:rPr>
                <w:rFonts w:ascii="宋体" w:hAnsi="宋体"/>
              </w:rPr>
            </w:pPr>
            <w:r>
              <w:rPr>
                <w:rFonts w:hint="eastAsia" w:ascii="宋体" w:hAnsi="宋体"/>
              </w:rPr>
              <w:t>3</w:t>
            </w:r>
          </w:p>
        </w:tc>
        <w:tc>
          <w:tcPr>
            <w:tcW w:w="748" w:type="dxa"/>
          </w:tcPr>
          <w:p w14:paraId="084A6BA5">
            <w:pPr>
              <w:ind w:firstLine="480"/>
              <w:jc w:val="center"/>
              <w:rPr>
                <w:rFonts w:ascii="宋体" w:hAnsi="宋体"/>
                <w:highlight w:val="cyan"/>
              </w:rPr>
            </w:pPr>
          </w:p>
        </w:tc>
      </w:tr>
      <w:tr w14:paraId="2BFB3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2EE31A47">
            <w:pPr>
              <w:ind w:firstLine="480"/>
              <w:jc w:val="center"/>
              <w:rPr>
                <w:rFonts w:ascii="宋体" w:hAnsi="宋体"/>
              </w:rPr>
            </w:pPr>
          </w:p>
        </w:tc>
        <w:tc>
          <w:tcPr>
            <w:tcW w:w="899" w:type="dxa"/>
          </w:tcPr>
          <w:p w14:paraId="3025183B">
            <w:pPr>
              <w:ind w:firstLine="480"/>
              <w:jc w:val="center"/>
              <w:rPr>
                <w:rFonts w:ascii="宋体" w:hAnsi="宋体"/>
                <w:szCs w:val="21"/>
              </w:rPr>
            </w:pPr>
            <w:r>
              <w:rPr>
                <w:rFonts w:hint="eastAsia" w:ascii="宋体" w:hAnsi="宋体"/>
                <w:szCs w:val="21"/>
              </w:rPr>
              <w:t>3</w:t>
            </w:r>
          </w:p>
        </w:tc>
        <w:tc>
          <w:tcPr>
            <w:tcW w:w="3361" w:type="dxa"/>
            <w:vAlign w:val="center"/>
          </w:tcPr>
          <w:p w14:paraId="6EA8D677">
            <w:pPr>
              <w:ind w:firstLine="480"/>
              <w:rPr>
                <w:rFonts w:ascii="宋体" w:hAnsi="宋体"/>
                <w:szCs w:val="21"/>
              </w:rPr>
            </w:pPr>
            <w:r>
              <w:rPr>
                <w:rFonts w:hint="eastAsia" w:ascii="宋体" w:hAnsi="宋体"/>
                <w:szCs w:val="21"/>
              </w:rPr>
              <w:t>特殊工艺面料表现技巧</w:t>
            </w:r>
          </w:p>
        </w:tc>
        <w:tc>
          <w:tcPr>
            <w:tcW w:w="1616" w:type="dxa"/>
          </w:tcPr>
          <w:p w14:paraId="336C47FA">
            <w:pPr>
              <w:ind w:firstLine="480"/>
              <w:jc w:val="center"/>
              <w:rPr>
                <w:rFonts w:ascii="宋体" w:hAnsi="宋体"/>
              </w:rPr>
            </w:pPr>
            <w:r>
              <w:rPr>
                <w:rFonts w:hint="eastAsia" w:ascii="宋体" w:hAnsi="宋体"/>
              </w:rPr>
              <w:t>2</w:t>
            </w:r>
          </w:p>
        </w:tc>
        <w:tc>
          <w:tcPr>
            <w:tcW w:w="748" w:type="dxa"/>
          </w:tcPr>
          <w:p w14:paraId="01126340">
            <w:pPr>
              <w:ind w:firstLine="480"/>
              <w:jc w:val="center"/>
              <w:rPr>
                <w:rFonts w:ascii="宋体" w:hAnsi="宋体"/>
                <w:highlight w:val="cyan"/>
              </w:rPr>
            </w:pPr>
          </w:p>
        </w:tc>
      </w:tr>
      <w:tr w14:paraId="3A91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vAlign w:val="center"/>
          </w:tcPr>
          <w:p w14:paraId="2CF663E1">
            <w:pPr>
              <w:ind w:firstLine="0" w:firstLineChars="0"/>
              <w:rPr>
                <w:rFonts w:ascii="宋体" w:hAnsi="宋体"/>
              </w:rPr>
            </w:pPr>
            <w:r>
              <w:rPr>
                <w:rFonts w:hint="eastAsia" w:ascii="宋体" w:hAnsi="宋体"/>
              </w:rPr>
              <w:t>模块七</w:t>
            </w:r>
          </w:p>
          <w:p w14:paraId="006DEC79">
            <w:pPr>
              <w:ind w:firstLine="0" w:firstLineChars="0"/>
              <w:rPr>
                <w:rFonts w:ascii="宋体" w:hAnsi="宋体"/>
              </w:rPr>
            </w:pPr>
            <w:r>
              <w:rPr>
                <w:rFonts w:hint="eastAsia" w:ascii="宋体" w:hAnsi="宋体"/>
              </w:rPr>
              <w:t>服饰配件表现技法</w:t>
            </w:r>
          </w:p>
        </w:tc>
        <w:tc>
          <w:tcPr>
            <w:tcW w:w="899" w:type="dxa"/>
          </w:tcPr>
          <w:p w14:paraId="413F750B">
            <w:pPr>
              <w:ind w:firstLine="480"/>
              <w:jc w:val="center"/>
              <w:rPr>
                <w:rFonts w:ascii="宋体" w:hAnsi="宋体"/>
                <w:szCs w:val="21"/>
              </w:rPr>
            </w:pPr>
            <w:r>
              <w:rPr>
                <w:rFonts w:hint="eastAsia" w:ascii="宋体" w:hAnsi="宋体"/>
                <w:szCs w:val="21"/>
              </w:rPr>
              <w:t>1</w:t>
            </w:r>
          </w:p>
        </w:tc>
        <w:tc>
          <w:tcPr>
            <w:tcW w:w="3361" w:type="dxa"/>
            <w:vAlign w:val="center"/>
          </w:tcPr>
          <w:p w14:paraId="4133E489">
            <w:pPr>
              <w:ind w:firstLine="480"/>
              <w:rPr>
                <w:rFonts w:ascii="宋体" w:hAnsi="宋体"/>
                <w:szCs w:val="21"/>
              </w:rPr>
            </w:pPr>
            <w:r>
              <w:rPr>
                <w:rFonts w:hint="eastAsia" w:ascii="宋体" w:hAnsi="宋体"/>
                <w:szCs w:val="21"/>
              </w:rPr>
              <w:t>各种材质的表现</w:t>
            </w:r>
          </w:p>
        </w:tc>
        <w:tc>
          <w:tcPr>
            <w:tcW w:w="1616" w:type="dxa"/>
          </w:tcPr>
          <w:p w14:paraId="2A234600">
            <w:pPr>
              <w:ind w:firstLine="480"/>
              <w:jc w:val="center"/>
              <w:rPr>
                <w:rFonts w:ascii="宋体" w:hAnsi="宋体"/>
              </w:rPr>
            </w:pPr>
            <w:r>
              <w:rPr>
                <w:rFonts w:hint="eastAsia" w:ascii="宋体" w:hAnsi="宋体"/>
              </w:rPr>
              <w:t>4</w:t>
            </w:r>
          </w:p>
        </w:tc>
        <w:tc>
          <w:tcPr>
            <w:tcW w:w="748" w:type="dxa"/>
          </w:tcPr>
          <w:p w14:paraId="344F0D22">
            <w:pPr>
              <w:ind w:firstLine="480"/>
              <w:jc w:val="center"/>
              <w:rPr>
                <w:rFonts w:ascii="宋体" w:hAnsi="宋体"/>
                <w:highlight w:val="cyan"/>
              </w:rPr>
            </w:pPr>
          </w:p>
        </w:tc>
      </w:tr>
      <w:tr w14:paraId="20708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5A2F6712">
            <w:pPr>
              <w:ind w:firstLine="315" w:firstLineChars="150"/>
              <w:rPr>
                <w:rFonts w:ascii="宋体" w:hAnsi="宋体"/>
              </w:rPr>
            </w:pPr>
          </w:p>
        </w:tc>
        <w:tc>
          <w:tcPr>
            <w:tcW w:w="899" w:type="dxa"/>
          </w:tcPr>
          <w:p w14:paraId="0FBFC050">
            <w:pPr>
              <w:ind w:firstLine="480"/>
              <w:jc w:val="center"/>
              <w:rPr>
                <w:rFonts w:ascii="宋体" w:hAnsi="宋体"/>
                <w:szCs w:val="21"/>
              </w:rPr>
            </w:pPr>
            <w:r>
              <w:rPr>
                <w:rFonts w:hint="eastAsia" w:ascii="宋体" w:hAnsi="宋体"/>
                <w:szCs w:val="21"/>
              </w:rPr>
              <w:t>2</w:t>
            </w:r>
          </w:p>
        </w:tc>
        <w:tc>
          <w:tcPr>
            <w:tcW w:w="3361" w:type="dxa"/>
            <w:vAlign w:val="center"/>
          </w:tcPr>
          <w:p w14:paraId="50606320">
            <w:pPr>
              <w:ind w:firstLine="480"/>
              <w:rPr>
                <w:rFonts w:ascii="宋体" w:hAnsi="宋体"/>
                <w:szCs w:val="21"/>
              </w:rPr>
            </w:pPr>
            <w:r>
              <w:rPr>
                <w:rFonts w:hint="eastAsia" w:ascii="宋体" w:hAnsi="宋体"/>
                <w:szCs w:val="21"/>
              </w:rPr>
              <w:t>服饰配件设计</w:t>
            </w:r>
          </w:p>
        </w:tc>
        <w:tc>
          <w:tcPr>
            <w:tcW w:w="1616" w:type="dxa"/>
          </w:tcPr>
          <w:p w14:paraId="3C3E19F4">
            <w:pPr>
              <w:ind w:firstLine="480"/>
              <w:jc w:val="center"/>
              <w:rPr>
                <w:rFonts w:ascii="宋体" w:hAnsi="宋体"/>
              </w:rPr>
            </w:pPr>
            <w:r>
              <w:rPr>
                <w:rFonts w:hint="eastAsia" w:ascii="宋体" w:hAnsi="宋体"/>
              </w:rPr>
              <w:t>4</w:t>
            </w:r>
          </w:p>
        </w:tc>
        <w:tc>
          <w:tcPr>
            <w:tcW w:w="748" w:type="dxa"/>
          </w:tcPr>
          <w:p w14:paraId="5148BEF8">
            <w:pPr>
              <w:ind w:firstLine="480"/>
              <w:jc w:val="center"/>
              <w:rPr>
                <w:rFonts w:ascii="宋体" w:hAnsi="宋体"/>
                <w:highlight w:val="cyan"/>
              </w:rPr>
            </w:pPr>
          </w:p>
        </w:tc>
      </w:tr>
      <w:tr w14:paraId="10D7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vAlign w:val="center"/>
          </w:tcPr>
          <w:p w14:paraId="63E19D6F">
            <w:pPr>
              <w:ind w:firstLine="0" w:firstLineChars="0"/>
              <w:rPr>
                <w:rFonts w:ascii="宋体" w:hAnsi="宋体"/>
              </w:rPr>
            </w:pPr>
            <w:r>
              <w:rPr>
                <w:rFonts w:hint="eastAsia" w:ascii="宋体" w:hAnsi="宋体"/>
              </w:rPr>
              <w:t>模块八</w:t>
            </w:r>
          </w:p>
          <w:p w14:paraId="28090943">
            <w:pPr>
              <w:ind w:firstLine="0" w:firstLineChars="0"/>
              <w:rPr>
                <w:rFonts w:ascii="宋体" w:hAnsi="宋体"/>
              </w:rPr>
            </w:pPr>
            <w:r>
              <w:rPr>
                <w:rFonts w:hint="eastAsia" w:ascii="宋体" w:hAnsi="宋体"/>
              </w:rPr>
              <w:t>时装画的风格表现</w:t>
            </w:r>
          </w:p>
        </w:tc>
        <w:tc>
          <w:tcPr>
            <w:tcW w:w="899" w:type="dxa"/>
          </w:tcPr>
          <w:p w14:paraId="56444410">
            <w:pPr>
              <w:ind w:firstLine="480"/>
              <w:jc w:val="center"/>
              <w:rPr>
                <w:rFonts w:ascii="宋体" w:hAnsi="宋体"/>
                <w:szCs w:val="21"/>
              </w:rPr>
            </w:pPr>
            <w:r>
              <w:rPr>
                <w:rFonts w:hint="eastAsia" w:ascii="宋体" w:hAnsi="宋体"/>
                <w:szCs w:val="21"/>
              </w:rPr>
              <w:t>1</w:t>
            </w:r>
          </w:p>
        </w:tc>
        <w:tc>
          <w:tcPr>
            <w:tcW w:w="3361" w:type="dxa"/>
            <w:vAlign w:val="center"/>
          </w:tcPr>
          <w:p w14:paraId="7C98662F">
            <w:pPr>
              <w:ind w:firstLine="0" w:firstLineChars="0"/>
              <w:jc w:val="center"/>
              <w:rPr>
                <w:rFonts w:ascii="宋体" w:hAnsi="宋体"/>
                <w:szCs w:val="21"/>
              </w:rPr>
            </w:pPr>
            <w:r>
              <w:rPr>
                <w:rFonts w:hint="eastAsia" w:ascii="宋体" w:hAnsi="宋体"/>
                <w:szCs w:val="21"/>
              </w:rPr>
              <w:t>深入刻画与表现细节</w:t>
            </w:r>
          </w:p>
        </w:tc>
        <w:tc>
          <w:tcPr>
            <w:tcW w:w="1616" w:type="dxa"/>
          </w:tcPr>
          <w:p w14:paraId="4471D338">
            <w:pPr>
              <w:ind w:firstLine="480"/>
              <w:jc w:val="center"/>
              <w:rPr>
                <w:rFonts w:ascii="宋体" w:hAnsi="宋体"/>
              </w:rPr>
            </w:pPr>
            <w:r>
              <w:rPr>
                <w:rFonts w:hint="eastAsia" w:ascii="宋体" w:hAnsi="宋体"/>
              </w:rPr>
              <w:t>4</w:t>
            </w:r>
          </w:p>
        </w:tc>
        <w:tc>
          <w:tcPr>
            <w:tcW w:w="748" w:type="dxa"/>
          </w:tcPr>
          <w:p w14:paraId="28E52CF7">
            <w:pPr>
              <w:ind w:firstLine="480"/>
              <w:jc w:val="center"/>
              <w:rPr>
                <w:rFonts w:ascii="宋体" w:hAnsi="宋体"/>
                <w:highlight w:val="cyan"/>
              </w:rPr>
            </w:pPr>
          </w:p>
        </w:tc>
      </w:tr>
      <w:tr w14:paraId="3156F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4C369E2C">
            <w:pPr>
              <w:ind w:firstLine="315" w:firstLineChars="150"/>
              <w:jc w:val="center"/>
              <w:rPr>
                <w:rFonts w:ascii="宋体" w:hAnsi="宋体"/>
              </w:rPr>
            </w:pPr>
          </w:p>
        </w:tc>
        <w:tc>
          <w:tcPr>
            <w:tcW w:w="899" w:type="dxa"/>
          </w:tcPr>
          <w:p w14:paraId="19EDFBF1">
            <w:pPr>
              <w:ind w:firstLine="480"/>
              <w:jc w:val="center"/>
              <w:rPr>
                <w:rFonts w:ascii="宋体" w:hAnsi="宋体"/>
                <w:szCs w:val="21"/>
              </w:rPr>
            </w:pPr>
            <w:r>
              <w:rPr>
                <w:rFonts w:hint="eastAsia" w:ascii="宋体" w:hAnsi="宋体"/>
                <w:szCs w:val="21"/>
              </w:rPr>
              <w:t>2</w:t>
            </w:r>
          </w:p>
        </w:tc>
        <w:tc>
          <w:tcPr>
            <w:tcW w:w="3361" w:type="dxa"/>
            <w:vAlign w:val="center"/>
          </w:tcPr>
          <w:p w14:paraId="53430C7B">
            <w:pPr>
              <w:ind w:firstLine="480"/>
              <w:rPr>
                <w:rFonts w:ascii="宋体" w:hAnsi="宋体"/>
                <w:szCs w:val="21"/>
              </w:rPr>
            </w:pPr>
            <w:r>
              <w:rPr>
                <w:rFonts w:hint="eastAsia" w:ascii="宋体" w:hAnsi="宋体"/>
                <w:szCs w:val="21"/>
              </w:rPr>
              <w:t>时装插画</w:t>
            </w:r>
          </w:p>
        </w:tc>
        <w:tc>
          <w:tcPr>
            <w:tcW w:w="1616" w:type="dxa"/>
          </w:tcPr>
          <w:p w14:paraId="3057CE6A">
            <w:pPr>
              <w:ind w:firstLine="480"/>
              <w:jc w:val="center"/>
              <w:rPr>
                <w:rFonts w:ascii="宋体" w:hAnsi="宋体"/>
              </w:rPr>
            </w:pPr>
            <w:r>
              <w:rPr>
                <w:rFonts w:hint="eastAsia" w:ascii="宋体" w:hAnsi="宋体"/>
              </w:rPr>
              <w:t>4</w:t>
            </w:r>
          </w:p>
        </w:tc>
        <w:tc>
          <w:tcPr>
            <w:tcW w:w="748" w:type="dxa"/>
          </w:tcPr>
          <w:p w14:paraId="1D9B7102">
            <w:pPr>
              <w:ind w:firstLine="480"/>
              <w:jc w:val="center"/>
              <w:rPr>
                <w:rFonts w:ascii="宋体" w:hAnsi="宋体"/>
                <w:highlight w:val="cyan"/>
              </w:rPr>
            </w:pPr>
          </w:p>
        </w:tc>
      </w:tr>
      <w:tr w14:paraId="3CF8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vAlign w:val="center"/>
          </w:tcPr>
          <w:p w14:paraId="36060196">
            <w:pPr>
              <w:ind w:firstLine="0" w:firstLineChars="0"/>
              <w:rPr>
                <w:rFonts w:ascii="宋体" w:hAnsi="宋体"/>
              </w:rPr>
            </w:pPr>
            <w:r>
              <w:rPr>
                <w:rFonts w:hint="eastAsia" w:ascii="宋体" w:hAnsi="宋体"/>
              </w:rPr>
              <w:t>模块九</w:t>
            </w:r>
          </w:p>
          <w:p w14:paraId="00D44310">
            <w:pPr>
              <w:ind w:firstLine="0" w:firstLineChars="0"/>
              <w:rPr>
                <w:rFonts w:ascii="宋体" w:hAnsi="宋体"/>
              </w:rPr>
            </w:pPr>
            <w:r>
              <w:rPr>
                <w:rFonts w:hint="eastAsia" w:ascii="宋体" w:hAnsi="宋体"/>
              </w:rPr>
              <w:t>时装画特殊技法</w:t>
            </w:r>
          </w:p>
        </w:tc>
        <w:tc>
          <w:tcPr>
            <w:tcW w:w="899" w:type="dxa"/>
          </w:tcPr>
          <w:p w14:paraId="5B021EED">
            <w:pPr>
              <w:ind w:firstLine="480"/>
              <w:jc w:val="center"/>
              <w:rPr>
                <w:rFonts w:ascii="宋体" w:hAnsi="宋体"/>
                <w:szCs w:val="21"/>
              </w:rPr>
            </w:pPr>
            <w:r>
              <w:rPr>
                <w:rFonts w:hint="eastAsia" w:ascii="宋体" w:hAnsi="宋体"/>
                <w:szCs w:val="21"/>
              </w:rPr>
              <w:t>1</w:t>
            </w:r>
          </w:p>
        </w:tc>
        <w:tc>
          <w:tcPr>
            <w:tcW w:w="3361" w:type="dxa"/>
            <w:vAlign w:val="center"/>
          </w:tcPr>
          <w:p w14:paraId="032DAFFE">
            <w:pPr>
              <w:ind w:firstLine="480"/>
              <w:rPr>
                <w:rFonts w:ascii="宋体" w:hAnsi="宋体"/>
                <w:szCs w:val="21"/>
              </w:rPr>
            </w:pPr>
            <w:r>
              <w:rPr>
                <w:rFonts w:hint="eastAsia" w:ascii="宋体" w:hAnsi="宋体"/>
                <w:szCs w:val="21"/>
              </w:rPr>
              <w:t>抠图与贴图的综合运用</w:t>
            </w:r>
          </w:p>
        </w:tc>
        <w:tc>
          <w:tcPr>
            <w:tcW w:w="1616" w:type="dxa"/>
          </w:tcPr>
          <w:p w14:paraId="00F9E6DE">
            <w:pPr>
              <w:ind w:firstLine="480"/>
              <w:jc w:val="center"/>
              <w:rPr>
                <w:rFonts w:ascii="宋体" w:hAnsi="宋体"/>
              </w:rPr>
            </w:pPr>
            <w:r>
              <w:rPr>
                <w:rFonts w:hint="eastAsia" w:ascii="宋体" w:hAnsi="宋体"/>
              </w:rPr>
              <w:t>3</w:t>
            </w:r>
          </w:p>
        </w:tc>
        <w:tc>
          <w:tcPr>
            <w:tcW w:w="748" w:type="dxa"/>
          </w:tcPr>
          <w:p w14:paraId="368B52E2">
            <w:pPr>
              <w:ind w:firstLine="480"/>
              <w:jc w:val="center"/>
              <w:rPr>
                <w:rFonts w:ascii="宋体" w:hAnsi="宋体"/>
                <w:highlight w:val="cyan"/>
              </w:rPr>
            </w:pPr>
          </w:p>
        </w:tc>
      </w:tr>
      <w:tr w14:paraId="1E7FE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0F98D349">
            <w:pPr>
              <w:ind w:firstLine="315" w:firstLineChars="150"/>
              <w:jc w:val="center"/>
              <w:rPr>
                <w:rFonts w:ascii="宋体" w:hAnsi="宋体"/>
              </w:rPr>
            </w:pPr>
          </w:p>
        </w:tc>
        <w:tc>
          <w:tcPr>
            <w:tcW w:w="899" w:type="dxa"/>
          </w:tcPr>
          <w:p w14:paraId="2F322198">
            <w:pPr>
              <w:ind w:firstLine="480"/>
              <w:jc w:val="center"/>
              <w:rPr>
                <w:rFonts w:ascii="宋体" w:hAnsi="宋体"/>
                <w:szCs w:val="21"/>
              </w:rPr>
            </w:pPr>
            <w:r>
              <w:rPr>
                <w:rFonts w:hint="eastAsia" w:ascii="宋体" w:hAnsi="宋体"/>
                <w:szCs w:val="21"/>
              </w:rPr>
              <w:t>2</w:t>
            </w:r>
          </w:p>
        </w:tc>
        <w:tc>
          <w:tcPr>
            <w:tcW w:w="3361" w:type="dxa"/>
            <w:vAlign w:val="center"/>
          </w:tcPr>
          <w:p w14:paraId="57DB07A0">
            <w:pPr>
              <w:ind w:firstLine="480"/>
              <w:rPr>
                <w:rFonts w:ascii="宋体" w:hAnsi="宋体"/>
                <w:szCs w:val="21"/>
              </w:rPr>
            </w:pPr>
            <w:r>
              <w:rPr>
                <w:rFonts w:hint="eastAsia" w:ascii="宋体" w:hAnsi="宋体"/>
                <w:szCs w:val="21"/>
              </w:rPr>
              <w:t>向大师学习技巧</w:t>
            </w:r>
          </w:p>
        </w:tc>
        <w:tc>
          <w:tcPr>
            <w:tcW w:w="1616" w:type="dxa"/>
          </w:tcPr>
          <w:p w14:paraId="45981BCC">
            <w:pPr>
              <w:ind w:firstLine="480"/>
              <w:jc w:val="center"/>
              <w:rPr>
                <w:rFonts w:ascii="宋体" w:hAnsi="宋体"/>
              </w:rPr>
            </w:pPr>
            <w:r>
              <w:rPr>
                <w:rFonts w:hint="eastAsia" w:ascii="宋体" w:hAnsi="宋体"/>
              </w:rPr>
              <w:t>3</w:t>
            </w:r>
          </w:p>
        </w:tc>
        <w:tc>
          <w:tcPr>
            <w:tcW w:w="748" w:type="dxa"/>
          </w:tcPr>
          <w:p w14:paraId="3EC1C990">
            <w:pPr>
              <w:ind w:firstLine="480"/>
              <w:jc w:val="center"/>
              <w:rPr>
                <w:rFonts w:ascii="宋体" w:hAnsi="宋体"/>
                <w:highlight w:val="cyan"/>
              </w:rPr>
            </w:pPr>
          </w:p>
        </w:tc>
      </w:tr>
      <w:tr w14:paraId="0E8F6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vAlign w:val="center"/>
          </w:tcPr>
          <w:p w14:paraId="454F2E40">
            <w:pPr>
              <w:ind w:firstLine="315" w:firstLineChars="150"/>
              <w:jc w:val="center"/>
              <w:rPr>
                <w:rFonts w:ascii="宋体" w:hAnsi="宋体"/>
              </w:rPr>
            </w:pPr>
          </w:p>
        </w:tc>
        <w:tc>
          <w:tcPr>
            <w:tcW w:w="899" w:type="dxa"/>
          </w:tcPr>
          <w:p w14:paraId="14F59899">
            <w:pPr>
              <w:ind w:firstLine="480"/>
              <w:jc w:val="center"/>
              <w:rPr>
                <w:rFonts w:ascii="宋体" w:hAnsi="宋体"/>
                <w:szCs w:val="21"/>
              </w:rPr>
            </w:pPr>
            <w:r>
              <w:rPr>
                <w:rFonts w:hint="eastAsia" w:ascii="宋体" w:hAnsi="宋体"/>
                <w:szCs w:val="21"/>
              </w:rPr>
              <w:t>3</w:t>
            </w:r>
          </w:p>
        </w:tc>
        <w:tc>
          <w:tcPr>
            <w:tcW w:w="3361" w:type="dxa"/>
            <w:vAlign w:val="center"/>
          </w:tcPr>
          <w:p w14:paraId="5BC04140">
            <w:pPr>
              <w:ind w:firstLine="480"/>
              <w:rPr>
                <w:rFonts w:ascii="宋体" w:hAnsi="宋体"/>
                <w:szCs w:val="21"/>
              </w:rPr>
            </w:pPr>
            <w:r>
              <w:rPr>
                <w:rFonts w:hint="eastAsia" w:ascii="宋体" w:hAnsi="宋体"/>
                <w:szCs w:val="21"/>
              </w:rPr>
              <w:t>制作造型字、特殊字效果</w:t>
            </w:r>
          </w:p>
        </w:tc>
        <w:tc>
          <w:tcPr>
            <w:tcW w:w="1616" w:type="dxa"/>
          </w:tcPr>
          <w:p w14:paraId="5C6A0EEF">
            <w:pPr>
              <w:ind w:firstLine="480"/>
              <w:jc w:val="center"/>
              <w:rPr>
                <w:rFonts w:ascii="宋体" w:hAnsi="宋体"/>
              </w:rPr>
            </w:pPr>
            <w:r>
              <w:rPr>
                <w:rFonts w:hint="eastAsia" w:ascii="宋体" w:hAnsi="宋体"/>
              </w:rPr>
              <w:t>4</w:t>
            </w:r>
          </w:p>
        </w:tc>
        <w:tc>
          <w:tcPr>
            <w:tcW w:w="748" w:type="dxa"/>
          </w:tcPr>
          <w:p w14:paraId="3F553DBE">
            <w:pPr>
              <w:ind w:firstLine="480"/>
              <w:jc w:val="center"/>
              <w:rPr>
                <w:rFonts w:ascii="宋体" w:hAnsi="宋体"/>
                <w:highlight w:val="cyan"/>
              </w:rPr>
            </w:pPr>
          </w:p>
        </w:tc>
      </w:tr>
      <w:tr w14:paraId="5DA4A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7084" w:type="dxa"/>
            <w:gridSpan w:val="3"/>
          </w:tcPr>
          <w:p w14:paraId="6FC9530B">
            <w:pPr>
              <w:ind w:firstLine="480"/>
              <w:jc w:val="center"/>
              <w:rPr>
                <w:rFonts w:ascii="宋体" w:hAnsi="宋体"/>
              </w:rPr>
            </w:pPr>
            <w:r>
              <w:rPr>
                <w:rFonts w:hint="eastAsia" w:ascii="宋体" w:hAnsi="宋体"/>
              </w:rPr>
              <w:t>总学时</w:t>
            </w:r>
          </w:p>
        </w:tc>
        <w:tc>
          <w:tcPr>
            <w:tcW w:w="1616" w:type="dxa"/>
          </w:tcPr>
          <w:p w14:paraId="2A4E70C7">
            <w:pPr>
              <w:ind w:firstLine="480"/>
              <w:jc w:val="center"/>
              <w:rPr>
                <w:rFonts w:ascii="宋体" w:hAnsi="宋体"/>
              </w:rPr>
            </w:pPr>
            <w:r>
              <w:rPr>
                <w:rFonts w:hint="eastAsia" w:ascii="宋体" w:hAnsi="宋体"/>
              </w:rPr>
              <w:t>72</w:t>
            </w:r>
          </w:p>
        </w:tc>
        <w:tc>
          <w:tcPr>
            <w:tcW w:w="748" w:type="dxa"/>
          </w:tcPr>
          <w:p w14:paraId="2BC8685A">
            <w:pPr>
              <w:ind w:firstLine="480"/>
              <w:jc w:val="center"/>
              <w:rPr>
                <w:rFonts w:ascii="宋体" w:hAnsi="宋体"/>
              </w:rPr>
            </w:pPr>
          </w:p>
        </w:tc>
      </w:tr>
    </w:tbl>
    <w:p w14:paraId="2C5CE5F6">
      <w:pPr>
        <w:pStyle w:val="5"/>
        <w:spacing w:line="360" w:lineRule="auto"/>
        <w:rPr>
          <w:rFonts w:ascii="黑体" w:hAnsi="黑体" w:eastAsia="黑体" w:cs="仿宋_GB2312"/>
          <w:position w:val="6"/>
          <w:sz w:val="28"/>
          <w:szCs w:val="28"/>
        </w:rPr>
      </w:pPr>
      <w:r>
        <w:rPr>
          <w:rFonts w:hint="eastAsia" w:ascii="黑体" w:hAnsi="黑体" w:eastAsia="黑体" w:cs="仿宋_GB2312"/>
          <w:position w:val="6"/>
          <w:sz w:val="28"/>
          <w:szCs w:val="28"/>
        </w:rPr>
        <w:tab/>
      </w:r>
      <w:r>
        <w:rPr>
          <w:rFonts w:hint="eastAsia" w:ascii="黑体" w:hAnsi="黑体" w:eastAsia="黑体" w:cs="仿宋_GB2312"/>
          <w:position w:val="6"/>
          <w:sz w:val="28"/>
          <w:szCs w:val="28"/>
        </w:rPr>
        <w:t>2.单元（或项目）设计</w:t>
      </w:r>
    </w:p>
    <w:tbl>
      <w:tblPr>
        <w:tblStyle w:val="9"/>
        <w:tblW w:w="95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1"/>
        <w:gridCol w:w="1114"/>
        <w:gridCol w:w="2491"/>
        <w:gridCol w:w="1391"/>
        <w:gridCol w:w="589"/>
        <w:gridCol w:w="1044"/>
        <w:gridCol w:w="1620"/>
      </w:tblGrid>
      <w:tr w14:paraId="31DE7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gridSpan w:val="2"/>
            <w:tcBorders>
              <w:top w:val="single" w:color="auto" w:sz="4" w:space="0"/>
              <w:left w:val="single" w:color="auto" w:sz="4" w:space="0"/>
              <w:bottom w:val="single" w:color="auto" w:sz="4" w:space="0"/>
              <w:right w:val="single" w:color="auto" w:sz="4" w:space="0"/>
            </w:tcBorders>
            <w:vAlign w:val="center"/>
          </w:tcPr>
          <w:p w14:paraId="1E20B690">
            <w:pPr>
              <w:widowControl/>
              <w:ind w:firstLine="480"/>
              <w:jc w:val="center"/>
              <w:rPr>
                <w:rFonts w:ascii="宋体" w:hAnsi="宋体" w:cs="宋体"/>
                <w:kern w:val="0"/>
              </w:rPr>
            </w:pPr>
            <w:r>
              <w:rPr>
                <w:rFonts w:hint="eastAsia" w:ascii="宋体" w:hAnsi="宋体" w:cs="宋体"/>
                <w:kern w:val="0"/>
              </w:rPr>
              <w:t>模块一</w:t>
            </w:r>
          </w:p>
        </w:tc>
        <w:tc>
          <w:tcPr>
            <w:tcW w:w="7135" w:type="dxa"/>
            <w:gridSpan w:val="5"/>
            <w:tcBorders>
              <w:top w:val="single" w:color="auto" w:sz="4" w:space="0"/>
              <w:left w:val="single" w:color="auto" w:sz="4" w:space="0"/>
              <w:bottom w:val="single" w:color="auto" w:sz="4" w:space="0"/>
              <w:right w:val="single" w:color="auto" w:sz="4" w:space="0"/>
            </w:tcBorders>
            <w:vAlign w:val="center"/>
          </w:tcPr>
          <w:p w14:paraId="69A0EE1E">
            <w:pPr>
              <w:widowControl/>
              <w:ind w:firstLine="0" w:firstLineChars="0"/>
              <w:rPr>
                <w:rFonts w:ascii="宋体" w:hAnsi="宋体" w:cs="宋体"/>
                <w:kern w:val="0"/>
              </w:rPr>
            </w:pPr>
            <w:r>
              <w:rPr>
                <w:rFonts w:hint="eastAsia"/>
                <w:bCs/>
              </w:rPr>
              <w:t>服装电脑辅助设计范例及主要运用软件PHOTOSHOP的概况</w:t>
            </w:r>
          </w:p>
        </w:tc>
      </w:tr>
      <w:tr w14:paraId="24B6B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1291" w:type="dxa"/>
            <w:vMerge w:val="restart"/>
            <w:tcBorders>
              <w:top w:val="nil"/>
              <w:left w:val="single" w:color="auto" w:sz="4" w:space="0"/>
              <w:right w:val="single" w:color="auto" w:sz="4" w:space="0"/>
            </w:tcBorders>
            <w:shd w:val="clear" w:color="auto" w:fill="auto"/>
            <w:vAlign w:val="center"/>
          </w:tcPr>
          <w:p w14:paraId="1CB794E0">
            <w:pPr>
              <w:widowControl/>
              <w:ind w:firstLine="480"/>
              <w:jc w:val="center"/>
              <w:rPr>
                <w:rFonts w:ascii="宋体" w:hAnsi="宋体" w:cs="宋体"/>
                <w:kern w:val="0"/>
              </w:rPr>
            </w:pPr>
          </w:p>
        </w:tc>
        <w:tc>
          <w:tcPr>
            <w:tcW w:w="4996" w:type="dxa"/>
            <w:gridSpan w:val="3"/>
            <w:tcBorders>
              <w:top w:val="nil"/>
              <w:left w:val="nil"/>
              <w:bottom w:val="single" w:color="auto" w:sz="4" w:space="0"/>
              <w:right w:val="single" w:color="auto" w:sz="4" w:space="0"/>
            </w:tcBorders>
            <w:shd w:val="clear" w:color="auto" w:fill="auto"/>
            <w:vAlign w:val="center"/>
          </w:tcPr>
          <w:p w14:paraId="79E00392">
            <w:pPr>
              <w:widowControl/>
              <w:ind w:firstLine="0" w:firstLineChars="0"/>
              <w:jc w:val="left"/>
              <w:rPr>
                <w:rFonts w:ascii="宋体" w:hAnsi="宋体" w:cs="宋体"/>
                <w:kern w:val="0"/>
              </w:rPr>
            </w:pPr>
            <w:r>
              <w:rPr>
                <w:rFonts w:hint="eastAsia"/>
                <w:bCs/>
              </w:rPr>
              <w:t>服装电脑辅助设计范例</w:t>
            </w:r>
          </w:p>
        </w:tc>
        <w:tc>
          <w:tcPr>
            <w:tcW w:w="589" w:type="dxa"/>
            <w:vMerge w:val="restart"/>
            <w:tcBorders>
              <w:top w:val="nil"/>
              <w:left w:val="single" w:color="auto" w:sz="4" w:space="0"/>
              <w:right w:val="single" w:color="auto" w:sz="4" w:space="0"/>
            </w:tcBorders>
            <w:shd w:val="clear" w:color="auto" w:fill="auto"/>
            <w:vAlign w:val="center"/>
          </w:tcPr>
          <w:p w14:paraId="691B5822">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vAlign w:val="center"/>
          </w:tcPr>
          <w:p w14:paraId="5403349C">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vAlign w:val="center"/>
          </w:tcPr>
          <w:p w14:paraId="68F5E2DD">
            <w:pPr>
              <w:widowControl/>
              <w:ind w:firstLine="480"/>
              <w:jc w:val="left"/>
              <w:rPr>
                <w:rFonts w:ascii="宋体" w:hAnsi="宋体" w:cs="宋体"/>
                <w:kern w:val="0"/>
              </w:rPr>
            </w:pPr>
            <w:r>
              <w:rPr>
                <w:rFonts w:hint="eastAsia" w:ascii="宋体" w:hAnsi="宋体" w:cs="宋体"/>
                <w:kern w:val="0"/>
              </w:rPr>
              <w:t>1</w:t>
            </w:r>
          </w:p>
        </w:tc>
      </w:tr>
      <w:tr w14:paraId="7AC7D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1291" w:type="dxa"/>
            <w:vMerge w:val="continue"/>
            <w:tcBorders>
              <w:left w:val="single" w:color="auto" w:sz="4" w:space="0"/>
              <w:bottom w:val="single" w:color="auto" w:sz="4" w:space="0"/>
              <w:right w:val="single" w:color="auto" w:sz="4" w:space="0"/>
            </w:tcBorders>
            <w:shd w:val="clear" w:color="auto" w:fill="auto"/>
            <w:vAlign w:val="center"/>
          </w:tcPr>
          <w:p w14:paraId="63637A12">
            <w:pPr>
              <w:widowControl/>
              <w:ind w:firstLine="480"/>
              <w:jc w:val="center"/>
              <w:rPr>
                <w:rFonts w:ascii="宋体" w:hAnsi="宋体" w:cs="宋体"/>
                <w:kern w:val="0"/>
              </w:rPr>
            </w:pPr>
          </w:p>
        </w:tc>
        <w:tc>
          <w:tcPr>
            <w:tcW w:w="4996" w:type="dxa"/>
            <w:gridSpan w:val="3"/>
            <w:tcBorders>
              <w:top w:val="nil"/>
              <w:left w:val="nil"/>
              <w:bottom w:val="single" w:color="auto" w:sz="4" w:space="0"/>
              <w:right w:val="single" w:color="auto" w:sz="4" w:space="0"/>
            </w:tcBorders>
            <w:shd w:val="clear" w:color="auto" w:fill="auto"/>
            <w:vAlign w:val="center"/>
          </w:tcPr>
          <w:p w14:paraId="31D81D0E">
            <w:pPr>
              <w:widowControl/>
              <w:ind w:firstLine="0" w:firstLineChars="0"/>
              <w:jc w:val="left"/>
              <w:rPr>
                <w:rFonts w:ascii="宋体" w:hAnsi="宋体" w:cs="宋体"/>
                <w:kern w:val="0"/>
              </w:rPr>
            </w:pPr>
            <w:r>
              <w:rPr>
                <w:rFonts w:hint="eastAsia"/>
                <w:bCs/>
              </w:rPr>
              <w:t>服装电脑辅助设计软件PHOTOSHOP的概况</w:t>
            </w:r>
          </w:p>
        </w:tc>
        <w:tc>
          <w:tcPr>
            <w:tcW w:w="589" w:type="dxa"/>
            <w:vMerge w:val="continue"/>
            <w:tcBorders>
              <w:left w:val="single" w:color="auto" w:sz="4" w:space="0"/>
              <w:right w:val="single" w:color="auto" w:sz="4" w:space="0"/>
            </w:tcBorders>
            <w:shd w:val="clear" w:color="auto" w:fill="auto"/>
            <w:vAlign w:val="center"/>
          </w:tcPr>
          <w:p w14:paraId="74782ABD">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vAlign w:val="center"/>
          </w:tcPr>
          <w:p w14:paraId="1CA335C6">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tcBorders>
              <w:top w:val="nil"/>
              <w:left w:val="nil"/>
              <w:bottom w:val="single" w:color="auto" w:sz="4" w:space="0"/>
              <w:right w:val="single" w:color="auto" w:sz="4" w:space="0"/>
            </w:tcBorders>
            <w:vAlign w:val="center"/>
          </w:tcPr>
          <w:p w14:paraId="64F8D16C">
            <w:pPr>
              <w:widowControl/>
              <w:ind w:firstLine="480"/>
              <w:jc w:val="left"/>
              <w:rPr>
                <w:rFonts w:ascii="宋体" w:hAnsi="宋体" w:cs="宋体"/>
                <w:kern w:val="0"/>
              </w:rPr>
            </w:pPr>
            <w:r>
              <w:rPr>
                <w:rFonts w:hint="eastAsia" w:ascii="宋体" w:hAnsi="宋体" w:cs="宋体"/>
                <w:kern w:val="0"/>
              </w:rPr>
              <w:t>1</w:t>
            </w:r>
          </w:p>
        </w:tc>
      </w:tr>
      <w:tr w14:paraId="2C384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9540" w:type="dxa"/>
            <w:gridSpan w:val="7"/>
            <w:tcBorders>
              <w:top w:val="single" w:color="auto" w:sz="4" w:space="0"/>
              <w:left w:val="single" w:color="auto" w:sz="4" w:space="0"/>
              <w:bottom w:val="single" w:color="auto" w:sz="4" w:space="0"/>
              <w:right w:val="single" w:color="auto" w:sz="4" w:space="0"/>
            </w:tcBorders>
            <w:vAlign w:val="center"/>
          </w:tcPr>
          <w:p w14:paraId="4731CFA0">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028E2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9540" w:type="dxa"/>
            <w:gridSpan w:val="7"/>
            <w:tcBorders>
              <w:top w:val="single" w:color="auto" w:sz="4" w:space="0"/>
              <w:left w:val="single" w:color="auto" w:sz="4" w:space="0"/>
              <w:bottom w:val="single" w:color="auto" w:sz="4" w:space="0"/>
              <w:right w:val="single" w:color="auto" w:sz="4" w:space="0"/>
            </w:tcBorders>
            <w:vAlign w:val="center"/>
          </w:tcPr>
          <w:p w14:paraId="57BC3EB2">
            <w:pPr>
              <w:widowControl/>
              <w:ind w:firstLine="480"/>
              <w:jc w:val="left"/>
              <w:rPr>
                <w:rFonts w:ascii="宋体" w:hAnsi="宋体" w:cs="宋体"/>
                <w:kern w:val="0"/>
              </w:rPr>
            </w:pPr>
            <w:r>
              <w:rPr>
                <w:rFonts w:hint="eastAsia" w:ascii="宋体" w:hAnsi="宋体" w:cs="宋体"/>
                <w:kern w:val="0"/>
              </w:rPr>
              <w:t>认知目标：了解</w:t>
            </w:r>
            <w:r>
              <w:rPr>
                <w:rFonts w:hint="eastAsia"/>
                <w:bCs/>
              </w:rPr>
              <w:t>服装电脑辅助设计</w:t>
            </w:r>
          </w:p>
          <w:p w14:paraId="131F8E87">
            <w:pPr>
              <w:widowControl/>
              <w:ind w:firstLine="480"/>
              <w:jc w:val="left"/>
              <w:rPr>
                <w:rFonts w:ascii="宋体" w:hAnsi="宋体" w:cs="宋体"/>
                <w:kern w:val="0"/>
              </w:rPr>
            </w:pPr>
            <w:r>
              <w:rPr>
                <w:rFonts w:hint="eastAsia" w:ascii="宋体" w:hAnsi="宋体" w:cs="宋体"/>
                <w:kern w:val="0"/>
              </w:rPr>
              <w:t>技能目标：</w:t>
            </w:r>
            <w:r>
              <w:rPr>
                <w:rFonts w:hint="eastAsia"/>
                <w:bCs/>
              </w:rPr>
              <w:t>服装电脑辅助设计软件PHOTOSHOP的概况</w:t>
            </w:r>
          </w:p>
        </w:tc>
      </w:tr>
      <w:tr w14:paraId="04C36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633491BD">
            <w:pPr>
              <w:widowControl/>
              <w:ind w:firstLine="48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vAlign w:val="center"/>
          </w:tcPr>
          <w:p w14:paraId="542D1962">
            <w:pPr>
              <w:widowControl/>
              <w:ind w:firstLine="0" w:firstLineChars="0"/>
              <w:jc w:val="left"/>
              <w:rPr>
                <w:rFonts w:ascii="宋体" w:hAnsi="宋体" w:cs="宋体"/>
                <w:kern w:val="0"/>
              </w:rPr>
            </w:pPr>
            <w:r>
              <w:rPr>
                <w:rFonts w:hint="eastAsia" w:ascii="宋体" w:hAnsi="宋体" w:cs="宋体"/>
                <w:kern w:val="0"/>
              </w:rPr>
              <w:t>主要教学方法</w:t>
            </w:r>
          </w:p>
        </w:tc>
      </w:tr>
      <w:tr w14:paraId="34322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jc w:val="center"/>
        </w:trPr>
        <w:tc>
          <w:tcPr>
            <w:tcW w:w="4896" w:type="dxa"/>
            <w:gridSpan w:val="3"/>
            <w:vMerge w:val="restart"/>
            <w:tcBorders>
              <w:top w:val="single" w:color="auto" w:sz="4" w:space="0"/>
              <w:left w:val="single" w:color="auto" w:sz="4" w:space="0"/>
              <w:bottom w:val="single" w:color="auto" w:sz="4" w:space="0"/>
              <w:right w:val="single" w:color="auto" w:sz="4" w:space="0"/>
            </w:tcBorders>
          </w:tcPr>
          <w:p w14:paraId="32512B2D">
            <w:pPr>
              <w:pStyle w:val="15"/>
              <w:widowControl/>
              <w:ind w:firstLine="0" w:firstLineChars="0"/>
              <w:jc w:val="left"/>
              <w:rPr>
                <w:rFonts w:ascii="宋体" w:hAnsi="宋体" w:cs="宋体"/>
                <w:kern w:val="0"/>
              </w:rPr>
            </w:pPr>
            <w:r>
              <w:rPr>
                <w:rFonts w:hint="eastAsia" w:ascii="宋体" w:hAnsi="宋体" w:cs="宋体"/>
                <w:kern w:val="0"/>
              </w:rPr>
              <w:t>模块一  服</w:t>
            </w:r>
            <w:r>
              <w:rPr>
                <w:rFonts w:hint="eastAsia"/>
                <w:bCs/>
              </w:rPr>
              <w:t>装电脑辅助设计范例及主要运用软件PHOTOSHOP的概况</w:t>
            </w:r>
          </w:p>
          <w:p w14:paraId="3C5D352C">
            <w:pPr>
              <w:widowControl/>
              <w:ind w:firstLine="384" w:firstLineChars="183"/>
              <w:jc w:val="left"/>
              <w:rPr>
                <w:bCs/>
              </w:rPr>
            </w:pPr>
            <w:r>
              <w:rPr>
                <w:rFonts w:hint="eastAsia" w:ascii="宋体" w:hAnsi="宋体" w:cs="宋体"/>
                <w:kern w:val="0"/>
              </w:rPr>
              <w:t>1.1</w:t>
            </w:r>
            <w:r>
              <w:rPr>
                <w:rFonts w:hint="eastAsia"/>
                <w:bCs/>
              </w:rPr>
              <w:t>服装电脑辅助设计范例</w:t>
            </w:r>
          </w:p>
          <w:p w14:paraId="0E0BB3AD">
            <w:pPr>
              <w:widowControl/>
              <w:ind w:firstLine="480"/>
              <w:jc w:val="left"/>
              <w:rPr>
                <w:rFonts w:ascii="宋体" w:hAnsi="宋体" w:cs="宋体"/>
                <w:kern w:val="0"/>
              </w:rPr>
            </w:pPr>
            <w:r>
              <w:rPr>
                <w:rFonts w:hint="eastAsia" w:ascii="宋体" w:hAnsi="宋体" w:cs="宋体"/>
                <w:kern w:val="0"/>
              </w:rPr>
              <w:t>1.2</w:t>
            </w:r>
            <w:r>
              <w:rPr>
                <w:rFonts w:hint="eastAsia"/>
                <w:bCs/>
              </w:rPr>
              <w:t>辅助设计软件PHOTOSHOP的概况</w:t>
            </w:r>
          </w:p>
          <w:p w14:paraId="356C4DE4">
            <w:pPr>
              <w:widowControl/>
              <w:ind w:firstLine="0" w:firstLineChars="0"/>
              <w:jc w:val="left"/>
              <w:rPr>
                <w:rFonts w:ascii="宋体" w:hAnsi="宋体" w:cs="宋体"/>
                <w:kern w:val="0"/>
              </w:rPr>
            </w:pPr>
            <w:r>
              <w:rPr>
                <w:rFonts w:ascii="宋体" w:hAnsi="宋体" w:cs="宋体"/>
                <w:kern w:val="0"/>
              </w:rPr>
              <w:t>重点</w:t>
            </w:r>
            <w:r>
              <w:rPr>
                <w:rFonts w:hint="eastAsia" w:ascii="宋体" w:hAnsi="宋体" w:cs="宋体"/>
                <w:kern w:val="0"/>
              </w:rPr>
              <w:t>：了解</w:t>
            </w:r>
            <w:r>
              <w:rPr>
                <w:rFonts w:hint="eastAsia"/>
                <w:bCs/>
              </w:rPr>
              <w:t>服装电脑辅助设计的应用</w:t>
            </w:r>
          </w:p>
          <w:p w14:paraId="6A52A198">
            <w:pPr>
              <w:pStyle w:val="15"/>
              <w:widowControl/>
              <w:ind w:firstLine="0" w:firstLineChars="0"/>
              <w:jc w:val="left"/>
              <w:rPr>
                <w:rFonts w:ascii="宋体" w:hAnsi="宋体" w:cs="宋体"/>
                <w:kern w:val="0"/>
              </w:rPr>
            </w:pPr>
            <w:r>
              <w:rPr>
                <w:rFonts w:ascii="宋体" w:hAnsi="宋体" w:cs="宋体"/>
                <w:kern w:val="0"/>
              </w:rPr>
              <w:t>难点</w:t>
            </w:r>
            <w:r>
              <w:rPr>
                <w:rFonts w:hint="eastAsia" w:ascii="宋体" w:hAnsi="宋体" w:cs="宋体"/>
                <w:kern w:val="0"/>
              </w:rPr>
              <w:t>：</w:t>
            </w:r>
            <w:r>
              <w:rPr>
                <w:rFonts w:hint="eastAsia"/>
                <w:bCs/>
              </w:rPr>
              <w:t>PHOTOSHOP软件在服装设计中的功能</w:t>
            </w:r>
          </w:p>
        </w:tc>
        <w:tc>
          <w:tcPr>
            <w:tcW w:w="4644" w:type="dxa"/>
            <w:gridSpan w:val="4"/>
            <w:tcBorders>
              <w:top w:val="nil"/>
              <w:left w:val="nil"/>
              <w:bottom w:val="single" w:color="auto" w:sz="4" w:space="0"/>
              <w:right w:val="single" w:color="auto" w:sz="4" w:space="0"/>
            </w:tcBorders>
            <w:vAlign w:val="center"/>
          </w:tcPr>
          <w:p w14:paraId="4F28F404">
            <w:pPr>
              <w:widowControl/>
              <w:ind w:firstLine="480"/>
              <w:jc w:val="left"/>
              <w:rPr>
                <w:rFonts w:ascii="宋体" w:hAnsi="宋体" w:cs="宋体"/>
                <w:kern w:val="0"/>
              </w:rPr>
            </w:pPr>
            <w:r>
              <w:rPr>
                <w:rFonts w:hint="eastAsia" w:ascii="宋体" w:hAnsi="宋体" w:cs="宋体"/>
                <w:kern w:val="0"/>
              </w:rPr>
              <w:t>老师示教法，学生自主学习法</w:t>
            </w:r>
          </w:p>
        </w:tc>
      </w:tr>
      <w:tr w14:paraId="6E21C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4B321869">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2D69412E">
            <w:pPr>
              <w:widowControl/>
              <w:ind w:firstLine="0" w:firstLineChars="0"/>
              <w:jc w:val="left"/>
              <w:rPr>
                <w:rFonts w:ascii="宋体" w:hAnsi="宋体" w:cs="宋体"/>
                <w:kern w:val="0"/>
              </w:rPr>
            </w:pPr>
            <w:r>
              <w:rPr>
                <w:rFonts w:hint="eastAsia" w:ascii="宋体" w:hAnsi="宋体" w:cs="宋体"/>
                <w:kern w:val="0"/>
              </w:rPr>
              <w:t>教学地点</w:t>
            </w:r>
          </w:p>
        </w:tc>
      </w:tr>
      <w:tr w14:paraId="6B743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1"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27DCAD43">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678FEF51">
            <w:pPr>
              <w:widowControl/>
              <w:ind w:firstLine="480"/>
              <w:jc w:val="left"/>
              <w:rPr>
                <w:rFonts w:ascii="宋体" w:hAnsi="宋体" w:cs="宋体"/>
                <w:kern w:val="0"/>
              </w:rPr>
            </w:pPr>
            <w:r>
              <w:rPr>
                <w:rFonts w:hint="eastAsia" w:ascii="宋体" w:hAnsi="宋体" w:cs="宋体"/>
                <w:kern w:val="0"/>
              </w:rPr>
              <w:t>多媒体机房</w:t>
            </w:r>
          </w:p>
        </w:tc>
      </w:tr>
      <w:tr w14:paraId="46725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1B4CF183">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1D9EBB7E">
            <w:pPr>
              <w:widowControl/>
              <w:ind w:firstLine="0" w:firstLineChars="0"/>
              <w:jc w:val="left"/>
              <w:rPr>
                <w:rFonts w:ascii="宋体" w:hAnsi="宋体" w:cs="宋体"/>
                <w:kern w:val="0"/>
              </w:rPr>
            </w:pPr>
            <w:r>
              <w:rPr>
                <w:rFonts w:hint="eastAsia" w:ascii="宋体" w:hAnsi="宋体" w:cs="宋体"/>
                <w:kern w:val="0"/>
              </w:rPr>
              <w:t>教学及参考资料</w:t>
            </w:r>
          </w:p>
        </w:tc>
      </w:tr>
      <w:tr w14:paraId="3FCB0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28C4DD15">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5BBE23ED">
            <w:pPr>
              <w:widowControl/>
              <w:ind w:firstLine="480"/>
              <w:jc w:val="left"/>
              <w:rPr>
                <w:rFonts w:ascii="宋体" w:hAnsi="宋体" w:cs="宋体"/>
                <w:kern w:val="0"/>
              </w:rPr>
            </w:pPr>
            <w:r>
              <w:rPr>
                <w:rFonts w:hint="eastAsia" w:ascii="宋体" w:hAnsi="宋体" w:cs="宋体"/>
                <w:kern w:val="0"/>
              </w:rPr>
              <w:t>《Photoshop 服装设计技法剖析》，李宏宇编，清华大学出版社</w:t>
            </w:r>
          </w:p>
        </w:tc>
      </w:tr>
      <w:tr w14:paraId="10A6A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7110E05B">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38FEF2E7">
            <w:pPr>
              <w:widowControl/>
              <w:ind w:firstLine="0" w:firstLineChars="0"/>
              <w:jc w:val="left"/>
              <w:rPr>
                <w:rFonts w:ascii="宋体" w:hAnsi="宋体" w:cs="宋体"/>
                <w:kern w:val="0"/>
              </w:rPr>
            </w:pPr>
            <w:r>
              <w:rPr>
                <w:rFonts w:hint="eastAsia" w:ascii="宋体" w:hAnsi="宋体" w:cs="宋体"/>
                <w:kern w:val="0"/>
              </w:rPr>
              <w:t>练习与习题建议</w:t>
            </w:r>
          </w:p>
        </w:tc>
      </w:tr>
      <w:tr w14:paraId="11FC7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3"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74C96EF6">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4060344F">
            <w:pPr>
              <w:widowControl/>
              <w:ind w:firstLine="480"/>
              <w:jc w:val="left"/>
              <w:rPr>
                <w:rFonts w:ascii="宋体" w:hAnsi="宋体" w:cs="宋体"/>
                <w:kern w:val="0"/>
              </w:rPr>
            </w:pPr>
            <w:r>
              <w:rPr>
                <w:rFonts w:hint="eastAsia" w:ascii="宋体" w:hAnsi="宋体" w:cs="宋体"/>
                <w:kern w:val="0"/>
              </w:rPr>
              <w:t>　练习选区编辑</w:t>
            </w:r>
          </w:p>
        </w:tc>
      </w:tr>
      <w:tr w14:paraId="6292D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680DD4D8">
            <w:pPr>
              <w:widowControl/>
              <w:ind w:firstLine="48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vAlign w:val="center"/>
          </w:tcPr>
          <w:p w14:paraId="3FE27699">
            <w:pPr>
              <w:widowControl/>
              <w:ind w:firstLine="480"/>
              <w:jc w:val="left"/>
              <w:rPr>
                <w:rFonts w:ascii="宋体" w:hAnsi="宋体" w:cs="宋体"/>
                <w:kern w:val="0"/>
              </w:rPr>
            </w:pPr>
            <w:r>
              <w:rPr>
                <w:rFonts w:hint="eastAsia" w:ascii="宋体" w:hAnsi="宋体" w:cs="宋体"/>
                <w:kern w:val="0"/>
              </w:rPr>
              <w:t>权重分配</w:t>
            </w:r>
          </w:p>
        </w:tc>
      </w:tr>
      <w:tr w14:paraId="03FC1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2C9D2FB9">
            <w:pPr>
              <w:widowControl/>
              <w:ind w:firstLine="480"/>
              <w:jc w:val="center"/>
              <w:rPr>
                <w:rFonts w:ascii="宋体" w:hAnsi="宋体" w:cs="宋体"/>
                <w:kern w:val="0"/>
              </w:rPr>
            </w:pPr>
            <w:r>
              <w:rPr>
                <w:rFonts w:hint="eastAsia" w:ascii="宋体" w:hAnsi="宋体" w:cs="宋体"/>
                <w:kern w:val="0"/>
              </w:rPr>
              <w:t>同学们的参与度</w:t>
            </w:r>
          </w:p>
        </w:tc>
        <w:tc>
          <w:tcPr>
            <w:tcW w:w="4644" w:type="dxa"/>
            <w:gridSpan w:val="4"/>
            <w:tcBorders>
              <w:top w:val="nil"/>
              <w:left w:val="nil"/>
              <w:bottom w:val="single" w:color="auto" w:sz="4" w:space="0"/>
              <w:right w:val="single" w:color="auto" w:sz="4" w:space="0"/>
            </w:tcBorders>
            <w:vAlign w:val="center"/>
          </w:tcPr>
          <w:p w14:paraId="04E15901">
            <w:pPr>
              <w:widowControl/>
              <w:ind w:firstLine="1944" w:firstLineChars="926"/>
              <w:rPr>
                <w:rFonts w:ascii="宋体" w:hAnsi="宋体" w:cs="宋体"/>
                <w:kern w:val="0"/>
              </w:rPr>
            </w:pPr>
            <w:r>
              <w:rPr>
                <w:rFonts w:hint="eastAsia" w:ascii="宋体" w:hAnsi="宋体" w:cs="宋体"/>
                <w:kern w:val="0"/>
              </w:rPr>
              <w:t>占 100 %</w:t>
            </w:r>
          </w:p>
        </w:tc>
      </w:tr>
    </w:tbl>
    <w:p w14:paraId="0C8F2594">
      <w:pPr>
        <w:pStyle w:val="5"/>
        <w:spacing w:before="0" w:beforeAutospacing="0" w:after="0" w:afterAutospacing="0" w:line="240" w:lineRule="auto"/>
        <w:rPr>
          <w:rFonts w:ascii="黑体" w:hAnsi="黑体" w:eastAsia="黑体" w:cs="仿宋_GB2312"/>
          <w:position w:val="6"/>
          <w:sz w:val="28"/>
          <w:szCs w:val="28"/>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1"/>
        <w:gridCol w:w="1114"/>
        <w:gridCol w:w="2491"/>
        <w:gridCol w:w="1080"/>
        <w:gridCol w:w="900"/>
        <w:gridCol w:w="1044"/>
        <w:gridCol w:w="1620"/>
      </w:tblGrid>
      <w:tr w14:paraId="3A5EE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gridSpan w:val="2"/>
            <w:tcBorders>
              <w:top w:val="single" w:color="auto" w:sz="4" w:space="0"/>
              <w:left w:val="single" w:color="auto" w:sz="4" w:space="0"/>
              <w:bottom w:val="single" w:color="auto" w:sz="4" w:space="0"/>
              <w:right w:val="single" w:color="auto" w:sz="4" w:space="0"/>
            </w:tcBorders>
            <w:vAlign w:val="center"/>
          </w:tcPr>
          <w:p w14:paraId="6C6D6A90">
            <w:pPr>
              <w:widowControl/>
              <w:ind w:firstLine="480"/>
              <w:jc w:val="center"/>
              <w:rPr>
                <w:rFonts w:ascii="宋体" w:hAnsi="宋体" w:cs="宋体"/>
                <w:kern w:val="0"/>
              </w:rPr>
            </w:pPr>
            <w:r>
              <w:rPr>
                <w:rFonts w:hint="eastAsia" w:ascii="宋体" w:hAnsi="宋体" w:cs="宋体"/>
                <w:kern w:val="0"/>
              </w:rPr>
              <w:t>模块二</w:t>
            </w:r>
          </w:p>
        </w:tc>
        <w:tc>
          <w:tcPr>
            <w:tcW w:w="7135" w:type="dxa"/>
            <w:gridSpan w:val="5"/>
            <w:tcBorders>
              <w:top w:val="single" w:color="auto" w:sz="4" w:space="0"/>
              <w:left w:val="single" w:color="auto" w:sz="4" w:space="0"/>
              <w:bottom w:val="single" w:color="auto" w:sz="4" w:space="0"/>
              <w:right w:val="single" w:color="auto" w:sz="4" w:space="0"/>
            </w:tcBorders>
            <w:vAlign w:val="center"/>
          </w:tcPr>
          <w:p w14:paraId="26A98D66">
            <w:pPr>
              <w:widowControl/>
              <w:ind w:firstLine="480"/>
              <w:jc w:val="center"/>
              <w:rPr>
                <w:rFonts w:ascii="宋体" w:hAnsi="宋体" w:cs="宋体"/>
                <w:kern w:val="0"/>
              </w:rPr>
            </w:pPr>
            <w:r>
              <w:rPr>
                <w:rFonts w:hint="eastAsia" w:ascii="宋体" w:hAnsi="宋体"/>
              </w:rPr>
              <w:t>Photoshop基本操作</w:t>
            </w:r>
          </w:p>
        </w:tc>
      </w:tr>
      <w:tr w14:paraId="64296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1291" w:type="dxa"/>
            <w:vMerge w:val="restart"/>
            <w:tcBorders>
              <w:top w:val="nil"/>
              <w:left w:val="single" w:color="auto" w:sz="4" w:space="0"/>
              <w:right w:val="single" w:color="auto" w:sz="4" w:space="0"/>
            </w:tcBorders>
            <w:shd w:val="clear" w:color="auto" w:fill="auto"/>
            <w:vAlign w:val="center"/>
          </w:tcPr>
          <w:p w14:paraId="2F2D9ED6">
            <w:pPr>
              <w:widowControl/>
              <w:ind w:firstLine="480"/>
              <w:jc w:val="center"/>
              <w:rPr>
                <w:rFonts w:ascii="宋体" w:hAnsi="宋体" w:cs="宋体"/>
                <w:kern w:val="0"/>
              </w:rPr>
            </w:pPr>
          </w:p>
        </w:tc>
        <w:tc>
          <w:tcPr>
            <w:tcW w:w="4685" w:type="dxa"/>
            <w:gridSpan w:val="3"/>
            <w:tcBorders>
              <w:top w:val="nil"/>
              <w:left w:val="nil"/>
              <w:bottom w:val="single" w:color="auto" w:sz="4" w:space="0"/>
              <w:right w:val="single" w:color="auto" w:sz="4" w:space="0"/>
            </w:tcBorders>
            <w:shd w:val="clear" w:color="auto" w:fill="auto"/>
            <w:vAlign w:val="center"/>
          </w:tcPr>
          <w:p w14:paraId="0D6A4E42">
            <w:pPr>
              <w:widowControl/>
              <w:ind w:firstLine="210" w:firstLineChars="100"/>
              <w:jc w:val="left"/>
              <w:rPr>
                <w:rFonts w:ascii="宋体" w:hAnsi="宋体" w:cs="宋体"/>
                <w:kern w:val="0"/>
              </w:rPr>
            </w:pPr>
            <w:r>
              <w:rPr>
                <w:rFonts w:hint="eastAsia" w:ascii="宋体" w:hAnsi="宋体"/>
              </w:rPr>
              <w:t>Photoshop基本操作</w:t>
            </w:r>
          </w:p>
        </w:tc>
        <w:tc>
          <w:tcPr>
            <w:tcW w:w="900" w:type="dxa"/>
            <w:vMerge w:val="restart"/>
            <w:tcBorders>
              <w:top w:val="nil"/>
              <w:left w:val="single" w:color="auto" w:sz="4" w:space="0"/>
              <w:right w:val="single" w:color="auto" w:sz="4" w:space="0"/>
            </w:tcBorders>
            <w:shd w:val="clear" w:color="auto" w:fill="auto"/>
            <w:vAlign w:val="center"/>
          </w:tcPr>
          <w:p w14:paraId="2F7ED41A">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vAlign w:val="center"/>
          </w:tcPr>
          <w:p w14:paraId="3D516DDE">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vAlign w:val="center"/>
          </w:tcPr>
          <w:p w14:paraId="1A2A07A4">
            <w:pPr>
              <w:widowControl/>
              <w:ind w:firstLine="480"/>
              <w:jc w:val="left"/>
              <w:rPr>
                <w:rFonts w:ascii="宋体" w:hAnsi="宋体" w:cs="宋体"/>
                <w:kern w:val="0"/>
              </w:rPr>
            </w:pPr>
            <w:r>
              <w:rPr>
                <w:rFonts w:hint="eastAsia" w:ascii="宋体" w:hAnsi="宋体" w:cs="宋体"/>
                <w:kern w:val="0"/>
              </w:rPr>
              <w:t>4</w:t>
            </w:r>
          </w:p>
        </w:tc>
      </w:tr>
      <w:tr w14:paraId="4F607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1291" w:type="dxa"/>
            <w:vMerge w:val="continue"/>
            <w:tcBorders>
              <w:left w:val="single" w:color="auto" w:sz="4" w:space="0"/>
              <w:bottom w:val="single" w:color="auto" w:sz="4" w:space="0"/>
              <w:right w:val="single" w:color="auto" w:sz="4" w:space="0"/>
            </w:tcBorders>
            <w:shd w:val="clear" w:color="auto" w:fill="auto"/>
            <w:vAlign w:val="center"/>
          </w:tcPr>
          <w:p w14:paraId="67CE1DE7">
            <w:pPr>
              <w:widowControl/>
              <w:ind w:firstLine="480"/>
              <w:jc w:val="center"/>
              <w:rPr>
                <w:rFonts w:ascii="宋体" w:hAnsi="宋体" w:cs="宋体"/>
                <w:kern w:val="0"/>
              </w:rPr>
            </w:pPr>
          </w:p>
        </w:tc>
        <w:tc>
          <w:tcPr>
            <w:tcW w:w="4685" w:type="dxa"/>
            <w:gridSpan w:val="3"/>
            <w:tcBorders>
              <w:top w:val="nil"/>
              <w:left w:val="nil"/>
              <w:bottom w:val="single" w:color="auto" w:sz="4" w:space="0"/>
              <w:right w:val="single" w:color="auto" w:sz="4" w:space="0"/>
            </w:tcBorders>
            <w:shd w:val="clear" w:color="auto" w:fill="auto"/>
            <w:vAlign w:val="center"/>
          </w:tcPr>
          <w:p w14:paraId="380F7271">
            <w:pPr>
              <w:widowControl/>
              <w:ind w:firstLine="480"/>
              <w:jc w:val="left"/>
              <w:rPr>
                <w:rFonts w:ascii="宋体" w:hAnsi="宋体" w:cs="宋体"/>
                <w:kern w:val="0"/>
              </w:rPr>
            </w:pPr>
          </w:p>
        </w:tc>
        <w:tc>
          <w:tcPr>
            <w:tcW w:w="900" w:type="dxa"/>
            <w:vMerge w:val="continue"/>
            <w:tcBorders>
              <w:left w:val="single" w:color="auto" w:sz="4" w:space="0"/>
              <w:right w:val="single" w:color="auto" w:sz="4" w:space="0"/>
            </w:tcBorders>
            <w:shd w:val="clear" w:color="auto" w:fill="auto"/>
            <w:vAlign w:val="center"/>
          </w:tcPr>
          <w:p w14:paraId="54DC8BA8">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vAlign w:val="center"/>
          </w:tcPr>
          <w:p w14:paraId="46B60AD4">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tcBorders>
              <w:top w:val="nil"/>
              <w:left w:val="nil"/>
              <w:bottom w:val="single" w:color="auto" w:sz="4" w:space="0"/>
              <w:right w:val="single" w:color="auto" w:sz="4" w:space="0"/>
            </w:tcBorders>
            <w:vAlign w:val="center"/>
          </w:tcPr>
          <w:p w14:paraId="4B1F341F">
            <w:pPr>
              <w:widowControl/>
              <w:ind w:firstLine="480"/>
              <w:jc w:val="left"/>
              <w:rPr>
                <w:rFonts w:ascii="宋体" w:hAnsi="宋体" w:cs="宋体"/>
                <w:kern w:val="0"/>
              </w:rPr>
            </w:pPr>
            <w:r>
              <w:rPr>
                <w:rFonts w:hint="eastAsia" w:ascii="宋体" w:hAnsi="宋体" w:cs="宋体"/>
                <w:kern w:val="0"/>
              </w:rPr>
              <w:t>5</w:t>
            </w:r>
          </w:p>
        </w:tc>
      </w:tr>
      <w:tr w14:paraId="35DCC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9540" w:type="dxa"/>
            <w:gridSpan w:val="7"/>
            <w:tcBorders>
              <w:top w:val="single" w:color="auto" w:sz="4" w:space="0"/>
              <w:left w:val="single" w:color="auto" w:sz="4" w:space="0"/>
              <w:bottom w:val="single" w:color="auto" w:sz="4" w:space="0"/>
              <w:right w:val="single" w:color="auto" w:sz="4" w:space="0"/>
            </w:tcBorders>
            <w:vAlign w:val="center"/>
          </w:tcPr>
          <w:p w14:paraId="7ED40B4D">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204A1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9540" w:type="dxa"/>
            <w:gridSpan w:val="7"/>
            <w:tcBorders>
              <w:top w:val="single" w:color="auto" w:sz="4" w:space="0"/>
              <w:left w:val="single" w:color="auto" w:sz="4" w:space="0"/>
              <w:bottom w:val="single" w:color="auto" w:sz="4" w:space="0"/>
              <w:right w:val="single" w:color="auto" w:sz="4" w:space="0"/>
            </w:tcBorders>
            <w:vAlign w:val="center"/>
          </w:tcPr>
          <w:p w14:paraId="4EC64CF1">
            <w:pPr>
              <w:widowControl/>
              <w:ind w:firstLine="480"/>
              <w:jc w:val="left"/>
              <w:rPr>
                <w:rFonts w:ascii="宋体" w:hAnsi="宋体" w:cs="宋体"/>
                <w:kern w:val="0"/>
              </w:rPr>
            </w:pPr>
            <w:r>
              <w:rPr>
                <w:rFonts w:hint="eastAsia" w:ascii="宋体" w:hAnsi="宋体" w:cs="宋体"/>
                <w:kern w:val="0"/>
              </w:rPr>
              <w:t>认知目标：了解Photoshop软件基本概论、界面的认识。</w:t>
            </w:r>
          </w:p>
          <w:p w14:paraId="34340760">
            <w:pPr>
              <w:widowControl/>
              <w:ind w:firstLine="480"/>
              <w:jc w:val="left"/>
              <w:rPr>
                <w:rFonts w:ascii="宋体" w:hAnsi="宋体" w:cs="宋体"/>
                <w:kern w:val="0"/>
              </w:rPr>
            </w:pPr>
            <w:r>
              <w:rPr>
                <w:rFonts w:hint="eastAsia" w:ascii="宋体" w:hAnsi="宋体" w:cs="宋体"/>
                <w:kern w:val="0"/>
              </w:rPr>
              <w:t>技能目标：掌握Photoshop图形图像选区编辑，掌握基本操作</w:t>
            </w:r>
          </w:p>
        </w:tc>
      </w:tr>
      <w:tr w14:paraId="31012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5CF24AB8">
            <w:pPr>
              <w:widowControl/>
              <w:ind w:firstLine="48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vAlign w:val="center"/>
          </w:tcPr>
          <w:p w14:paraId="2CC1CD64">
            <w:pPr>
              <w:widowControl/>
              <w:ind w:firstLine="0" w:firstLineChars="0"/>
              <w:jc w:val="left"/>
              <w:rPr>
                <w:rFonts w:ascii="宋体" w:hAnsi="宋体" w:cs="宋体"/>
                <w:kern w:val="0"/>
              </w:rPr>
            </w:pPr>
            <w:r>
              <w:rPr>
                <w:rFonts w:hint="eastAsia" w:ascii="宋体" w:hAnsi="宋体" w:cs="宋体"/>
                <w:kern w:val="0"/>
              </w:rPr>
              <w:t>主要教学方法</w:t>
            </w:r>
          </w:p>
        </w:tc>
      </w:tr>
      <w:tr w14:paraId="2588B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jc w:val="center"/>
        </w:trPr>
        <w:tc>
          <w:tcPr>
            <w:tcW w:w="4896" w:type="dxa"/>
            <w:gridSpan w:val="3"/>
            <w:vMerge w:val="restart"/>
            <w:tcBorders>
              <w:top w:val="single" w:color="auto" w:sz="4" w:space="0"/>
              <w:left w:val="single" w:color="auto" w:sz="4" w:space="0"/>
              <w:bottom w:val="single" w:color="auto" w:sz="4" w:space="0"/>
              <w:right w:val="single" w:color="auto" w:sz="4" w:space="0"/>
            </w:tcBorders>
          </w:tcPr>
          <w:p w14:paraId="2F63E5A8">
            <w:pPr>
              <w:pStyle w:val="15"/>
              <w:widowControl/>
              <w:ind w:firstLine="0" w:firstLineChars="0"/>
              <w:jc w:val="left"/>
              <w:rPr>
                <w:rFonts w:ascii="宋体" w:hAnsi="宋体" w:cs="宋体"/>
                <w:kern w:val="0"/>
              </w:rPr>
            </w:pPr>
            <w:r>
              <w:rPr>
                <w:rFonts w:hint="eastAsia" w:ascii="宋体" w:hAnsi="宋体" w:cs="宋体"/>
                <w:kern w:val="0"/>
              </w:rPr>
              <w:t xml:space="preserve">模块二 </w:t>
            </w:r>
            <w:r>
              <w:rPr>
                <w:rFonts w:hint="eastAsia" w:ascii="宋体" w:hAnsi="宋体"/>
              </w:rPr>
              <w:t>Photoshop基本操作</w:t>
            </w:r>
          </w:p>
          <w:p w14:paraId="2D1998CF">
            <w:pPr>
              <w:widowControl/>
              <w:ind w:left="360" w:firstLine="480"/>
              <w:jc w:val="left"/>
              <w:rPr>
                <w:rFonts w:ascii="宋体" w:hAnsi="宋体" w:cs="宋体"/>
                <w:kern w:val="0"/>
              </w:rPr>
            </w:pPr>
            <w:r>
              <w:rPr>
                <w:rFonts w:hint="eastAsia" w:ascii="宋体" w:hAnsi="宋体" w:cs="宋体"/>
                <w:kern w:val="0"/>
              </w:rPr>
              <w:t>1.1</w:t>
            </w:r>
            <w:r>
              <w:rPr>
                <w:rFonts w:hint="eastAsia" w:ascii="宋体" w:hAnsi="宋体"/>
                <w:szCs w:val="21"/>
              </w:rPr>
              <w:t xml:space="preserve"> Photoshop基本操作</w:t>
            </w:r>
          </w:p>
          <w:p w14:paraId="52F40339">
            <w:pPr>
              <w:widowControl/>
              <w:ind w:left="360" w:firstLine="480"/>
              <w:jc w:val="left"/>
              <w:rPr>
                <w:rFonts w:ascii="宋体" w:hAnsi="宋体" w:cs="宋体"/>
                <w:kern w:val="0"/>
              </w:rPr>
            </w:pPr>
            <w:r>
              <w:rPr>
                <w:rFonts w:hint="eastAsia" w:ascii="宋体" w:hAnsi="宋体" w:cs="宋体"/>
                <w:kern w:val="0"/>
              </w:rPr>
              <w:t>1.2</w:t>
            </w:r>
            <w:r>
              <w:rPr>
                <w:rFonts w:hint="eastAsia" w:ascii="宋体" w:hAnsi="宋体"/>
                <w:szCs w:val="21"/>
              </w:rPr>
              <w:t>选区的基本操作</w:t>
            </w:r>
          </w:p>
          <w:p w14:paraId="75EA0935">
            <w:pPr>
              <w:widowControl/>
              <w:ind w:left="360" w:firstLine="480"/>
              <w:jc w:val="left"/>
              <w:rPr>
                <w:rFonts w:ascii="宋体" w:hAnsi="宋体" w:cs="宋体"/>
                <w:kern w:val="0"/>
              </w:rPr>
            </w:pPr>
            <w:r>
              <w:rPr>
                <w:rFonts w:hint="eastAsia" w:ascii="宋体" w:hAnsi="宋体" w:cs="宋体"/>
                <w:kern w:val="0"/>
              </w:rPr>
              <w:t>1.3</w:t>
            </w:r>
            <w:r>
              <w:rPr>
                <w:rFonts w:hint="eastAsia" w:ascii="宋体" w:hAnsi="宋体"/>
                <w:szCs w:val="21"/>
              </w:rPr>
              <w:t>图层</w:t>
            </w:r>
          </w:p>
          <w:p w14:paraId="1812DA9A">
            <w:pPr>
              <w:widowControl/>
              <w:ind w:left="360" w:firstLine="480"/>
              <w:jc w:val="left"/>
              <w:rPr>
                <w:rFonts w:ascii="宋体" w:hAnsi="宋体" w:cs="宋体"/>
                <w:kern w:val="0"/>
              </w:rPr>
            </w:pPr>
            <w:r>
              <w:rPr>
                <w:rFonts w:hint="eastAsia" w:ascii="宋体" w:hAnsi="宋体" w:cs="宋体"/>
                <w:kern w:val="0"/>
              </w:rPr>
              <w:t>1.4</w:t>
            </w:r>
            <w:r>
              <w:rPr>
                <w:rFonts w:hint="eastAsia" w:ascii="宋体" w:hAnsi="宋体"/>
                <w:szCs w:val="21"/>
              </w:rPr>
              <w:t>移动与变换</w:t>
            </w:r>
          </w:p>
          <w:p w14:paraId="35FEB683">
            <w:pPr>
              <w:widowControl/>
              <w:ind w:left="360" w:firstLine="480"/>
              <w:jc w:val="left"/>
              <w:rPr>
                <w:rFonts w:ascii="宋体" w:hAnsi="宋体" w:cs="宋体"/>
                <w:kern w:val="0"/>
              </w:rPr>
            </w:pPr>
            <w:r>
              <w:rPr>
                <w:rFonts w:hint="eastAsia" w:ascii="宋体" w:hAnsi="宋体" w:cs="宋体"/>
                <w:kern w:val="0"/>
              </w:rPr>
              <w:t>1.5</w:t>
            </w:r>
            <w:r>
              <w:rPr>
                <w:rFonts w:hint="eastAsia" w:ascii="宋体" w:hAnsi="宋体"/>
                <w:szCs w:val="21"/>
              </w:rPr>
              <w:t>线稿表现技巧</w:t>
            </w:r>
          </w:p>
          <w:p w14:paraId="2E1524F0">
            <w:pPr>
              <w:widowControl/>
              <w:ind w:firstLine="0" w:firstLineChars="0"/>
              <w:jc w:val="left"/>
              <w:rPr>
                <w:rFonts w:ascii="宋体" w:hAnsi="宋体" w:cs="宋体"/>
                <w:kern w:val="0"/>
              </w:rPr>
            </w:pPr>
            <w:r>
              <w:rPr>
                <w:rFonts w:ascii="宋体" w:hAnsi="宋体" w:cs="宋体"/>
                <w:kern w:val="0"/>
              </w:rPr>
              <w:t>重点</w:t>
            </w:r>
            <w:r>
              <w:rPr>
                <w:rFonts w:hint="eastAsia" w:ascii="宋体" w:hAnsi="宋体" w:cs="宋体"/>
                <w:kern w:val="0"/>
              </w:rPr>
              <w:t>：选区编辑的方法与技巧</w:t>
            </w:r>
          </w:p>
          <w:p w14:paraId="33522D8E">
            <w:pPr>
              <w:pStyle w:val="15"/>
              <w:widowControl/>
              <w:ind w:firstLine="0" w:firstLineChars="0"/>
              <w:jc w:val="left"/>
              <w:rPr>
                <w:rFonts w:ascii="宋体" w:hAnsi="宋体" w:cs="宋体"/>
                <w:kern w:val="0"/>
              </w:rPr>
            </w:pPr>
            <w:r>
              <w:rPr>
                <w:rFonts w:ascii="宋体" w:hAnsi="宋体" w:cs="宋体"/>
                <w:kern w:val="0"/>
              </w:rPr>
              <w:t>难点</w:t>
            </w:r>
            <w:r>
              <w:rPr>
                <w:rFonts w:hint="eastAsia" w:ascii="宋体" w:hAnsi="宋体" w:cs="宋体"/>
                <w:kern w:val="0"/>
              </w:rPr>
              <w:t>：选区编辑技巧的掌握</w:t>
            </w:r>
          </w:p>
        </w:tc>
        <w:tc>
          <w:tcPr>
            <w:tcW w:w="4644" w:type="dxa"/>
            <w:gridSpan w:val="4"/>
            <w:tcBorders>
              <w:top w:val="nil"/>
              <w:left w:val="nil"/>
              <w:bottom w:val="single" w:color="auto" w:sz="4" w:space="0"/>
              <w:right w:val="single" w:color="auto" w:sz="4" w:space="0"/>
            </w:tcBorders>
            <w:vAlign w:val="center"/>
          </w:tcPr>
          <w:p w14:paraId="2B0C5221">
            <w:pPr>
              <w:widowControl/>
              <w:ind w:firstLine="480"/>
              <w:jc w:val="left"/>
              <w:rPr>
                <w:rFonts w:ascii="宋体" w:hAnsi="宋体" w:cs="宋体"/>
                <w:kern w:val="0"/>
              </w:rPr>
            </w:pPr>
            <w:r>
              <w:rPr>
                <w:rFonts w:hint="eastAsia" w:ascii="宋体" w:hAnsi="宋体" w:cs="宋体"/>
                <w:kern w:val="0"/>
              </w:rPr>
              <w:t>老师示教法，学生自主学习法</w:t>
            </w:r>
          </w:p>
        </w:tc>
      </w:tr>
      <w:tr w14:paraId="74D14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670715F7">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17C6EA46">
            <w:pPr>
              <w:widowControl/>
              <w:ind w:firstLine="0" w:firstLineChars="0"/>
              <w:jc w:val="left"/>
              <w:rPr>
                <w:rFonts w:ascii="宋体" w:hAnsi="宋体" w:cs="宋体"/>
                <w:kern w:val="0"/>
              </w:rPr>
            </w:pPr>
            <w:r>
              <w:rPr>
                <w:rFonts w:hint="eastAsia" w:ascii="宋体" w:hAnsi="宋体" w:cs="宋体"/>
                <w:kern w:val="0"/>
              </w:rPr>
              <w:t>教学地点</w:t>
            </w:r>
          </w:p>
        </w:tc>
      </w:tr>
      <w:tr w14:paraId="70A3A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1"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6B32052D">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7D8B299B">
            <w:pPr>
              <w:widowControl/>
              <w:ind w:firstLine="480"/>
              <w:jc w:val="left"/>
              <w:rPr>
                <w:rFonts w:ascii="宋体" w:hAnsi="宋体" w:cs="宋体"/>
                <w:kern w:val="0"/>
              </w:rPr>
            </w:pPr>
            <w:r>
              <w:rPr>
                <w:rFonts w:hint="eastAsia" w:ascii="宋体" w:hAnsi="宋体" w:cs="宋体"/>
                <w:kern w:val="0"/>
              </w:rPr>
              <w:t>多媒体机房</w:t>
            </w:r>
          </w:p>
        </w:tc>
      </w:tr>
      <w:tr w14:paraId="329E2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66E1097E">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444CA120">
            <w:pPr>
              <w:widowControl/>
              <w:ind w:firstLine="0" w:firstLineChars="0"/>
              <w:jc w:val="left"/>
              <w:rPr>
                <w:rFonts w:ascii="宋体" w:hAnsi="宋体" w:cs="宋体"/>
                <w:kern w:val="0"/>
              </w:rPr>
            </w:pPr>
            <w:r>
              <w:rPr>
                <w:rFonts w:hint="eastAsia" w:ascii="宋体" w:hAnsi="宋体" w:cs="宋体"/>
                <w:kern w:val="0"/>
              </w:rPr>
              <w:t>教学及参考资料</w:t>
            </w:r>
          </w:p>
        </w:tc>
      </w:tr>
      <w:tr w14:paraId="3DCEA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309B9B2B">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0764C44E">
            <w:pPr>
              <w:widowControl/>
              <w:ind w:firstLine="480"/>
              <w:jc w:val="left"/>
              <w:rPr>
                <w:rFonts w:ascii="宋体" w:hAnsi="宋体" w:cs="宋体"/>
                <w:kern w:val="0"/>
              </w:rPr>
            </w:pPr>
            <w:r>
              <w:rPr>
                <w:rFonts w:hint="eastAsia" w:ascii="宋体" w:hAnsi="宋体" w:cs="宋体"/>
                <w:kern w:val="0"/>
              </w:rPr>
              <w:t>《Photoshop 服装设计技法剖析》，李宏宇编，清华大学出版社</w:t>
            </w:r>
          </w:p>
        </w:tc>
      </w:tr>
      <w:tr w14:paraId="2C0AA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23982684">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45F4A3F0">
            <w:pPr>
              <w:widowControl/>
              <w:ind w:firstLine="0" w:firstLineChars="0"/>
              <w:jc w:val="left"/>
              <w:rPr>
                <w:rFonts w:ascii="宋体" w:hAnsi="宋体" w:cs="宋体"/>
                <w:kern w:val="0"/>
              </w:rPr>
            </w:pPr>
            <w:r>
              <w:rPr>
                <w:rFonts w:hint="eastAsia" w:ascii="宋体" w:hAnsi="宋体" w:cs="宋体"/>
                <w:kern w:val="0"/>
              </w:rPr>
              <w:t>练习与习题建议</w:t>
            </w:r>
          </w:p>
        </w:tc>
      </w:tr>
      <w:tr w14:paraId="03CE3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3"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4A1D8D46">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5E44046C">
            <w:pPr>
              <w:widowControl/>
              <w:ind w:firstLine="480"/>
              <w:jc w:val="left"/>
              <w:rPr>
                <w:rFonts w:ascii="宋体" w:hAnsi="宋体" w:cs="宋体"/>
                <w:kern w:val="0"/>
              </w:rPr>
            </w:pPr>
            <w:r>
              <w:rPr>
                <w:rFonts w:hint="eastAsia" w:ascii="宋体" w:hAnsi="宋体" w:cs="宋体"/>
                <w:kern w:val="0"/>
              </w:rPr>
              <w:t>　练习选区编辑</w:t>
            </w:r>
          </w:p>
        </w:tc>
      </w:tr>
      <w:tr w14:paraId="27A1D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4B7845B9">
            <w:pPr>
              <w:widowControl/>
              <w:ind w:firstLine="48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vAlign w:val="center"/>
          </w:tcPr>
          <w:p w14:paraId="47E7568A">
            <w:pPr>
              <w:widowControl/>
              <w:ind w:firstLine="480"/>
              <w:jc w:val="left"/>
              <w:rPr>
                <w:rFonts w:ascii="宋体" w:hAnsi="宋体" w:cs="宋体"/>
                <w:kern w:val="0"/>
              </w:rPr>
            </w:pPr>
            <w:r>
              <w:rPr>
                <w:rFonts w:hint="eastAsia" w:ascii="宋体" w:hAnsi="宋体" w:cs="宋体"/>
                <w:kern w:val="0"/>
              </w:rPr>
              <w:t>权重分配</w:t>
            </w:r>
          </w:p>
        </w:tc>
      </w:tr>
      <w:tr w14:paraId="72B83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1256A7C5">
            <w:pPr>
              <w:widowControl/>
              <w:ind w:firstLine="480"/>
              <w:jc w:val="center"/>
              <w:rPr>
                <w:rFonts w:ascii="宋体" w:hAnsi="宋体" w:cs="宋体"/>
                <w:kern w:val="0"/>
              </w:rPr>
            </w:pPr>
            <w:r>
              <w:rPr>
                <w:rFonts w:hint="eastAsia" w:ascii="宋体" w:hAnsi="宋体" w:cs="宋体"/>
                <w:kern w:val="0"/>
              </w:rPr>
              <w:t>同学们的参与度</w:t>
            </w:r>
          </w:p>
        </w:tc>
        <w:tc>
          <w:tcPr>
            <w:tcW w:w="4644" w:type="dxa"/>
            <w:gridSpan w:val="4"/>
            <w:tcBorders>
              <w:top w:val="nil"/>
              <w:left w:val="nil"/>
              <w:bottom w:val="single" w:color="auto" w:sz="4" w:space="0"/>
              <w:right w:val="single" w:color="auto" w:sz="4" w:space="0"/>
            </w:tcBorders>
            <w:vAlign w:val="center"/>
          </w:tcPr>
          <w:p w14:paraId="2BD3D9A4">
            <w:pPr>
              <w:widowControl/>
              <w:ind w:firstLine="1944" w:firstLineChars="926"/>
              <w:rPr>
                <w:rFonts w:ascii="宋体" w:hAnsi="宋体" w:cs="宋体"/>
                <w:kern w:val="0"/>
              </w:rPr>
            </w:pPr>
            <w:r>
              <w:rPr>
                <w:rFonts w:hint="eastAsia" w:ascii="宋体" w:hAnsi="宋体" w:cs="宋体"/>
                <w:kern w:val="0"/>
              </w:rPr>
              <w:t>占 100 %</w:t>
            </w:r>
          </w:p>
        </w:tc>
      </w:tr>
    </w:tbl>
    <w:p w14:paraId="4C7B7EB3">
      <w:pPr>
        <w:ind w:firstLine="480"/>
        <w:rPr>
          <w:vanish/>
        </w:rPr>
      </w:pPr>
    </w:p>
    <w:tbl>
      <w:tblPr>
        <w:tblStyle w:val="9"/>
        <w:tblpPr w:leftFromText="180" w:rightFromText="180" w:vertAnchor="text" w:horzAnchor="page" w:tblpX="1342" w:tblpY="46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1"/>
        <w:gridCol w:w="1307"/>
        <w:gridCol w:w="2298"/>
        <w:gridCol w:w="1080"/>
        <w:gridCol w:w="900"/>
        <w:gridCol w:w="1044"/>
        <w:gridCol w:w="1620"/>
      </w:tblGrid>
      <w:tr w14:paraId="519F6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gridSpan w:val="2"/>
            <w:tcBorders>
              <w:top w:val="single" w:color="auto" w:sz="4" w:space="0"/>
              <w:left w:val="single" w:color="auto" w:sz="4" w:space="0"/>
              <w:bottom w:val="single" w:color="auto" w:sz="4" w:space="0"/>
              <w:right w:val="single" w:color="auto" w:sz="4" w:space="0"/>
            </w:tcBorders>
            <w:vAlign w:val="center"/>
          </w:tcPr>
          <w:p w14:paraId="5212DCB5">
            <w:pPr>
              <w:widowControl/>
              <w:ind w:firstLine="480"/>
              <w:jc w:val="center"/>
              <w:rPr>
                <w:rFonts w:ascii="宋体" w:hAnsi="宋体" w:cs="宋体"/>
                <w:kern w:val="0"/>
              </w:rPr>
            </w:pPr>
            <w:r>
              <w:rPr>
                <w:rFonts w:hint="eastAsia" w:ascii="宋体" w:hAnsi="宋体" w:cs="宋体"/>
                <w:kern w:val="0"/>
              </w:rPr>
              <w:t>模块三</w:t>
            </w:r>
          </w:p>
        </w:tc>
        <w:tc>
          <w:tcPr>
            <w:tcW w:w="6942" w:type="dxa"/>
            <w:gridSpan w:val="5"/>
            <w:tcBorders>
              <w:top w:val="single" w:color="auto" w:sz="4" w:space="0"/>
              <w:left w:val="single" w:color="auto" w:sz="4" w:space="0"/>
              <w:bottom w:val="single" w:color="auto" w:sz="4" w:space="0"/>
              <w:right w:val="single" w:color="auto" w:sz="4" w:space="0"/>
            </w:tcBorders>
            <w:vAlign w:val="center"/>
          </w:tcPr>
          <w:p w14:paraId="68141024">
            <w:pPr>
              <w:widowControl/>
              <w:ind w:firstLine="480"/>
              <w:jc w:val="center"/>
              <w:rPr>
                <w:rFonts w:ascii="宋体" w:hAnsi="宋体" w:cs="宋体"/>
                <w:kern w:val="0"/>
              </w:rPr>
            </w:pPr>
            <w:r>
              <w:rPr>
                <w:rFonts w:hint="eastAsia" w:ascii="宋体" w:hAnsi="宋体"/>
              </w:rPr>
              <w:t>服装款式与结构表现技法</w:t>
            </w:r>
          </w:p>
        </w:tc>
      </w:tr>
      <w:tr w14:paraId="6FFA136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1291" w:type="dxa"/>
            <w:tcBorders>
              <w:top w:val="nil"/>
              <w:left w:val="single" w:color="auto" w:sz="4" w:space="0"/>
              <w:bottom w:val="single" w:color="auto" w:sz="4" w:space="0"/>
              <w:right w:val="single" w:color="auto" w:sz="4" w:space="0"/>
            </w:tcBorders>
            <w:shd w:val="clear" w:color="auto" w:fill="auto"/>
            <w:vAlign w:val="center"/>
          </w:tcPr>
          <w:p w14:paraId="00A380DD">
            <w:pPr>
              <w:widowControl/>
              <w:ind w:firstLine="480"/>
              <w:jc w:val="center"/>
              <w:rPr>
                <w:rFonts w:ascii="宋体" w:hAnsi="宋体" w:cs="宋体"/>
                <w:kern w:val="0"/>
              </w:rPr>
            </w:pPr>
          </w:p>
        </w:tc>
        <w:tc>
          <w:tcPr>
            <w:tcW w:w="4685" w:type="dxa"/>
            <w:gridSpan w:val="3"/>
            <w:tcBorders>
              <w:top w:val="nil"/>
              <w:left w:val="nil"/>
              <w:bottom w:val="single" w:color="auto" w:sz="4" w:space="0"/>
              <w:right w:val="single" w:color="auto" w:sz="4" w:space="0"/>
            </w:tcBorders>
            <w:shd w:val="clear" w:color="auto" w:fill="auto"/>
            <w:vAlign w:val="center"/>
          </w:tcPr>
          <w:p w14:paraId="6D1100BD">
            <w:pPr>
              <w:widowControl/>
              <w:ind w:firstLine="210" w:firstLineChars="100"/>
              <w:jc w:val="left"/>
              <w:rPr>
                <w:rFonts w:ascii="宋体" w:hAnsi="宋体" w:cs="宋体"/>
                <w:kern w:val="0"/>
              </w:rPr>
            </w:pPr>
            <w:r>
              <w:rPr>
                <w:rFonts w:hint="eastAsia" w:ascii="宋体" w:hAnsi="宋体"/>
              </w:rPr>
              <w:t>服装款式与结构表现技法</w:t>
            </w:r>
          </w:p>
        </w:tc>
        <w:tc>
          <w:tcPr>
            <w:tcW w:w="900" w:type="dxa"/>
            <w:vMerge w:val="restart"/>
            <w:tcBorders>
              <w:top w:val="nil"/>
              <w:left w:val="single" w:color="auto" w:sz="4" w:space="0"/>
              <w:right w:val="single" w:color="auto" w:sz="4" w:space="0"/>
            </w:tcBorders>
            <w:shd w:val="clear" w:color="auto" w:fill="auto"/>
            <w:vAlign w:val="center"/>
          </w:tcPr>
          <w:p w14:paraId="4D831FC2">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vAlign w:val="center"/>
          </w:tcPr>
          <w:p w14:paraId="3D026D95">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vAlign w:val="center"/>
          </w:tcPr>
          <w:p w14:paraId="25F78DD3">
            <w:pPr>
              <w:widowControl/>
              <w:ind w:firstLine="480"/>
              <w:jc w:val="left"/>
              <w:rPr>
                <w:rFonts w:ascii="宋体" w:hAnsi="宋体" w:cs="宋体"/>
                <w:kern w:val="0"/>
              </w:rPr>
            </w:pPr>
            <w:r>
              <w:rPr>
                <w:rFonts w:hint="eastAsia" w:ascii="宋体" w:hAnsi="宋体" w:cs="宋体"/>
                <w:kern w:val="0"/>
              </w:rPr>
              <w:t>3</w:t>
            </w:r>
          </w:p>
        </w:tc>
      </w:tr>
      <w:tr w14:paraId="355D6C2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1291" w:type="dxa"/>
            <w:tcBorders>
              <w:top w:val="nil"/>
              <w:left w:val="single" w:color="auto" w:sz="4" w:space="0"/>
              <w:bottom w:val="single" w:color="auto" w:sz="4" w:space="0"/>
              <w:right w:val="single" w:color="auto" w:sz="4" w:space="0"/>
            </w:tcBorders>
            <w:shd w:val="clear" w:color="auto" w:fill="auto"/>
            <w:vAlign w:val="center"/>
          </w:tcPr>
          <w:p w14:paraId="5A293822">
            <w:pPr>
              <w:widowControl/>
              <w:ind w:firstLine="480"/>
              <w:jc w:val="center"/>
              <w:rPr>
                <w:rFonts w:ascii="宋体" w:hAnsi="宋体" w:cs="宋体"/>
                <w:kern w:val="0"/>
              </w:rPr>
            </w:pPr>
          </w:p>
        </w:tc>
        <w:tc>
          <w:tcPr>
            <w:tcW w:w="4685" w:type="dxa"/>
            <w:gridSpan w:val="3"/>
            <w:tcBorders>
              <w:top w:val="nil"/>
              <w:left w:val="nil"/>
              <w:bottom w:val="single" w:color="auto" w:sz="4" w:space="0"/>
              <w:right w:val="single" w:color="auto" w:sz="4" w:space="0"/>
            </w:tcBorders>
            <w:shd w:val="clear" w:color="auto" w:fill="auto"/>
            <w:vAlign w:val="center"/>
          </w:tcPr>
          <w:p w14:paraId="506E0022">
            <w:pPr>
              <w:widowControl/>
              <w:ind w:firstLine="480"/>
              <w:jc w:val="left"/>
              <w:rPr>
                <w:rFonts w:ascii="宋体" w:hAnsi="宋体" w:cs="宋体"/>
                <w:kern w:val="0"/>
              </w:rPr>
            </w:pPr>
          </w:p>
        </w:tc>
        <w:tc>
          <w:tcPr>
            <w:tcW w:w="900" w:type="dxa"/>
            <w:vMerge w:val="continue"/>
            <w:tcBorders>
              <w:left w:val="single" w:color="auto" w:sz="4" w:space="0"/>
              <w:bottom w:val="single" w:color="auto" w:sz="4" w:space="0"/>
              <w:right w:val="single" w:color="auto" w:sz="4" w:space="0"/>
            </w:tcBorders>
            <w:shd w:val="clear" w:color="auto" w:fill="auto"/>
            <w:vAlign w:val="center"/>
          </w:tcPr>
          <w:p w14:paraId="4E9FC9B5">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vAlign w:val="center"/>
          </w:tcPr>
          <w:p w14:paraId="47FF1497">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tcBorders>
              <w:top w:val="nil"/>
              <w:left w:val="nil"/>
              <w:bottom w:val="single" w:color="auto" w:sz="4" w:space="0"/>
              <w:right w:val="single" w:color="auto" w:sz="4" w:space="0"/>
            </w:tcBorders>
            <w:vAlign w:val="center"/>
          </w:tcPr>
          <w:p w14:paraId="1A60C489">
            <w:pPr>
              <w:widowControl/>
              <w:ind w:firstLine="480"/>
              <w:jc w:val="left"/>
              <w:rPr>
                <w:rFonts w:ascii="宋体" w:hAnsi="宋体" w:cs="宋体"/>
                <w:kern w:val="0"/>
              </w:rPr>
            </w:pPr>
            <w:r>
              <w:rPr>
                <w:rFonts w:hint="eastAsia" w:ascii="宋体" w:hAnsi="宋体" w:cs="宋体"/>
                <w:kern w:val="0"/>
              </w:rPr>
              <w:t>5</w:t>
            </w:r>
          </w:p>
        </w:tc>
      </w:tr>
      <w:tr w14:paraId="0F9F237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9540" w:type="dxa"/>
            <w:gridSpan w:val="7"/>
            <w:tcBorders>
              <w:top w:val="single" w:color="auto" w:sz="4" w:space="0"/>
              <w:left w:val="single" w:color="auto" w:sz="4" w:space="0"/>
              <w:bottom w:val="single" w:color="auto" w:sz="4" w:space="0"/>
              <w:right w:val="single" w:color="auto" w:sz="4" w:space="0"/>
            </w:tcBorders>
            <w:vAlign w:val="center"/>
          </w:tcPr>
          <w:p w14:paraId="09F970F4">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29B2EC0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trPr>
        <w:tc>
          <w:tcPr>
            <w:tcW w:w="9540" w:type="dxa"/>
            <w:gridSpan w:val="7"/>
            <w:tcBorders>
              <w:top w:val="single" w:color="auto" w:sz="4" w:space="0"/>
              <w:left w:val="single" w:color="auto" w:sz="4" w:space="0"/>
              <w:bottom w:val="single" w:color="auto" w:sz="4" w:space="0"/>
              <w:right w:val="single" w:color="auto" w:sz="4" w:space="0"/>
            </w:tcBorders>
            <w:vAlign w:val="center"/>
          </w:tcPr>
          <w:p w14:paraId="640F6313">
            <w:pPr>
              <w:widowControl/>
              <w:ind w:firstLine="480"/>
              <w:jc w:val="left"/>
              <w:rPr>
                <w:rFonts w:ascii="宋体" w:hAnsi="宋体" w:cs="宋体"/>
                <w:kern w:val="0"/>
              </w:rPr>
            </w:pPr>
            <w:r>
              <w:rPr>
                <w:rFonts w:hint="eastAsia" w:ascii="宋体" w:hAnsi="宋体" w:cs="宋体"/>
                <w:kern w:val="0"/>
              </w:rPr>
              <w:t>认知目标：服装造型与人体的关系，钢笔等勾线工具的功能</w:t>
            </w:r>
            <w:r>
              <w:rPr>
                <w:rFonts w:ascii="宋体" w:hAnsi="宋体" w:cs="宋体"/>
                <w:kern w:val="0"/>
              </w:rPr>
              <w:t xml:space="preserve"> </w:t>
            </w:r>
          </w:p>
          <w:p w14:paraId="0EA8AB22">
            <w:pPr>
              <w:widowControl/>
              <w:ind w:firstLine="480"/>
              <w:jc w:val="left"/>
              <w:rPr>
                <w:rFonts w:ascii="宋体" w:hAnsi="宋体" w:cs="宋体"/>
                <w:kern w:val="0"/>
              </w:rPr>
            </w:pPr>
            <w:r>
              <w:rPr>
                <w:rFonts w:hint="eastAsia" w:ascii="宋体" w:hAnsi="宋体" w:cs="宋体"/>
                <w:kern w:val="0"/>
              </w:rPr>
              <w:t xml:space="preserve">技能目标：服装款式的设计 </w:t>
            </w:r>
          </w:p>
        </w:tc>
      </w:tr>
      <w:tr w14:paraId="35026CA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4896" w:type="dxa"/>
            <w:gridSpan w:val="3"/>
            <w:tcBorders>
              <w:top w:val="single" w:color="auto" w:sz="4" w:space="0"/>
              <w:left w:val="single" w:color="auto" w:sz="4" w:space="0"/>
              <w:bottom w:val="single" w:color="auto" w:sz="4" w:space="0"/>
              <w:right w:val="single" w:color="auto" w:sz="4" w:space="0"/>
            </w:tcBorders>
            <w:vAlign w:val="center"/>
          </w:tcPr>
          <w:p w14:paraId="24F9B73E">
            <w:pPr>
              <w:widowControl/>
              <w:ind w:firstLine="48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vAlign w:val="center"/>
          </w:tcPr>
          <w:p w14:paraId="2FF1E9AF">
            <w:pPr>
              <w:widowControl/>
              <w:ind w:firstLine="0" w:firstLineChars="0"/>
              <w:jc w:val="left"/>
              <w:rPr>
                <w:rFonts w:ascii="宋体" w:hAnsi="宋体" w:cs="宋体"/>
                <w:kern w:val="0"/>
              </w:rPr>
            </w:pPr>
            <w:r>
              <w:rPr>
                <w:rFonts w:hint="eastAsia" w:ascii="宋体" w:hAnsi="宋体" w:cs="宋体"/>
                <w:kern w:val="0"/>
              </w:rPr>
              <w:t>主要教学方法</w:t>
            </w:r>
          </w:p>
        </w:tc>
      </w:tr>
      <w:tr w14:paraId="7997446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58" w:hRule="atLeast"/>
        </w:trPr>
        <w:tc>
          <w:tcPr>
            <w:tcW w:w="4896" w:type="dxa"/>
            <w:gridSpan w:val="3"/>
            <w:vMerge w:val="restart"/>
            <w:tcBorders>
              <w:top w:val="single" w:color="auto" w:sz="4" w:space="0"/>
              <w:left w:val="single" w:color="auto" w:sz="4" w:space="0"/>
              <w:bottom w:val="single" w:color="auto" w:sz="4" w:space="0"/>
              <w:right w:val="single" w:color="auto" w:sz="4" w:space="0"/>
            </w:tcBorders>
          </w:tcPr>
          <w:p w14:paraId="4E3D0F61">
            <w:pPr>
              <w:pStyle w:val="15"/>
              <w:widowControl/>
              <w:ind w:left="360" w:firstLine="0" w:firstLineChars="0"/>
              <w:jc w:val="left"/>
              <w:rPr>
                <w:rFonts w:ascii="宋体" w:hAnsi="宋体" w:cs="宋体"/>
                <w:kern w:val="0"/>
              </w:rPr>
            </w:pPr>
            <w:r>
              <w:rPr>
                <w:rFonts w:hint="eastAsia" w:ascii="宋体" w:hAnsi="宋体" w:cs="宋体"/>
                <w:kern w:val="0"/>
              </w:rPr>
              <w:t xml:space="preserve">模块三  </w:t>
            </w:r>
            <w:r>
              <w:rPr>
                <w:rFonts w:hint="eastAsia" w:ascii="宋体" w:hAnsi="宋体"/>
              </w:rPr>
              <w:t>服装款式与结构表现技法</w:t>
            </w:r>
          </w:p>
          <w:p w14:paraId="63A10C6E">
            <w:pPr>
              <w:widowControl/>
              <w:ind w:left="360" w:firstLine="480"/>
              <w:jc w:val="left"/>
              <w:rPr>
                <w:rFonts w:ascii="宋体" w:hAnsi="宋体" w:cs="宋体"/>
                <w:kern w:val="0"/>
              </w:rPr>
            </w:pPr>
            <w:r>
              <w:rPr>
                <w:rFonts w:hint="eastAsia" w:ascii="宋体" w:hAnsi="宋体" w:cs="宋体"/>
                <w:kern w:val="0"/>
              </w:rPr>
              <w:t>2.1绘制领子</w:t>
            </w:r>
          </w:p>
          <w:p w14:paraId="698A08EB">
            <w:pPr>
              <w:widowControl/>
              <w:ind w:left="360" w:firstLine="480"/>
              <w:jc w:val="left"/>
              <w:rPr>
                <w:rFonts w:ascii="宋体" w:hAnsi="宋体" w:cs="宋体"/>
                <w:kern w:val="0"/>
              </w:rPr>
            </w:pPr>
            <w:r>
              <w:rPr>
                <w:rFonts w:hint="eastAsia" w:ascii="宋体" w:hAnsi="宋体" w:cs="宋体"/>
                <w:kern w:val="0"/>
              </w:rPr>
              <w:t>2.2绘制袖子</w:t>
            </w:r>
          </w:p>
          <w:p w14:paraId="351CD913">
            <w:pPr>
              <w:widowControl/>
              <w:ind w:left="360" w:firstLine="480"/>
              <w:jc w:val="left"/>
              <w:rPr>
                <w:rFonts w:ascii="宋体" w:hAnsi="宋体" w:cs="宋体"/>
                <w:kern w:val="0"/>
              </w:rPr>
            </w:pPr>
            <w:r>
              <w:rPr>
                <w:rFonts w:hint="eastAsia" w:ascii="宋体" w:hAnsi="宋体" w:cs="宋体"/>
                <w:kern w:val="0"/>
              </w:rPr>
              <w:t>2.3绘制口袋</w:t>
            </w:r>
          </w:p>
          <w:p w14:paraId="288FF073">
            <w:pPr>
              <w:widowControl/>
              <w:ind w:left="360" w:firstLine="480"/>
              <w:jc w:val="left"/>
              <w:rPr>
                <w:rFonts w:ascii="宋体" w:hAnsi="宋体" w:cs="宋体"/>
                <w:kern w:val="0"/>
              </w:rPr>
            </w:pPr>
            <w:r>
              <w:rPr>
                <w:rFonts w:hint="eastAsia" w:ascii="宋体" w:hAnsi="宋体" w:cs="宋体"/>
                <w:kern w:val="0"/>
              </w:rPr>
              <w:t>2.4廓形</w:t>
            </w:r>
          </w:p>
          <w:p w14:paraId="0846131E">
            <w:pPr>
              <w:widowControl/>
              <w:ind w:left="360" w:firstLine="480"/>
              <w:jc w:val="left"/>
              <w:rPr>
                <w:rFonts w:ascii="宋体" w:hAnsi="宋体" w:cs="宋体"/>
                <w:kern w:val="0"/>
              </w:rPr>
            </w:pPr>
            <w:r>
              <w:rPr>
                <w:rFonts w:hint="eastAsia" w:ascii="宋体" w:hAnsi="宋体" w:cs="宋体"/>
                <w:kern w:val="0"/>
              </w:rPr>
              <w:t>2.5线稿绘制</w:t>
            </w:r>
          </w:p>
          <w:p w14:paraId="7C6F4A21">
            <w:pPr>
              <w:widowControl/>
              <w:ind w:left="360" w:firstLine="480"/>
              <w:jc w:val="left"/>
              <w:rPr>
                <w:rFonts w:ascii="宋体" w:hAnsi="宋体" w:cs="宋体"/>
                <w:kern w:val="0"/>
              </w:rPr>
            </w:pPr>
            <w:r>
              <w:rPr>
                <w:rFonts w:ascii="宋体" w:hAnsi="宋体" w:cs="宋体"/>
                <w:kern w:val="0"/>
              </w:rPr>
              <w:t>重点</w:t>
            </w:r>
            <w:r>
              <w:rPr>
                <w:rFonts w:hint="eastAsia" w:ascii="宋体" w:hAnsi="宋体" w:cs="宋体"/>
                <w:kern w:val="0"/>
              </w:rPr>
              <w:t>：图像调整的方法与技巧</w:t>
            </w:r>
          </w:p>
          <w:p w14:paraId="50361E8F">
            <w:pPr>
              <w:widowControl/>
              <w:ind w:firstLine="315" w:firstLineChars="150"/>
              <w:jc w:val="left"/>
              <w:rPr>
                <w:rFonts w:ascii="宋体" w:hAnsi="宋体" w:cs="宋体"/>
                <w:kern w:val="0"/>
              </w:rPr>
            </w:pPr>
            <w:r>
              <w:rPr>
                <w:rFonts w:ascii="宋体" w:hAnsi="宋体" w:cs="宋体"/>
                <w:kern w:val="0"/>
              </w:rPr>
              <w:t>难点</w:t>
            </w:r>
            <w:r>
              <w:rPr>
                <w:rFonts w:hint="eastAsia" w:ascii="宋体" w:hAnsi="宋体" w:cs="宋体"/>
                <w:kern w:val="0"/>
              </w:rPr>
              <w:t>：图像调整技巧的掌握</w:t>
            </w:r>
          </w:p>
        </w:tc>
        <w:tc>
          <w:tcPr>
            <w:tcW w:w="4644" w:type="dxa"/>
            <w:gridSpan w:val="4"/>
            <w:tcBorders>
              <w:top w:val="nil"/>
              <w:left w:val="nil"/>
              <w:bottom w:val="single" w:color="auto" w:sz="4" w:space="0"/>
              <w:right w:val="single" w:color="auto" w:sz="4" w:space="0"/>
            </w:tcBorders>
            <w:vAlign w:val="center"/>
          </w:tcPr>
          <w:p w14:paraId="588977FE">
            <w:pPr>
              <w:widowControl/>
              <w:ind w:firstLine="480"/>
              <w:jc w:val="left"/>
              <w:rPr>
                <w:rFonts w:ascii="宋体" w:hAnsi="宋体" w:cs="宋体"/>
                <w:kern w:val="0"/>
              </w:rPr>
            </w:pPr>
            <w:r>
              <w:rPr>
                <w:rFonts w:hint="eastAsia" w:ascii="宋体" w:hAnsi="宋体" w:cs="宋体"/>
                <w:kern w:val="0"/>
              </w:rPr>
              <w:t>老师示教法，学生自主学习法，</w:t>
            </w:r>
          </w:p>
        </w:tc>
      </w:tr>
      <w:tr w14:paraId="616FE2F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749EA22A">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6B0A5A91">
            <w:pPr>
              <w:widowControl/>
              <w:ind w:firstLine="0" w:firstLineChars="0"/>
              <w:jc w:val="left"/>
              <w:rPr>
                <w:rFonts w:ascii="宋体" w:hAnsi="宋体" w:cs="宋体"/>
                <w:kern w:val="0"/>
              </w:rPr>
            </w:pPr>
            <w:r>
              <w:rPr>
                <w:rFonts w:hint="eastAsia" w:ascii="宋体" w:hAnsi="宋体" w:cs="宋体"/>
                <w:kern w:val="0"/>
              </w:rPr>
              <w:t>教学地点</w:t>
            </w:r>
          </w:p>
        </w:tc>
      </w:tr>
      <w:tr w14:paraId="40F59F4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64" w:hRule="atLeast"/>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672CBB9C">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63531C5D">
            <w:pPr>
              <w:widowControl/>
              <w:ind w:firstLine="480"/>
              <w:jc w:val="left"/>
              <w:rPr>
                <w:rFonts w:ascii="宋体" w:hAnsi="宋体" w:cs="宋体"/>
                <w:kern w:val="0"/>
              </w:rPr>
            </w:pPr>
            <w:r>
              <w:rPr>
                <w:rFonts w:hint="eastAsia" w:ascii="宋体" w:hAnsi="宋体" w:cs="宋体"/>
                <w:kern w:val="0"/>
              </w:rPr>
              <w:t>多媒体机房</w:t>
            </w:r>
          </w:p>
        </w:tc>
      </w:tr>
      <w:tr w14:paraId="2B0884F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244A1E3E">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7CEE2F10">
            <w:pPr>
              <w:widowControl/>
              <w:ind w:firstLine="0" w:firstLineChars="0"/>
              <w:jc w:val="left"/>
              <w:rPr>
                <w:rFonts w:ascii="宋体" w:hAnsi="宋体" w:cs="宋体"/>
                <w:kern w:val="0"/>
              </w:rPr>
            </w:pPr>
            <w:r>
              <w:rPr>
                <w:rFonts w:hint="eastAsia" w:ascii="宋体" w:hAnsi="宋体" w:cs="宋体"/>
                <w:kern w:val="0"/>
              </w:rPr>
              <w:t>教学及参考资料</w:t>
            </w:r>
          </w:p>
        </w:tc>
      </w:tr>
      <w:tr w14:paraId="59B5FB3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291C700B">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24A51454">
            <w:pPr>
              <w:widowControl/>
              <w:ind w:firstLine="480"/>
              <w:jc w:val="left"/>
              <w:rPr>
                <w:rFonts w:ascii="宋体" w:hAnsi="宋体" w:cs="宋体"/>
                <w:kern w:val="0"/>
              </w:rPr>
            </w:pPr>
            <w:r>
              <w:rPr>
                <w:rFonts w:hint="eastAsia" w:ascii="宋体" w:hAnsi="宋体" w:cs="宋体"/>
                <w:kern w:val="0"/>
              </w:rPr>
              <w:t>《Photoshop 服装设计技法剖析》，李宏宇编，清华大学出版社</w:t>
            </w:r>
          </w:p>
        </w:tc>
      </w:tr>
      <w:tr w14:paraId="261E337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5044F3F4">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665B8D30">
            <w:pPr>
              <w:widowControl/>
              <w:ind w:firstLine="0" w:firstLineChars="0"/>
              <w:jc w:val="left"/>
              <w:rPr>
                <w:rFonts w:ascii="宋体" w:hAnsi="宋体" w:cs="宋体"/>
                <w:kern w:val="0"/>
              </w:rPr>
            </w:pPr>
            <w:r>
              <w:rPr>
                <w:rFonts w:hint="eastAsia" w:ascii="宋体" w:hAnsi="宋体" w:cs="宋体"/>
                <w:kern w:val="0"/>
              </w:rPr>
              <w:t>练习与习题建议</w:t>
            </w:r>
          </w:p>
        </w:tc>
      </w:tr>
      <w:tr w14:paraId="0AD9502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51" w:hRule="atLeast"/>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30783A97">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64652B56">
            <w:pPr>
              <w:widowControl/>
              <w:ind w:firstLine="174" w:firstLineChars="83"/>
              <w:jc w:val="left"/>
              <w:rPr>
                <w:rFonts w:ascii="宋体" w:hAnsi="宋体" w:cs="宋体"/>
                <w:kern w:val="0"/>
              </w:rPr>
            </w:pPr>
            <w:r>
              <w:rPr>
                <w:rFonts w:hint="eastAsia" w:ascii="宋体" w:hAnsi="宋体" w:cs="宋体"/>
                <w:kern w:val="0"/>
              </w:rPr>
              <w:t>　服装款式的整体设计</w:t>
            </w:r>
          </w:p>
        </w:tc>
      </w:tr>
      <w:tr w14:paraId="732D77B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4896" w:type="dxa"/>
            <w:gridSpan w:val="3"/>
            <w:tcBorders>
              <w:top w:val="single" w:color="auto" w:sz="4" w:space="0"/>
              <w:left w:val="single" w:color="auto" w:sz="4" w:space="0"/>
              <w:bottom w:val="single" w:color="auto" w:sz="4" w:space="0"/>
              <w:right w:val="single" w:color="auto" w:sz="4" w:space="0"/>
            </w:tcBorders>
            <w:vAlign w:val="center"/>
          </w:tcPr>
          <w:p w14:paraId="56C41FAF">
            <w:pPr>
              <w:widowControl/>
              <w:ind w:firstLine="48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vAlign w:val="center"/>
          </w:tcPr>
          <w:p w14:paraId="16460BDF">
            <w:pPr>
              <w:widowControl/>
              <w:ind w:firstLine="480"/>
              <w:jc w:val="left"/>
              <w:rPr>
                <w:rFonts w:ascii="宋体" w:hAnsi="宋体" w:cs="宋体"/>
                <w:kern w:val="0"/>
              </w:rPr>
            </w:pPr>
            <w:r>
              <w:rPr>
                <w:rFonts w:hint="eastAsia" w:ascii="宋体" w:hAnsi="宋体" w:cs="宋体"/>
                <w:kern w:val="0"/>
              </w:rPr>
              <w:t>权重分配</w:t>
            </w:r>
          </w:p>
        </w:tc>
      </w:tr>
      <w:tr w14:paraId="6CB9019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trPr>
        <w:tc>
          <w:tcPr>
            <w:tcW w:w="4896" w:type="dxa"/>
            <w:gridSpan w:val="3"/>
            <w:tcBorders>
              <w:top w:val="single" w:color="auto" w:sz="4" w:space="0"/>
              <w:left w:val="single" w:color="auto" w:sz="4" w:space="0"/>
              <w:bottom w:val="single" w:color="auto" w:sz="4" w:space="0"/>
              <w:right w:val="single" w:color="auto" w:sz="4" w:space="0"/>
            </w:tcBorders>
            <w:vAlign w:val="center"/>
          </w:tcPr>
          <w:p w14:paraId="627E0C2F">
            <w:pPr>
              <w:widowControl/>
              <w:ind w:firstLine="480"/>
              <w:jc w:val="center"/>
              <w:rPr>
                <w:rFonts w:ascii="宋体" w:hAnsi="宋体" w:cs="宋体"/>
                <w:kern w:val="0"/>
              </w:rPr>
            </w:pPr>
            <w:r>
              <w:rPr>
                <w:rFonts w:hint="eastAsia" w:ascii="宋体" w:hAnsi="宋体" w:cs="宋体"/>
                <w:kern w:val="0"/>
              </w:rPr>
              <w:t>同学们的参与度</w:t>
            </w:r>
          </w:p>
        </w:tc>
        <w:tc>
          <w:tcPr>
            <w:tcW w:w="4644" w:type="dxa"/>
            <w:gridSpan w:val="4"/>
            <w:tcBorders>
              <w:top w:val="nil"/>
              <w:left w:val="nil"/>
              <w:bottom w:val="single" w:color="auto" w:sz="4" w:space="0"/>
              <w:right w:val="single" w:color="auto" w:sz="4" w:space="0"/>
            </w:tcBorders>
            <w:vAlign w:val="center"/>
          </w:tcPr>
          <w:p w14:paraId="627543B3">
            <w:pPr>
              <w:widowControl/>
              <w:ind w:firstLine="1944" w:firstLineChars="926"/>
              <w:rPr>
                <w:rFonts w:ascii="宋体" w:hAnsi="宋体" w:cs="宋体"/>
                <w:kern w:val="0"/>
              </w:rPr>
            </w:pPr>
            <w:r>
              <w:rPr>
                <w:rFonts w:hint="eastAsia" w:ascii="宋体" w:hAnsi="宋体" w:cs="宋体"/>
                <w:kern w:val="0"/>
              </w:rPr>
              <w:t>占 100 %</w:t>
            </w:r>
          </w:p>
        </w:tc>
      </w:tr>
    </w:tbl>
    <w:p w14:paraId="3D54D07E">
      <w:pPr>
        <w:pStyle w:val="5"/>
        <w:spacing w:before="0" w:beforeAutospacing="0" w:after="0" w:afterAutospacing="0" w:line="240" w:lineRule="auto"/>
        <w:rPr>
          <w:rFonts w:ascii="黑体" w:hAnsi="黑体" w:eastAsia="黑体" w:cs="仿宋_GB2312"/>
          <w:position w:val="6"/>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1"/>
        <w:gridCol w:w="1114"/>
        <w:gridCol w:w="2491"/>
        <w:gridCol w:w="1080"/>
        <w:gridCol w:w="900"/>
        <w:gridCol w:w="1044"/>
        <w:gridCol w:w="1620"/>
      </w:tblGrid>
      <w:tr w14:paraId="09245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gridSpan w:val="2"/>
            <w:tcBorders>
              <w:top w:val="single" w:color="auto" w:sz="4" w:space="0"/>
              <w:left w:val="single" w:color="auto" w:sz="4" w:space="0"/>
              <w:bottom w:val="single" w:color="auto" w:sz="4" w:space="0"/>
              <w:right w:val="single" w:color="auto" w:sz="4" w:space="0"/>
            </w:tcBorders>
            <w:vAlign w:val="center"/>
          </w:tcPr>
          <w:p w14:paraId="71000F0B">
            <w:pPr>
              <w:widowControl/>
              <w:ind w:firstLine="480"/>
              <w:jc w:val="center"/>
              <w:rPr>
                <w:rFonts w:ascii="宋体" w:hAnsi="宋体" w:cs="宋体"/>
                <w:kern w:val="0"/>
              </w:rPr>
            </w:pPr>
            <w:r>
              <w:rPr>
                <w:rFonts w:hint="eastAsia" w:ascii="宋体" w:hAnsi="宋体" w:cs="宋体"/>
                <w:kern w:val="0"/>
              </w:rPr>
              <w:t>模块四</w:t>
            </w:r>
          </w:p>
        </w:tc>
        <w:tc>
          <w:tcPr>
            <w:tcW w:w="7135" w:type="dxa"/>
            <w:gridSpan w:val="5"/>
            <w:tcBorders>
              <w:top w:val="single" w:color="auto" w:sz="4" w:space="0"/>
              <w:left w:val="single" w:color="auto" w:sz="4" w:space="0"/>
              <w:bottom w:val="single" w:color="auto" w:sz="4" w:space="0"/>
              <w:right w:val="single" w:color="auto" w:sz="4" w:space="0"/>
            </w:tcBorders>
            <w:vAlign w:val="center"/>
          </w:tcPr>
          <w:p w14:paraId="18875B3E">
            <w:pPr>
              <w:widowControl/>
              <w:ind w:firstLine="480"/>
              <w:jc w:val="center"/>
              <w:rPr>
                <w:rFonts w:ascii="宋体" w:hAnsi="宋体" w:cs="宋体"/>
                <w:kern w:val="0"/>
              </w:rPr>
            </w:pPr>
            <w:r>
              <w:rPr>
                <w:rFonts w:hint="eastAsia" w:ascii="宋体" w:hAnsi="宋体"/>
              </w:rPr>
              <w:t>服装图案表现技法</w:t>
            </w:r>
          </w:p>
        </w:tc>
      </w:tr>
      <w:tr w14:paraId="24EA5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1291" w:type="dxa"/>
            <w:tcBorders>
              <w:top w:val="nil"/>
              <w:left w:val="single" w:color="auto" w:sz="4" w:space="0"/>
              <w:bottom w:val="single" w:color="auto" w:sz="4" w:space="0"/>
              <w:right w:val="single" w:color="auto" w:sz="4" w:space="0"/>
            </w:tcBorders>
            <w:shd w:val="clear" w:color="auto" w:fill="auto"/>
            <w:vAlign w:val="center"/>
          </w:tcPr>
          <w:p w14:paraId="76A19E66">
            <w:pPr>
              <w:widowControl/>
              <w:ind w:firstLine="480"/>
              <w:jc w:val="center"/>
              <w:rPr>
                <w:rFonts w:ascii="宋体" w:hAnsi="宋体" w:cs="宋体"/>
                <w:kern w:val="0"/>
              </w:rPr>
            </w:pPr>
          </w:p>
        </w:tc>
        <w:tc>
          <w:tcPr>
            <w:tcW w:w="4685" w:type="dxa"/>
            <w:gridSpan w:val="3"/>
            <w:tcBorders>
              <w:top w:val="nil"/>
              <w:left w:val="nil"/>
              <w:bottom w:val="single" w:color="auto" w:sz="4" w:space="0"/>
              <w:right w:val="single" w:color="auto" w:sz="4" w:space="0"/>
            </w:tcBorders>
            <w:shd w:val="clear" w:color="auto" w:fill="auto"/>
            <w:vAlign w:val="center"/>
          </w:tcPr>
          <w:p w14:paraId="22741637">
            <w:pPr>
              <w:widowControl/>
              <w:ind w:firstLine="210" w:firstLineChars="100"/>
              <w:jc w:val="left"/>
              <w:rPr>
                <w:rFonts w:ascii="宋体" w:hAnsi="宋体" w:cs="宋体"/>
                <w:kern w:val="0"/>
              </w:rPr>
            </w:pPr>
            <w:r>
              <w:rPr>
                <w:rFonts w:hint="eastAsia" w:ascii="宋体" w:hAnsi="宋体"/>
              </w:rPr>
              <w:t>服装图案表现技法</w:t>
            </w:r>
          </w:p>
        </w:tc>
        <w:tc>
          <w:tcPr>
            <w:tcW w:w="900" w:type="dxa"/>
            <w:vMerge w:val="restart"/>
            <w:tcBorders>
              <w:top w:val="nil"/>
              <w:left w:val="single" w:color="auto" w:sz="4" w:space="0"/>
              <w:right w:val="single" w:color="auto" w:sz="4" w:space="0"/>
            </w:tcBorders>
            <w:shd w:val="clear" w:color="auto" w:fill="auto"/>
            <w:vAlign w:val="center"/>
          </w:tcPr>
          <w:p w14:paraId="44ACC110">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vAlign w:val="center"/>
          </w:tcPr>
          <w:p w14:paraId="49F702B9">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vAlign w:val="center"/>
          </w:tcPr>
          <w:p w14:paraId="5A5DFBFD">
            <w:pPr>
              <w:widowControl/>
              <w:ind w:firstLine="480"/>
              <w:jc w:val="left"/>
              <w:rPr>
                <w:rFonts w:ascii="宋体" w:hAnsi="宋体" w:cs="宋体"/>
                <w:kern w:val="0"/>
              </w:rPr>
            </w:pPr>
            <w:r>
              <w:rPr>
                <w:rFonts w:hint="eastAsia" w:ascii="宋体" w:hAnsi="宋体" w:cs="宋体"/>
                <w:kern w:val="0"/>
              </w:rPr>
              <w:t>4</w:t>
            </w:r>
          </w:p>
        </w:tc>
      </w:tr>
      <w:tr w14:paraId="0B008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1291" w:type="dxa"/>
            <w:tcBorders>
              <w:top w:val="nil"/>
              <w:left w:val="single" w:color="auto" w:sz="4" w:space="0"/>
              <w:bottom w:val="single" w:color="auto" w:sz="4" w:space="0"/>
              <w:right w:val="single" w:color="auto" w:sz="4" w:space="0"/>
            </w:tcBorders>
            <w:shd w:val="clear" w:color="auto" w:fill="auto"/>
            <w:vAlign w:val="center"/>
          </w:tcPr>
          <w:p w14:paraId="31D14FDA">
            <w:pPr>
              <w:widowControl/>
              <w:ind w:firstLine="480"/>
              <w:jc w:val="center"/>
              <w:rPr>
                <w:rFonts w:ascii="宋体" w:hAnsi="宋体" w:cs="宋体"/>
                <w:kern w:val="0"/>
              </w:rPr>
            </w:pPr>
          </w:p>
        </w:tc>
        <w:tc>
          <w:tcPr>
            <w:tcW w:w="4685" w:type="dxa"/>
            <w:gridSpan w:val="3"/>
            <w:tcBorders>
              <w:top w:val="nil"/>
              <w:left w:val="nil"/>
              <w:bottom w:val="single" w:color="auto" w:sz="4" w:space="0"/>
              <w:right w:val="single" w:color="auto" w:sz="4" w:space="0"/>
            </w:tcBorders>
            <w:shd w:val="clear" w:color="auto" w:fill="auto"/>
            <w:vAlign w:val="center"/>
          </w:tcPr>
          <w:p w14:paraId="7BBA710C">
            <w:pPr>
              <w:widowControl/>
              <w:ind w:firstLine="480"/>
              <w:jc w:val="left"/>
              <w:rPr>
                <w:rFonts w:ascii="宋体" w:hAnsi="宋体" w:cs="宋体"/>
                <w:kern w:val="0"/>
              </w:rPr>
            </w:pPr>
          </w:p>
        </w:tc>
        <w:tc>
          <w:tcPr>
            <w:tcW w:w="900" w:type="dxa"/>
            <w:vMerge w:val="continue"/>
            <w:tcBorders>
              <w:left w:val="single" w:color="auto" w:sz="4" w:space="0"/>
              <w:right w:val="single" w:color="auto" w:sz="4" w:space="0"/>
            </w:tcBorders>
            <w:shd w:val="clear" w:color="auto" w:fill="auto"/>
            <w:vAlign w:val="center"/>
          </w:tcPr>
          <w:p w14:paraId="6DBD3C06">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vAlign w:val="center"/>
          </w:tcPr>
          <w:p w14:paraId="20EF56D6">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tcBorders>
              <w:top w:val="nil"/>
              <w:left w:val="nil"/>
              <w:bottom w:val="single" w:color="auto" w:sz="4" w:space="0"/>
              <w:right w:val="single" w:color="auto" w:sz="4" w:space="0"/>
            </w:tcBorders>
            <w:vAlign w:val="center"/>
          </w:tcPr>
          <w:p w14:paraId="5CC98BFE">
            <w:pPr>
              <w:widowControl/>
              <w:ind w:firstLine="480"/>
              <w:jc w:val="left"/>
              <w:rPr>
                <w:rFonts w:ascii="宋体" w:hAnsi="宋体" w:cs="宋体"/>
                <w:kern w:val="0"/>
              </w:rPr>
            </w:pPr>
            <w:r>
              <w:rPr>
                <w:rFonts w:hint="eastAsia" w:ascii="宋体" w:hAnsi="宋体" w:cs="宋体"/>
                <w:kern w:val="0"/>
              </w:rPr>
              <w:t>7</w:t>
            </w:r>
          </w:p>
        </w:tc>
      </w:tr>
      <w:tr w14:paraId="456CC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9540" w:type="dxa"/>
            <w:gridSpan w:val="7"/>
            <w:tcBorders>
              <w:top w:val="single" w:color="auto" w:sz="4" w:space="0"/>
              <w:left w:val="single" w:color="auto" w:sz="4" w:space="0"/>
              <w:bottom w:val="single" w:color="auto" w:sz="4" w:space="0"/>
              <w:right w:val="single" w:color="auto" w:sz="4" w:space="0"/>
            </w:tcBorders>
            <w:vAlign w:val="center"/>
          </w:tcPr>
          <w:p w14:paraId="025176E8">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211FD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9540" w:type="dxa"/>
            <w:gridSpan w:val="7"/>
            <w:tcBorders>
              <w:top w:val="single" w:color="auto" w:sz="4" w:space="0"/>
              <w:left w:val="single" w:color="auto" w:sz="4" w:space="0"/>
              <w:bottom w:val="single" w:color="auto" w:sz="4" w:space="0"/>
              <w:right w:val="single" w:color="auto" w:sz="4" w:space="0"/>
            </w:tcBorders>
            <w:vAlign w:val="center"/>
          </w:tcPr>
          <w:p w14:paraId="0F3B4EB3">
            <w:pPr>
              <w:widowControl/>
              <w:ind w:firstLine="480"/>
              <w:jc w:val="left"/>
              <w:rPr>
                <w:rFonts w:ascii="宋体" w:hAnsi="宋体" w:cs="宋体"/>
                <w:kern w:val="0"/>
              </w:rPr>
            </w:pPr>
            <w:r>
              <w:rPr>
                <w:rFonts w:hint="eastAsia" w:ascii="宋体" w:hAnsi="宋体" w:cs="宋体"/>
                <w:kern w:val="0"/>
              </w:rPr>
              <w:t>认知目标：服装图案的构成形式</w:t>
            </w:r>
          </w:p>
          <w:p w14:paraId="4200DBCC">
            <w:pPr>
              <w:widowControl/>
              <w:ind w:firstLine="480"/>
              <w:jc w:val="left"/>
              <w:rPr>
                <w:rFonts w:ascii="宋体" w:hAnsi="宋体" w:cs="宋体"/>
                <w:kern w:val="0"/>
              </w:rPr>
            </w:pPr>
            <w:r>
              <w:rPr>
                <w:rFonts w:hint="eastAsia" w:ascii="宋体" w:hAnsi="宋体" w:cs="宋体"/>
                <w:kern w:val="0"/>
              </w:rPr>
              <w:t>技能目标：设计及制作各种纹样</w:t>
            </w:r>
          </w:p>
        </w:tc>
      </w:tr>
      <w:tr w14:paraId="0E798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50FA08A4">
            <w:pPr>
              <w:widowControl/>
              <w:ind w:firstLine="48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vAlign w:val="center"/>
          </w:tcPr>
          <w:p w14:paraId="1B67385A">
            <w:pPr>
              <w:widowControl/>
              <w:ind w:firstLine="0" w:firstLineChars="0"/>
              <w:jc w:val="left"/>
              <w:rPr>
                <w:rFonts w:ascii="宋体" w:hAnsi="宋体" w:cs="宋体"/>
                <w:kern w:val="0"/>
              </w:rPr>
            </w:pPr>
            <w:r>
              <w:rPr>
                <w:rFonts w:hint="eastAsia" w:ascii="宋体" w:hAnsi="宋体" w:cs="宋体"/>
                <w:kern w:val="0"/>
              </w:rPr>
              <w:t>主要教学方法</w:t>
            </w:r>
          </w:p>
        </w:tc>
      </w:tr>
      <w:tr w14:paraId="5B8F9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1" w:hRule="atLeast"/>
          <w:jc w:val="center"/>
        </w:trPr>
        <w:tc>
          <w:tcPr>
            <w:tcW w:w="4896" w:type="dxa"/>
            <w:gridSpan w:val="3"/>
            <w:vMerge w:val="restart"/>
            <w:tcBorders>
              <w:top w:val="single" w:color="auto" w:sz="4" w:space="0"/>
              <w:left w:val="single" w:color="auto" w:sz="4" w:space="0"/>
              <w:bottom w:val="single" w:color="auto" w:sz="4" w:space="0"/>
              <w:right w:val="single" w:color="auto" w:sz="4" w:space="0"/>
            </w:tcBorders>
          </w:tcPr>
          <w:p w14:paraId="6E495BBF">
            <w:pPr>
              <w:widowControl/>
              <w:ind w:left="360" w:firstLine="480"/>
              <w:jc w:val="left"/>
              <w:rPr>
                <w:rFonts w:ascii="宋体" w:hAnsi="宋体"/>
              </w:rPr>
            </w:pPr>
            <w:r>
              <w:rPr>
                <w:rFonts w:hint="eastAsia" w:ascii="宋体" w:hAnsi="宋体" w:cs="宋体"/>
                <w:kern w:val="0"/>
              </w:rPr>
              <w:t xml:space="preserve">模块三  </w:t>
            </w:r>
            <w:r>
              <w:rPr>
                <w:rFonts w:hint="eastAsia" w:ascii="宋体" w:hAnsi="宋体"/>
              </w:rPr>
              <w:t>服装图案表现技法</w:t>
            </w:r>
          </w:p>
          <w:p w14:paraId="44F33DDA">
            <w:pPr>
              <w:widowControl/>
              <w:ind w:left="360" w:firstLine="480"/>
              <w:jc w:val="left"/>
              <w:rPr>
                <w:rFonts w:ascii="宋体" w:hAnsi="宋体" w:cs="宋体"/>
                <w:kern w:val="0"/>
              </w:rPr>
            </w:pPr>
            <w:r>
              <w:rPr>
                <w:rFonts w:hint="eastAsia" w:ascii="宋体" w:hAnsi="宋体" w:cs="宋体"/>
                <w:kern w:val="0"/>
              </w:rPr>
              <w:t>3.1</w:t>
            </w:r>
            <w:r>
              <w:rPr>
                <w:rFonts w:hint="eastAsia" w:ascii="宋体" w:hAnsi="宋体"/>
                <w:szCs w:val="21"/>
              </w:rPr>
              <w:t>服装图案的类型</w:t>
            </w:r>
          </w:p>
          <w:p w14:paraId="2C533435">
            <w:pPr>
              <w:widowControl/>
              <w:ind w:left="360" w:firstLine="480"/>
              <w:jc w:val="left"/>
              <w:rPr>
                <w:rFonts w:ascii="宋体" w:hAnsi="宋体" w:cs="宋体"/>
                <w:kern w:val="0"/>
              </w:rPr>
            </w:pPr>
            <w:r>
              <w:rPr>
                <w:rFonts w:hint="eastAsia" w:ascii="宋体" w:hAnsi="宋体" w:cs="宋体"/>
                <w:kern w:val="0"/>
              </w:rPr>
              <w:t>3.2</w:t>
            </w:r>
            <w:r>
              <w:rPr>
                <w:rFonts w:hint="eastAsia" w:ascii="宋体" w:hAnsi="宋体"/>
                <w:szCs w:val="21"/>
              </w:rPr>
              <w:t>用电脑生成图案</w:t>
            </w:r>
          </w:p>
          <w:p w14:paraId="6C8FC9EE">
            <w:pPr>
              <w:widowControl/>
              <w:ind w:left="360" w:firstLine="480"/>
              <w:jc w:val="left"/>
              <w:rPr>
                <w:rFonts w:ascii="宋体" w:hAnsi="宋体" w:cs="宋体"/>
                <w:kern w:val="0"/>
              </w:rPr>
            </w:pPr>
            <w:r>
              <w:rPr>
                <w:rFonts w:hint="eastAsia" w:ascii="宋体" w:hAnsi="宋体" w:cs="宋体"/>
                <w:kern w:val="0"/>
              </w:rPr>
              <w:t>3.3</w:t>
            </w:r>
            <w:r>
              <w:rPr>
                <w:rFonts w:hint="eastAsia" w:ascii="宋体" w:hAnsi="宋体"/>
                <w:szCs w:val="21"/>
              </w:rPr>
              <w:t>安装外挂滤镜</w:t>
            </w:r>
          </w:p>
          <w:p w14:paraId="6916BC4D">
            <w:pPr>
              <w:widowControl/>
              <w:ind w:left="360" w:firstLine="480"/>
              <w:jc w:val="left"/>
              <w:rPr>
                <w:rFonts w:ascii="宋体" w:hAnsi="宋体" w:cs="宋体"/>
                <w:kern w:val="0"/>
              </w:rPr>
            </w:pPr>
            <w:r>
              <w:rPr>
                <w:rFonts w:hint="eastAsia" w:ascii="宋体" w:hAnsi="宋体" w:cs="宋体"/>
                <w:kern w:val="0"/>
              </w:rPr>
              <w:t>3.4制作独立图案</w:t>
            </w:r>
          </w:p>
          <w:p w14:paraId="3B381771">
            <w:pPr>
              <w:widowControl/>
              <w:ind w:left="360" w:firstLine="480"/>
              <w:jc w:val="left"/>
              <w:rPr>
                <w:rFonts w:ascii="宋体" w:hAnsi="宋体" w:cs="宋体"/>
                <w:kern w:val="0"/>
              </w:rPr>
            </w:pPr>
            <w:r>
              <w:rPr>
                <w:rFonts w:hint="eastAsia" w:ascii="宋体" w:hAnsi="宋体" w:cs="宋体"/>
                <w:kern w:val="0"/>
              </w:rPr>
              <w:t>3.5制作四方连续图案</w:t>
            </w:r>
          </w:p>
          <w:p w14:paraId="7A909967">
            <w:pPr>
              <w:widowControl/>
              <w:ind w:firstLine="174" w:firstLineChars="83"/>
              <w:jc w:val="left"/>
              <w:rPr>
                <w:rFonts w:ascii="宋体" w:hAnsi="宋体" w:cs="宋体"/>
                <w:kern w:val="0"/>
              </w:rPr>
            </w:pPr>
            <w:r>
              <w:rPr>
                <w:rFonts w:ascii="宋体" w:hAnsi="宋体" w:cs="宋体"/>
                <w:kern w:val="0"/>
              </w:rPr>
              <w:t>重点</w:t>
            </w:r>
            <w:r>
              <w:rPr>
                <w:rFonts w:hint="eastAsia" w:ascii="宋体" w:hAnsi="宋体" w:cs="宋体"/>
                <w:kern w:val="0"/>
              </w:rPr>
              <w:t>：制作图案的方法与技巧</w:t>
            </w:r>
          </w:p>
          <w:p w14:paraId="2BD0D049">
            <w:pPr>
              <w:widowControl/>
              <w:ind w:firstLine="174" w:firstLineChars="83"/>
              <w:jc w:val="left"/>
              <w:rPr>
                <w:rFonts w:ascii="宋体" w:hAnsi="宋体" w:cs="宋体"/>
                <w:kern w:val="0"/>
              </w:rPr>
            </w:pPr>
            <w:r>
              <w:rPr>
                <w:rFonts w:ascii="宋体" w:hAnsi="宋体" w:cs="宋体"/>
                <w:kern w:val="0"/>
              </w:rPr>
              <w:t>难点</w:t>
            </w:r>
            <w:r>
              <w:rPr>
                <w:rFonts w:hint="eastAsia" w:ascii="宋体" w:hAnsi="宋体" w:cs="宋体"/>
                <w:kern w:val="0"/>
              </w:rPr>
              <w:t>：制作分形图案</w:t>
            </w:r>
          </w:p>
        </w:tc>
        <w:tc>
          <w:tcPr>
            <w:tcW w:w="4644" w:type="dxa"/>
            <w:gridSpan w:val="4"/>
            <w:tcBorders>
              <w:top w:val="nil"/>
              <w:left w:val="nil"/>
              <w:bottom w:val="single" w:color="auto" w:sz="4" w:space="0"/>
              <w:right w:val="single" w:color="auto" w:sz="4" w:space="0"/>
            </w:tcBorders>
            <w:vAlign w:val="center"/>
          </w:tcPr>
          <w:p w14:paraId="4780FAE8">
            <w:pPr>
              <w:widowControl/>
              <w:ind w:firstLine="480"/>
              <w:jc w:val="left"/>
              <w:rPr>
                <w:rFonts w:ascii="宋体" w:hAnsi="宋体" w:cs="宋体"/>
                <w:kern w:val="0"/>
              </w:rPr>
            </w:pPr>
            <w:r>
              <w:rPr>
                <w:rFonts w:hint="eastAsia" w:ascii="宋体" w:hAnsi="宋体" w:cs="宋体"/>
                <w:kern w:val="0"/>
              </w:rPr>
              <w:t>老师示教法，学生自主学习法，</w:t>
            </w:r>
          </w:p>
        </w:tc>
      </w:tr>
      <w:tr w14:paraId="4DA39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73853E35">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1F18CDFE">
            <w:pPr>
              <w:widowControl/>
              <w:ind w:firstLine="0" w:firstLineChars="0"/>
              <w:jc w:val="left"/>
              <w:rPr>
                <w:rFonts w:ascii="宋体" w:hAnsi="宋体" w:cs="宋体"/>
                <w:kern w:val="0"/>
              </w:rPr>
            </w:pPr>
            <w:r>
              <w:rPr>
                <w:rFonts w:hint="eastAsia" w:ascii="宋体" w:hAnsi="宋体" w:cs="宋体"/>
                <w:kern w:val="0"/>
              </w:rPr>
              <w:t>教学地点</w:t>
            </w:r>
          </w:p>
        </w:tc>
      </w:tr>
      <w:tr w14:paraId="28EDF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7"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73191C50">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3A23610C">
            <w:pPr>
              <w:widowControl/>
              <w:ind w:firstLine="480"/>
              <w:jc w:val="left"/>
              <w:rPr>
                <w:rFonts w:ascii="宋体" w:hAnsi="宋体" w:cs="宋体"/>
                <w:kern w:val="0"/>
              </w:rPr>
            </w:pPr>
            <w:r>
              <w:rPr>
                <w:rFonts w:hint="eastAsia" w:ascii="宋体" w:hAnsi="宋体" w:cs="宋体"/>
                <w:kern w:val="0"/>
              </w:rPr>
              <w:t>多媒体机房</w:t>
            </w:r>
          </w:p>
        </w:tc>
      </w:tr>
      <w:tr w14:paraId="7716E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21A4B957">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63B67870">
            <w:pPr>
              <w:widowControl/>
              <w:ind w:firstLine="0" w:firstLineChars="0"/>
              <w:jc w:val="left"/>
              <w:rPr>
                <w:rFonts w:ascii="宋体" w:hAnsi="宋体" w:cs="宋体"/>
                <w:kern w:val="0"/>
              </w:rPr>
            </w:pPr>
            <w:r>
              <w:rPr>
                <w:rFonts w:hint="eastAsia" w:ascii="宋体" w:hAnsi="宋体" w:cs="宋体"/>
                <w:kern w:val="0"/>
              </w:rPr>
              <w:t>教学及参考资料</w:t>
            </w:r>
          </w:p>
        </w:tc>
      </w:tr>
      <w:tr w14:paraId="54E33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309638D3">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5CDDADC9">
            <w:pPr>
              <w:widowControl/>
              <w:ind w:firstLine="315" w:firstLineChars="150"/>
              <w:jc w:val="left"/>
              <w:rPr>
                <w:rFonts w:ascii="宋体" w:hAnsi="宋体" w:cs="宋体"/>
                <w:kern w:val="0"/>
              </w:rPr>
            </w:pPr>
            <w:r>
              <w:rPr>
                <w:rFonts w:hint="eastAsia" w:ascii="宋体" w:hAnsi="宋体" w:cs="宋体"/>
                <w:kern w:val="0"/>
              </w:rPr>
              <w:t>《Photoshop 服装设计技法剖析》，李宏宇编，清华大学出版社</w:t>
            </w:r>
          </w:p>
        </w:tc>
      </w:tr>
      <w:tr w14:paraId="75CF2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03007D2D">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1F350F49">
            <w:pPr>
              <w:widowControl/>
              <w:ind w:firstLine="0" w:firstLineChars="0"/>
              <w:jc w:val="left"/>
              <w:rPr>
                <w:rFonts w:ascii="宋体" w:hAnsi="宋体" w:cs="宋体"/>
                <w:kern w:val="0"/>
              </w:rPr>
            </w:pPr>
            <w:r>
              <w:rPr>
                <w:rFonts w:hint="eastAsia" w:ascii="宋体" w:hAnsi="宋体" w:cs="宋体"/>
                <w:kern w:val="0"/>
              </w:rPr>
              <w:t>练习与习题建议</w:t>
            </w:r>
          </w:p>
        </w:tc>
      </w:tr>
      <w:tr w14:paraId="62F43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8"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2DDAAFE6">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74F1B057">
            <w:pPr>
              <w:widowControl/>
              <w:ind w:firstLine="480"/>
              <w:jc w:val="left"/>
              <w:rPr>
                <w:rFonts w:ascii="宋体" w:hAnsi="宋体" w:cs="宋体"/>
                <w:kern w:val="0"/>
              </w:rPr>
            </w:pPr>
            <w:r>
              <w:rPr>
                <w:rFonts w:hint="eastAsia" w:ascii="宋体" w:hAnsi="宋体" w:cs="宋体"/>
                <w:kern w:val="0"/>
              </w:rPr>
              <w:t>结合家纺大赛设计图案</w:t>
            </w:r>
          </w:p>
        </w:tc>
      </w:tr>
      <w:tr w14:paraId="7E37B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1F9FADD7">
            <w:pPr>
              <w:widowControl/>
              <w:ind w:firstLine="48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vAlign w:val="center"/>
          </w:tcPr>
          <w:p w14:paraId="13A34B41">
            <w:pPr>
              <w:widowControl/>
              <w:ind w:firstLine="480"/>
              <w:jc w:val="left"/>
              <w:rPr>
                <w:rFonts w:ascii="宋体" w:hAnsi="宋体" w:cs="宋体"/>
                <w:kern w:val="0"/>
              </w:rPr>
            </w:pPr>
            <w:r>
              <w:rPr>
                <w:rFonts w:hint="eastAsia" w:ascii="宋体" w:hAnsi="宋体" w:cs="宋体"/>
                <w:kern w:val="0"/>
              </w:rPr>
              <w:t>权重分配</w:t>
            </w:r>
          </w:p>
        </w:tc>
      </w:tr>
      <w:tr w14:paraId="0DF3A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5AE4C7A0">
            <w:pPr>
              <w:widowControl/>
              <w:ind w:firstLine="480"/>
              <w:jc w:val="center"/>
              <w:rPr>
                <w:rFonts w:ascii="宋体" w:hAnsi="宋体" w:cs="宋体"/>
                <w:kern w:val="0"/>
              </w:rPr>
            </w:pPr>
            <w:r>
              <w:rPr>
                <w:rFonts w:hint="eastAsia" w:ascii="宋体" w:hAnsi="宋体" w:cs="宋体"/>
                <w:kern w:val="0"/>
              </w:rPr>
              <w:t>同学们的参与度</w:t>
            </w:r>
          </w:p>
        </w:tc>
        <w:tc>
          <w:tcPr>
            <w:tcW w:w="4644" w:type="dxa"/>
            <w:gridSpan w:val="4"/>
            <w:tcBorders>
              <w:top w:val="nil"/>
              <w:left w:val="nil"/>
              <w:bottom w:val="single" w:color="auto" w:sz="4" w:space="0"/>
              <w:right w:val="single" w:color="auto" w:sz="4" w:space="0"/>
            </w:tcBorders>
            <w:vAlign w:val="center"/>
          </w:tcPr>
          <w:p w14:paraId="4E0633C4">
            <w:pPr>
              <w:widowControl/>
              <w:ind w:firstLine="1944" w:firstLineChars="926"/>
              <w:rPr>
                <w:rFonts w:ascii="宋体" w:hAnsi="宋体" w:cs="宋体"/>
                <w:kern w:val="0"/>
              </w:rPr>
            </w:pPr>
            <w:r>
              <w:rPr>
                <w:rFonts w:hint="eastAsia" w:ascii="宋体" w:hAnsi="宋体" w:cs="宋体"/>
                <w:kern w:val="0"/>
              </w:rPr>
              <w:t>占 100 %</w:t>
            </w:r>
          </w:p>
        </w:tc>
      </w:tr>
      <w:tr w14:paraId="29DA8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gridSpan w:val="2"/>
            <w:tcBorders>
              <w:top w:val="single" w:color="auto" w:sz="4" w:space="0"/>
              <w:left w:val="single" w:color="auto" w:sz="4" w:space="0"/>
              <w:bottom w:val="single" w:color="auto" w:sz="4" w:space="0"/>
              <w:right w:val="single" w:color="auto" w:sz="4" w:space="0"/>
            </w:tcBorders>
            <w:vAlign w:val="center"/>
          </w:tcPr>
          <w:p w14:paraId="797357FF">
            <w:pPr>
              <w:widowControl/>
              <w:ind w:firstLine="480"/>
              <w:jc w:val="center"/>
              <w:rPr>
                <w:rFonts w:ascii="宋体" w:hAnsi="宋体" w:cs="宋体"/>
                <w:kern w:val="0"/>
              </w:rPr>
            </w:pPr>
            <w:r>
              <w:rPr>
                <w:rFonts w:hint="eastAsia" w:ascii="宋体" w:hAnsi="宋体" w:cs="宋体"/>
                <w:kern w:val="0"/>
              </w:rPr>
              <w:t>模块五</w:t>
            </w:r>
          </w:p>
        </w:tc>
        <w:tc>
          <w:tcPr>
            <w:tcW w:w="7135" w:type="dxa"/>
            <w:gridSpan w:val="5"/>
            <w:tcBorders>
              <w:top w:val="single" w:color="auto" w:sz="4" w:space="0"/>
              <w:left w:val="single" w:color="auto" w:sz="4" w:space="0"/>
              <w:bottom w:val="single" w:color="auto" w:sz="4" w:space="0"/>
              <w:right w:val="single" w:color="auto" w:sz="4" w:space="0"/>
            </w:tcBorders>
            <w:vAlign w:val="center"/>
          </w:tcPr>
          <w:p w14:paraId="15EBBD62">
            <w:pPr>
              <w:widowControl/>
              <w:ind w:firstLine="480"/>
              <w:jc w:val="center"/>
              <w:rPr>
                <w:rFonts w:ascii="黑体" w:hAnsi="黑体" w:eastAsia="黑体" w:cs="仿宋_GB2312"/>
                <w:position w:val="6"/>
              </w:rPr>
            </w:pPr>
            <w:r>
              <w:rPr>
                <w:rFonts w:hint="eastAsia" w:ascii="宋体" w:hAnsi="宋体"/>
              </w:rPr>
              <w:t>服装色彩表现技法</w:t>
            </w:r>
          </w:p>
        </w:tc>
      </w:tr>
      <w:tr w14:paraId="41672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1291" w:type="dxa"/>
            <w:tcBorders>
              <w:top w:val="nil"/>
              <w:left w:val="single" w:color="auto" w:sz="4" w:space="0"/>
              <w:bottom w:val="single" w:color="auto" w:sz="4" w:space="0"/>
              <w:right w:val="single" w:color="auto" w:sz="4" w:space="0"/>
            </w:tcBorders>
            <w:shd w:val="clear" w:color="auto" w:fill="auto"/>
            <w:vAlign w:val="center"/>
          </w:tcPr>
          <w:p w14:paraId="5762F4C0">
            <w:pPr>
              <w:widowControl/>
              <w:ind w:firstLine="480"/>
              <w:jc w:val="center"/>
              <w:rPr>
                <w:rFonts w:ascii="宋体" w:hAnsi="宋体" w:cs="宋体"/>
                <w:kern w:val="0"/>
              </w:rPr>
            </w:pPr>
          </w:p>
        </w:tc>
        <w:tc>
          <w:tcPr>
            <w:tcW w:w="4685" w:type="dxa"/>
            <w:gridSpan w:val="3"/>
            <w:tcBorders>
              <w:top w:val="nil"/>
              <w:left w:val="nil"/>
              <w:bottom w:val="single" w:color="auto" w:sz="4" w:space="0"/>
              <w:right w:val="single" w:color="auto" w:sz="4" w:space="0"/>
            </w:tcBorders>
            <w:shd w:val="clear" w:color="auto" w:fill="auto"/>
            <w:vAlign w:val="center"/>
          </w:tcPr>
          <w:p w14:paraId="5A741F2F">
            <w:pPr>
              <w:widowControl/>
              <w:ind w:firstLine="210" w:firstLineChars="100"/>
              <w:jc w:val="left"/>
              <w:rPr>
                <w:rFonts w:ascii="宋体" w:hAnsi="宋体" w:cs="宋体"/>
                <w:kern w:val="0"/>
              </w:rPr>
            </w:pPr>
            <w:r>
              <w:rPr>
                <w:rFonts w:hint="eastAsia" w:ascii="宋体" w:hAnsi="宋体"/>
              </w:rPr>
              <w:t>服装色彩表现技法</w:t>
            </w:r>
          </w:p>
        </w:tc>
        <w:tc>
          <w:tcPr>
            <w:tcW w:w="900" w:type="dxa"/>
            <w:vMerge w:val="restart"/>
            <w:tcBorders>
              <w:top w:val="nil"/>
              <w:left w:val="single" w:color="auto" w:sz="4" w:space="0"/>
              <w:right w:val="single" w:color="auto" w:sz="4" w:space="0"/>
            </w:tcBorders>
            <w:shd w:val="clear" w:color="auto" w:fill="auto"/>
            <w:vAlign w:val="center"/>
          </w:tcPr>
          <w:p w14:paraId="64288B76">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vAlign w:val="center"/>
          </w:tcPr>
          <w:p w14:paraId="411E764A">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vAlign w:val="center"/>
          </w:tcPr>
          <w:p w14:paraId="0FA6930B">
            <w:pPr>
              <w:widowControl/>
              <w:ind w:firstLine="480"/>
              <w:jc w:val="left"/>
              <w:rPr>
                <w:rFonts w:ascii="宋体" w:hAnsi="宋体" w:cs="宋体"/>
                <w:kern w:val="0"/>
              </w:rPr>
            </w:pPr>
            <w:r>
              <w:rPr>
                <w:rFonts w:hint="eastAsia" w:ascii="宋体" w:hAnsi="宋体" w:cs="宋体"/>
                <w:kern w:val="0"/>
              </w:rPr>
              <w:t>2</w:t>
            </w:r>
          </w:p>
        </w:tc>
      </w:tr>
      <w:tr w14:paraId="04DB6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1291" w:type="dxa"/>
            <w:tcBorders>
              <w:top w:val="nil"/>
              <w:left w:val="single" w:color="auto" w:sz="4" w:space="0"/>
              <w:bottom w:val="single" w:color="auto" w:sz="4" w:space="0"/>
              <w:right w:val="single" w:color="auto" w:sz="4" w:space="0"/>
            </w:tcBorders>
            <w:shd w:val="clear" w:color="auto" w:fill="auto"/>
            <w:vAlign w:val="center"/>
          </w:tcPr>
          <w:p w14:paraId="02379ACB">
            <w:pPr>
              <w:widowControl/>
              <w:ind w:firstLine="480"/>
              <w:jc w:val="center"/>
              <w:rPr>
                <w:rFonts w:ascii="宋体" w:hAnsi="宋体" w:cs="宋体"/>
                <w:kern w:val="0"/>
              </w:rPr>
            </w:pPr>
          </w:p>
        </w:tc>
        <w:tc>
          <w:tcPr>
            <w:tcW w:w="4685" w:type="dxa"/>
            <w:gridSpan w:val="3"/>
            <w:tcBorders>
              <w:top w:val="nil"/>
              <w:left w:val="nil"/>
              <w:bottom w:val="single" w:color="auto" w:sz="4" w:space="0"/>
              <w:right w:val="single" w:color="auto" w:sz="4" w:space="0"/>
            </w:tcBorders>
            <w:shd w:val="clear" w:color="auto" w:fill="auto"/>
            <w:vAlign w:val="center"/>
          </w:tcPr>
          <w:p w14:paraId="23C1C5B8">
            <w:pPr>
              <w:widowControl/>
              <w:ind w:firstLine="480"/>
              <w:jc w:val="left"/>
              <w:rPr>
                <w:rFonts w:ascii="宋体" w:hAnsi="宋体" w:cs="宋体"/>
                <w:kern w:val="0"/>
              </w:rPr>
            </w:pPr>
          </w:p>
        </w:tc>
        <w:tc>
          <w:tcPr>
            <w:tcW w:w="900" w:type="dxa"/>
            <w:vMerge w:val="continue"/>
            <w:tcBorders>
              <w:left w:val="single" w:color="auto" w:sz="4" w:space="0"/>
              <w:right w:val="single" w:color="auto" w:sz="4" w:space="0"/>
            </w:tcBorders>
            <w:shd w:val="clear" w:color="auto" w:fill="auto"/>
            <w:vAlign w:val="center"/>
          </w:tcPr>
          <w:p w14:paraId="2CD807B0">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vAlign w:val="center"/>
          </w:tcPr>
          <w:p w14:paraId="1AA9E5C9">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tcBorders>
              <w:top w:val="nil"/>
              <w:left w:val="nil"/>
              <w:bottom w:val="single" w:color="auto" w:sz="4" w:space="0"/>
              <w:right w:val="single" w:color="auto" w:sz="4" w:space="0"/>
            </w:tcBorders>
            <w:vAlign w:val="center"/>
          </w:tcPr>
          <w:p w14:paraId="7F40305F">
            <w:pPr>
              <w:widowControl/>
              <w:ind w:firstLine="480"/>
              <w:jc w:val="left"/>
              <w:rPr>
                <w:rFonts w:ascii="宋体" w:hAnsi="宋体" w:cs="宋体"/>
                <w:kern w:val="0"/>
              </w:rPr>
            </w:pPr>
            <w:r>
              <w:rPr>
                <w:rFonts w:hint="eastAsia" w:ascii="宋体" w:hAnsi="宋体" w:cs="宋体"/>
                <w:kern w:val="0"/>
              </w:rPr>
              <w:t>6</w:t>
            </w:r>
          </w:p>
        </w:tc>
      </w:tr>
      <w:tr w14:paraId="30DEB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9540" w:type="dxa"/>
            <w:gridSpan w:val="7"/>
            <w:tcBorders>
              <w:top w:val="single" w:color="auto" w:sz="4" w:space="0"/>
              <w:left w:val="single" w:color="auto" w:sz="4" w:space="0"/>
              <w:bottom w:val="single" w:color="auto" w:sz="4" w:space="0"/>
              <w:right w:val="single" w:color="auto" w:sz="4" w:space="0"/>
            </w:tcBorders>
            <w:vAlign w:val="center"/>
          </w:tcPr>
          <w:p w14:paraId="59B5D938">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5064C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9540" w:type="dxa"/>
            <w:gridSpan w:val="7"/>
            <w:tcBorders>
              <w:top w:val="single" w:color="auto" w:sz="4" w:space="0"/>
              <w:left w:val="single" w:color="auto" w:sz="4" w:space="0"/>
              <w:bottom w:val="single" w:color="auto" w:sz="4" w:space="0"/>
              <w:right w:val="single" w:color="auto" w:sz="4" w:space="0"/>
            </w:tcBorders>
            <w:vAlign w:val="center"/>
          </w:tcPr>
          <w:p w14:paraId="47ADE2C5">
            <w:pPr>
              <w:widowControl/>
              <w:ind w:firstLine="480"/>
              <w:jc w:val="left"/>
              <w:rPr>
                <w:rFonts w:ascii="宋体" w:hAnsi="宋体" w:cs="宋体"/>
                <w:kern w:val="0"/>
              </w:rPr>
            </w:pPr>
            <w:r>
              <w:rPr>
                <w:rFonts w:hint="eastAsia" w:ascii="宋体" w:hAnsi="宋体" w:cs="宋体"/>
                <w:kern w:val="0"/>
              </w:rPr>
              <w:t>认知目标：服装的配色方法</w:t>
            </w:r>
          </w:p>
          <w:p w14:paraId="55CE448D">
            <w:pPr>
              <w:widowControl/>
              <w:ind w:firstLine="480"/>
              <w:jc w:val="left"/>
              <w:rPr>
                <w:rFonts w:ascii="宋体" w:hAnsi="宋体" w:cs="宋体"/>
                <w:kern w:val="0"/>
              </w:rPr>
            </w:pPr>
            <w:r>
              <w:rPr>
                <w:rFonts w:hint="eastAsia" w:ascii="宋体" w:hAnsi="宋体" w:cs="宋体"/>
                <w:kern w:val="0"/>
              </w:rPr>
              <w:t>技能目标：掌握Photoshop调色工具</w:t>
            </w:r>
          </w:p>
        </w:tc>
      </w:tr>
      <w:tr w14:paraId="68008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7984C32D">
            <w:pPr>
              <w:widowControl/>
              <w:ind w:firstLine="48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vAlign w:val="center"/>
          </w:tcPr>
          <w:p w14:paraId="70FD404E">
            <w:pPr>
              <w:widowControl/>
              <w:ind w:firstLine="0" w:firstLineChars="0"/>
              <w:jc w:val="left"/>
              <w:rPr>
                <w:rFonts w:ascii="宋体" w:hAnsi="宋体" w:cs="宋体"/>
                <w:kern w:val="0"/>
              </w:rPr>
            </w:pPr>
            <w:r>
              <w:rPr>
                <w:rFonts w:hint="eastAsia" w:ascii="宋体" w:hAnsi="宋体" w:cs="宋体"/>
                <w:kern w:val="0"/>
              </w:rPr>
              <w:t>主要教学方法</w:t>
            </w:r>
          </w:p>
        </w:tc>
      </w:tr>
      <w:tr w14:paraId="44ECA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7" w:hRule="atLeast"/>
          <w:jc w:val="center"/>
        </w:trPr>
        <w:tc>
          <w:tcPr>
            <w:tcW w:w="4896" w:type="dxa"/>
            <w:gridSpan w:val="3"/>
            <w:vMerge w:val="restart"/>
            <w:tcBorders>
              <w:top w:val="single" w:color="auto" w:sz="4" w:space="0"/>
              <w:left w:val="single" w:color="auto" w:sz="4" w:space="0"/>
              <w:bottom w:val="single" w:color="auto" w:sz="4" w:space="0"/>
              <w:right w:val="single" w:color="auto" w:sz="4" w:space="0"/>
            </w:tcBorders>
          </w:tcPr>
          <w:p w14:paraId="5236BE0B">
            <w:pPr>
              <w:widowControl/>
              <w:ind w:left="360" w:firstLine="480"/>
              <w:jc w:val="left"/>
              <w:rPr>
                <w:rFonts w:ascii="宋体" w:hAnsi="宋体"/>
              </w:rPr>
            </w:pPr>
            <w:r>
              <w:rPr>
                <w:rFonts w:hint="eastAsia" w:ascii="宋体" w:hAnsi="宋体" w:cs="宋体"/>
                <w:kern w:val="0"/>
              </w:rPr>
              <w:t>模块四</w:t>
            </w:r>
            <w:r>
              <w:rPr>
                <w:rFonts w:hint="eastAsia" w:ascii="宋体" w:hAnsi="宋体"/>
              </w:rPr>
              <w:t>服装色彩表现技法</w:t>
            </w:r>
          </w:p>
          <w:p w14:paraId="3CCD3155">
            <w:pPr>
              <w:widowControl/>
              <w:ind w:left="360" w:firstLine="480"/>
              <w:jc w:val="left"/>
              <w:rPr>
                <w:rFonts w:ascii="宋体" w:hAnsi="宋体" w:cs="宋体"/>
                <w:kern w:val="0"/>
              </w:rPr>
            </w:pPr>
            <w:r>
              <w:rPr>
                <w:rFonts w:hint="eastAsia" w:ascii="宋体" w:hAnsi="宋体" w:cs="宋体"/>
                <w:kern w:val="0"/>
              </w:rPr>
              <w:t>4.1调色命令</w:t>
            </w:r>
          </w:p>
          <w:p w14:paraId="1C12A14B">
            <w:pPr>
              <w:widowControl/>
              <w:ind w:left="360" w:firstLine="480"/>
              <w:jc w:val="left"/>
              <w:rPr>
                <w:rFonts w:ascii="宋体" w:hAnsi="宋体" w:cs="宋体"/>
                <w:kern w:val="0"/>
              </w:rPr>
            </w:pPr>
            <w:r>
              <w:rPr>
                <w:rFonts w:hint="eastAsia" w:ascii="宋体" w:hAnsi="宋体" w:cs="宋体"/>
                <w:kern w:val="0"/>
              </w:rPr>
              <w:t>4.2调整图层</w:t>
            </w:r>
          </w:p>
          <w:p w14:paraId="657F6B89">
            <w:pPr>
              <w:widowControl/>
              <w:ind w:left="360" w:firstLine="480"/>
              <w:jc w:val="left"/>
              <w:rPr>
                <w:rFonts w:ascii="宋体" w:hAnsi="宋体" w:cs="宋体"/>
                <w:kern w:val="0"/>
              </w:rPr>
            </w:pPr>
            <w:r>
              <w:rPr>
                <w:rFonts w:hint="eastAsia" w:ascii="宋体" w:hAnsi="宋体" w:cs="宋体"/>
                <w:kern w:val="0"/>
              </w:rPr>
              <w:t>4.3调整色相、饱和度和明度</w:t>
            </w:r>
          </w:p>
          <w:p w14:paraId="0075F248">
            <w:pPr>
              <w:widowControl/>
              <w:ind w:left="360" w:firstLine="480"/>
              <w:jc w:val="left"/>
              <w:rPr>
                <w:rFonts w:ascii="宋体" w:hAnsi="宋体" w:cs="宋体"/>
                <w:kern w:val="0"/>
              </w:rPr>
            </w:pPr>
            <w:r>
              <w:rPr>
                <w:rFonts w:hint="eastAsia" w:ascii="宋体" w:hAnsi="宋体" w:cs="宋体"/>
                <w:kern w:val="0"/>
              </w:rPr>
              <w:t>4.4配色灵感</w:t>
            </w:r>
          </w:p>
          <w:p w14:paraId="2037CF1C">
            <w:pPr>
              <w:widowControl/>
              <w:ind w:left="360" w:firstLine="480"/>
              <w:jc w:val="left"/>
              <w:rPr>
                <w:rFonts w:ascii="宋体" w:hAnsi="宋体" w:cs="宋体"/>
                <w:kern w:val="0"/>
              </w:rPr>
            </w:pPr>
            <w:r>
              <w:rPr>
                <w:rFonts w:hint="eastAsia" w:ascii="宋体" w:hAnsi="宋体" w:cs="宋体"/>
                <w:kern w:val="0"/>
              </w:rPr>
              <w:t>4.5配色方案</w:t>
            </w:r>
          </w:p>
          <w:p w14:paraId="43927337">
            <w:pPr>
              <w:widowControl/>
              <w:ind w:firstLine="174" w:firstLineChars="83"/>
              <w:jc w:val="left"/>
              <w:rPr>
                <w:rFonts w:ascii="宋体" w:hAnsi="宋体" w:cs="宋体"/>
                <w:kern w:val="0"/>
              </w:rPr>
            </w:pPr>
            <w:r>
              <w:rPr>
                <w:rFonts w:ascii="宋体" w:hAnsi="宋体" w:cs="宋体"/>
                <w:kern w:val="0"/>
              </w:rPr>
              <w:t>重点</w:t>
            </w:r>
            <w:r>
              <w:rPr>
                <w:rFonts w:hint="eastAsia" w:ascii="宋体" w:hAnsi="宋体" w:cs="宋体"/>
                <w:kern w:val="0"/>
              </w:rPr>
              <w:t>：图像修饰的方法与技巧</w:t>
            </w:r>
          </w:p>
          <w:p w14:paraId="103E9B85">
            <w:pPr>
              <w:widowControl/>
              <w:ind w:firstLine="174" w:firstLineChars="83"/>
              <w:jc w:val="left"/>
              <w:rPr>
                <w:rFonts w:ascii="宋体" w:hAnsi="宋体" w:cs="宋体"/>
                <w:kern w:val="0"/>
              </w:rPr>
            </w:pPr>
            <w:r>
              <w:rPr>
                <w:rFonts w:ascii="宋体" w:hAnsi="宋体" w:cs="宋体"/>
                <w:kern w:val="0"/>
              </w:rPr>
              <w:t>难点</w:t>
            </w:r>
            <w:r>
              <w:rPr>
                <w:rFonts w:hint="eastAsia" w:ascii="宋体" w:hAnsi="宋体" w:cs="宋体"/>
                <w:kern w:val="0"/>
              </w:rPr>
              <w:t>：图像修饰技巧的掌握</w:t>
            </w:r>
          </w:p>
        </w:tc>
        <w:tc>
          <w:tcPr>
            <w:tcW w:w="4644" w:type="dxa"/>
            <w:gridSpan w:val="4"/>
            <w:tcBorders>
              <w:top w:val="nil"/>
              <w:left w:val="nil"/>
              <w:bottom w:val="single" w:color="auto" w:sz="4" w:space="0"/>
              <w:right w:val="single" w:color="auto" w:sz="4" w:space="0"/>
            </w:tcBorders>
            <w:vAlign w:val="center"/>
          </w:tcPr>
          <w:p w14:paraId="08C66095">
            <w:pPr>
              <w:widowControl/>
              <w:ind w:firstLine="480"/>
              <w:jc w:val="left"/>
              <w:rPr>
                <w:rFonts w:ascii="宋体" w:hAnsi="宋体" w:cs="宋体"/>
                <w:kern w:val="0"/>
              </w:rPr>
            </w:pPr>
            <w:r>
              <w:rPr>
                <w:rFonts w:hint="eastAsia" w:ascii="宋体" w:hAnsi="宋体" w:cs="宋体"/>
                <w:kern w:val="0"/>
              </w:rPr>
              <w:t>老师示教法，学生自主学习法，</w:t>
            </w:r>
          </w:p>
        </w:tc>
      </w:tr>
      <w:tr w14:paraId="51552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06D0307E">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1E393F2C">
            <w:pPr>
              <w:widowControl/>
              <w:ind w:firstLine="0" w:firstLineChars="0"/>
              <w:jc w:val="left"/>
              <w:rPr>
                <w:rFonts w:ascii="宋体" w:hAnsi="宋体" w:cs="宋体"/>
                <w:kern w:val="0"/>
              </w:rPr>
            </w:pPr>
            <w:r>
              <w:rPr>
                <w:rFonts w:hint="eastAsia" w:ascii="宋体" w:hAnsi="宋体" w:cs="宋体"/>
                <w:kern w:val="0"/>
              </w:rPr>
              <w:t>教学地点</w:t>
            </w:r>
          </w:p>
        </w:tc>
      </w:tr>
      <w:tr w14:paraId="2DBB2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0B4E0C91">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71D5D777">
            <w:pPr>
              <w:widowControl/>
              <w:ind w:firstLine="480"/>
              <w:jc w:val="left"/>
              <w:rPr>
                <w:rFonts w:ascii="宋体" w:hAnsi="宋体" w:cs="宋体"/>
                <w:kern w:val="0"/>
              </w:rPr>
            </w:pPr>
            <w:r>
              <w:rPr>
                <w:rFonts w:hint="eastAsia" w:ascii="宋体" w:hAnsi="宋体" w:cs="宋体"/>
                <w:kern w:val="0"/>
              </w:rPr>
              <w:t>多媒体机房</w:t>
            </w:r>
          </w:p>
        </w:tc>
      </w:tr>
      <w:tr w14:paraId="063A0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6C17EABC">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79764660">
            <w:pPr>
              <w:widowControl/>
              <w:ind w:firstLine="0" w:firstLineChars="0"/>
              <w:jc w:val="left"/>
              <w:rPr>
                <w:rFonts w:ascii="宋体" w:hAnsi="宋体" w:cs="宋体"/>
                <w:kern w:val="0"/>
              </w:rPr>
            </w:pPr>
            <w:r>
              <w:rPr>
                <w:rFonts w:hint="eastAsia" w:ascii="宋体" w:hAnsi="宋体" w:cs="宋体"/>
                <w:kern w:val="0"/>
              </w:rPr>
              <w:t>教学及参考资料</w:t>
            </w:r>
          </w:p>
        </w:tc>
      </w:tr>
      <w:tr w14:paraId="7FF67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660AFF1F">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5F61053A">
            <w:pPr>
              <w:widowControl/>
              <w:ind w:firstLine="480"/>
              <w:jc w:val="left"/>
              <w:rPr>
                <w:rFonts w:ascii="宋体" w:hAnsi="宋体" w:cs="宋体"/>
                <w:kern w:val="0"/>
              </w:rPr>
            </w:pPr>
            <w:r>
              <w:rPr>
                <w:rFonts w:hint="eastAsia" w:ascii="宋体" w:hAnsi="宋体" w:cs="宋体"/>
                <w:kern w:val="0"/>
              </w:rPr>
              <w:t>《Photoshop 服装设计技法剖析》，李宏宇编，清华大学出版社</w:t>
            </w:r>
          </w:p>
        </w:tc>
      </w:tr>
      <w:tr w14:paraId="52E4C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64F58BF6">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4D75235C">
            <w:pPr>
              <w:widowControl/>
              <w:ind w:firstLine="0" w:firstLineChars="0"/>
              <w:jc w:val="left"/>
              <w:rPr>
                <w:rFonts w:ascii="宋体" w:hAnsi="宋体" w:cs="宋体"/>
                <w:kern w:val="0"/>
              </w:rPr>
            </w:pPr>
            <w:r>
              <w:rPr>
                <w:rFonts w:hint="eastAsia" w:ascii="宋体" w:hAnsi="宋体" w:cs="宋体"/>
                <w:kern w:val="0"/>
              </w:rPr>
              <w:t>练习与习题建议</w:t>
            </w:r>
          </w:p>
        </w:tc>
      </w:tr>
      <w:tr w14:paraId="4744E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6C93D9B2">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0FE0EA4B">
            <w:pPr>
              <w:widowControl/>
              <w:ind w:firstLine="480"/>
              <w:jc w:val="left"/>
              <w:rPr>
                <w:rFonts w:ascii="宋体" w:hAnsi="宋体" w:cs="宋体"/>
                <w:kern w:val="0"/>
              </w:rPr>
            </w:pPr>
            <w:r>
              <w:rPr>
                <w:rFonts w:hint="eastAsia" w:ascii="宋体" w:hAnsi="宋体" w:cs="宋体"/>
                <w:kern w:val="0"/>
              </w:rPr>
              <w:t>服装颜色搭配练习</w:t>
            </w:r>
          </w:p>
        </w:tc>
      </w:tr>
      <w:tr w14:paraId="6EDBC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788EDB20">
            <w:pPr>
              <w:widowControl/>
              <w:ind w:firstLine="48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vAlign w:val="center"/>
          </w:tcPr>
          <w:p w14:paraId="75635004">
            <w:pPr>
              <w:widowControl/>
              <w:ind w:firstLine="480"/>
              <w:jc w:val="left"/>
              <w:rPr>
                <w:rFonts w:ascii="宋体" w:hAnsi="宋体" w:cs="宋体"/>
                <w:kern w:val="0"/>
              </w:rPr>
            </w:pPr>
            <w:r>
              <w:rPr>
                <w:rFonts w:hint="eastAsia" w:ascii="宋体" w:hAnsi="宋体" w:cs="宋体"/>
                <w:kern w:val="0"/>
              </w:rPr>
              <w:t>权重分配</w:t>
            </w:r>
          </w:p>
        </w:tc>
      </w:tr>
      <w:tr w14:paraId="67763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309B4886">
            <w:pPr>
              <w:widowControl/>
              <w:ind w:firstLine="480"/>
              <w:jc w:val="center"/>
              <w:rPr>
                <w:rFonts w:ascii="宋体" w:hAnsi="宋体" w:cs="宋体"/>
                <w:kern w:val="0"/>
              </w:rPr>
            </w:pPr>
            <w:r>
              <w:rPr>
                <w:rFonts w:hint="eastAsia" w:ascii="宋体" w:hAnsi="宋体" w:cs="宋体"/>
                <w:kern w:val="0"/>
              </w:rPr>
              <w:t>同学们的参与度</w:t>
            </w:r>
          </w:p>
        </w:tc>
        <w:tc>
          <w:tcPr>
            <w:tcW w:w="4644" w:type="dxa"/>
            <w:gridSpan w:val="4"/>
            <w:tcBorders>
              <w:top w:val="nil"/>
              <w:left w:val="nil"/>
              <w:bottom w:val="single" w:color="auto" w:sz="4" w:space="0"/>
              <w:right w:val="single" w:color="auto" w:sz="4" w:space="0"/>
            </w:tcBorders>
            <w:vAlign w:val="center"/>
          </w:tcPr>
          <w:p w14:paraId="168AC869">
            <w:pPr>
              <w:widowControl/>
              <w:ind w:firstLine="1944" w:firstLineChars="926"/>
              <w:rPr>
                <w:rFonts w:ascii="宋体" w:hAnsi="宋体" w:cs="宋体"/>
                <w:kern w:val="0"/>
              </w:rPr>
            </w:pPr>
            <w:r>
              <w:rPr>
                <w:rFonts w:hint="eastAsia" w:ascii="宋体" w:hAnsi="宋体" w:cs="宋体"/>
                <w:kern w:val="0"/>
              </w:rPr>
              <w:t>占 100 %</w:t>
            </w:r>
          </w:p>
        </w:tc>
      </w:tr>
    </w:tbl>
    <w:p w14:paraId="4CC95106">
      <w:pPr>
        <w:pStyle w:val="5"/>
        <w:spacing w:before="0" w:beforeAutospacing="0" w:after="0" w:afterAutospacing="0" w:line="240" w:lineRule="auto"/>
        <w:ind w:firstLine="0" w:firstLineChars="0"/>
        <w:rPr>
          <w:rFonts w:ascii="黑体" w:hAnsi="黑体" w:eastAsia="黑体" w:cs="仿宋_GB2312"/>
          <w:position w:val="6"/>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1"/>
        <w:gridCol w:w="1114"/>
        <w:gridCol w:w="2491"/>
        <w:gridCol w:w="1080"/>
        <w:gridCol w:w="900"/>
        <w:gridCol w:w="1044"/>
        <w:gridCol w:w="1620"/>
      </w:tblGrid>
      <w:tr w14:paraId="6646E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gridSpan w:val="2"/>
            <w:tcBorders>
              <w:top w:val="single" w:color="auto" w:sz="4" w:space="0"/>
              <w:left w:val="single" w:color="auto" w:sz="4" w:space="0"/>
              <w:bottom w:val="single" w:color="auto" w:sz="4" w:space="0"/>
              <w:right w:val="single" w:color="auto" w:sz="4" w:space="0"/>
            </w:tcBorders>
            <w:vAlign w:val="center"/>
          </w:tcPr>
          <w:p w14:paraId="0B65BD91">
            <w:pPr>
              <w:widowControl/>
              <w:ind w:firstLine="480"/>
              <w:jc w:val="center"/>
              <w:rPr>
                <w:rFonts w:ascii="宋体" w:hAnsi="宋体" w:cs="宋体"/>
                <w:kern w:val="0"/>
              </w:rPr>
            </w:pPr>
            <w:r>
              <w:rPr>
                <w:rFonts w:hint="eastAsia" w:ascii="宋体" w:hAnsi="宋体" w:cs="宋体"/>
                <w:kern w:val="0"/>
              </w:rPr>
              <w:t>模块六</w:t>
            </w:r>
          </w:p>
        </w:tc>
        <w:tc>
          <w:tcPr>
            <w:tcW w:w="7135" w:type="dxa"/>
            <w:gridSpan w:val="5"/>
            <w:tcBorders>
              <w:top w:val="single" w:color="auto" w:sz="4" w:space="0"/>
              <w:left w:val="single" w:color="auto" w:sz="4" w:space="0"/>
              <w:bottom w:val="single" w:color="auto" w:sz="4" w:space="0"/>
              <w:right w:val="single" w:color="auto" w:sz="4" w:space="0"/>
            </w:tcBorders>
            <w:vAlign w:val="center"/>
          </w:tcPr>
          <w:p w14:paraId="13292BDB">
            <w:pPr>
              <w:widowControl/>
              <w:ind w:firstLine="480"/>
              <w:jc w:val="center"/>
              <w:rPr>
                <w:rFonts w:ascii="黑体" w:hAnsi="黑体" w:eastAsia="黑体" w:cs="仿宋_GB2312"/>
                <w:position w:val="6"/>
              </w:rPr>
            </w:pPr>
            <w:r>
              <w:rPr>
                <w:rFonts w:hint="eastAsia" w:ascii="宋体" w:hAnsi="宋体"/>
              </w:rPr>
              <w:t>服装面料表现技法</w:t>
            </w:r>
          </w:p>
        </w:tc>
      </w:tr>
      <w:tr w14:paraId="1F0C1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1291" w:type="dxa"/>
            <w:tcBorders>
              <w:top w:val="nil"/>
              <w:left w:val="single" w:color="auto" w:sz="4" w:space="0"/>
              <w:bottom w:val="single" w:color="auto" w:sz="4" w:space="0"/>
              <w:right w:val="single" w:color="auto" w:sz="4" w:space="0"/>
            </w:tcBorders>
            <w:shd w:val="clear" w:color="auto" w:fill="auto"/>
            <w:vAlign w:val="center"/>
          </w:tcPr>
          <w:p w14:paraId="18CABF1D">
            <w:pPr>
              <w:widowControl/>
              <w:ind w:firstLine="480"/>
              <w:jc w:val="center"/>
              <w:rPr>
                <w:rFonts w:ascii="宋体" w:hAnsi="宋体" w:cs="宋体"/>
                <w:kern w:val="0"/>
              </w:rPr>
            </w:pPr>
          </w:p>
        </w:tc>
        <w:tc>
          <w:tcPr>
            <w:tcW w:w="4685" w:type="dxa"/>
            <w:gridSpan w:val="3"/>
            <w:tcBorders>
              <w:top w:val="nil"/>
              <w:left w:val="nil"/>
              <w:bottom w:val="single" w:color="auto" w:sz="4" w:space="0"/>
              <w:right w:val="single" w:color="auto" w:sz="4" w:space="0"/>
            </w:tcBorders>
            <w:shd w:val="clear" w:color="auto" w:fill="auto"/>
            <w:vAlign w:val="center"/>
          </w:tcPr>
          <w:p w14:paraId="3312015A">
            <w:pPr>
              <w:widowControl/>
              <w:ind w:firstLine="210" w:firstLineChars="100"/>
              <w:jc w:val="left"/>
              <w:rPr>
                <w:rFonts w:ascii="宋体" w:hAnsi="宋体" w:cs="宋体"/>
                <w:kern w:val="0"/>
              </w:rPr>
            </w:pPr>
            <w:r>
              <w:rPr>
                <w:rFonts w:hint="eastAsia" w:ascii="宋体" w:hAnsi="宋体"/>
              </w:rPr>
              <w:t>服装面料表现技法</w:t>
            </w:r>
          </w:p>
        </w:tc>
        <w:tc>
          <w:tcPr>
            <w:tcW w:w="900" w:type="dxa"/>
            <w:vMerge w:val="restart"/>
            <w:tcBorders>
              <w:top w:val="nil"/>
              <w:left w:val="single" w:color="auto" w:sz="4" w:space="0"/>
              <w:right w:val="single" w:color="auto" w:sz="4" w:space="0"/>
            </w:tcBorders>
            <w:shd w:val="clear" w:color="auto" w:fill="auto"/>
            <w:vAlign w:val="center"/>
          </w:tcPr>
          <w:p w14:paraId="1E12EB5C">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vAlign w:val="center"/>
          </w:tcPr>
          <w:p w14:paraId="03A718B4">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vAlign w:val="center"/>
          </w:tcPr>
          <w:p w14:paraId="15E7A04E">
            <w:pPr>
              <w:widowControl/>
              <w:ind w:firstLine="480"/>
              <w:jc w:val="left"/>
              <w:rPr>
                <w:rFonts w:ascii="宋体" w:hAnsi="宋体" w:cs="宋体"/>
                <w:kern w:val="0"/>
              </w:rPr>
            </w:pPr>
            <w:r>
              <w:rPr>
                <w:rFonts w:hint="eastAsia" w:ascii="宋体" w:hAnsi="宋体" w:cs="宋体"/>
                <w:kern w:val="0"/>
              </w:rPr>
              <w:t>3</w:t>
            </w:r>
          </w:p>
        </w:tc>
      </w:tr>
      <w:tr w14:paraId="52D38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1291" w:type="dxa"/>
            <w:tcBorders>
              <w:top w:val="nil"/>
              <w:left w:val="single" w:color="auto" w:sz="4" w:space="0"/>
              <w:bottom w:val="single" w:color="auto" w:sz="4" w:space="0"/>
              <w:right w:val="single" w:color="auto" w:sz="4" w:space="0"/>
            </w:tcBorders>
            <w:shd w:val="clear" w:color="auto" w:fill="auto"/>
            <w:vAlign w:val="center"/>
          </w:tcPr>
          <w:p w14:paraId="7DFC9E3E">
            <w:pPr>
              <w:widowControl/>
              <w:ind w:firstLine="480"/>
              <w:jc w:val="center"/>
              <w:rPr>
                <w:rFonts w:ascii="宋体" w:hAnsi="宋体" w:cs="宋体"/>
                <w:kern w:val="0"/>
              </w:rPr>
            </w:pPr>
          </w:p>
        </w:tc>
        <w:tc>
          <w:tcPr>
            <w:tcW w:w="4685" w:type="dxa"/>
            <w:gridSpan w:val="3"/>
            <w:tcBorders>
              <w:top w:val="nil"/>
              <w:left w:val="nil"/>
              <w:bottom w:val="single" w:color="auto" w:sz="4" w:space="0"/>
              <w:right w:val="single" w:color="auto" w:sz="4" w:space="0"/>
            </w:tcBorders>
            <w:shd w:val="clear" w:color="auto" w:fill="auto"/>
            <w:vAlign w:val="center"/>
          </w:tcPr>
          <w:p w14:paraId="2BAD2DFE">
            <w:pPr>
              <w:widowControl/>
              <w:ind w:firstLine="480"/>
              <w:jc w:val="left"/>
              <w:rPr>
                <w:rFonts w:ascii="宋体" w:hAnsi="宋体" w:cs="宋体"/>
                <w:kern w:val="0"/>
              </w:rPr>
            </w:pPr>
          </w:p>
        </w:tc>
        <w:tc>
          <w:tcPr>
            <w:tcW w:w="900" w:type="dxa"/>
            <w:vMerge w:val="continue"/>
            <w:tcBorders>
              <w:left w:val="single" w:color="auto" w:sz="4" w:space="0"/>
              <w:right w:val="single" w:color="auto" w:sz="4" w:space="0"/>
            </w:tcBorders>
            <w:shd w:val="clear" w:color="auto" w:fill="auto"/>
            <w:vAlign w:val="center"/>
          </w:tcPr>
          <w:p w14:paraId="49CCFB2E">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vAlign w:val="center"/>
          </w:tcPr>
          <w:p w14:paraId="2509A283">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tcBorders>
              <w:top w:val="nil"/>
              <w:left w:val="nil"/>
              <w:bottom w:val="single" w:color="auto" w:sz="4" w:space="0"/>
              <w:right w:val="single" w:color="auto" w:sz="4" w:space="0"/>
            </w:tcBorders>
            <w:vAlign w:val="center"/>
          </w:tcPr>
          <w:p w14:paraId="59F06981">
            <w:pPr>
              <w:widowControl/>
              <w:ind w:firstLine="480"/>
              <w:jc w:val="left"/>
              <w:rPr>
                <w:rFonts w:ascii="宋体" w:hAnsi="宋体" w:cs="宋体"/>
                <w:kern w:val="0"/>
              </w:rPr>
            </w:pPr>
            <w:r>
              <w:rPr>
                <w:rFonts w:hint="eastAsia" w:ascii="宋体" w:hAnsi="宋体" w:cs="宋体"/>
                <w:kern w:val="0"/>
              </w:rPr>
              <w:t>5</w:t>
            </w:r>
          </w:p>
        </w:tc>
      </w:tr>
      <w:tr w14:paraId="134DD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9540" w:type="dxa"/>
            <w:gridSpan w:val="7"/>
            <w:tcBorders>
              <w:top w:val="single" w:color="auto" w:sz="4" w:space="0"/>
              <w:left w:val="single" w:color="auto" w:sz="4" w:space="0"/>
              <w:bottom w:val="single" w:color="auto" w:sz="4" w:space="0"/>
              <w:right w:val="single" w:color="auto" w:sz="4" w:space="0"/>
            </w:tcBorders>
            <w:vAlign w:val="center"/>
          </w:tcPr>
          <w:p w14:paraId="758916B0">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6E61E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9540" w:type="dxa"/>
            <w:gridSpan w:val="7"/>
            <w:tcBorders>
              <w:top w:val="single" w:color="auto" w:sz="4" w:space="0"/>
              <w:left w:val="single" w:color="auto" w:sz="4" w:space="0"/>
              <w:bottom w:val="single" w:color="auto" w:sz="4" w:space="0"/>
              <w:right w:val="single" w:color="auto" w:sz="4" w:space="0"/>
            </w:tcBorders>
            <w:vAlign w:val="center"/>
          </w:tcPr>
          <w:p w14:paraId="69D3B1B7">
            <w:pPr>
              <w:widowControl/>
              <w:ind w:firstLine="480"/>
              <w:jc w:val="left"/>
              <w:rPr>
                <w:rFonts w:ascii="宋体" w:hAnsi="宋体" w:cs="宋体"/>
                <w:kern w:val="0"/>
              </w:rPr>
            </w:pPr>
            <w:r>
              <w:rPr>
                <w:rFonts w:hint="eastAsia" w:ascii="宋体" w:hAnsi="宋体" w:cs="宋体"/>
                <w:kern w:val="0"/>
              </w:rPr>
              <w:t>认知目标：用面料传达服装的个性</w:t>
            </w:r>
          </w:p>
          <w:p w14:paraId="13F754D0">
            <w:pPr>
              <w:widowControl/>
              <w:ind w:firstLine="480"/>
              <w:jc w:val="left"/>
              <w:rPr>
                <w:rFonts w:ascii="宋体" w:hAnsi="宋体" w:cs="宋体"/>
                <w:kern w:val="0"/>
              </w:rPr>
            </w:pPr>
            <w:r>
              <w:rPr>
                <w:rFonts w:hint="eastAsia" w:ascii="宋体" w:hAnsi="宋体" w:cs="宋体"/>
                <w:kern w:val="0"/>
              </w:rPr>
              <w:t>技能目标：面料材质表现</w:t>
            </w:r>
          </w:p>
        </w:tc>
      </w:tr>
      <w:tr w14:paraId="65EA9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2AAEDB87">
            <w:pPr>
              <w:widowControl/>
              <w:ind w:firstLine="48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vAlign w:val="center"/>
          </w:tcPr>
          <w:p w14:paraId="6ABAECB6">
            <w:pPr>
              <w:widowControl/>
              <w:ind w:firstLine="0" w:firstLineChars="0"/>
              <w:jc w:val="left"/>
              <w:rPr>
                <w:rFonts w:ascii="宋体" w:hAnsi="宋体" w:cs="宋体"/>
                <w:kern w:val="0"/>
              </w:rPr>
            </w:pPr>
            <w:r>
              <w:rPr>
                <w:rFonts w:hint="eastAsia" w:ascii="宋体" w:hAnsi="宋体" w:cs="宋体"/>
                <w:kern w:val="0"/>
              </w:rPr>
              <w:t>主要教学方法</w:t>
            </w:r>
          </w:p>
        </w:tc>
      </w:tr>
      <w:tr w14:paraId="7A60C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4896" w:type="dxa"/>
            <w:gridSpan w:val="3"/>
            <w:vMerge w:val="restart"/>
            <w:tcBorders>
              <w:top w:val="single" w:color="auto" w:sz="4" w:space="0"/>
              <w:left w:val="single" w:color="auto" w:sz="4" w:space="0"/>
              <w:bottom w:val="single" w:color="auto" w:sz="4" w:space="0"/>
              <w:right w:val="single" w:color="auto" w:sz="4" w:space="0"/>
            </w:tcBorders>
          </w:tcPr>
          <w:p w14:paraId="008DA901">
            <w:pPr>
              <w:pStyle w:val="15"/>
              <w:widowControl/>
              <w:ind w:left="360" w:firstLine="0" w:firstLineChars="0"/>
              <w:jc w:val="left"/>
              <w:rPr>
                <w:rFonts w:ascii="宋体" w:hAnsi="宋体" w:cs="宋体"/>
                <w:kern w:val="0"/>
              </w:rPr>
            </w:pPr>
            <w:r>
              <w:rPr>
                <w:rFonts w:hint="eastAsia" w:ascii="宋体" w:hAnsi="宋体" w:cs="宋体"/>
                <w:kern w:val="0"/>
              </w:rPr>
              <w:t xml:space="preserve">模块五  </w:t>
            </w:r>
            <w:r>
              <w:rPr>
                <w:rFonts w:hint="eastAsia" w:ascii="宋体" w:hAnsi="宋体"/>
              </w:rPr>
              <w:t>服装面料表现技法</w:t>
            </w:r>
          </w:p>
          <w:p w14:paraId="13E56C99">
            <w:pPr>
              <w:widowControl/>
              <w:ind w:left="360" w:firstLine="480"/>
              <w:jc w:val="left"/>
              <w:rPr>
                <w:rFonts w:ascii="宋体" w:hAnsi="宋体" w:cs="宋体"/>
                <w:kern w:val="0"/>
              </w:rPr>
            </w:pPr>
            <w:r>
              <w:rPr>
                <w:rFonts w:hint="eastAsia" w:ascii="宋体" w:hAnsi="宋体" w:cs="宋体"/>
                <w:kern w:val="0"/>
              </w:rPr>
              <w:t>5.1方格面料</w:t>
            </w:r>
          </w:p>
          <w:p w14:paraId="69725D8F">
            <w:pPr>
              <w:widowControl/>
              <w:ind w:left="360" w:firstLine="480"/>
              <w:jc w:val="left"/>
              <w:rPr>
                <w:rFonts w:ascii="宋体" w:hAnsi="宋体" w:cs="宋体"/>
                <w:kern w:val="0"/>
              </w:rPr>
            </w:pPr>
            <w:r>
              <w:rPr>
                <w:rFonts w:hint="eastAsia" w:ascii="宋体" w:hAnsi="宋体" w:cs="宋体"/>
                <w:kern w:val="0"/>
              </w:rPr>
              <w:t>5.2牛仔布面料</w:t>
            </w:r>
          </w:p>
          <w:p w14:paraId="1E379529">
            <w:pPr>
              <w:widowControl/>
              <w:ind w:left="360" w:firstLine="480"/>
              <w:jc w:val="left"/>
              <w:rPr>
                <w:rFonts w:ascii="宋体" w:hAnsi="宋体" w:cs="宋体"/>
                <w:kern w:val="0"/>
              </w:rPr>
            </w:pPr>
            <w:r>
              <w:rPr>
                <w:rFonts w:hint="eastAsia" w:ascii="宋体" w:hAnsi="宋体" w:cs="宋体"/>
                <w:kern w:val="0"/>
              </w:rPr>
              <w:t>5.3蛇皮面料</w:t>
            </w:r>
          </w:p>
          <w:p w14:paraId="2CBE5E97">
            <w:pPr>
              <w:widowControl/>
              <w:ind w:left="360" w:firstLine="480"/>
              <w:jc w:val="left"/>
              <w:rPr>
                <w:rFonts w:ascii="宋体" w:hAnsi="宋体" w:cs="宋体"/>
                <w:kern w:val="0"/>
              </w:rPr>
            </w:pPr>
            <w:r>
              <w:rPr>
                <w:rFonts w:hint="eastAsia" w:ascii="宋体" w:hAnsi="宋体" w:cs="宋体"/>
                <w:kern w:val="0"/>
              </w:rPr>
              <w:t>5.4蕾丝面料</w:t>
            </w:r>
          </w:p>
          <w:p w14:paraId="22D261E4">
            <w:pPr>
              <w:widowControl/>
              <w:ind w:left="360" w:firstLine="480"/>
              <w:jc w:val="left"/>
              <w:rPr>
                <w:rFonts w:ascii="宋体" w:hAnsi="宋体" w:cs="宋体"/>
                <w:kern w:val="0"/>
              </w:rPr>
            </w:pPr>
            <w:r>
              <w:rPr>
                <w:rFonts w:hint="eastAsia" w:ascii="宋体" w:hAnsi="宋体" w:cs="宋体"/>
                <w:kern w:val="0"/>
              </w:rPr>
              <w:t>5.5扎染面料</w:t>
            </w:r>
          </w:p>
          <w:p w14:paraId="4A16EC69">
            <w:pPr>
              <w:widowControl/>
              <w:ind w:firstLine="174" w:firstLineChars="83"/>
              <w:jc w:val="left"/>
              <w:rPr>
                <w:rFonts w:ascii="宋体" w:hAnsi="宋体" w:cs="宋体"/>
                <w:kern w:val="0"/>
              </w:rPr>
            </w:pPr>
            <w:r>
              <w:rPr>
                <w:rFonts w:ascii="宋体" w:hAnsi="宋体" w:cs="宋体"/>
                <w:kern w:val="0"/>
              </w:rPr>
              <w:t>重点</w:t>
            </w:r>
            <w:r>
              <w:rPr>
                <w:rFonts w:hint="eastAsia" w:ascii="宋体" w:hAnsi="宋体" w:cs="宋体"/>
                <w:kern w:val="0"/>
              </w:rPr>
              <w:t>：面料的质感表现</w:t>
            </w:r>
          </w:p>
          <w:p w14:paraId="6B4B6EA8">
            <w:pPr>
              <w:widowControl/>
              <w:ind w:firstLine="174" w:firstLineChars="83"/>
              <w:jc w:val="left"/>
              <w:rPr>
                <w:rFonts w:ascii="宋体" w:hAnsi="宋体" w:cs="宋体"/>
                <w:kern w:val="0"/>
              </w:rPr>
            </w:pPr>
            <w:r>
              <w:rPr>
                <w:rFonts w:ascii="宋体" w:hAnsi="宋体" w:cs="宋体"/>
                <w:kern w:val="0"/>
              </w:rPr>
              <w:t>难点</w:t>
            </w:r>
            <w:r>
              <w:rPr>
                <w:rFonts w:hint="eastAsia" w:ascii="宋体" w:hAnsi="宋体" w:cs="宋体"/>
                <w:kern w:val="0"/>
              </w:rPr>
              <w:t>：特殊工艺面料表现技巧</w:t>
            </w:r>
          </w:p>
        </w:tc>
        <w:tc>
          <w:tcPr>
            <w:tcW w:w="4644" w:type="dxa"/>
            <w:gridSpan w:val="4"/>
            <w:tcBorders>
              <w:top w:val="nil"/>
              <w:left w:val="nil"/>
              <w:bottom w:val="single" w:color="auto" w:sz="4" w:space="0"/>
              <w:right w:val="single" w:color="auto" w:sz="4" w:space="0"/>
            </w:tcBorders>
            <w:vAlign w:val="center"/>
          </w:tcPr>
          <w:p w14:paraId="336631A5">
            <w:pPr>
              <w:widowControl/>
              <w:ind w:firstLine="480"/>
              <w:jc w:val="left"/>
              <w:rPr>
                <w:rFonts w:ascii="宋体" w:hAnsi="宋体" w:cs="宋体"/>
                <w:kern w:val="0"/>
              </w:rPr>
            </w:pPr>
            <w:r>
              <w:rPr>
                <w:rFonts w:hint="eastAsia" w:ascii="宋体" w:hAnsi="宋体" w:cs="宋体"/>
                <w:kern w:val="0"/>
              </w:rPr>
              <w:t>老师示教法，学生自主学习法，</w:t>
            </w:r>
          </w:p>
        </w:tc>
      </w:tr>
      <w:tr w14:paraId="6DADA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78207784">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38AB2283">
            <w:pPr>
              <w:widowControl/>
              <w:ind w:firstLine="0" w:firstLineChars="0"/>
              <w:jc w:val="left"/>
              <w:rPr>
                <w:rFonts w:ascii="宋体" w:hAnsi="宋体" w:cs="宋体"/>
                <w:kern w:val="0"/>
              </w:rPr>
            </w:pPr>
            <w:r>
              <w:rPr>
                <w:rFonts w:hint="eastAsia" w:ascii="宋体" w:hAnsi="宋体" w:cs="宋体"/>
                <w:kern w:val="0"/>
              </w:rPr>
              <w:t>教学地点</w:t>
            </w:r>
          </w:p>
        </w:tc>
      </w:tr>
      <w:tr w14:paraId="35C30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7BC5E6A7">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0A9A0D0C">
            <w:pPr>
              <w:widowControl/>
              <w:ind w:firstLine="480"/>
              <w:jc w:val="left"/>
              <w:rPr>
                <w:rFonts w:ascii="宋体" w:hAnsi="宋体" w:cs="宋体"/>
                <w:kern w:val="0"/>
              </w:rPr>
            </w:pPr>
            <w:r>
              <w:rPr>
                <w:rFonts w:hint="eastAsia" w:ascii="宋体" w:hAnsi="宋体" w:cs="宋体"/>
                <w:kern w:val="0"/>
              </w:rPr>
              <w:t>多媒体机房</w:t>
            </w:r>
          </w:p>
        </w:tc>
      </w:tr>
      <w:tr w14:paraId="59636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521571CF">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2B14BB80">
            <w:pPr>
              <w:widowControl/>
              <w:ind w:firstLine="0" w:firstLineChars="0"/>
              <w:jc w:val="left"/>
              <w:rPr>
                <w:rFonts w:ascii="宋体" w:hAnsi="宋体" w:cs="宋体"/>
                <w:kern w:val="0"/>
              </w:rPr>
            </w:pPr>
            <w:r>
              <w:rPr>
                <w:rFonts w:hint="eastAsia" w:ascii="宋体" w:hAnsi="宋体" w:cs="宋体"/>
                <w:kern w:val="0"/>
              </w:rPr>
              <w:t>教学及参考资料</w:t>
            </w:r>
          </w:p>
        </w:tc>
      </w:tr>
      <w:tr w14:paraId="5B8C4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22F4E5FF">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613B3493">
            <w:pPr>
              <w:widowControl/>
              <w:ind w:firstLine="480"/>
              <w:jc w:val="left"/>
              <w:rPr>
                <w:rFonts w:ascii="宋体" w:hAnsi="宋体" w:cs="宋体"/>
                <w:kern w:val="0"/>
              </w:rPr>
            </w:pPr>
            <w:r>
              <w:rPr>
                <w:rFonts w:hint="eastAsia" w:ascii="宋体" w:hAnsi="宋体" w:cs="宋体"/>
                <w:kern w:val="0"/>
              </w:rPr>
              <w:t>《Photoshop 服装设计技法剖析》，李宏宇编，清华大学出版社</w:t>
            </w:r>
          </w:p>
        </w:tc>
      </w:tr>
      <w:tr w14:paraId="55AD7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0A850022">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684D87ED">
            <w:pPr>
              <w:widowControl/>
              <w:ind w:firstLine="0" w:firstLineChars="0"/>
              <w:jc w:val="left"/>
              <w:rPr>
                <w:rFonts w:ascii="宋体" w:hAnsi="宋体" w:cs="宋体"/>
                <w:kern w:val="0"/>
              </w:rPr>
            </w:pPr>
            <w:r>
              <w:rPr>
                <w:rFonts w:hint="eastAsia" w:ascii="宋体" w:hAnsi="宋体" w:cs="宋体"/>
                <w:kern w:val="0"/>
              </w:rPr>
              <w:t>练习与习题建议</w:t>
            </w:r>
          </w:p>
        </w:tc>
      </w:tr>
      <w:tr w14:paraId="31CDE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3"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6B9CE9EA">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02B18290">
            <w:pPr>
              <w:widowControl/>
              <w:ind w:firstLine="480"/>
              <w:jc w:val="left"/>
              <w:rPr>
                <w:rFonts w:ascii="宋体" w:hAnsi="宋体" w:cs="宋体"/>
                <w:kern w:val="0"/>
              </w:rPr>
            </w:pPr>
            <w:r>
              <w:rPr>
                <w:rFonts w:hint="eastAsia" w:ascii="宋体" w:hAnsi="宋体" w:cs="宋体"/>
                <w:kern w:val="0"/>
              </w:rPr>
              <w:t>设计3款以上的面料</w:t>
            </w:r>
          </w:p>
        </w:tc>
      </w:tr>
      <w:tr w14:paraId="1AD58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7C45298A">
            <w:pPr>
              <w:widowControl/>
              <w:ind w:firstLine="48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vAlign w:val="center"/>
          </w:tcPr>
          <w:p w14:paraId="3EF1D03F">
            <w:pPr>
              <w:widowControl/>
              <w:ind w:firstLine="480"/>
              <w:jc w:val="left"/>
              <w:rPr>
                <w:rFonts w:ascii="宋体" w:hAnsi="宋体" w:cs="宋体"/>
                <w:kern w:val="0"/>
              </w:rPr>
            </w:pPr>
            <w:r>
              <w:rPr>
                <w:rFonts w:hint="eastAsia" w:ascii="宋体" w:hAnsi="宋体" w:cs="宋体"/>
                <w:kern w:val="0"/>
              </w:rPr>
              <w:t>权重分配</w:t>
            </w:r>
          </w:p>
        </w:tc>
      </w:tr>
      <w:tr w14:paraId="59971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02E9133B">
            <w:pPr>
              <w:widowControl/>
              <w:ind w:firstLine="480"/>
              <w:jc w:val="center"/>
              <w:rPr>
                <w:rFonts w:ascii="宋体" w:hAnsi="宋体" w:cs="宋体"/>
                <w:kern w:val="0"/>
              </w:rPr>
            </w:pPr>
            <w:r>
              <w:rPr>
                <w:rFonts w:hint="eastAsia" w:ascii="宋体" w:hAnsi="宋体" w:cs="宋体"/>
                <w:kern w:val="0"/>
              </w:rPr>
              <w:t>同学们的参与度</w:t>
            </w:r>
          </w:p>
        </w:tc>
        <w:tc>
          <w:tcPr>
            <w:tcW w:w="4644" w:type="dxa"/>
            <w:gridSpan w:val="4"/>
            <w:tcBorders>
              <w:top w:val="nil"/>
              <w:left w:val="nil"/>
              <w:bottom w:val="single" w:color="auto" w:sz="4" w:space="0"/>
              <w:right w:val="single" w:color="auto" w:sz="4" w:space="0"/>
            </w:tcBorders>
            <w:vAlign w:val="center"/>
          </w:tcPr>
          <w:p w14:paraId="367E86C3">
            <w:pPr>
              <w:widowControl/>
              <w:ind w:firstLine="1944" w:firstLineChars="926"/>
              <w:rPr>
                <w:rFonts w:ascii="宋体" w:hAnsi="宋体" w:cs="宋体"/>
                <w:kern w:val="0"/>
              </w:rPr>
            </w:pPr>
            <w:r>
              <w:rPr>
                <w:rFonts w:hint="eastAsia" w:ascii="宋体" w:hAnsi="宋体" w:cs="宋体"/>
                <w:kern w:val="0"/>
              </w:rPr>
              <w:t>占 100 %</w:t>
            </w:r>
          </w:p>
        </w:tc>
      </w:tr>
    </w:tbl>
    <w:p w14:paraId="74D3901F">
      <w:pPr>
        <w:pStyle w:val="5"/>
        <w:spacing w:line="360" w:lineRule="auto"/>
        <w:rPr>
          <w:rFonts w:ascii="黑体" w:hAnsi="黑体" w:eastAsia="黑体" w:cs="仿宋_GB2312"/>
          <w:position w:val="6"/>
        </w:rPr>
      </w:pPr>
    </w:p>
    <w:tbl>
      <w:tblPr>
        <w:tblStyle w:val="9"/>
        <w:tblW w:w="9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8"/>
        <w:gridCol w:w="1114"/>
        <w:gridCol w:w="2491"/>
        <w:gridCol w:w="1080"/>
        <w:gridCol w:w="900"/>
        <w:gridCol w:w="1044"/>
        <w:gridCol w:w="1620"/>
      </w:tblGrid>
      <w:tr w14:paraId="02420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2" w:type="dxa"/>
            <w:gridSpan w:val="2"/>
            <w:tcBorders>
              <w:top w:val="single" w:color="auto" w:sz="4" w:space="0"/>
              <w:left w:val="single" w:color="auto" w:sz="4" w:space="0"/>
              <w:bottom w:val="single" w:color="auto" w:sz="4" w:space="0"/>
              <w:right w:val="single" w:color="auto" w:sz="4" w:space="0"/>
            </w:tcBorders>
            <w:vAlign w:val="center"/>
          </w:tcPr>
          <w:p w14:paraId="63325B52">
            <w:pPr>
              <w:widowControl/>
              <w:ind w:firstLine="480"/>
              <w:jc w:val="center"/>
              <w:rPr>
                <w:rFonts w:ascii="宋体" w:hAnsi="宋体" w:cs="宋体"/>
                <w:kern w:val="0"/>
              </w:rPr>
            </w:pPr>
            <w:r>
              <w:rPr>
                <w:rFonts w:hint="eastAsia" w:ascii="宋体" w:hAnsi="宋体" w:cs="宋体"/>
                <w:kern w:val="0"/>
              </w:rPr>
              <w:t>模块七</w:t>
            </w:r>
          </w:p>
        </w:tc>
        <w:tc>
          <w:tcPr>
            <w:tcW w:w="7135" w:type="dxa"/>
            <w:gridSpan w:val="5"/>
            <w:tcBorders>
              <w:top w:val="single" w:color="auto" w:sz="4" w:space="0"/>
              <w:left w:val="single" w:color="auto" w:sz="4" w:space="0"/>
              <w:bottom w:val="single" w:color="auto" w:sz="4" w:space="0"/>
              <w:right w:val="single" w:color="auto" w:sz="4" w:space="0"/>
            </w:tcBorders>
            <w:vAlign w:val="center"/>
          </w:tcPr>
          <w:p w14:paraId="634B087E">
            <w:pPr>
              <w:widowControl/>
              <w:ind w:firstLine="480"/>
              <w:jc w:val="center"/>
              <w:rPr>
                <w:rFonts w:ascii="黑体" w:hAnsi="黑体" w:eastAsia="黑体" w:cs="仿宋_GB2312"/>
                <w:position w:val="6"/>
              </w:rPr>
            </w:pPr>
            <w:r>
              <w:rPr>
                <w:rFonts w:hint="eastAsia" w:ascii="宋体" w:hAnsi="宋体"/>
              </w:rPr>
              <w:t>服饰配件表现技法</w:t>
            </w:r>
          </w:p>
        </w:tc>
      </w:tr>
      <w:tr w14:paraId="6A2E8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1378" w:type="dxa"/>
            <w:tcBorders>
              <w:top w:val="nil"/>
              <w:left w:val="single" w:color="auto" w:sz="4" w:space="0"/>
              <w:bottom w:val="single" w:color="auto" w:sz="4" w:space="0"/>
              <w:right w:val="single" w:color="auto" w:sz="4" w:space="0"/>
            </w:tcBorders>
            <w:shd w:val="clear" w:color="auto" w:fill="auto"/>
            <w:vAlign w:val="center"/>
          </w:tcPr>
          <w:p w14:paraId="09DE231A">
            <w:pPr>
              <w:widowControl/>
              <w:ind w:firstLine="480"/>
              <w:jc w:val="center"/>
              <w:rPr>
                <w:rFonts w:ascii="宋体" w:hAnsi="宋体" w:cs="宋体"/>
                <w:kern w:val="0"/>
              </w:rPr>
            </w:pPr>
          </w:p>
        </w:tc>
        <w:tc>
          <w:tcPr>
            <w:tcW w:w="4685" w:type="dxa"/>
            <w:gridSpan w:val="3"/>
            <w:tcBorders>
              <w:top w:val="nil"/>
              <w:left w:val="nil"/>
              <w:bottom w:val="single" w:color="auto" w:sz="4" w:space="0"/>
              <w:right w:val="single" w:color="auto" w:sz="4" w:space="0"/>
            </w:tcBorders>
            <w:shd w:val="clear" w:color="auto" w:fill="auto"/>
            <w:vAlign w:val="center"/>
          </w:tcPr>
          <w:p w14:paraId="79A2E582">
            <w:pPr>
              <w:widowControl/>
              <w:ind w:firstLine="210" w:firstLineChars="100"/>
              <w:jc w:val="left"/>
              <w:rPr>
                <w:rFonts w:ascii="宋体" w:hAnsi="宋体" w:cs="宋体"/>
                <w:kern w:val="0"/>
              </w:rPr>
            </w:pPr>
            <w:r>
              <w:rPr>
                <w:rFonts w:hint="eastAsia" w:ascii="宋体" w:hAnsi="宋体"/>
              </w:rPr>
              <w:t>服饰配件表现技法</w:t>
            </w:r>
          </w:p>
        </w:tc>
        <w:tc>
          <w:tcPr>
            <w:tcW w:w="900" w:type="dxa"/>
            <w:vMerge w:val="restart"/>
            <w:tcBorders>
              <w:top w:val="nil"/>
              <w:left w:val="single" w:color="auto" w:sz="4" w:space="0"/>
              <w:right w:val="single" w:color="auto" w:sz="4" w:space="0"/>
            </w:tcBorders>
            <w:shd w:val="clear" w:color="auto" w:fill="auto"/>
            <w:vAlign w:val="center"/>
          </w:tcPr>
          <w:p w14:paraId="40882282">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vAlign w:val="center"/>
          </w:tcPr>
          <w:p w14:paraId="30460DFD">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vAlign w:val="center"/>
          </w:tcPr>
          <w:p w14:paraId="4C72D8E9">
            <w:pPr>
              <w:widowControl/>
              <w:ind w:firstLine="480"/>
              <w:jc w:val="left"/>
              <w:rPr>
                <w:rFonts w:ascii="宋体" w:hAnsi="宋体" w:cs="宋体"/>
                <w:kern w:val="0"/>
              </w:rPr>
            </w:pPr>
            <w:r>
              <w:rPr>
                <w:rFonts w:hint="eastAsia" w:ascii="宋体" w:hAnsi="宋体" w:cs="宋体"/>
                <w:kern w:val="0"/>
              </w:rPr>
              <w:t>3</w:t>
            </w:r>
          </w:p>
        </w:tc>
      </w:tr>
      <w:tr w14:paraId="4A936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1378" w:type="dxa"/>
            <w:tcBorders>
              <w:top w:val="nil"/>
              <w:left w:val="single" w:color="auto" w:sz="4" w:space="0"/>
              <w:bottom w:val="single" w:color="auto" w:sz="4" w:space="0"/>
              <w:right w:val="single" w:color="auto" w:sz="4" w:space="0"/>
            </w:tcBorders>
            <w:shd w:val="clear" w:color="auto" w:fill="auto"/>
            <w:vAlign w:val="center"/>
          </w:tcPr>
          <w:p w14:paraId="2EE1BAA5">
            <w:pPr>
              <w:widowControl/>
              <w:ind w:firstLine="480"/>
              <w:jc w:val="center"/>
              <w:rPr>
                <w:rFonts w:ascii="宋体" w:hAnsi="宋体" w:cs="宋体"/>
                <w:kern w:val="0"/>
              </w:rPr>
            </w:pPr>
          </w:p>
        </w:tc>
        <w:tc>
          <w:tcPr>
            <w:tcW w:w="4685" w:type="dxa"/>
            <w:gridSpan w:val="3"/>
            <w:tcBorders>
              <w:top w:val="nil"/>
              <w:left w:val="nil"/>
              <w:bottom w:val="single" w:color="auto" w:sz="4" w:space="0"/>
              <w:right w:val="single" w:color="auto" w:sz="4" w:space="0"/>
            </w:tcBorders>
            <w:shd w:val="clear" w:color="auto" w:fill="auto"/>
            <w:vAlign w:val="center"/>
          </w:tcPr>
          <w:p w14:paraId="11AAEEB8">
            <w:pPr>
              <w:widowControl/>
              <w:ind w:firstLine="480"/>
              <w:jc w:val="left"/>
              <w:rPr>
                <w:rFonts w:ascii="宋体" w:hAnsi="宋体" w:cs="宋体"/>
                <w:kern w:val="0"/>
              </w:rPr>
            </w:pPr>
          </w:p>
        </w:tc>
        <w:tc>
          <w:tcPr>
            <w:tcW w:w="900" w:type="dxa"/>
            <w:vMerge w:val="continue"/>
            <w:tcBorders>
              <w:left w:val="single" w:color="auto" w:sz="4" w:space="0"/>
              <w:right w:val="single" w:color="auto" w:sz="4" w:space="0"/>
            </w:tcBorders>
            <w:shd w:val="clear" w:color="auto" w:fill="auto"/>
            <w:vAlign w:val="center"/>
          </w:tcPr>
          <w:p w14:paraId="7DD06BA6">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vAlign w:val="center"/>
          </w:tcPr>
          <w:p w14:paraId="34FAAC16">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tcBorders>
              <w:top w:val="nil"/>
              <w:left w:val="nil"/>
              <w:bottom w:val="single" w:color="auto" w:sz="4" w:space="0"/>
              <w:right w:val="single" w:color="auto" w:sz="4" w:space="0"/>
            </w:tcBorders>
            <w:vAlign w:val="center"/>
          </w:tcPr>
          <w:p w14:paraId="3AB54CEA">
            <w:pPr>
              <w:widowControl/>
              <w:ind w:firstLine="480"/>
              <w:jc w:val="left"/>
              <w:rPr>
                <w:rFonts w:ascii="宋体" w:hAnsi="宋体" w:cs="宋体"/>
                <w:kern w:val="0"/>
              </w:rPr>
            </w:pPr>
            <w:r>
              <w:rPr>
                <w:rFonts w:hint="eastAsia" w:ascii="宋体" w:hAnsi="宋体" w:cs="宋体"/>
                <w:kern w:val="0"/>
              </w:rPr>
              <w:t>5</w:t>
            </w:r>
          </w:p>
        </w:tc>
      </w:tr>
      <w:tr w14:paraId="66539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9627" w:type="dxa"/>
            <w:gridSpan w:val="7"/>
            <w:tcBorders>
              <w:top w:val="single" w:color="auto" w:sz="4" w:space="0"/>
              <w:left w:val="single" w:color="auto" w:sz="4" w:space="0"/>
              <w:bottom w:val="single" w:color="auto" w:sz="4" w:space="0"/>
              <w:right w:val="single" w:color="auto" w:sz="4" w:space="0"/>
            </w:tcBorders>
            <w:vAlign w:val="center"/>
          </w:tcPr>
          <w:p w14:paraId="5F3A13E3">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48E4E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9627" w:type="dxa"/>
            <w:gridSpan w:val="7"/>
            <w:tcBorders>
              <w:top w:val="single" w:color="auto" w:sz="4" w:space="0"/>
              <w:left w:val="single" w:color="auto" w:sz="4" w:space="0"/>
              <w:bottom w:val="single" w:color="auto" w:sz="4" w:space="0"/>
              <w:right w:val="single" w:color="auto" w:sz="4" w:space="0"/>
            </w:tcBorders>
            <w:vAlign w:val="center"/>
          </w:tcPr>
          <w:p w14:paraId="3436ABA6">
            <w:pPr>
              <w:widowControl/>
              <w:ind w:firstLine="480"/>
              <w:jc w:val="left"/>
              <w:rPr>
                <w:rFonts w:ascii="宋体" w:hAnsi="宋体" w:cs="宋体"/>
                <w:kern w:val="0"/>
              </w:rPr>
            </w:pPr>
            <w:r>
              <w:rPr>
                <w:rFonts w:hint="eastAsia" w:ascii="宋体" w:hAnsi="宋体" w:cs="宋体"/>
                <w:kern w:val="0"/>
              </w:rPr>
              <w:t>认知目标：饰品的选配原则</w:t>
            </w:r>
          </w:p>
          <w:p w14:paraId="3C371C9C">
            <w:pPr>
              <w:widowControl/>
              <w:ind w:firstLine="480"/>
              <w:jc w:val="left"/>
              <w:rPr>
                <w:rFonts w:ascii="宋体" w:hAnsi="宋体" w:cs="宋体"/>
                <w:kern w:val="0"/>
              </w:rPr>
            </w:pPr>
            <w:r>
              <w:rPr>
                <w:rFonts w:hint="eastAsia" w:ascii="宋体" w:hAnsi="宋体" w:cs="宋体"/>
                <w:kern w:val="0"/>
              </w:rPr>
              <w:t>技能目标：掌握不同材质配件的表现</w:t>
            </w:r>
          </w:p>
        </w:tc>
      </w:tr>
      <w:tr w14:paraId="531B5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983" w:type="dxa"/>
            <w:gridSpan w:val="3"/>
            <w:tcBorders>
              <w:top w:val="single" w:color="auto" w:sz="4" w:space="0"/>
              <w:left w:val="single" w:color="auto" w:sz="4" w:space="0"/>
              <w:bottom w:val="single" w:color="auto" w:sz="4" w:space="0"/>
              <w:right w:val="single" w:color="auto" w:sz="4" w:space="0"/>
            </w:tcBorders>
            <w:vAlign w:val="center"/>
          </w:tcPr>
          <w:p w14:paraId="4BA5C103">
            <w:pPr>
              <w:widowControl/>
              <w:ind w:firstLine="48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vAlign w:val="center"/>
          </w:tcPr>
          <w:p w14:paraId="6DFAD07F">
            <w:pPr>
              <w:widowControl/>
              <w:ind w:firstLine="0" w:firstLineChars="0"/>
              <w:jc w:val="left"/>
              <w:rPr>
                <w:rFonts w:ascii="宋体" w:hAnsi="宋体" w:cs="宋体"/>
                <w:kern w:val="0"/>
              </w:rPr>
            </w:pPr>
            <w:r>
              <w:rPr>
                <w:rFonts w:hint="eastAsia" w:ascii="宋体" w:hAnsi="宋体" w:cs="宋体"/>
                <w:kern w:val="0"/>
              </w:rPr>
              <w:t>主要教学方法</w:t>
            </w:r>
          </w:p>
        </w:tc>
      </w:tr>
      <w:tr w14:paraId="77B6F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5" w:hRule="atLeast"/>
          <w:jc w:val="center"/>
        </w:trPr>
        <w:tc>
          <w:tcPr>
            <w:tcW w:w="4983" w:type="dxa"/>
            <w:gridSpan w:val="3"/>
            <w:vMerge w:val="restart"/>
            <w:tcBorders>
              <w:top w:val="single" w:color="auto" w:sz="4" w:space="0"/>
              <w:left w:val="single" w:color="auto" w:sz="4" w:space="0"/>
              <w:bottom w:val="single" w:color="auto" w:sz="4" w:space="0"/>
              <w:right w:val="single" w:color="auto" w:sz="4" w:space="0"/>
            </w:tcBorders>
          </w:tcPr>
          <w:p w14:paraId="43F40219">
            <w:pPr>
              <w:pStyle w:val="15"/>
              <w:widowControl/>
              <w:ind w:left="360" w:firstLine="0" w:firstLineChars="0"/>
              <w:jc w:val="left"/>
              <w:rPr>
                <w:rFonts w:ascii="宋体" w:hAnsi="宋体" w:cs="宋体"/>
                <w:kern w:val="0"/>
              </w:rPr>
            </w:pPr>
            <w:r>
              <w:rPr>
                <w:rFonts w:hint="eastAsia" w:ascii="宋体" w:hAnsi="宋体" w:cs="宋体"/>
                <w:kern w:val="0"/>
              </w:rPr>
              <w:t xml:space="preserve">模块六  </w:t>
            </w:r>
            <w:r>
              <w:rPr>
                <w:rFonts w:hint="eastAsia" w:ascii="宋体" w:hAnsi="宋体"/>
              </w:rPr>
              <w:t>服饰配件表现技法</w:t>
            </w:r>
          </w:p>
          <w:p w14:paraId="0DB3427E">
            <w:pPr>
              <w:widowControl/>
              <w:ind w:left="360" w:firstLine="480"/>
              <w:jc w:val="left"/>
              <w:rPr>
                <w:rFonts w:ascii="宋体" w:hAnsi="宋体" w:cs="宋体"/>
                <w:kern w:val="0"/>
              </w:rPr>
            </w:pPr>
            <w:r>
              <w:rPr>
                <w:rFonts w:hint="eastAsia" w:ascii="宋体" w:hAnsi="宋体" w:cs="宋体"/>
                <w:kern w:val="0"/>
              </w:rPr>
              <w:t>6.1披肩</w:t>
            </w:r>
          </w:p>
          <w:p w14:paraId="1E5702F7">
            <w:pPr>
              <w:widowControl/>
              <w:ind w:left="360" w:firstLine="480"/>
              <w:jc w:val="left"/>
              <w:rPr>
                <w:rFonts w:ascii="宋体" w:hAnsi="宋体" w:cs="宋体"/>
                <w:kern w:val="0"/>
              </w:rPr>
            </w:pPr>
            <w:r>
              <w:rPr>
                <w:rFonts w:hint="eastAsia" w:ascii="宋体" w:hAnsi="宋体" w:cs="宋体"/>
                <w:kern w:val="0"/>
              </w:rPr>
              <w:t>6.2女士钱包</w:t>
            </w:r>
          </w:p>
          <w:p w14:paraId="73A1EDD3">
            <w:pPr>
              <w:widowControl/>
              <w:ind w:left="360" w:firstLine="480"/>
              <w:jc w:val="left"/>
              <w:rPr>
                <w:rFonts w:ascii="宋体" w:hAnsi="宋体" w:cs="宋体"/>
                <w:kern w:val="0"/>
              </w:rPr>
            </w:pPr>
            <w:r>
              <w:rPr>
                <w:rFonts w:hint="eastAsia" w:ascii="宋体" w:hAnsi="宋体" w:cs="宋体"/>
                <w:kern w:val="0"/>
              </w:rPr>
              <w:t>6.3黄金手镯</w:t>
            </w:r>
          </w:p>
          <w:p w14:paraId="0C953ADC">
            <w:pPr>
              <w:widowControl/>
              <w:ind w:left="360" w:firstLine="480"/>
              <w:jc w:val="left"/>
              <w:rPr>
                <w:rFonts w:ascii="宋体" w:hAnsi="宋体" w:cs="宋体"/>
                <w:kern w:val="0"/>
              </w:rPr>
            </w:pPr>
            <w:r>
              <w:rPr>
                <w:rFonts w:hint="eastAsia" w:ascii="宋体" w:hAnsi="宋体" w:cs="宋体"/>
                <w:kern w:val="0"/>
              </w:rPr>
              <w:t>6.4发饰</w:t>
            </w:r>
          </w:p>
          <w:p w14:paraId="398AE6EE">
            <w:pPr>
              <w:widowControl/>
              <w:ind w:left="360" w:firstLine="480"/>
              <w:jc w:val="left"/>
              <w:rPr>
                <w:rFonts w:ascii="宋体" w:hAnsi="宋体" w:cs="宋体"/>
                <w:kern w:val="0"/>
              </w:rPr>
            </w:pPr>
            <w:r>
              <w:rPr>
                <w:rFonts w:hint="eastAsia" w:ascii="宋体" w:hAnsi="宋体" w:cs="宋体"/>
                <w:kern w:val="0"/>
              </w:rPr>
              <w:t>6.5木质纽扣</w:t>
            </w:r>
          </w:p>
          <w:p w14:paraId="26D1FBC1">
            <w:pPr>
              <w:widowControl/>
              <w:ind w:left="360" w:firstLine="480"/>
              <w:jc w:val="left"/>
              <w:rPr>
                <w:rFonts w:ascii="宋体" w:hAnsi="宋体" w:cs="宋体"/>
                <w:kern w:val="0"/>
              </w:rPr>
            </w:pPr>
            <w:r>
              <w:rPr>
                <w:rFonts w:ascii="宋体" w:hAnsi="宋体" w:cs="宋体"/>
                <w:kern w:val="0"/>
              </w:rPr>
              <w:t>重点</w:t>
            </w:r>
            <w:r>
              <w:rPr>
                <w:rFonts w:hint="eastAsia" w:ascii="宋体" w:hAnsi="宋体" w:cs="宋体"/>
                <w:kern w:val="0"/>
              </w:rPr>
              <w:t>：图层效果的方法与技巧</w:t>
            </w:r>
          </w:p>
          <w:p w14:paraId="41305750">
            <w:pPr>
              <w:widowControl/>
              <w:ind w:firstLine="315" w:firstLineChars="150"/>
              <w:jc w:val="left"/>
              <w:rPr>
                <w:rFonts w:ascii="宋体" w:hAnsi="宋体" w:cs="宋体"/>
                <w:kern w:val="0"/>
              </w:rPr>
            </w:pPr>
            <w:r>
              <w:rPr>
                <w:rFonts w:ascii="宋体" w:hAnsi="宋体" w:cs="宋体"/>
                <w:kern w:val="0"/>
              </w:rPr>
              <w:t>难点</w:t>
            </w:r>
            <w:r>
              <w:rPr>
                <w:rFonts w:hint="eastAsia" w:ascii="宋体" w:hAnsi="宋体" w:cs="宋体"/>
                <w:kern w:val="0"/>
              </w:rPr>
              <w:t>：图层效果技巧的掌握</w:t>
            </w:r>
          </w:p>
        </w:tc>
        <w:tc>
          <w:tcPr>
            <w:tcW w:w="4644" w:type="dxa"/>
            <w:gridSpan w:val="4"/>
            <w:tcBorders>
              <w:top w:val="nil"/>
              <w:left w:val="nil"/>
              <w:bottom w:val="single" w:color="auto" w:sz="4" w:space="0"/>
              <w:right w:val="single" w:color="auto" w:sz="4" w:space="0"/>
            </w:tcBorders>
            <w:vAlign w:val="center"/>
          </w:tcPr>
          <w:p w14:paraId="02E85011">
            <w:pPr>
              <w:widowControl/>
              <w:ind w:firstLine="480"/>
              <w:jc w:val="left"/>
              <w:rPr>
                <w:rFonts w:ascii="宋体" w:hAnsi="宋体" w:cs="宋体"/>
                <w:kern w:val="0"/>
              </w:rPr>
            </w:pPr>
            <w:r>
              <w:rPr>
                <w:rFonts w:hint="eastAsia" w:ascii="宋体" w:hAnsi="宋体" w:cs="宋体"/>
                <w:kern w:val="0"/>
              </w:rPr>
              <w:t>老师示教法，学生自主学习法，</w:t>
            </w:r>
          </w:p>
        </w:tc>
      </w:tr>
      <w:tr w14:paraId="3CEE8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983" w:type="dxa"/>
            <w:gridSpan w:val="3"/>
            <w:vMerge w:val="continue"/>
            <w:tcBorders>
              <w:top w:val="single" w:color="auto" w:sz="4" w:space="0"/>
              <w:left w:val="single" w:color="auto" w:sz="4" w:space="0"/>
              <w:bottom w:val="single" w:color="auto" w:sz="4" w:space="0"/>
              <w:right w:val="single" w:color="auto" w:sz="4" w:space="0"/>
            </w:tcBorders>
            <w:vAlign w:val="center"/>
          </w:tcPr>
          <w:p w14:paraId="386F7A1C">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70A614CF">
            <w:pPr>
              <w:widowControl/>
              <w:ind w:firstLine="0" w:firstLineChars="0"/>
              <w:jc w:val="left"/>
              <w:rPr>
                <w:rFonts w:ascii="宋体" w:hAnsi="宋体" w:cs="宋体"/>
                <w:kern w:val="0"/>
              </w:rPr>
            </w:pPr>
            <w:r>
              <w:rPr>
                <w:rFonts w:hint="eastAsia" w:ascii="宋体" w:hAnsi="宋体" w:cs="宋体"/>
                <w:kern w:val="0"/>
              </w:rPr>
              <w:t>教学地点</w:t>
            </w:r>
          </w:p>
        </w:tc>
      </w:tr>
      <w:tr w14:paraId="49285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4983" w:type="dxa"/>
            <w:gridSpan w:val="3"/>
            <w:vMerge w:val="continue"/>
            <w:tcBorders>
              <w:top w:val="single" w:color="auto" w:sz="4" w:space="0"/>
              <w:left w:val="single" w:color="auto" w:sz="4" w:space="0"/>
              <w:bottom w:val="single" w:color="auto" w:sz="4" w:space="0"/>
              <w:right w:val="single" w:color="auto" w:sz="4" w:space="0"/>
            </w:tcBorders>
            <w:vAlign w:val="center"/>
          </w:tcPr>
          <w:p w14:paraId="79E23B6B">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241FC00D">
            <w:pPr>
              <w:widowControl/>
              <w:ind w:firstLine="480"/>
              <w:jc w:val="left"/>
              <w:rPr>
                <w:rFonts w:ascii="宋体" w:hAnsi="宋体" w:cs="宋体"/>
                <w:kern w:val="0"/>
              </w:rPr>
            </w:pPr>
            <w:r>
              <w:rPr>
                <w:rFonts w:hint="eastAsia" w:ascii="宋体" w:hAnsi="宋体" w:cs="宋体"/>
                <w:kern w:val="0"/>
              </w:rPr>
              <w:t>多媒体机房</w:t>
            </w:r>
          </w:p>
        </w:tc>
      </w:tr>
      <w:tr w14:paraId="710D8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983" w:type="dxa"/>
            <w:gridSpan w:val="3"/>
            <w:vMerge w:val="continue"/>
            <w:tcBorders>
              <w:top w:val="single" w:color="auto" w:sz="4" w:space="0"/>
              <w:left w:val="single" w:color="auto" w:sz="4" w:space="0"/>
              <w:bottom w:val="single" w:color="auto" w:sz="4" w:space="0"/>
              <w:right w:val="single" w:color="auto" w:sz="4" w:space="0"/>
            </w:tcBorders>
            <w:vAlign w:val="center"/>
          </w:tcPr>
          <w:p w14:paraId="6E77E3A1">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0A60F42B">
            <w:pPr>
              <w:widowControl/>
              <w:ind w:firstLine="0" w:firstLineChars="0"/>
              <w:jc w:val="left"/>
              <w:rPr>
                <w:rFonts w:ascii="宋体" w:hAnsi="宋体" w:cs="宋体"/>
                <w:kern w:val="0"/>
              </w:rPr>
            </w:pPr>
            <w:r>
              <w:rPr>
                <w:rFonts w:hint="eastAsia" w:ascii="宋体" w:hAnsi="宋体" w:cs="宋体"/>
                <w:kern w:val="0"/>
              </w:rPr>
              <w:t>教学及参考资料</w:t>
            </w:r>
          </w:p>
        </w:tc>
      </w:tr>
      <w:tr w14:paraId="643E0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4983" w:type="dxa"/>
            <w:gridSpan w:val="3"/>
            <w:vMerge w:val="continue"/>
            <w:tcBorders>
              <w:top w:val="single" w:color="auto" w:sz="4" w:space="0"/>
              <w:left w:val="single" w:color="auto" w:sz="4" w:space="0"/>
              <w:bottom w:val="single" w:color="auto" w:sz="4" w:space="0"/>
              <w:right w:val="single" w:color="auto" w:sz="4" w:space="0"/>
            </w:tcBorders>
            <w:vAlign w:val="center"/>
          </w:tcPr>
          <w:p w14:paraId="37E209DC">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6D2D99DB">
            <w:pPr>
              <w:widowControl/>
              <w:ind w:firstLine="480"/>
              <w:jc w:val="left"/>
              <w:rPr>
                <w:rFonts w:ascii="宋体" w:hAnsi="宋体" w:cs="宋体"/>
                <w:kern w:val="0"/>
              </w:rPr>
            </w:pPr>
            <w:r>
              <w:rPr>
                <w:rFonts w:hint="eastAsia" w:ascii="宋体" w:hAnsi="宋体" w:cs="宋体"/>
                <w:kern w:val="0"/>
              </w:rPr>
              <w:t>《Photoshop 服装设计技法剖析》，李宏宇编，清华大学出版社</w:t>
            </w:r>
          </w:p>
        </w:tc>
      </w:tr>
      <w:tr w14:paraId="60355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983" w:type="dxa"/>
            <w:gridSpan w:val="3"/>
            <w:vMerge w:val="continue"/>
            <w:tcBorders>
              <w:top w:val="single" w:color="auto" w:sz="4" w:space="0"/>
              <w:left w:val="single" w:color="auto" w:sz="4" w:space="0"/>
              <w:bottom w:val="single" w:color="auto" w:sz="4" w:space="0"/>
              <w:right w:val="single" w:color="auto" w:sz="4" w:space="0"/>
            </w:tcBorders>
            <w:vAlign w:val="center"/>
          </w:tcPr>
          <w:p w14:paraId="0750C115">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50E20BA7">
            <w:pPr>
              <w:widowControl/>
              <w:ind w:firstLine="0" w:firstLineChars="0"/>
              <w:jc w:val="left"/>
              <w:rPr>
                <w:rFonts w:ascii="宋体" w:hAnsi="宋体" w:cs="宋体"/>
                <w:kern w:val="0"/>
              </w:rPr>
            </w:pPr>
            <w:r>
              <w:rPr>
                <w:rFonts w:hint="eastAsia" w:ascii="宋体" w:hAnsi="宋体" w:cs="宋体"/>
                <w:kern w:val="0"/>
              </w:rPr>
              <w:t>练习与习题建议</w:t>
            </w:r>
          </w:p>
        </w:tc>
      </w:tr>
      <w:tr w14:paraId="530C9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jc w:val="center"/>
        </w:trPr>
        <w:tc>
          <w:tcPr>
            <w:tcW w:w="4983" w:type="dxa"/>
            <w:gridSpan w:val="3"/>
            <w:vMerge w:val="continue"/>
            <w:tcBorders>
              <w:top w:val="single" w:color="auto" w:sz="4" w:space="0"/>
              <w:left w:val="single" w:color="auto" w:sz="4" w:space="0"/>
              <w:bottom w:val="single" w:color="auto" w:sz="4" w:space="0"/>
              <w:right w:val="single" w:color="auto" w:sz="4" w:space="0"/>
            </w:tcBorders>
            <w:vAlign w:val="center"/>
          </w:tcPr>
          <w:p w14:paraId="7B9F441D">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019261A6">
            <w:pPr>
              <w:widowControl/>
              <w:ind w:firstLine="480"/>
              <w:jc w:val="left"/>
              <w:rPr>
                <w:rFonts w:ascii="宋体" w:hAnsi="宋体" w:cs="宋体"/>
                <w:kern w:val="0"/>
              </w:rPr>
            </w:pPr>
            <w:r>
              <w:rPr>
                <w:rFonts w:hint="eastAsia" w:ascii="宋体" w:hAnsi="宋体" w:cs="宋体"/>
                <w:kern w:val="0"/>
              </w:rPr>
              <w:t>设计一套服饰</w:t>
            </w:r>
          </w:p>
        </w:tc>
      </w:tr>
      <w:tr w14:paraId="72E6C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983" w:type="dxa"/>
            <w:gridSpan w:val="3"/>
            <w:tcBorders>
              <w:top w:val="single" w:color="auto" w:sz="4" w:space="0"/>
              <w:left w:val="single" w:color="auto" w:sz="4" w:space="0"/>
              <w:bottom w:val="single" w:color="auto" w:sz="4" w:space="0"/>
              <w:right w:val="single" w:color="auto" w:sz="4" w:space="0"/>
            </w:tcBorders>
            <w:vAlign w:val="center"/>
          </w:tcPr>
          <w:p w14:paraId="2A667496">
            <w:pPr>
              <w:widowControl/>
              <w:ind w:firstLine="48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vAlign w:val="center"/>
          </w:tcPr>
          <w:p w14:paraId="34B7BA0F">
            <w:pPr>
              <w:widowControl/>
              <w:ind w:firstLine="480"/>
              <w:jc w:val="left"/>
              <w:rPr>
                <w:rFonts w:ascii="宋体" w:hAnsi="宋体" w:cs="宋体"/>
                <w:kern w:val="0"/>
              </w:rPr>
            </w:pPr>
            <w:r>
              <w:rPr>
                <w:rFonts w:hint="eastAsia" w:ascii="宋体" w:hAnsi="宋体" w:cs="宋体"/>
                <w:kern w:val="0"/>
              </w:rPr>
              <w:t>权重分配</w:t>
            </w:r>
          </w:p>
        </w:tc>
      </w:tr>
      <w:tr w14:paraId="7F5CE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 w:hRule="atLeast"/>
          <w:jc w:val="center"/>
        </w:trPr>
        <w:tc>
          <w:tcPr>
            <w:tcW w:w="4983" w:type="dxa"/>
            <w:gridSpan w:val="3"/>
            <w:tcBorders>
              <w:top w:val="single" w:color="auto" w:sz="4" w:space="0"/>
              <w:left w:val="single" w:color="auto" w:sz="4" w:space="0"/>
              <w:bottom w:val="single" w:color="auto" w:sz="4" w:space="0"/>
              <w:right w:val="single" w:color="auto" w:sz="4" w:space="0"/>
            </w:tcBorders>
            <w:vAlign w:val="center"/>
          </w:tcPr>
          <w:p w14:paraId="51D3AC90">
            <w:pPr>
              <w:widowControl/>
              <w:ind w:firstLine="480"/>
              <w:jc w:val="center"/>
              <w:rPr>
                <w:rFonts w:ascii="宋体" w:hAnsi="宋体" w:cs="宋体"/>
                <w:kern w:val="0"/>
              </w:rPr>
            </w:pPr>
            <w:r>
              <w:rPr>
                <w:rFonts w:hint="eastAsia" w:ascii="宋体" w:hAnsi="宋体" w:cs="宋体"/>
                <w:kern w:val="0"/>
              </w:rPr>
              <w:t>同学们的参与度</w:t>
            </w:r>
          </w:p>
        </w:tc>
        <w:tc>
          <w:tcPr>
            <w:tcW w:w="4644" w:type="dxa"/>
            <w:gridSpan w:val="4"/>
            <w:tcBorders>
              <w:top w:val="nil"/>
              <w:left w:val="nil"/>
              <w:bottom w:val="single" w:color="auto" w:sz="4" w:space="0"/>
              <w:right w:val="single" w:color="auto" w:sz="4" w:space="0"/>
            </w:tcBorders>
            <w:vAlign w:val="center"/>
          </w:tcPr>
          <w:p w14:paraId="6A04724F">
            <w:pPr>
              <w:widowControl/>
              <w:ind w:firstLine="1944" w:firstLineChars="926"/>
              <w:rPr>
                <w:rFonts w:ascii="宋体" w:hAnsi="宋体" w:cs="宋体"/>
                <w:kern w:val="0"/>
              </w:rPr>
            </w:pPr>
            <w:r>
              <w:rPr>
                <w:rFonts w:hint="eastAsia" w:ascii="宋体" w:hAnsi="宋体" w:cs="宋体"/>
                <w:kern w:val="0"/>
              </w:rPr>
              <w:t>占 100 %</w:t>
            </w:r>
          </w:p>
        </w:tc>
      </w:tr>
    </w:tbl>
    <w:p w14:paraId="4E42FEED">
      <w:pPr>
        <w:pStyle w:val="5"/>
        <w:spacing w:before="0" w:beforeAutospacing="0" w:after="0" w:afterAutospacing="0" w:line="240" w:lineRule="auto"/>
        <w:rPr>
          <w:rFonts w:ascii="黑体" w:hAnsi="黑体" w:eastAsia="黑体" w:cs="仿宋_GB2312"/>
          <w:position w:val="6"/>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1"/>
        <w:gridCol w:w="1114"/>
        <w:gridCol w:w="2491"/>
        <w:gridCol w:w="1080"/>
        <w:gridCol w:w="900"/>
        <w:gridCol w:w="1044"/>
        <w:gridCol w:w="1620"/>
      </w:tblGrid>
      <w:tr w14:paraId="3283D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gridSpan w:val="2"/>
            <w:tcBorders>
              <w:top w:val="single" w:color="auto" w:sz="4" w:space="0"/>
              <w:left w:val="single" w:color="auto" w:sz="4" w:space="0"/>
              <w:bottom w:val="single" w:color="auto" w:sz="4" w:space="0"/>
              <w:right w:val="single" w:color="auto" w:sz="4" w:space="0"/>
            </w:tcBorders>
            <w:vAlign w:val="center"/>
          </w:tcPr>
          <w:p w14:paraId="6B966A1B">
            <w:pPr>
              <w:widowControl/>
              <w:ind w:firstLine="480"/>
              <w:jc w:val="center"/>
              <w:rPr>
                <w:rFonts w:ascii="宋体" w:hAnsi="宋体" w:cs="宋体"/>
                <w:kern w:val="0"/>
              </w:rPr>
            </w:pPr>
            <w:r>
              <w:rPr>
                <w:rFonts w:hint="eastAsia" w:ascii="宋体" w:hAnsi="宋体" w:cs="宋体"/>
                <w:kern w:val="0"/>
              </w:rPr>
              <w:t>模块八</w:t>
            </w:r>
          </w:p>
        </w:tc>
        <w:tc>
          <w:tcPr>
            <w:tcW w:w="7135" w:type="dxa"/>
            <w:gridSpan w:val="5"/>
            <w:tcBorders>
              <w:top w:val="single" w:color="auto" w:sz="4" w:space="0"/>
              <w:left w:val="single" w:color="auto" w:sz="4" w:space="0"/>
              <w:bottom w:val="single" w:color="auto" w:sz="4" w:space="0"/>
              <w:right w:val="single" w:color="auto" w:sz="4" w:space="0"/>
            </w:tcBorders>
            <w:vAlign w:val="center"/>
          </w:tcPr>
          <w:p w14:paraId="760BFF7E">
            <w:pPr>
              <w:widowControl/>
              <w:ind w:firstLine="480"/>
              <w:jc w:val="center"/>
              <w:rPr>
                <w:rFonts w:ascii="黑体" w:hAnsi="黑体" w:eastAsia="黑体" w:cs="仿宋_GB2312"/>
                <w:position w:val="6"/>
              </w:rPr>
            </w:pPr>
            <w:r>
              <w:rPr>
                <w:rFonts w:hint="eastAsia" w:ascii="宋体" w:hAnsi="宋体"/>
              </w:rPr>
              <w:t>时装画的风格表现</w:t>
            </w:r>
          </w:p>
        </w:tc>
      </w:tr>
      <w:tr w14:paraId="674C8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1291" w:type="dxa"/>
            <w:tcBorders>
              <w:top w:val="nil"/>
              <w:left w:val="single" w:color="auto" w:sz="4" w:space="0"/>
              <w:bottom w:val="single" w:color="auto" w:sz="4" w:space="0"/>
              <w:right w:val="single" w:color="auto" w:sz="4" w:space="0"/>
            </w:tcBorders>
            <w:shd w:val="clear" w:color="auto" w:fill="auto"/>
            <w:vAlign w:val="center"/>
          </w:tcPr>
          <w:p w14:paraId="1CDF4401">
            <w:pPr>
              <w:widowControl/>
              <w:ind w:firstLine="480"/>
              <w:jc w:val="center"/>
              <w:rPr>
                <w:rFonts w:ascii="宋体" w:hAnsi="宋体" w:cs="宋体"/>
                <w:kern w:val="0"/>
              </w:rPr>
            </w:pPr>
          </w:p>
        </w:tc>
        <w:tc>
          <w:tcPr>
            <w:tcW w:w="4685" w:type="dxa"/>
            <w:gridSpan w:val="3"/>
            <w:tcBorders>
              <w:top w:val="nil"/>
              <w:left w:val="nil"/>
              <w:bottom w:val="single" w:color="auto" w:sz="4" w:space="0"/>
              <w:right w:val="single" w:color="auto" w:sz="4" w:space="0"/>
            </w:tcBorders>
            <w:shd w:val="clear" w:color="auto" w:fill="auto"/>
            <w:vAlign w:val="center"/>
          </w:tcPr>
          <w:p w14:paraId="54EEEA58">
            <w:pPr>
              <w:widowControl/>
              <w:ind w:firstLine="210" w:firstLineChars="100"/>
              <w:jc w:val="left"/>
              <w:rPr>
                <w:rFonts w:ascii="宋体" w:hAnsi="宋体" w:cs="宋体"/>
                <w:kern w:val="0"/>
              </w:rPr>
            </w:pPr>
            <w:r>
              <w:rPr>
                <w:rFonts w:hint="eastAsia" w:ascii="宋体" w:hAnsi="宋体"/>
              </w:rPr>
              <w:t>时装画的风格表现</w:t>
            </w:r>
          </w:p>
        </w:tc>
        <w:tc>
          <w:tcPr>
            <w:tcW w:w="900" w:type="dxa"/>
            <w:vMerge w:val="restart"/>
            <w:tcBorders>
              <w:top w:val="nil"/>
              <w:left w:val="single" w:color="auto" w:sz="4" w:space="0"/>
              <w:right w:val="single" w:color="auto" w:sz="4" w:space="0"/>
            </w:tcBorders>
            <w:shd w:val="clear" w:color="auto" w:fill="auto"/>
            <w:vAlign w:val="center"/>
          </w:tcPr>
          <w:p w14:paraId="7DB6EA14">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vAlign w:val="center"/>
          </w:tcPr>
          <w:p w14:paraId="5702A76C">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vAlign w:val="center"/>
          </w:tcPr>
          <w:p w14:paraId="47C40BCD">
            <w:pPr>
              <w:widowControl/>
              <w:ind w:firstLine="480"/>
              <w:jc w:val="left"/>
              <w:rPr>
                <w:rFonts w:ascii="宋体" w:hAnsi="宋体" w:cs="宋体"/>
                <w:kern w:val="0"/>
              </w:rPr>
            </w:pPr>
            <w:r>
              <w:rPr>
                <w:rFonts w:hint="eastAsia" w:ascii="宋体" w:hAnsi="宋体" w:cs="宋体"/>
                <w:kern w:val="0"/>
              </w:rPr>
              <w:t>3</w:t>
            </w:r>
          </w:p>
        </w:tc>
      </w:tr>
      <w:tr w14:paraId="68F5C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1291" w:type="dxa"/>
            <w:tcBorders>
              <w:top w:val="nil"/>
              <w:left w:val="single" w:color="auto" w:sz="4" w:space="0"/>
              <w:bottom w:val="single" w:color="auto" w:sz="4" w:space="0"/>
              <w:right w:val="single" w:color="auto" w:sz="4" w:space="0"/>
            </w:tcBorders>
            <w:shd w:val="clear" w:color="auto" w:fill="auto"/>
            <w:vAlign w:val="center"/>
          </w:tcPr>
          <w:p w14:paraId="69ADE1CD">
            <w:pPr>
              <w:widowControl/>
              <w:ind w:firstLine="480"/>
              <w:jc w:val="center"/>
              <w:rPr>
                <w:rFonts w:ascii="宋体" w:hAnsi="宋体" w:cs="宋体"/>
                <w:kern w:val="0"/>
              </w:rPr>
            </w:pPr>
          </w:p>
        </w:tc>
        <w:tc>
          <w:tcPr>
            <w:tcW w:w="4685" w:type="dxa"/>
            <w:gridSpan w:val="3"/>
            <w:tcBorders>
              <w:top w:val="nil"/>
              <w:left w:val="nil"/>
              <w:bottom w:val="single" w:color="auto" w:sz="4" w:space="0"/>
              <w:right w:val="single" w:color="auto" w:sz="4" w:space="0"/>
            </w:tcBorders>
            <w:shd w:val="clear" w:color="auto" w:fill="auto"/>
            <w:vAlign w:val="center"/>
          </w:tcPr>
          <w:p w14:paraId="117CA292">
            <w:pPr>
              <w:widowControl/>
              <w:ind w:firstLine="480"/>
              <w:jc w:val="left"/>
              <w:rPr>
                <w:rFonts w:ascii="宋体" w:hAnsi="宋体" w:cs="宋体"/>
                <w:kern w:val="0"/>
              </w:rPr>
            </w:pPr>
          </w:p>
        </w:tc>
        <w:tc>
          <w:tcPr>
            <w:tcW w:w="900" w:type="dxa"/>
            <w:vMerge w:val="continue"/>
            <w:tcBorders>
              <w:left w:val="single" w:color="auto" w:sz="4" w:space="0"/>
              <w:right w:val="single" w:color="auto" w:sz="4" w:space="0"/>
            </w:tcBorders>
            <w:shd w:val="clear" w:color="auto" w:fill="auto"/>
            <w:vAlign w:val="center"/>
          </w:tcPr>
          <w:p w14:paraId="4C56B63C">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vAlign w:val="center"/>
          </w:tcPr>
          <w:p w14:paraId="0E5FFDA5">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tcBorders>
              <w:top w:val="nil"/>
              <w:left w:val="nil"/>
              <w:bottom w:val="single" w:color="auto" w:sz="4" w:space="0"/>
              <w:right w:val="single" w:color="auto" w:sz="4" w:space="0"/>
            </w:tcBorders>
            <w:vAlign w:val="center"/>
          </w:tcPr>
          <w:p w14:paraId="508E5FEB">
            <w:pPr>
              <w:widowControl/>
              <w:ind w:firstLine="480"/>
              <w:jc w:val="left"/>
              <w:rPr>
                <w:rFonts w:ascii="宋体" w:hAnsi="宋体" w:cs="宋体"/>
                <w:kern w:val="0"/>
              </w:rPr>
            </w:pPr>
            <w:r>
              <w:rPr>
                <w:rFonts w:hint="eastAsia" w:ascii="宋体" w:hAnsi="宋体" w:cs="宋体"/>
                <w:kern w:val="0"/>
              </w:rPr>
              <w:t>5</w:t>
            </w:r>
          </w:p>
        </w:tc>
      </w:tr>
      <w:tr w14:paraId="50319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9540" w:type="dxa"/>
            <w:gridSpan w:val="7"/>
            <w:tcBorders>
              <w:top w:val="single" w:color="auto" w:sz="4" w:space="0"/>
              <w:left w:val="single" w:color="auto" w:sz="4" w:space="0"/>
              <w:bottom w:val="single" w:color="auto" w:sz="4" w:space="0"/>
              <w:right w:val="single" w:color="auto" w:sz="4" w:space="0"/>
            </w:tcBorders>
            <w:vAlign w:val="center"/>
          </w:tcPr>
          <w:p w14:paraId="30770139">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1B02B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9540" w:type="dxa"/>
            <w:gridSpan w:val="7"/>
            <w:tcBorders>
              <w:top w:val="single" w:color="auto" w:sz="4" w:space="0"/>
              <w:left w:val="single" w:color="auto" w:sz="4" w:space="0"/>
              <w:bottom w:val="single" w:color="auto" w:sz="4" w:space="0"/>
              <w:right w:val="single" w:color="auto" w:sz="4" w:space="0"/>
            </w:tcBorders>
            <w:vAlign w:val="center"/>
          </w:tcPr>
          <w:p w14:paraId="1372419D">
            <w:pPr>
              <w:widowControl/>
              <w:ind w:firstLine="480"/>
              <w:jc w:val="left"/>
              <w:rPr>
                <w:rFonts w:ascii="宋体" w:hAnsi="宋体" w:cs="宋体"/>
                <w:kern w:val="0"/>
              </w:rPr>
            </w:pPr>
            <w:r>
              <w:rPr>
                <w:rFonts w:hint="eastAsia" w:ascii="宋体" w:hAnsi="宋体" w:cs="宋体"/>
                <w:kern w:val="0"/>
              </w:rPr>
              <w:t>认知目标：掌握Photoshop特效滤镜工具</w:t>
            </w:r>
          </w:p>
          <w:p w14:paraId="23D47280">
            <w:pPr>
              <w:widowControl/>
              <w:ind w:firstLine="480"/>
              <w:jc w:val="left"/>
              <w:rPr>
                <w:rFonts w:ascii="宋体" w:hAnsi="宋体" w:cs="宋体"/>
                <w:kern w:val="0"/>
              </w:rPr>
            </w:pPr>
            <w:r>
              <w:rPr>
                <w:rFonts w:hint="eastAsia" w:ascii="宋体" w:hAnsi="宋体" w:cs="宋体"/>
                <w:kern w:val="0"/>
              </w:rPr>
              <w:t>技能目标：掌握Photoshop特效滤镜技巧</w:t>
            </w:r>
          </w:p>
        </w:tc>
      </w:tr>
      <w:tr w14:paraId="674E2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6C04F41E">
            <w:pPr>
              <w:widowControl/>
              <w:ind w:firstLine="48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vAlign w:val="center"/>
          </w:tcPr>
          <w:p w14:paraId="56A83754">
            <w:pPr>
              <w:widowControl/>
              <w:ind w:firstLine="0" w:firstLineChars="0"/>
              <w:jc w:val="left"/>
              <w:rPr>
                <w:rFonts w:ascii="宋体" w:hAnsi="宋体" w:cs="宋体"/>
                <w:kern w:val="0"/>
              </w:rPr>
            </w:pPr>
            <w:r>
              <w:rPr>
                <w:rFonts w:hint="eastAsia" w:ascii="宋体" w:hAnsi="宋体" w:cs="宋体"/>
                <w:kern w:val="0"/>
              </w:rPr>
              <w:t>主要教学方法</w:t>
            </w:r>
          </w:p>
        </w:tc>
      </w:tr>
      <w:tr w14:paraId="07797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7" w:hRule="atLeast"/>
          <w:jc w:val="center"/>
        </w:trPr>
        <w:tc>
          <w:tcPr>
            <w:tcW w:w="4896" w:type="dxa"/>
            <w:gridSpan w:val="3"/>
            <w:vMerge w:val="restart"/>
            <w:tcBorders>
              <w:top w:val="single" w:color="auto" w:sz="4" w:space="0"/>
              <w:left w:val="single" w:color="auto" w:sz="4" w:space="0"/>
              <w:bottom w:val="single" w:color="auto" w:sz="4" w:space="0"/>
              <w:right w:val="single" w:color="auto" w:sz="4" w:space="0"/>
            </w:tcBorders>
          </w:tcPr>
          <w:p w14:paraId="2253A119">
            <w:pPr>
              <w:widowControl/>
              <w:ind w:left="360" w:firstLine="480"/>
              <w:jc w:val="left"/>
              <w:rPr>
                <w:rFonts w:ascii="宋体" w:hAnsi="宋体"/>
              </w:rPr>
            </w:pPr>
            <w:r>
              <w:rPr>
                <w:rFonts w:hint="eastAsia" w:ascii="宋体" w:hAnsi="宋体" w:cs="宋体"/>
                <w:kern w:val="0"/>
              </w:rPr>
              <w:t xml:space="preserve">模块七  </w:t>
            </w:r>
            <w:r>
              <w:rPr>
                <w:rFonts w:hint="eastAsia" w:ascii="宋体" w:hAnsi="宋体"/>
              </w:rPr>
              <w:t>时装画的风格表现</w:t>
            </w:r>
          </w:p>
          <w:p w14:paraId="720D0AAB">
            <w:pPr>
              <w:widowControl/>
              <w:ind w:left="360" w:firstLine="480"/>
              <w:jc w:val="left"/>
              <w:rPr>
                <w:rFonts w:ascii="宋体" w:hAnsi="宋体" w:cs="宋体"/>
                <w:kern w:val="0"/>
              </w:rPr>
            </w:pPr>
            <w:r>
              <w:rPr>
                <w:rFonts w:hint="eastAsia" w:ascii="宋体" w:hAnsi="宋体" w:cs="宋体"/>
                <w:kern w:val="0"/>
              </w:rPr>
              <w:t>7.1</w:t>
            </w:r>
            <w:r>
              <w:rPr>
                <w:rFonts w:ascii="宋体" w:hAnsi="宋体" w:cs="宋体"/>
                <w:kern w:val="0"/>
              </w:rPr>
              <w:t xml:space="preserve"> </w:t>
            </w:r>
            <w:r>
              <w:rPr>
                <w:rFonts w:hint="eastAsia" w:ascii="宋体" w:hAnsi="宋体" w:cs="宋体"/>
                <w:kern w:val="0"/>
              </w:rPr>
              <w:t>绘制线稿</w:t>
            </w:r>
          </w:p>
          <w:p w14:paraId="38BE911F">
            <w:pPr>
              <w:widowControl/>
              <w:ind w:left="360" w:firstLine="480"/>
              <w:jc w:val="left"/>
              <w:rPr>
                <w:rFonts w:ascii="宋体" w:hAnsi="宋体" w:cs="宋体"/>
                <w:kern w:val="0"/>
              </w:rPr>
            </w:pPr>
            <w:r>
              <w:rPr>
                <w:rFonts w:hint="eastAsia" w:ascii="宋体" w:hAnsi="宋体" w:cs="宋体"/>
                <w:kern w:val="0"/>
              </w:rPr>
              <w:t>7.2</w:t>
            </w:r>
            <w:r>
              <w:rPr>
                <w:rFonts w:ascii="宋体" w:hAnsi="宋体" w:cs="宋体"/>
                <w:kern w:val="0"/>
              </w:rPr>
              <w:t xml:space="preserve"> </w:t>
            </w:r>
            <w:r>
              <w:rPr>
                <w:rFonts w:hint="eastAsia" w:ascii="宋体" w:hAnsi="宋体" w:cs="宋体"/>
                <w:kern w:val="0"/>
              </w:rPr>
              <w:t>绘制底色</w:t>
            </w:r>
          </w:p>
          <w:p w14:paraId="656FB828">
            <w:pPr>
              <w:widowControl/>
              <w:ind w:left="360" w:firstLine="480"/>
              <w:jc w:val="left"/>
              <w:rPr>
                <w:rFonts w:ascii="宋体" w:hAnsi="宋体" w:cs="宋体"/>
                <w:kern w:val="0"/>
              </w:rPr>
            </w:pPr>
            <w:r>
              <w:rPr>
                <w:rFonts w:hint="eastAsia" w:ascii="宋体" w:hAnsi="宋体" w:cs="宋体"/>
                <w:kern w:val="0"/>
              </w:rPr>
              <w:t>7.3定义画笔和图案</w:t>
            </w:r>
          </w:p>
          <w:p w14:paraId="14B1C25B">
            <w:pPr>
              <w:widowControl/>
              <w:ind w:left="360" w:firstLine="480"/>
              <w:jc w:val="left"/>
              <w:rPr>
                <w:rFonts w:ascii="宋体" w:hAnsi="宋体" w:cs="宋体"/>
                <w:kern w:val="0"/>
              </w:rPr>
            </w:pPr>
            <w:r>
              <w:rPr>
                <w:rFonts w:hint="eastAsia" w:ascii="宋体" w:hAnsi="宋体" w:cs="宋体"/>
                <w:kern w:val="0"/>
              </w:rPr>
              <w:t>7.4表现图案与光泽</w:t>
            </w:r>
          </w:p>
          <w:p w14:paraId="5DE96F1B">
            <w:pPr>
              <w:widowControl/>
              <w:ind w:left="360" w:firstLine="480"/>
              <w:jc w:val="left"/>
              <w:rPr>
                <w:rFonts w:ascii="宋体" w:hAnsi="宋体" w:cs="宋体"/>
                <w:kern w:val="0"/>
              </w:rPr>
            </w:pPr>
            <w:r>
              <w:rPr>
                <w:rFonts w:hint="eastAsia" w:ascii="宋体" w:hAnsi="宋体" w:cs="宋体"/>
                <w:kern w:val="0"/>
              </w:rPr>
              <w:t>7.5添加纹理</w:t>
            </w:r>
          </w:p>
          <w:p w14:paraId="29E99064">
            <w:pPr>
              <w:widowControl/>
              <w:ind w:firstLine="174" w:firstLineChars="83"/>
              <w:jc w:val="left"/>
              <w:rPr>
                <w:rFonts w:ascii="宋体" w:hAnsi="宋体" w:cs="宋体"/>
                <w:kern w:val="0"/>
              </w:rPr>
            </w:pPr>
            <w:r>
              <w:rPr>
                <w:rFonts w:ascii="宋体" w:hAnsi="宋体" w:cs="宋体"/>
                <w:kern w:val="0"/>
              </w:rPr>
              <w:t>重点</w:t>
            </w:r>
            <w:r>
              <w:rPr>
                <w:rFonts w:hint="eastAsia" w:ascii="宋体" w:hAnsi="宋体" w:cs="宋体"/>
                <w:kern w:val="0"/>
              </w:rPr>
              <w:t>：特效滤镜的方法与技巧</w:t>
            </w:r>
          </w:p>
          <w:p w14:paraId="5AE19352">
            <w:pPr>
              <w:widowControl/>
              <w:ind w:firstLine="174" w:firstLineChars="83"/>
              <w:jc w:val="left"/>
              <w:rPr>
                <w:rFonts w:ascii="宋体" w:hAnsi="宋体" w:cs="宋体"/>
                <w:kern w:val="0"/>
              </w:rPr>
            </w:pPr>
            <w:r>
              <w:rPr>
                <w:rFonts w:ascii="宋体" w:hAnsi="宋体" w:cs="宋体"/>
                <w:kern w:val="0"/>
              </w:rPr>
              <w:t>难点</w:t>
            </w:r>
            <w:r>
              <w:rPr>
                <w:rFonts w:hint="eastAsia" w:ascii="宋体" w:hAnsi="宋体" w:cs="宋体"/>
                <w:kern w:val="0"/>
              </w:rPr>
              <w:t>：特效滤镜技巧的掌握</w:t>
            </w:r>
          </w:p>
        </w:tc>
        <w:tc>
          <w:tcPr>
            <w:tcW w:w="4644" w:type="dxa"/>
            <w:gridSpan w:val="4"/>
            <w:tcBorders>
              <w:top w:val="nil"/>
              <w:left w:val="nil"/>
              <w:bottom w:val="single" w:color="auto" w:sz="4" w:space="0"/>
              <w:right w:val="single" w:color="auto" w:sz="4" w:space="0"/>
            </w:tcBorders>
            <w:vAlign w:val="center"/>
          </w:tcPr>
          <w:p w14:paraId="1D722F9C">
            <w:pPr>
              <w:widowControl/>
              <w:ind w:firstLine="480"/>
              <w:jc w:val="left"/>
              <w:rPr>
                <w:rFonts w:ascii="宋体" w:hAnsi="宋体" w:cs="宋体"/>
                <w:kern w:val="0"/>
              </w:rPr>
            </w:pPr>
            <w:r>
              <w:rPr>
                <w:rFonts w:hint="eastAsia" w:ascii="宋体" w:hAnsi="宋体" w:cs="宋体"/>
                <w:kern w:val="0"/>
              </w:rPr>
              <w:t>老师示教法，学生自主学习法，</w:t>
            </w:r>
          </w:p>
        </w:tc>
      </w:tr>
      <w:tr w14:paraId="4FA7E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9"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193B322C">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62E84655">
            <w:pPr>
              <w:widowControl/>
              <w:ind w:firstLine="0" w:firstLineChars="0"/>
              <w:jc w:val="left"/>
              <w:rPr>
                <w:rFonts w:ascii="宋体" w:hAnsi="宋体" w:cs="宋体"/>
                <w:kern w:val="0"/>
              </w:rPr>
            </w:pPr>
            <w:r>
              <w:rPr>
                <w:rFonts w:hint="eastAsia" w:ascii="宋体" w:hAnsi="宋体" w:cs="宋体"/>
                <w:kern w:val="0"/>
              </w:rPr>
              <w:t>教学地点</w:t>
            </w:r>
          </w:p>
        </w:tc>
      </w:tr>
      <w:tr w14:paraId="4D0E8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209BF105">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2E3E6FE2">
            <w:pPr>
              <w:widowControl/>
              <w:ind w:firstLine="480"/>
              <w:jc w:val="left"/>
              <w:rPr>
                <w:rFonts w:ascii="宋体" w:hAnsi="宋体" w:cs="宋体"/>
                <w:kern w:val="0"/>
              </w:rPr>
            </w:pPr>
            <w:r>
              <w:rPr>
                <w:rFonts w:hint="eastAsia" w:ascii="宋体" w:hAnsi="宋体" w:cs="宋体"/>
                <w:kern w:val="0"/>
              </w:rPr>
              <w:t>多媒体机房</w:t>
            </w:r>
          </w:p>
        </w:tc>
      </w:tr>
      <w:tr w14:paraId="28B38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00521088">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1C89939A">
            <w:pPr>
              <w:widowControl/>
              <w:ind w:firstLine="0" w:firstLineChars="0"/>
              <w:jc w:val="left"/>
              <w:rPr>
                <w:rFonts w:ascii="宋体" w:hAnsi="宋体" w:cs="宋体"/>
                <w:kern w:val="0"/>
              </w:rPr>
            </w:pPr>
            <w:r>
              <w:rPr>
                <w:rFonts w:hint="eastAsia" w:ascii="宋体" w:hAnsi="宋体" w:cs="宋体"/>
                <w:kern w:val="0"/>
              </w:rPr>
              <w:t>教学及参考资料</w:t>
            </w:r>
          </w:p>
        </w:tc>
      </w:tr>
      <w:tr w14:paraId="04DD8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25E272F6">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764634DF">
            <w:pPr>
              <w:widowControl/>
              <w:ind w:firstLine="480"/>
              <w:jc w:val="left"/>
              <w:rPr>
                <w:rFonts w:ascii="宋体" w:hAnsi="宋体" w:cs="宋体"/>
                <w:kern w:val="0"/>
              </w:rPr>
            </w:pPr>
            <w:r>
              <w:rPr>
                <w:rFonts w:hint="eastAsia" w:ascii="宋体" w:hAnsi="宋体" w:cs="宋体"/>
                <w:kern w:val="0"/>
              </w:rPr>
              <w:t>《Photoshop 服装设计技法剖析》，李宏宇编，清华大学出版社</w:t>
            </w:r>
          </w:p>
        </w:tc>
      </w:tr>
      <w:tr w14:paraId="54C01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705E143C">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2877845E">
            <w:pPr>
              <w:widowControl/>
              <w:ind w:firstLine="0" w:firstLineChars="0"/>
              <w:jc w:val="left"/>
              <w:rPr>
                <w:rFonts w:ascii="宋体" w:hAnsi="宋体" w:cs="宋体"/>
                <w:kern w:val="0"/>
              </w:rPr>
            </w:pPr>
            <w:r>
              <w:rPr>
                <w:rFonts w:hint="eastAsia" w:ascii="宋体" w:hAnsi="宋体" w:cs="宋体"/>
                <w:kern w:val="0"/>
              </w:rPr>
              <w:t>练习与习题建议</w:t>
            </w:r>
          </w:p>
        </w:tc>
      </w:tr>
      <w:tr w14:paraId="693A5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1F082D3B">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5CD1B5FC">
            <w:pPr>
              <w:widowControl/>
              <w:ind w:firstLine="174" w:firstLineChars="83"/>
              <w:jc w:val="left"/>
              <w:rPr>
                <w:rFonts w:ascii="宋体" w:hAnsi="宋体" w:cs="宋体"/>
                <w:kern w:val="0"/>
              </w:rPr>
            </w:pPr>
            <w:r>
              <w:rPr>
                <w:rFonts w:hint="eastAsia" w:ascii="宋体" w:hAnsi="宋体" w:cs="宋体"/>
                <w:kern w:val="0"/>
              </w:rPr>
              <w:t>　设计一个系列的时装画</w:t>
            </w:r>
          </w:p>
        </w:tc>
      </w:tr>
      <w:tr w14:paraId="6ECD2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12DAE15A">
            <w:pPr>
              <w:widowControl/>
              <w:ind w:firstLine="48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vAlign w:val="center"/>
          </w:tcPr>
          <w:p w14:paraId="0297DBD6">
            <w:pPr>
              <w:widowControl/>
              <w:ind w:firstLine="480"/>
              <w:jc w:val="left"/>
              <w:rPr>
                <w:rFonts w:ascii="宋体" w:hAnsi="宋体" w:cs="宋体"/>
                <w:kern w:val="0"/>
              </w:rPr>
            </w:pPr>
            <w:r>
              <w:rPr>
                <w:rFonts w:hint="eastAsia" w:ascii="宋体" w:hAnsi="宋体" w:cs="宋体"/>
                <w:kern w:val="0"/>
              </w:rPr>
              <w:t>权重分配</w:t>
            </w:r>
          </w:p>
        </w:tc>
      </w:tr>
      <w:tr w14:paraId="0D00B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7E2568ED">
            <w:pPr>
              <w:widowControl/>
              <w:ind w:firstLine="480"/>
              <w:jc w:val="center"/>
              <w:rPr>
                <w:rFonts w:ascii="宋体" w:hAnsi="宋体" w:cs="宋体"/>
                <w:kern w:val="0"/>
              </w:rPr>
            </w:pPr>
            <w:r>
              <w:rPr>
                <w:rFonts w:hint="eastAsia" w:ascii="宋体" w:hAnsi="宋体" w:cs="宋体"/>
                <w:kern w:val="0"/>
              </w:rPr>
              <w:t>同学们的参与度</w:t>
            </w:r>
          </w:p>
        </w:tc>
        <w:tc>
          <w:tcPr>
            <w:tcW w:w="4644" w:type="dxa"/>
            <w:gridSpan w:val="4"/>
            <w:tcBorders>
              <w:top w:val="nil"/>
              <w:left w:val="nil"/>
              <w:bottom w:val="single" w:color="auto" w:sz="4" w:space="0"/>
              <w:right w:val="single" w:color="auto" w:sz="4" w:space="0"/>
            </w:tcBorders>
            <w:vAlign w:val="center"/>
          </w:tcPr>
          <w:p w14:paraId="3605F9BD">
            <w:pPr>
              <w:widowControl/>
              <w:ind w:firstLine="1944" w:firstLineChars="926"/>
              <w:rPr>
                <w:rFonts w:ascii="宋体" w:hAnsi="宋体" w:cs="宋体"/>
                <w:kern w:val="0"/>
              </w:rPr>
            </w:pPr>
            <w:r>
              <w:rPr>
                <w:rFonts w:hint="eastAsia" w:ascii="宋体" w:hAnsi="宋体" w:cs="宋体"/>
                <w:kern w:val="0"/>
              </w:rPr>
              <w:t>占 100 %</w:t>
            </w:r>
          </w:p>
        </w:tc>
      </w:tr>
    </w:tbl>
    <w:p w14:paraId="60FCB60E">
      <w:pPr>
        <w:pStyle w:val="5"/>
        <w:spacing w:before="0" w:beforeAutospacing="0" w:after="0" w:afterAutospacing="0" w:line="240" w:lineRule="auto"/>
        <w:rPr>
          <w:rFonts w:ascii="黑体" w:hAnsi="黑体" w:eastAsia="黑体" w:cs="仿宋_GB2312"/>
          <w:position w:val="6"/>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1"/>
        <w:gridCol w:w="1114"/>
        <w:gridCol w:w="2491"/>
        <w:gridCol w:w="1080"/>
        <w:gridCol w:w="900"/>
        <w:gridCol w:w="1044"/>
        <w:gridCol w:w="1620"/>
      </w:tblGrid>
      <w:tr w14:paraId="6A3E3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5" w:type="dxa"/>
            <w:gridSpan w:val="2"/>
            <w:tcBorders>
              <w:top w:val="single" w:color="auto" w:sz="4" w:space="0"/>
              <w:left w:val="single" w:color="auto" w:sz="4" w:space="0"/>
              <w:bottom w:val="single" w:color="auto" w:sz="4" w:space="0"/>
              <w:right w:val="single" w:color="auto" w:sz="4" w:space="0"/>
            </w:tcBorders>
            <w:vAlign w:val="center"/>
          </w:tcPr>
          <w:p w14:paraId="140498E2">
            <w:pPr>
              <w:widowControl/>
              <w:ind w:firstLine="480"/>
              <w:jc w:val="center"/>
              <w:rPr>
                <w:rFonts w:ascii="宋体" w:hAnsi="宋体" w:cs="宋体"/>
                <w:kern w:val="0"/>
              </w:rPr>
            </w:pPr>
            <w:r>
              <w:rPr>
                <w:rFonts w:hint="eastAsia" w:ascii="宋体" w:hAnsi="宋体" w:cs="宋体"/>
                <w:kern w:val="0"/>
              </w:rPr>
              <w:t>模块九</w:t>
            </w:r>
          </w:p>
        </w:tc>
        <w:tc>
          <w:tcPr>
            <w:tcW w:w="7135" w:type="dxa"/>
            <w:gridSpan w:val="5"/>
            <w:tcBorders>
              <w:top w:val="single" w:color="auto" w:sz="4" w:space="0"/>
              <w:left w:val="single" w:color="auto" w:sz="4" w:space="0"/>
              <w:bottom w:val="single" w:color="auto" w:sz="4" w:space="0"/>
              <w:right w:val="single" w:color="auto" w:sz="4" w:space="0"/>
            </w:tcBorders>
            <w:vAlign w:val="center"/>
          </w:tcPr>
          <w:p w14:paraId="77F93ED4">
            <w:pPr>
              <w:widowControl/>
              <w:ind w:firstLine="480"/>
              <w:jc w:val="center"/>
              <w:rPr>
                <w:rFonts w:ascii="黑体" w:hAnsi="黑体" w:eastAsia="黑体" w:cs="仿宋_GB2312"/>
                <w:position w:val="6"/>
              </w:rPr>
            </w:pPr>
            <w:r>
              <w:rPr>
                <w:rFonts w:hint="eastAsia" w:ascii="宋体" w:hAnsi="宋体"/>
              </w:rPr>
              <w:t>时装画特殊技法</w:t>
            </w:r>
          </w:p>
        </w:tc>
      </w:tr>
      <w:tr w14:paraId="655FB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1291" w:type="dxa"/>
            <w:tcBorders>
              <w:top w:val="nil"/>
              <w:left w:val="single" w:color="auto" w:sz="4" w:space="0"/>
              <w:bottom w:val="single" w:color="auto" w:sz="4" w:space="0"/>
              <w:right w:val="single" w:color="auto" w:sz="4" w:space="0"/>
            </w:tcBorders>
            <w:shd w:val="clear" w:color="auto" w:fill="auto"/>
            <w:vAlign w:val="center"/>
          </w:tcPr>
          <w:p w14:paraId="1D433EC0">
            <w:pPr>
              <w:widowControl/>
              <w:ind w:firstLine="480"/>
              <w:jc w:val="center"/>
              <w:rPr>
                <w:rFonts w:ascii="宋体" w:hAnsi="宋体" w:cs="宋体"/>
                <w:kern w:val="0"/>
              </w:rPr>
            </w:pPr>
          </w:p>
        </w:tc>
        <w:tc>
          <w:tcPr>
            <w:tcW w:w="4685" w:type="dxa"/>
            <w:gridSpan w:val="3"/>
            <w:tcBorders>
              <w:top w:val="nil"/>
              <w:left w:val="nil"/>
              <w:bottom w:val="single" w:color="auto" w:sz="4" w:space="0"/>
              <w:right w:val="single" w:color="auto" w:sz="4" w:space="0"/>
            </w:tcBorders>
            <w:shd w:val="clear" w:color="auto" w:fill="auto"/>
            <w:vAlign w:val="center"/>
          </w:tcPr>
          <w:p w14:paraId="73454B52">
            <w:pPr>
              <w:widowControl/>
              <w:ind w:firstLine="210" w:firstLineChars="100"/>
              <w:jc w:val="left"/>
              <w:rPr>
                <w:rFonts w:ascii="宋体" w:hAnsi="宋体" w:cs="宋体"/>
                <w:kern w:val="0"/>
              </w:rPr>
            </w:pPr>
            <w:r>
              <w:rPr>
                <w:rFonts w:hint="eastAsia" w:ascii="宋体" w:hAnsi="宋体"/>
              </w:rPr>
              <w:t>时装画特殊技法</w:t>
            </w:r>
          </w:p>
        </w:tc>
        <w:tc>
          <w:tcPr>
            <w:tcW w:w="900" w:type="dxa"/>
            <w:vMerge w:val="restart"/>
            <w:tcBorders>
              <w:top w:val="nil"/>
              <w:left w:val="single" w:color="auto" w:sz="4" w:space="0"/>
              <w:right w:val="single" w:color="auto" w:sz="4" w:space="0"/>
            </w:tcBorders>
            <w:shd w:val="clear" w:color="auto" w:fill="auto"/>
            <w:vAlign w:val="center"/>
          </w:tcPr>
          <w:p w14:paraId="51A16217">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vAlign w:val="center"/>
          </w:tcPr>
          <w:p w14:paraId="5D4930D6">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vAlign w:val="center"/>
          </w:tcPr>
          <w:p w14:paraId="5D588C45">
            <w:pPr>
              <w:widowControl/>
              <w:ind w:firstLine="480"/>
              <w:jc w:val="left"/>
              <w:rPr>
                <w:rFonts w:ascii="宋体" w:hAnsi="宋体" w:cs="宋体"/>
                <w:kern w:val="0"/>
              </w:rPr>
            </w:pPr>
            <w:r>
              <w:rPr>
                <w:rFonts w:hint="eastAsia" w:ascii="宋体" w:hAnsi="宋体" w:cs="宋体"/>
                <w:kern w:val="0"/>
              </w:rPr>
              <w:t>4</w:t>
            </w:r>
          </w:p>
        </w:tc>
      </w:tr>
      <w:tr w14:paraId="616CE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1291" w:type="dxa"/>
            <w:tcBorders>
              <w:top w:val="nil"/>
              <w:left w:val="single" w:color="auto" w:sz="4" w:space="0"/>
              <w:bottom w:val="single" w:color="auto" w:sz="4" w:space="0"/>
              <w:right w:val="single" w:color="auto" w:sz="4" w:space="0"/>
            </w:tcBorders>
            <w:shd w:val="clear" w:color="auto" w:fill="auto"/>
            <w:vAlign w:val="center"/>
          </w:tcPr>
          <w:p w14:paraId="520FE4AB">
            <w:pPr>
              <w:widowControl/>
              <w:ind w:firstLine="480"/>
              <w:jc w:val="center"/>
              <w:rPr>
                <w:rFonts w:ascii="宋体" w:hAnsi="宋体" w:cs="宋体"/>
                <w:kern w:val="0"/>
              </w:rPr>
            </w:pPr>
          </w:p>
        </w:tc>
        <w:tc>
          <w:tcPr>
            <w:tcW w:w="4685" w:type="dxa"/>
            <w:gridSpan w:val="3"/>
            <w:tcBorders>
              <w:top w:val="nil"/>
              <w:left w:val="nil"/>
              <w:bottom w:val="single" w:color="auto" w:sz="4" w:space="0"/>
              <w:right w:val="single" w:color="auto" w:sz="4" w:space="0"/>
            </w:tcBorders>
            <w:shd w:val="clear" w:color="auto" w:fill="auto"/>
            <w:vAlign w:val="center"/>
          </w:tcPr>
          <w:p w14:paraId="3BC6C993">
            <w:pPr>
              <w:widowControl/>
              <w:ind w:firstLine="480"/>
              <w:jc w:val="left"/>
              <w:rPr>
                <w:rFonts w:ascii="宋体" w:hAnsi="宋体" w:cs="宋体"/>
                <w:kern w:val="0"/>
              </w:rPr>
            </w:pPr>
          </w:p>
        </w:tc>
        <w:tc>
          <w:tcPr>
            <w:tcW w:w="900" w:type="dxa"/>
            <w:vMerge w:val="continue"/>
            <w:tcBorders>
              <w:left w:val="single" w:color="auto" w:sz="4" w:space="0"/>
              <w:right w:val="single" w:color="auto" w:sz="4" w:space="0"/>
            </w:tcBorders>
            <w:shd w:val="clear" w:color="auto" w:fill="auto"/>
            <w:vAlign w:val="center"/>
          </w:tcPr>
          <w:p w14:paraId="03519706">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vAlign w:val="center"/>
          </w:tcPr>
          <w:p w14:paraId="6BCB6141">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tcBorders>
              <w:top w:val="nil"/>
              <w:left w:val="nil"/>
              <w:bottom w:val="single" w:color="auto" w:sz="4" w:space="0"/>
              <w:right w:val="single" w:color="auto" w:sz="4" w:space="0"/>
            </w:tcBorders>
            <w:vAlign w:val="center"/>
          </w:tcPr>
          <w:p w14:paraId="438F0867">
            <w:pPr>
              <w:widowControl/>
              <w:ind w:firstLine="480"/>
              <w:jc w:val="left"/>
              <w:rPr>
                <w:rFonts w:ascii="宋体" w:hAnsi="宋体" w:cs="宋体"/>
                <w:kern w:val="0"/>
              </w:rPr>
            </w:pPr>
            <w:r>
              <w:rPr>
                <w:rFonts w:hint="eastAsia" w:ascii="宋体" w:hAnsi="宋体" w:cs="宋体"/>
                <w:kern w:val="0"/>
              </w:rPr>
              <w:t>6</w:t>
            </w:r>
          </w:p>
        </w:tc>
      </w:tr>
      <w:tr w14:paraId="5B2BC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9540" w:type="dxa"/>
            <w:gridSpan w:val="7"/>
            <w:tcBorders>
              <w:top w:val="single" w:color="auto" w:sz="4" w:space="0"/>
              <w:left w:val="single" w:color="auto" w:sz="4" w:space="0"/>
              <w:bottom w:val="single" w:color="auto" w:sz="4" w:space="0"/>
              <w:right w:val="single" w:color="auto" w:sz="4" w:space="0"/>
            </w:tcBorders>
            <w:vAlign w:val="center"/>
          </w:tcPr>
          <w:p w14:paraId="17CA910C">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7BB46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9540" w:type="dxa"/>
            <w:gridSpan w:val="7"/>
            <w:tcBorders>
              <w:top w:val="single" w:color="auto" w:sz="4" w:space="0"/>
              <w:left w:val="single" w:color="auto" w:sz="4" w:space="0"/>
              <w:bottom w:val="single" w:color="auto" w:sz="4" w:space="0"/>
              <w:right w:val="single" w:color="auto" w:sz="4" w:space="0"/>
            </w:tcBorders>
            <w:vAlign w:val="center"/>
          </w:tcPr>
          <w:p w14:paraId="2F1FE4D4">
            <w:pPr>
              <w:widowControl/>
              <w:ind w:firstLine="480"/>
              <w:jc w:val="left"/>
              <w:rPr>
                <w:rFonts w:ascii="宋体" w:hAnsi="宋体" w:cs="宋体"/>
                <w:kern w:val="0"/>
              </w:rPr>
            </w:pPr>
            <w:r>
              <w:rPr>
                <w:rFonts w:hint="eastAsia" w:ascii="宋体" w:hAnsi="宋体" w:cs="宋体"/>
                <w:kern w:val="0"/>
              </w:rPr>
              <w:t>认知目标：掌握Photoshop文字效果工具</w:t>
            </w:r>
          </w:p>
          <w:p w14:paraId="4E87198A">
            <w:pPr>
              <w:widowControl/>
              <w:ind w:firstLine="480"/>
              <w:jc w:val="left"/>
              <w:rPr>
                <w:rFonts w:ascii="宋体" w:hAnsi="宋体" w:cs="宋体"/>
                <w:kern w:val="0"/>
              </w:rPr>
            </w:pPr>
            <w:r>
              <w:rPr>
                <w:rFonts w:hint="eastAsia" w:ascii="宋体" w:hAnsi="宋体" w:cs="宋体"/>
                <w:kern w:val="0"/>
              </w:rPr>
              <w:t>技能目标：掌握Photoshop文字效果技巧</w:t>
            </w:r>
          </w:p>
        </w:tc>
      </w:tr>
      <w:tr w14:paraId="7888F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77C6A1FA">
            <w:pPr>
              <w:widowControl/>
              <w:ind w:firstLine="48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vAlign w:val="center"/>
          </w:tcPr>
          <w:p w14:paraId="6787C1D9">
            <w:pPr>
              <w:widowControl/>
              <w:ind w:firstLine="0" w:firstLineChars="0"/>
              <w:jc w:val="left"/>
              <w:rPr>
                <w:rFonts w:ascii="宋体" w:hAnsi="宋体" w:cs="宋体"/>
                <w:kern w:val="0"/>
              </w:rPr>
            </w:pPr>
            <w:r>
              <w:rPr>
                <w:rFonts w:hint="eastAsia" w:ascii="宋体" w:hAnsi="宋体" w:cs="宋体"/>
                <w:kern w:val="0"/>
              </w:rPr>
              <w:t>主要教学方法</w:t>
            </w:r>
          </w:p>
        </w:tc>
      </w:tr>
      <w:tr w14:paraId="6E447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4896" w:type="dxa"/>
            <w:gridSpan w:val="3"/>
            <w:vMerge w:val="restart"/>
            <w:tcBorders>
              <w:top w:val="single" w:color="auto" w:sz="4" w:space="0"/>
              <w:left w:val="single" w:color="auto" w:sz="4" w:space="0"/>
              <w:bottom w:val="single" w:color="auto" w:sz="4" w:space="0"/>
              <w:right w:val="single" w:color="auto" w:sz="4" w:space="0"/>
            </w:tcBorders>
          </w:tcPr>
          <w:p w14:paraId="3B71CDAC">
            <w:pPr>
              <w:widowControl/>
              <w:ind w:left="360" w:firstLine="480"/>
              <w:jc w:val="left"/>
              <w:rPr>
                <w:rFonts w:ascii="宋体" w:hAnsi="宋体"/>
              </w:rPr>
            </w:pPr>
            <w:r>
              <w:rPr>
                <w:rFonts w:hint="eastAsia" w:ascii="宋体" w:hAnsi="宋体" w:cs="宋体"/>
                <w:kern w:val="0"/>
              </w:rPr>
              <w:t xml:space="preserve">模块八  </w:t>
            </w:r>
            <w:r>
              <w:rPr>
                <w:rFonts w:hint="eastAsia" w:ascii="宋体" w:hAnsi="宋体"/>
              </w:rPr>
              <w:t>时装画特殊技法</w:t>
            </w:r>
          </w:p>
          <w:p w14:paraId="065B1E20">
            <w:pPr>
              <w:widowControl/>
              <w:ind w:left="360" w:firstLine="480"/>
              <w:jc w:val="left"/>
              <w:rPr>
                <w:rFonts w:ascii="宋体" w:hAnsi="宋体" w:cs="宋体"/>
                <w:kern w:val="0"/>
              </w:rPr>
            </w:pPr>
            <w:r>
              <w:rPr>
                <w:rFonts w:hint="eastAsia" w:ascii="宋体" w:hAnsi="宋体" w:cs="宋体"/>
                <w:kern w:val="0"/>
              </w:rPr>
              <w:t>8.1为轮廓上色</w:t>
            </w:r>
          </w:p>
          <w:p w14:paraId="4DA12409">
            <w:pPr>
              <w:widowControl/>
              <w:ind w:left="360" w:firstLine="480"/>
              <w:jc w:val="left"/>
              <w:rPr>
                <w:rFonts w:ascii="宋体" w:hAnsi="宋体" w:cs="宋体"/>
                <w:kern w:val="0"/>
              </w:rPr>
            </w:pPr>
            <w:r>
              <w:rPr>
                <w:rFonts w:hint="eastAsia" w:ascii="宋体" w:hAnsi="宋体" w:cs="宋体"/>
                <w:kern w:val="0"/>
              </w:rPr>
              <w:t>8.2表现面料的透明度</w:t>
            </w:r>
          </w:p>
          <w:p w14:paraId="2469C393">
            <w:pPr>
              <w:widowControl/>
              <w:ind w:left="360" w:firstLine="480"/>
              <w:jc w:val="left"/>
              <w:rPr>
                <w:rFonts w:ascii="宋体" w:hAnsi="宋体" w:cs="宋体"/>
                <w:kern w:val="0"/>
              </w:rPr>
            </w:pPr>
            <w:r>
              <w:rPr>
                <w:rFonts w:hint="eastAsia" w:ascii="宋体" w:hAnsi="宋体" w:cs="宋体"/>
                <w:kern w:val="0"/>
              </w:rPr>
              <w:t>8.3制作描边与褶皱</w:t>
            </w:r>
          </w:p>
          <w:p w14:paraId="7BDBBBC2">
            <w:pPr>
              <w:widowControl/>
              <w:ind w:left="360" w:firstLine="480"/>
              <w:jc w:val="left"/>
              <w:rPr>
                <w:rFonts w:ascii="宋体" w:hAnsi="宋体" w:cs="宋体"/>
                <w:kern w:val="0"/>
              </w:rPr>
            </w:pPr>
            <w:r>
              <w:rPr>
                <w:rFonts w:hint="eastAsia" w:ascii="宋体" w:hAnsi="宋体" w:cs="宋体"/>
                <w:kern w:val="0"/>
              </w:rPr>
              <w:t>8.4面料拼贴</w:t>
            </w:r>
          </w:p>
          <w:p w14:paraId="0CDF1FE8">
            <w:pPr>
              <w:widowControl/>
              <w:ind w:left="360" w:firstLine="480"/>
              <w:jc w:val="left"/>
              <w:rPr>
                <w:rFonts w:ascii="宋体" w:hAnsi="宋体" w:cs="宋体"/>
                <w:kern w:val="0"/>
              </w:rPr>
            </w:pPr>
            <w:r>
              <w:rPr>
                <w:rFonts w:hint="eastAsia" w:ascii="宋体" w:hAnsi="宋体" w:cs="宋体"/>
                <w:kern w:val="0"/>
              </w:rPr>
              <w:t>8.5特效字处理</w:t>
            </w:r>
          </w:p>
          <w:p w14:paraId="01BAE9C6">
            <w:pPr>
              <w:widowControl/>
              <w:ind w:left="360" w:firstLine="480"/>
              <w:jc w:val="left"/>
              <w:rPr>
                <w:rFonts w:ascii="宋体" w:hAnsi="宋体" w:cs="宋体"/>
                <w:kern w:val="0"/>
              </w:rPr>
            </w:pPr>
            <w:r>
              <w:rPr>
                <w:rFonts w:ascii="宋体" w:hAnsi="宋体" w:cs="宋体"/>
                <w:kern w:val="0"/>
              </w:rPr>
              <w:t>重点</w:t>
            </w:r>
            <w:r>
              <w:rPr>
                <w:rFonts w:hint="eastAsia" w:ascii="宋体" w:hAnsi="宋体" w:cs="宋体"/>
                <w:kern w:val="0"/>
              </w:rPr>
              <w:t>：文字效果的方法与技巧</w:t>
            </w:r>
          </w:p>
          <w:p w14:paraId="153B2E53">
            <w:pPr>
              <w:widowControl/>
              <w:ind w:firstLine="315" w:firstLineChars="150"/>
              <w:jc w:val="left"/>
              <w:rPr>
                <w:rFonts w:ascii="宋体" w:hAnsi="宋体" w:cs="宋体"/>
                <w:kern w:val="0"/>
              </w:rPr>
            </w:pPr>
            <w:r>
              <w:rPr>
                <w:rFonts w:ascii="宋体" w:hAnsi="宋体" w:cs="宋体"/>
                <w:kern w:val="0"/>
              </w:rPr>
              <w:t>难点</w:t>
            </w:r>
            <w:r>
              <w:rPr>
                <w:rFonts w:hint="eastAsia" w:ascii="宋体" w:hAnsi="宋体" w:cs="宋体"/>
                <w:kern w:val="0"/>
              </w:rPr>
              <w:t>：修改和完善细节</w:t>
            </w:r>
            <w:r>
              <w:rPr>
                <w:rFonts w:ascii="宋体" w:hAnsi="宋体" w:cs="宋体"/>
                <w:kern w:val="0"/>
              </w:rPr>
              <w:t xml:space="preserve"> </w:t>
            </w:r>
          </w:p>
        </w:tc>
        <w:tc>
          <w:tcPr>
            <w:tcW w:w="4644" w:type="dxa"/>
            <w:gridSpan w:val="4"/>
            <w:tcBorders>
              <w:top w:val="nil"/>
              <w:left w:val="nil"/>
              <w:bottom w:val="single" w:color="auto" w:sz="4" w:space="0"/>
              <w:right w:val="single" w:color="auto" w:sz="4" w:space="0"/>
            </w:tcBorders>
            <w:vAlign w:val="center"/>
          </w:tcPr>
          <w:p w14:paraId="6A0FE7E5">
            <w:pPr>
              <w:widowControl/>
              <w:ind w:firstLine="174" w:firstLineChars="83"/>
              <w:jc w:val="left"/>
              <w:rPr>
                <w:rFonts w:ascii="宋体" w:hAnsi="宋体" w:cs="宋体"/>
                <w:kern w:val="0"/>
              </w:rPr>
            </w:pPr>
            <w:r>
              <w:rPr>
                <w:rFonts w:hint="eastAsia" w:ascii="宋体" w:hAnsi="宋体" w:cs="宋体"/>
                <w:kern w:val="0"/>
              </w:rPr>
              <w:t>　老师示教法，学生自主学习法，</w:t>
            </w:r>
          </w:p>
        </w:tc>
      </w:tr>
      <w:tr w14:paraId="39CE3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22410620">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7D8C139E">
            <w:pPr>
              <w:widowControl/>
              <w:ind w:firstLine="0" w:firstLineChars="0"/>
              <w:jc w:val="left"/>
              <w:rPr>
                <w:rFonts w:ascii="宋体" w:hAnsi="宋体" w:cs="宋体"/>
                <w:kern w:val="0"/>
              </w:rPr>
            </w:pPr>
            <w:r>
              <w:rPr>
                <w:rFonts w:hint="eastAsia" w:ascii="宋体" w:hAnsi="宋体" w:cs="宋体"/>
                <w:kern w:val="0"/>
              </w:rPr>
              <w:t>教学地点</w:t>
            </w:r>
          </w:p>
        </w:tc>
      </w:tr>
      <w:tr w14:paraId="4F00F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5E6BD2AD">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05FBE51E">
            <w:pPr>
              <w:widowControl/>
              <w:ind w:firstLine="480"/>
              <w:jc w:val="left"/>
              <w:rPr>
                <w:rFonts w:ascii="宋体" w:hAnsi="宋体" w:cs="宋体"/>
                <w:kern w:val="0"/>
              </w:rPr>
            </w:pPr>
            <w:r>
              <w:rPr>
                <w:rFonts w:hint="eastAsia" w:ascii="宋体" w:hAnsi="宋体" w:cs="宋体"/>
                <w:kern w:val="0"/>
              </w:rPr>
              <w:t>多媒体机房</w:t>
            </w:r>
          </w:p>
        </w:tc>
      </w:tr>
      <w:tr w14:paraId="19430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54778C84">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74491AAB">
            <w:pPr>
              <w:widowControl/>
              <w:ind w:firstLine="0" w:firstLineChars="0"/>
              <w:jc w:val="left"/>
              <w:rPr>
                <w:rFonts w:ascii="宋体" w:hAnsi="宋体" w:cs="宋体"/>
                <w:kern w:val="0"/>
              </w:rPr>
            </w:pPr>
            <w:r>
              <w:rPr>
                <w:rFonts w:hint="eastAsia" w:ascii="宋体" w:hAnsi="宋体" w:cs="宋体"/>
                <w:kern w:val="0"/>
              </w:rPr>
              <w:t>教学及参考资料</w:t>
            </w:r>
          </w:p>
        </w:tc>
      </w:tr>
      <w:tr w14:paraId="351F5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3345FA67">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05FD2073">
            <w:pPr>
              <w:widowControl/>
              <w:ind w:firstLine="480"/>
              <w:jc w:val="left"/>
              <w:rPr>
                <w:rFonts w:ascii="宋体" w:hAnsi="宋体" w:cs="宋体"/>
                <w:kern w:val="0"/>
              </w:rPr>
            </w:pPr>
            <w:r>
              <w:rPr>
                <w:rFonts w:hint="eastAsia" w:ascii="宋体" w:hAnsi="宋体" w:cs="宋体"/>
                <w:kern w:val="0"/>
              </w:rPr>
              <w:t>《Photoshop 服装设计技法剖析》，李宏宇编，清华大学出版社</w:t>
            </w:r>
          </w:p>
        </w:tc>
      </w:tr>
      <w:tr w14:paraId="615B7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3AAD03CF">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123DB3F9">
            <w:pPr>
              <w:widowControl/>
              <w:ind w:firstLine="0" w:firstLineChars="0"/>
              <w:jc w:val="left"/>
              <w:rPr>
                <w:rFonts w:ascii="宋体" w:hAnsi="宋体" w:cs="宋体"/>
                <w:kern w:val="0"/>
                <w:highlight w:val="cyan"/>
              </w:rPr>
            </w:pPr>
            <w:r>
              <w:rPr>
                <w:rFonts w:hint="eastAsia" w:ascii="宋体" w:hAnsi="宋体" w:cs="宋体"/>
                <w:kern w:val="0"/>
              </w:rPr>
              <w:t>练习与习题建议</w:t>
            </w:r>
          </w:p>
        </w:tc>
      </w:tr>
      <w:tr w14:paraId="1A586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3" w:hRule="atLeast"/>
          <w:jc w:val="center"/>
        </w:trPr>
        <w:tc>
          <w:tcPr>
            <w:tcW w:w="4896" w:type="dxa"/>
            <w:gridSpan w:val="3"/>
            <w:vMerge w:val="continue"/>
            <w:tcBorders>
              <w:top w:val="single" w:color="auto" w:sz="4" w:space="0"/>
              <w:left w:val="single" w:color="auto" w:sz="4" w:space="0"/>
              <w:bottom w:val="single" w:color="auto" w:sz="4" w:space="0"/>
              <w:right w:val="single" w:color="auto" w:sz="4" w:space="0"/>
            </w:tcBorders>
            <w:vAlign w:val="center"/>
          </w:tcPr>
          <w:p w14:paraId="5BF36476">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vAlign w:val="center"/>
          </w:tcPr>
          <w:p w14:paraId="1DA6BF80">
            <w:pPr>
              <w:widowControl/>
              <w:ind w:firstLine="480"/>
              <w:jc w:val="left"/>
              <w:rPr>
                <w:rFonts w:ascii="宋体" w:hAnsi="宋体" w:cs="宋体"/>
                <w:kern w:val="0"/>
              </w:rPr>
            </w:pPr>
            <w:r>
              <w:rPr>
                <w:rFonts w:hint="eastAsia" w:ascii="宋体" w:hAnsi="宋体" w:cs="宋体"/>
                <w:kern w:val="0"/>
              </w:rPr>
              <w:t>将作品制作成画册</w:t>
            </w:r>
          </w:p>
        </w:tc>
      </w:tr>
      <w:tr w14:paraId="289D8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500EBA57">
            <w:pPr>
              <w:widowControl/>
              <w:ind w:firstLine="48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vAlign w:val="center"/>
          </w:tcPr>
          <w:p w14:paraId="61298292">
            <w:pPr>
              <w:widowControl/>
              <w:ind w:firstLine="480"/>
              <w:jc w:val="left"/>
              <w:rPr>
                <w:rFonts w:ascii="宋体" w:hAnsi="宋体" w:cs="宋体"/>
                <w:kern w:val="0"/>
              </w:rPr>
            </w:pPr>
            <w:r>
              <w:rPr>
                <w:rFonts w:hint="eastAsia" w:ascii="宋体" w:hAnsi="宋体" w:cs="宋体"/>
                <w:kern w:val="0"/>
              </w:rPr>
              <w:t>权重分配</w:t>
            </w:r>
          </w:p>
        </w:tc>
      </w:tr>
      <w:tr w14:paraId="488CE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jc w:val="center"/>
        </w:trPr>
        <w:tc>
          <w:tcPr>
            <w:tcW w:w="4896" w:type="dxa"/>
            <w:gridSpan w:val="3"/>
            <w:tcBorders>
              <w:top w:val="single" w:color="auto" w:sz="4" w:space="0"/>
              <w:left w:val="single" w:color="auto" w:sz="4" w:space="0"/>
              <w:bottom w:val="single" w:color="auto" w:sz="4" w:space="0"/>
              <w:right w:val="single" w:color="auto" w:sz="4" w:space="0"/>
            </w:tcBorders>
            <w:vAlign w:val="center"/>
          </w:tcPr>
          <w:p w14:paraId="17072971">
            <w:pPr>
              <w:widowControl/>
              <w:ind w:firstLine="480"/>
              <w:jc w:val="center"/>
              <w:rPr>
                <w:rFonts w:ascii="宋体" w:hAnsi="宋体" w:cs="宋体"/>
                <w:kern w:val="0"/>
              </w:rPr>
            </w:pPr>
            <w:r>
              <w:rPr>
                <w:rFonts w:hint="eastAsia" w:ascii="宋体" w:hAnsi="宋体" w:cs="宋体"/>
                <w:kern w:val="0"/>
              </w:rPr>
              <w:t>同学们的参与度</w:t>
            </w:r>
          </w:p>
        </w:tc>
        <w:tc>
          <w:tcPr>
            <w:tcW w:w="4644" w:type="dxa"/>
            <w:gridSpan w:val="4"/>
            <w:tcBorders>
              <w:top w:val="nil"/>
              <w:left w:val="nil"/>
              <w:bottom w:val="single" w:color="auto" w:sz="4" w:space="0"/>
              <w:right w:val="single" w:color="auto" w:sz="4" w:space="0"/>
            </w:tcBorders>
            <w:vAlign w:val="center"/>
          </w:tcPr>
          <w:p w14:paraId="1142BCCD">
            <w:pPr>
              <w:widowControl/>
              <w:ind w:firstLine="1944" w:firstLineChars="926"/>
              <w:rPr>
                <w:rFonts w:ascii="宋体" w:hAnsi="宋体" w:cs="宋体"/>
                <w:kern w:val="0"/>
              </w:rPr>
            </w:pPr>
            <w:r>
              <w:rPr>
                <w:rFonts w:hint="eastAsia" w:ascii="宋体" w:hAnsi="宋体" w:cs="宋体"/>
                <w:kern w:val="0"/>
              </w:rPr>
              <w:t>占 100 %</w:t>
            </w:r>
          </w:p>
        </w:tc>
      </w:tr>
    </w:tbl>
    <w:p w14:paraId="45C091F8">
      <w:pPr>
        <w:pStyle w:val="5"/>
        <w:spacing w:before="0" w:beforeAutospacing="0" w:after="0" w:afterAutospacing="0" w:line="240" w:lineRule="auto"/>
        <w:rPr>
          <w:rFonts w:ascii="黑体" w:hAnsi="黑体" w:eastAsia="黑体" w:cs="仿宋_GB2312"/>
          <w:b/>
          <w:position w:val="6"/>
          <w:sz w:val="28"/>
          <w:szCs w:val="28"/>
        </w:rPr>
      </w:pPr>
      <w:r>
        <w:rPr>
          <w:rFonts w:hint="eastAsia" w:ascii="黑体" w:hAnsi="黑体" w:eastAsia="黑体" w:cs="仿宋_GB2312"/>
          <w:b/>
          <w:position w:val="6"/>
          <w:sz w:val="28"/>
          <w:szCs w:val="28"/>
          <w:lang w:eastAsia="zh-CN"/>
        </w:rPr>
        <w:t>八、</w:t>
      </w:r>
      <w:r>
        <w:rPr>
          <w:rFonts w:hint="eastAsia" w:ascii="黑体" w:hAnsi="黑体" w:eastAsia="黑体" w:cs="仿宋_GB2312"/>
          <w:b/>
          <w:position w:val="6"/>
          <w:sz w:val="28"/>
          <w:szCs w:val="28"/>
        </w:rPr>
        <w:t>课程实施</w:t>
      </w:r>
    </w:p>
    <w:p w14:paraId="381B0C72">
      <w:pPr>
        <w:spacing w:line="460" w:lineRule="exact"/>
        <w:ind w:firstLine="480"/>
        <w:rPr>
          <w:rFonts w:hint="eastAsia" w:ascii="Times New Roman" w:hAnsi="Times New Roman" w:cs="Times New Roman"/>
          <w:sz w:val="24"/>
          <w:szCs w:val="24"/>
          <w:lang w:val="en-US" w:eastAsia="zh-CN"/>
        </w:rPr>
      </w:pPr>
      <w:r>
        <w:rPr>
          <w:rFonts w:hint="eastAsia" w:ascii="宋体" w:hAnsi="宋体" w:cs="宋体"/>
          <w:b/>
          <w:kern w:val="0"/>
        </w:rPr>
        <w:t>1</w:t>
      </w:r>
      <w:r>
        <w:rPr>
          <w:rFonts w:hint="eastAsia" w:ascii="Times New Roman" w:hAnsi="Times New Roman" w:cs="Times New Roman"/>
          <w:sz w:val="24"/>
          <w:szCs w:val="24"/>
          <w:lang w:val="en-US" w:eastAsia="zh-CN"/>
        </w:rPr>
        <w:t>.教学方法建议</w:t>
      </w:r>
    </w:p>
    <w:p w14:paraId="27E7F9D8">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根据本课程的教学目标要求和课程特点以及有关学情，选择适合于本课程的最优化教学法。综合考虑教学效果和教学可操作性等因素，本课程选用教师讲授法、示范教学法。学生自主学习法 </w:t>
      </w:r>
    </w:p>
    <w:p w14:paraId="78441110">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2.师资条件要求</w:t>
      </w:r>
    </w:p>
    <w:p w14:paraId="18D3816B">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教师应具备教师资格证。</w:t>
      </w:r>
    </w:p>
    <w:p w14:paraId="0E555DD5">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本科或以上相关美术专业的学历。</w:t>
      </w:r>
    </w:p>
    <w:p w14:paraId="79ECB28F">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（Photoshop平台）Photoshop 图像制作员证</w:t>
      </w:r>
    </w:p>
    <w:p w14:paraId="1946B2AD">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3.教学条件基本要求</w:t>
      </w:r>
    </w:p>
    <w:p w14:paraId="0C254783">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主要包括：计算机多媒体室主要配套教学仪器设备与多媒体，教具包括电脑等。</w:t>
      </w:r>
    </w:p>
    <w:p w14:paraId="58E85137">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4.教学资源基本要求</w:t>
      </w:r>
    </w:p>
    <w:p w14:paraId="3198A006">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（1）教材：《Photoshop 服装设计技法剖析》，李宏宇编，清华大学出版社</w:t>
      </w:r>
    </w:p>
    <w:p w14:paraId="6F3559F3">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(2)参考1：素材视频（教材光盘）</w:t>
      </w:r>
    </w:p>
    <w:p w14:paraId="4CFA3E29">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参考2：素材视频网络资源建设</w:t>
      </w:r>
    </w:p>
    <w:p w14:paraId="42230C53">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w:t>
      </w:r>
      <w:r>
        <w:rPr>
          <w:rFonts w:hint="eastAsia" w:ascii="Times New Roman" w:hAnsi="Times New Roman" w:cs="Times New Roman"/>
          <w:sz w:val="24"/>
          <w:szCs w:val="24"/>
          <w:lang w:val="en-US" w:eastAsia="zh-CN"/>
        </w:rPr>
        <w:fldChar w:fldCharType="begin"/>
      </w:r>
      <w:r>
        <w:rPr>
          <w:rFonts w:hint="eastAsia" w:ascii="Times New Roman" w:hAnsi="Times New Roman" w:cs="Times New Roman"/>
          <w:sz w:val="24"/>
          <w:szCs w:val="24"/>
          <w:lang w:val="en-US" w:eastAsia="zh-CN"/>
        </w:rPr>
        <w:instrText xml:space="preserve"> HYPERLINK "https://www.bhp.com.cn" </w:instrText>
      </w:r>
      <w:r>
        <w:rPr>
          <w:rFonts w:hint="eastAsia" w:ascii="Times New Roman" w:hAnsi="Times New Roman" w:cs="Times New Roman"/>
          <w:sz w:val="24"/>
          <w:szCs w:val="24"/>
          <w:lang w:val="en-US" w:eastAsia="zh-CN"/>
        </w:rPr>
        <w:fldChar w:fldCharType="separate"/>
      </w:r>
      <w:r>
        <w:rPr>
          <w:rFonts w:hint="eastAsia" w:ascii="Times New Roman" w:hAnsi="Times New Roman" w:cs="Times New Roman"/>
          <w:sz w:val="24"/>
          <w:szCs w:val="24"/>
          <w:lang w:val="en-US" w:eastAsia="zh-CN"/>
        </w:rPr>
        <w:t>https://www.bhp.com.cn</w:t>
      </w:r>
      <w:r>
        <w:rPr>
          <w:rFonts w:hint="eastAsia" w:ascii="Times New Roman" w:hAnsi="Times New Roman" w:cs="Times New Roman"/>
          <w:sz w:val="24"/>
          <w:szCs w:val="24"/>
          <w:lang w:val="en-US" w:eastAsia="zh-CN"/>
        </w:rPr>
        <w:fldChar w:fldCharType="end"/>
      </w:r>
      <w:r>
        <w:rPr>
          <w:rFonts w:hint="eastAsia" w:ascii="Times New Roman" w:hAnsi="Times New Roman" w:cs="Times New Roman"/>
          <w:sz w:val="24"/>
          <w:szCs w:val="24"/>
          <w:lang w:val="en-US" w:eastAsia="zh-CN"/>
        </w:rPr>
        <w:t>；</w:t>
      </w:r>
    </w:p>
    <w:p w14:paraId="00A7872E">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[2], </w:t>
      </w:r>
      <w:r>
        <w:rPr>
          <w:rFonts w:hint="eastAsia" w:ascii="Times New Roman" w:hAnsi="Times New Roman" w:cs="Times New Roman"/>
          <w:sz w:val="24"/>
          <w:szCs w:val="24"/>
          <w:lang w:val="en-US" w:eastAsia="zh-CN"/>
        </w:rPr>
        <w:fldChar w:fldCharType="begin"/>
      </w:r>
      <w:r>
        <w:rPr>
          <w:rFonts w:hint="eastAsia" w:ascii="Times New Roman" w:hAnsi="Times New Roman" w:cs="Times New Roman"/>
          <w:sz w:val="24"/>
          <w:szCs w:val="24"/>
          <w:lang w:val="en-US" w:eastAsia="zh-CN"/>
        </w:rPr>
        <w:instrText xml:space="preserve"> HYPERLINK "https://www.citt.org.cn" </w:instrText>
      </w:r>
      <w:r>
        <w:rPr>
          <w:rFonts w:hint="eastAsia" w:ascii="Times New Roman" w:hAnsi="Times New Roman" w:cs="Times New Roman"/>
          <w:sz w:val="24"/>
          <w:szCs w:val="24"/>
          <w:lang w:val="en-US" w:eastAsia="zh-CN"/>
        </w:rPr>
        <w:fldChar w:fldCharType="separate"/>
      </w:r>
      <w:r>
        <w:rPr>
          <w:rFonts w:hint="eastAsia" w:ascii="Times New Roman" w:hAnsi="Times New Roman" w:cs="Times New Roman"/>
          <w:sz w:val="24"/>
          <w:szCs w:val="24"/>
          <w:lang w:val="en-US" w:eastAsia="zh-CN"/>
        </w:rPr>
        <w:t>https://www.citt.org.cn</w:t>
      </w:r>
      <w:r>
        <w:rPr>
          <w:rFonts w:hint="eastAsia" w:ascii="Times New Roman" w:hAnsi="Times New Roman" w:cs="Times New Roman"/>
          <w:sz w:val="24"/>
          <w:szCs w:val="24"/>
          <w:lang w:val="en-US" w:eastAsia="zh-CN"/>
        </w:rPr>
        <w:fldChar w:fldCharType="end"/>
      </w:r>
    </w:p>
    <w:p w14:paraId="31B2F08D">
      <w:pPr>
        <w:pStyle w:val="5"/>
        <w:spacing w:line="360" w:lineRule="auto"/>
        <w:rPr>
          <w:rFonts w:ascii="黑体" w:hAnsi="黑体" w:eastAsia="黑体" w:cs="仿宋_GB2312"/>
          <w:b/>
          <w:position w:val="6"/>
          <w:sz w:val="28"/>
          <w:szCs w:val="28"/>
        </w:rPr>
      </w:pPr>
      <w:r>
        <w:rPr>
          <w:rFonts w:hint="eastAsia" w:ascii="黑体" w:hAnsi="黑体" w:eastAsia="黑体" w:cs="仿宋_GB2312"/>
          <w:b/>
          <w:position w:val="6"/>
          <w:sz w:val="28"/>
          <w:szCs w:val="28"/>
          <w:lang w:eastAsia="zh-CN"/>
        </w:rPr>
        <w:t>九</w:t>
      </w:r>
      <w:r>
        <w:rPr>
          <w:rFonts w:hint="eastAsia" w:ascii="黑体" w:hAnsi="黑体" w:eastAsia="黑体" w:cs="仿宋_GB2312"/>
          <w:b/>
          <w:position w:val="6"/>
          <w:sz w:val="28"/>
          <w:szCs w:val="28"/>
        </w:rPr>
        <w:t>、教学评价、考核要求</w:t>
      </w:r>
    </w:p>
    <w:p w14:paraId="19250B18">
      <w:pPr>
        <w:widowControl/>
        <w:ind w:firstLine="525" w:firstLineChars="250"/>
        <w:rPr>
          <w:rFonts w:ascii="黑体" w:hAnsi="黑体" w:eastAsia="黑体" w:cs="仿宋_GB2312"/>
          <w:position w:val="6"/>
        </w:rPr>
      </w:pPr>
      <w:r>
        <w:rPr>
          <w:rFonts w:hint="eastAsia" w:ascii="宋体" w:hAnsi="宋体" w:cs="宋体"/>
          <w:kern w:val="0"/>
        </w:rPr>
        <w:t>学生出勤率10% +平时作业60%+期末考试30%。</w:t>
      </w:r>
    </w:p>
    <w:p w14:paraId="5B6D776E">
      <w:pPr>
        <w:pStyle w:val="5"/>
        <w:spacing w:line="360" w:lineRule="auto"/>
        <w:rPr>
          <w:rFonts w:ascii="黑体" w:hAnsi="黑体" w:eastAsia="黑体" w:cs="仿宋_GB2312"/>
          <w:b/>
          <w:position w:val="6"/>
          <w:sz w:val="28"/>
          <w:szCs w:val="28"/>
        </w:rPr>
      </w:pPr>
      <w:r>
        <w:rPr>
          <w:rFonts w:hint="eastAsia" w:ascii="黑体" w:hAnsi="黑体" w:eastAsia="黑体" w:cs="仿宋_GB2312"/>
          <w:b/>
          <w:position w:val="6"/>
          <w:sz w:val="28"/>
          <w:szCs w:val="28"/>
          <w:lang w:eastAsia="zh-CN"/>
        </w:rPr>
        <w:t>十</w:t>
      </w:r>
      <w:r>
        <w:rPr>
          <w:rFonts w:hint="eastAsia" w:ascii="黑体" w:hAnsi="黑体" w:eastAsia="黑体" w:cs="仿宋_GB2312"/>
          <w:b/>
          <w:position w:val="6"/>
          <w:sz w:val="28"/>
          <w:szCs w:val="28"/>
        </w:rPr>
        <w:t>、编制依据</w:t>
      </w:r>
    </w:p>
    <w:p w14:paraId="097189E9">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该课程标准是以依据</w:t>
      </w:r>
      <w:r>
        <w:rPr>
          <w:rFonts w:hint="eastAsia" w:cs="Times New Roman"/>
          <w:sz w:val="24"/>
          <w:szCs w:val="24"/>
          <w:lang w:val="en-US" w:eastAsia="zh-CN"/>
        </w:rPr>
        <w:t>服装陈列与展示（时尚服装传播方向）</w:t>
      </w:r>
      <w:r>
        <w:rPr>
          <w:rFonts w:hint="eastAsia" w:ascii="Times New Roman" w:hAnsi="Times New Roman" w:cs="Times New Roman"/>
          <w:sz w:val="24"/>
          <w:szCs w:val="24"/>
          <w:lang w:val="en-US" w:eastAsia="zh-CN"/>
        </w:rPr>
        <w:t>专业调研报告和人才培养方案而编制的。</w:t>
      </w:r>
    </w:p>
    <w:p w14:paraId="7F27A56C">
      <w:pPr>
        <w:jc w:val="center"/>
        <w:rPr>
          <w:rFonts w:hint="eastAsia"/>
          <w:b/>
          <w:bCs/>
          <w:sz w:val="44"/>
        </w:rPr>
      </w:pPr>
    </w:p>
    <w:p w14:paraId="70AE6441">
      <w:pPr>
        <w:jc w:val="center"/>
        <w:rPr>
          <w:rFonts w:hint="eastAsia"/>
          <w:b/>
          <w:bCs/>
          <w:sz w:val="44"/>
        </w:rPr>
      </w:pPr>
    </w:p>
    <w:p w14:paraId="56F82D3F">
      <w:pPr>
        <w:jc w:val="center"/>
        <w:rPr>
          <w:rFonts w:hint="eastAsia"/>
          <w:b/>
          <w:bCs/>
          <w:sz w:val="44"/>
        </w:rPr>
      </w:pPr>
    </w:p>
    <w:p w14:paraId="39E582BA">
      <w:pPr>
        <w:jc w:val="center"/>
        <w:rPr>
          <w:rFonts w:hint="eastAsia"/>
          <w:b/>
          <w:bCs/>
          <w:sz w:val="44"/>
        </w:rPr>
      </w:pPr>
    </w:p>
    <w:p w14:paraId="481B6E13">
      <w:pPr>
        <w:ind w:firstLine="1767" w:firstLineChars="400"/>
        <w:jc w:val="both"/>
        <w:rPr>
          <w:rFonts w:hint="eastAsia"/>
          <w:b/>
          <w:bCs/>
          <w:sz w:val="44"/>
        </w:rPr>
      </w:pPr>
      <w:r>
        <w:rPr>
          <w:rFonts w:hint="eastAsia"/>
          <w:b/>
          <w:bCs/>
          <w:sz w:val="44"/>
        </w:rPr>
        <w:t>《服装</w:t>
      </w:r>
      <w:r>
        <w:rPr>
          <w:rFonts w:hint="eastAsia"/>
          <w:b/>
          <w:sz w:val="44"/>
        </w:rPr>
        <w:t>材料</w:t>
      </w:r>
      <w:r>
        <w:rPr>
          <w:rFonts w:hint="eastAsia"/>
          <w:b/>
          <w:bCs/>
          <w:sz w:val="44"/>
        </w:rPr>
        <w:t>》课程标准</w:t>
      </w:r>
    </w:p>
    <w:p w14:paraId="2EE62E1F">
      <w:pPr>
        <w:ind w:firstLine="0" w:firstLineChars="0"/>
        <w:jc w:val="left"/>
        <w:rPr>
          <w:rFonts w:hint="eastAsia" w:ascii="黑体" w:hAnsi="黑体" w:eastAsia="黑体"/>
          <w:sz w:val="24"/>
          <w:szCs w:val="24"/>
        </w:rPr>
      </w:pPr>
      <w:r>
        <w:rPr>
          <w:rFonts w:hint="eastAsia" w:ascii="黑体" w:hAnsi="黑体" w:eastAsia="黑体"/>
          <w:sz w:val="24"/>
          <w:szCs w:val="24"/>
        </w:rPr>
        <w:t>课程代码：</w:t>
      </w:r>
    </w:p>
    <w:p w14:paraId="73D4024C">
      <w:pPr>
        <w:ind w:firstLine="0" w:firstLineChars="0"/>
        <w:jc w:val="left"/>
        <w:rPr>
          <w:rFonts w:hint="eastAsia" w:ascii="黑体" w:hAnsi="黑体" w:eastAsia="黑体"/>
          <w:sz w:val="24"/>
          <w:szCs w:val="24"/>
        </w:rPr>
      </w:pPr>
      <w:r>
        <w:rPr>
          <w:rFonts w:hint="eastAsia" w:ascii="黑体" w:hAnsi="黑体" w:eastAsia="黑体"/>
          <w:sz w:val="24"/>
          <w:szCs w:val="24"/>
        </w:rPr>
        <w:t>课程承担单位（部门）：</w:t>
      </w:r>
      <w:r>
        <w:rPr>
          <w:rFonts w:hint="eastAsia" w:ascii="黑体" w:hAnsi="黑体" w:eastAsia="黑体"/>
          <w:sz w:val="24"/>
          <w:szCs w:val="24"/>
          <w:lang w:eastAsia="zh-CN"/>
        </w:rPr>
        <w:t>服装教学部</w:t>
      </w:r>
      <w:r>
        <w:rPr>
          <w:rFonts w:hint="eastAsia" w:ascii="黑体" w:hAnsi="黑体" w:eastAsia="黑体"/>
          <w:sz w:val="24"/>
          <w:szCs w:val="24"/>
        </w:rPr>
        <w:t xml:space="preserve">                               </w:t>
      </w:r>
    </w:p>
    <w:p w14:paraId="6A16E376">
      <w:pPr>
        <w:ind w:firstLine="0" w:firstLineChars="0"/>
        <w:jc w:val="left"/>
        <w:rPr>
          <w:rFonts w:hint="eastAsia" w:ascii="黑体" w:hAnsi="黑体" w:eastAsia="黑体"/>
          <w:sz w:val="24"/>
          <w:szCs w:val="24"/>
        </w:rPr>
      </w:pPr>
      <w:r>
        <w:rPr>
          <w:rFonts w:hint="eastAsia" w:ascii="黑体" w:hAnsi="黑体" w:eastAsia="黑体"/>
          <w:sz w:val="24"/>
          <w:szCs w:val="24"/>
        </w:rPr>
        <w:t>制定人：</w:t>
      </w:r>
      <w:r>
        <w:rPr>
          <w:rFonts w:hint="eastAsia" w:ascii="黑体" w:hAnsi="黑体" w:eastAsia="黑体"/>
          <w:sz w:val="24"/>
          <w:szCs w:val="24"/>
          <w:lang w:eastAsia="zh-CN"/>
        </w:rPr>
        <w:t>郑蓓娜</w:t>
      </w:r>
      <w:r>
        <w:rPr>
          <w:rFonts w:hint="eastAsia" w:ascii="黑体" w:hAnsi="黑体" w:eastAsia="黑体"/>
          <w:sz w:val="24"/>
          <w:szCs w:val="24"/>
        </w:rPr>
        <w:t xml:space="preserve">               制定日期：</w:t>
      </w:r>
    </w:p>
    <w:p w14:paraId="4D26FBC0">
      <w:pPr>
        <w:ind w:firstLine="0" w:firstLineChars="0"/>
        <w:jc w:val="left"/>
        <w:rPr>
          <w:rFonts w:hint="eastAsia" w:ascii="黑体" w:hAnsi="黑体" w:eastAsia="黑体"/>
          <w:sz w:val="24"/>
          <w:szCs w:val="24"/>
        </w:rPr>
      </w:pPr>
      <w:r>
        <w:rPr>
          <w:rFonts w:hint="eastAsia" w:ascii="黑体" w:hAnsi="黑体" w:eastAsia="黑体"/>
          <w:sz w:val="24"/>
          <w:szCs w:val="24"/>
        </w:rPr>
        <w:t>审核人：                     审核日期：</w:t>
      </w:r>
    </w:p>
    <w:p w14:paraId="39260DDE">
      <w:pPr>
        <w:ind w:firstLine="0" w:firstLineChars="0"/>
        <w:jc w:val="left"/>
        <w:rPr>
          <w:rFonts w:hint="eastAsia"/>
          <w:b/>
          <w:bCs/>
          <w:sz w:val="24"/>
          <w:szCs w:val="24"/>
        </w:rPr>
      </w:pPr>
      <w:r>
        <w:rPr>
          <w:rFonts w:hint="eastAsia" w:ascii="黑体" w:hAnsi="黑体" w:eastAsia="黑体"/>
          <w:sz w:val="24"/>
          <w:szCs w:val="24"/>
        </w:rPr>
        <w:t>批准人：                     批准日期</w:t>
      </w:r>
    </w:p>
    <w:p w14:paraId="5D3B0343">
      <w:pPr>
        <w:ind w:firstLine="0" w:firstLineChars="0"/>
        <w:jc w:val="center"/>
        <w:rPr>
          <w:rFonts w:hint="eastAsia" w:ascii="黑体" w:hAnsi="黑体" w:eastAsia="黑体"/>
        </w:rPr>
      </w:pPr>
    </w:p>
    <w:p w14:paraId="58166252">
      <w:pPr>
        <w:pStyle w:val="2"/>
        <w:spacing w:before="156" w:after="156"/>
        <w:ind w:firstLine="489" w:firstLineChars="174"/>
      </w:pPr>
      <w:r>
        <w:t>一、适用对象</w:t>
      </w:r>
    </w:p>
    <w:p w14:paraId="3B7F8337">
      <w:pPr>
        <w:ind w:firstLine="480" w:firstLineChars="200"/>
        <w:jc w:val="left"/>
        <w:rPr>
          <w:rFonts w:hint="eastAsia"/>
          <w:lang w:eastAsia="zh-CN"/>
        </w:rPr>
      </w:pPr>
      <w:r>
        <w:rPr>
          <w:rFonts w:hint="eastAsia" w:ascii="黑体" w:hAnsi="黑体" w:eastAsia="黑体"/>
          <w:sz w:val="24"/>
          <w:szCs w:val="24"/>
        </w:rPr>
        <w:t xml:space="preserve">中等职业学校 </w:t>
      </w:r>
      <w:r>
        <w:rPr>
          <w:rFonts w:hint="eastAsia" w:ascii="黑体" w:hAnsi="黑体" w:eastAsia="黑体"/>
          <w:sz w:val="24"/>
          <w:szCs w:val="24"/>
          <w:lang w:eastAsia="zh-CN"/>
        </w:rPr>
        <w:t>服装陈列与展示设计专业（时尚服装传播方向）</w:t>
      </w:r>
      <w:r>
        <w:rPr>
          <w:rFonts w:hint="eastAsia" w:ascii="黑体" w:hAnsi="黑体" w:eastAsia="黑体"/>
          <w:sz w:val="24"/>
          <w:szCs w:val="24"/>
        </w:rPr>
        <w:t>的学生</w:t>
      </w:r>
    </w:p>
    <w:p w14:paraId="7CAD9C6F">
      <w:pPr>
        <w:pStyle w:val="2"/>
        <w:numPr>
          <w:ilvl w:val="0"/>
          <w:numId w:val="0"/>
        </w:numPr>
        <w:spacing w:before="156" w:after="156"/>
        <w:ind w:firstLine="562" w:firstLineChars="200"/>
        <w:rPr>
          <w:rFonts w:hint="eastAsia"/>
        </w:rPr>
      </w:pPr>
      <w:r>
        <w:rPr>
          <w:rFonts w:hint="eastAsia"/>
          <w:lang w:eastAsia="zh-CN"/>
        </w:rPr>
        <w:t>二、</w:t>
      </w:r>
      <w:r>
        <w:rPr>
          <w:rFonts w:hint="eastAsia"/>
        </w:rPr>
        <w:t>适用专业</w:t>
      </w:r>
    </w:p>
    <w:p w14:paraId="6005CEC5">
      <w:pPr>
        <w:pStyle w:val="2"/>
        <w:numPr>
          <w:ilvl w:val="0"/>
          <w:numId w:val="0"/>
        </w:numPr>
        <w:spacing w:before="156" w:after="156"/>
        <w:ind w:firstLine="720" w:firstLineChars="300"/>
        <w:rPr>
          <w:rFonts w:hint="eastAsia" w:ascii="黑体" w:hAnsi="黑体" w:eastAsia="黑体" w:cs="Times New Roman"/>
          <w:b w:val="0"/>
          <w:bCs w:val="0"/>
          <w:sz w:val="24"/>
          <w:szCs w:val="24"/>
          <w:lang w:eastAsia="zh-CN"/>
        </w:rPr>
      </w:pPr>
      <w:r>
        <w:rPr>
          <w:rFonts w:hint="eastAsia" w:ascii="黑体" w:hAnsi="黑体" w:cs="Times New Roman"/>
          <w:b w:val="0"/>
          <w:bCs w:val="0"/>
          <w:sz w:val="24"/>
          <w:szCs w:val="24"/>
          <w:lang w:eastAsia="zh-CN"/>
        </w:rPr>
        <w:t>服装陈列与展示设计专业</w:t>
      </w:r>
      <w:r>
        <w:rPr>
          <w:rFonts w:hint="eastAsia" w:ascii="黑体" w:hAnsi="黑体" w:eastAsia="黑体" w:cs="Times New Roman"/>
          <w:b w:val="0"/>
          <w:bCs w:val="0"/>
          <w:sz w:val="24"/>
          <w:szCs w:val="24"/>
          <w:lang w:eastAsia="zh-CN"/>
        </w:rPr>
        <w:t>（服装时尚传播方向）</w:t>
      </w:r>
    </w:p>
    <w:p w14:paraId="401C131C">
      <w:pPr>
        <w:pStyle w:val="2"/>
        <w:numPr>
          <w:ilvl w:val="0"/>
          <w:numId w:val="0"/>
        </w:numPr>
        <w:spacing w:before="156" w:after="156"/>
        <w:ind w:firstLine="562" w:firstLineChars="200"/>
        <w:rPr>
          <w:rFonts w:hint="eastAsia"/>
          <w:b/>
          <w:bCs/>
          <w:sz w:val="44"/>
        </w:rPr>
      </w:pPr>
      <w:r>
        <w:rPr>
          <w:rFonts w:hint="eastAsia"/>
          <w:lang w:eastAsia="zh-CN"/>
        </w:rPr>
        <w:t>三、</w:t>
      </w:r>
      <w:r>
        <w:rPr>
          <w:rFonts w:hint="eastAsia"/>
        </w:rPr>
        <w:t>课程性质</w:t>
      </w:r>
      <w:r>
        <w:rPr>
          <w:rFonts w:hint="eastAsia"/>
          <w:lang w:eastAsia="zh-CN"/>
        </w:rPr>
        <w:t>、地位、作用</w:t>
      </w:r>
    </w:p>
    <w:p w14:paraId="42C04B03">
      <w:pPr>
        <w:spacing w:line="460" w:lineRule="exact"/>
        <w:ind w:firstLine="480"/>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本课程是</w:t>
      </w:r>
      <w:r>
        <w:rPr>
          <w:rFonts w:hint="eastAsia" w:cs="Times New Roman"/>
          <w:sz w:val="24"/>
          <w:szCs w:val="24"/>
          <w:lang w:val="en-US" w:eastAsia="zh-CN"/>
        </w:rPr>
        <w:t>服装陈列与展示（时尚服装传播方向）</w:t>
      </w:r>
      <w:r>
        <w:rPr>
          <w:rFonts w:hint="eastAsia" w:ascii="Times New Roman" w:hAnsi="Times New Roman" w:cs="Times New Roman"/>
          <w:sz w:val="24"/>
          <w:szCs w:val="24"/>
          <w:lang w:val="en-US" w:eastAsia="zh-CN"/>
        </w:rPr>
        <w:t>专业的专业核心课</w:t>
      </w:r>
      <w:r>
        <w:rPr>
          <w:rFonts w:hint="eastAsia" w:cs="Times New Roman"/>
          <w:sz w:val="24"/>
          <w:szCs w:val="24"/>
          <w:lang w:val="en-US" w:eastAsia="zh-CN"/>
        </w:rPr>
        <w:t>。</w:t>
      </w:r>
    </w:p>
    <w:p w14:paraId="1F1FAA71">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是依据该专业人才培养目标和相关职业岗位（群）的能力要求而设置，使学生具有服装材料的基本知识(包括结构、性能、用途等)，训练学生识别与应用材料的技能，对本专业所面向的设计、设计助理、买手等岗位所需要的知识、技能和素质目标的达成起支撑作用。在课程设置上，前导课程有《美术基础》、《服装设计基础》，后续课程有《服装立体造型》。</w:t>
      </w:r>
    </w:p>
    <w:p w14:paraId="0411E0EF">
      <w:pPr>
        <w:pStyle w:val="2"/>
        <w:numPr>
          <w:ilvl w:val="0"/>
          <w:numId w:val="0"/>
        </w:numPr>
        <w:spacing w:before="156" w:after="156"/>
        <w:ind w:firstLine="562" w:firstLineChars="200"/>
        <w:rPr>
          <w:rFonts w:hint="eastAsia"/>
          <w:lang w:eastAsia="zh-CN"/>
        </w:rPr>
      </w:pPr>
      <w:r>
        <w:rPr>
          <w:rFonts w:hint="eastAsia"/>
          <w:lang w:eastAsia="zh-CN"/>
        </w:rPr>
        <w:t>四、课程的教学目标</w:t>
      </w:r>
    </w:p>
    <w:p w14:paraId="3577C70C">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主要目标：</w:t>
      </w:r>
    </w:p>
    <w:p w14:paraId="576AE290">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使学生达到了解服装材料、识别服装材料、选择服装材料、设计服装材料的能力目标。研究服装材料的选择，服装材料与服装的相关系，同时引导学生了解各类服装新型材料的发展及其在服装中的应用、提高学生的职业素质，具备实际应用能力。</w:t>
      </w:r>
    </w:p>
    <w:p w14:paraId="4CAF991A">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1．社会能力目标：</w:t>
      </w:r>
    </w:p>
    <w:p w14:paraId="519E4289">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（1）培养学生的沟通能力及团队协作精神；</w:t>
      </w:r>
    </w:p>
    <w:p w14:paraId="32B7441A">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（2）培养学生分析问题、解决问题的能力；</w:t>
      </w:r>
    </w:p>
    <w:p w14:paraId="65DAE880">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（3）培养学生勇于创新、敬业乐业的工作作风；</w:t>
      </w:r>
    </w:p>
    <w:p w14:paraId="36583C99">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（4）培养学生的质量意识、安全意识；</w:t>
      </w:r>
    </w:p>
    <w:p w14:paraId="4C35E317">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（5）培养学生社会责任心、环保意识。</w:t>
      </w:r>
    </w:p>
    <w:p w14:paraId="7688E6B8">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2．专业能力目标：</w:t>
      </w:r>
    </w:p>
    <w:p w14:paraId="6A580FC2">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（1）了解服装面料的种类，掌握其基本组织结构、服用性能与用途；</w:t>
      </w:r>
    </w:p>
    <w:p w14:paraId="51DFC9EA">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（2）掌握辅助材料的性能及其应用；</w:t>
      </w:r>
    </w:p>
    <w:p w14:paraId="1C1BFFF5">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（3）掌握常用服装面料的鉴别与保养知识；</w:t>
      </w:r>
    </w:p>
    <w:p w14:paraId="3CE4F647">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（4）能合理选择、使用服装材料；</w:t>
      </w:r>
    </w:p>
    <w:p w14:paraId="28FD767C">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（5）具备识别常用面料、辅料的能力；</w:t>
      </w:r>
    </w:p>
    <w:p w14:paraId="3CD1BC1C">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3、素质养成目标</w:t>
      </w:r>
    </w:p>
    <w:p w14:paraId="7037D029">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（1）培养学生谦虚、好学的能力；</w:t>
      </w:r>
    </w:p>
    <w:p w14:paraId="4FFED9DE">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（2）培养学生勤于思考、做事认真的良好作风；</w:t>
      </w:r>
    </w:p>
    <w:p w14:paraId="5862A356">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（3）培养学生良好的职业道德。</w:t>
      </w:r>
    </w:p>
    <w:p w14:paraId="7A3E3FFA">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4、证书目标</w:t>
      </w:r>
    </w:p>
    <w:p w14:paraId="3396E079">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无</w:t>
      </w:r>
    </w:p>
    <w:p w14:paraId="3C60CF85">
      <w:pPr>
        <w:pStyle w:val="2"/>
        <w:spacing w:before="156" w:after="156"/>
        <w:ind w:firstLine="281" w:firstLineChars="100"/>
        <w:rPr>
          <w:rFonts w:ascii="黑体" w:hAnsi="黑体"/>
          <w:color w:val="0000FF"/>
          <w:szCs w:val="28"/>
          <w:u w:val="single"/>
        </w:rPr>
      </w:pPr>
      <w:r>
        <w:rPr>
          <w:rFonts w:hint="eastAsia"/>
          <w:lang w:eastAsia="zh-CN"/>
        </w:rPr>
        <w:t>五</w:t>
      </w:r>
      <w:r>
        <w:t>、参考</w:t>
      </w:r>
      <w:r>
        <w:rPr>
          <w:rFonts w:hint="eastAsia"/>
        </w:rPr>
        <w:t>学</w:t>
      </w:r>
      <w:r>
        <w:t>时</w:t>
      </w:r>
      <w:r>
        <w:rPr>
          <w:rFonts w:hint="eastAsia"/>
        </w:rPr>
        <w:t>与</w:t>
      </w:r>
      <w:r>
        <w:t>学分</w:t>
      </w:r>
    </w:p>
    <w:p w14:paraId="2E71C5F3">
      <w:pPr>
        <w:spacing w:line="460" w:lineRule="exact"/>
        <w:ind w:firstLine="48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1.学时：</w:t>
      </w:r>
      <w:r>
        <w:rPr>
          <w:rFonts w:hint="eastAsia" w:cs="Times New Roman"/>
          <w:sz w:val="24"/>
          <w:szCs w:val="24"/>
          <w:lang w:val="en-US" w:eastAsia="zh-CN"/>
        </w:rPr>
        <w:t>64</w:t>
      </w:r>
    </w:p>
    <w:p w14:paraId="35C10355">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2.学分：4</w:t>
      </w:r>
    </w:p>
    <w:p w14:paraId="10EBFD19">
      <w:pPr>
        <w:pStyle w:val="2"/>
        <w:spacing w:before="156" w:after="156"/>
        <w:ind w:firstLine="281" w:firstLineChars="100"/>
        <w:rPr>
          <w:b w:val="0"/>
          <w:color w:val="0000FF"/>
        </w:rPr>
      </w:pPr>
      <w:r>
        <w:rPr>
          <w:rFonts w:hint="eastAsia"/>
          <w:lang w:eastAsia="zh-CN"/>
        </w:rPr>
        <w:t>六</w:t>
      </w:r>
      <w:r>
        <w:rPr>
          <w:rFonts w:hint="eastAsia"/>
        </w:rPr>
        <w:t>、设计思路</w:t>
      </w:r>
    </w:p>
    <w:p w14:paraId="5CC95A1E">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课程的设计思路重点突出学生学习的主要地位，遵循认知的发展规律，使其通过该课程的学习构建系统教与学的体系，将理论学习与实践操作来增加体验、获得知识、发展情感。内容选择了专业服装知识的认知与应用，针对职业教育的学生特点与学情需要，从简到繁进行材料系统的过程学习，掌握该门课程必须的知识要点，从易到难地学会服饰设计思维，把学了能用、学了会用作为基础目标。</w:t>
      </w:r>
    </w:p>
    <w:p w14:paraId="31839EEF">
      <w:pPr>
        <w:pStyle w:val="2"/>
        <w:spacing w:before="156" w:after="156"/>
        <w:ind w:firstLine="281" w:firstLineChars="100"/>
      </w:pPr>
      <w:r>
        <w:rPr>
          <w:rFonts w:hint="eastAsia"/>
          <w:lang w:eastAsia="zh-CN"/>
        </w:rPr>
        <w:t>七</w:t>
      </w:r>
      <w:r>
        <w:rPr>
          <w:rFonts w:hint="eastAsia"/>
        </w:rPr>
        <w:t>、课程内容与教学要求</w:t>
      </w:r>
    </w:p>
    <w:p w14:paraId="581049F0">
      <w:pPr>
        <w:pStyle w:val="5"/>
        <w:spacing w:before="0" w:beforeAutospacing="0" w:after="0" w:afterAutospacing="0" w:line="360" w:lineRule="auto"/>
        <w:ind w:firstLine="443" w:firstLineChars="210"/>
        <w:jc w:val="both"/>
        <w:rPr>
          <w:rFonts w:cs="仿宋_GB2312"/>
          <w:b/>
          <w:position w:val="6"/>
        </w:rPr>
      </w:pPr>
      <w:r>
        <w:rPr>
          <w:rFonts w:hint="eastAsia" w:cs="仿宋_GB2312"/>
          <w:b/>
          <w:position w:val="6"/>
        </w:rPr>
        <w:t>1.课时分配表</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24"/>
        <w:gridCol w:w="899"/>
        <w:gridCol w:w="3369"/>
        <w:gridCol w:w="1090"/>
        <w:gridCol w:w="1178"/>
      </w:tblGrid>
      <w:tr w14:paraId="04A1F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4" w:type="dxa"/>
          </w:tcPr>
          <w:p w14:paraId="677E8D2C">
            <w:pPr>
              <w:jc w:val="center"/>
              <w:rPr>
                <w:rFonts w:ascii="宋体" w:hAnsi="宋体"/>
              </w:rPr>
            </w:pPr>
            <w:r>
              <w:rPr>
                <w:rFonts w:hint="eastAsia" w:ascii="宋体" w:hAnsi="宋体"/>
              </w:rPr>
              <w:t>模块（或工作情境）名称</w:t>
            </w:r>
          </w:p>
        </w:tc>
        <w:tc>
          <w:tcPr>
            <w:tcW w:w="899" w:type="dxa"/>
          </w:tcPr>
          <w:p w14:paraId="1D6D5747">
            <w:pPr>
              <w:jc w:val="center"/>
              <w:rPr>
                <w:rFonts w:ascii="宋体" w:hAnsi="宋体"/>
              </w:rPr>
            </w:pPr>
            <w:r>
              <w:rPr>
                <w:rFonts w:hint="eastAsia" w:ascii="宋体" w:hAnsi="宋体"/>
              </w:rPr>
              <w:t>序号</w:t>
            </w:r>
          </w:p>
        </w:tc>
        <w:tc>
          <w:tcPr>
            <w:tcW w:w="3369" w:type="dxa"/>
          </w:tcPr>
          <w:p w14:paraId="7EBDB3FC">
            <w:pPr>
              <w:jc w:val="center"/>
              <w:rPr>
                <w:rFonts w:ascii="宋体" w:hAnsi="宋体"/>
              </w:rPr>
            </w:pPr>
            <w:r>
              <w:rPr>
                <w:rFonts w:hint="eastAsia" w:ascii="宋体" w:hAnsi="宋体"/>
              </w:rPr>
              <w:t>单元（或项目）内容</w:t>
            </w:r>
          </w:p>
        </w:tc>
        <w:tc>
          <w:tcPr>
            <w:tcW w:w="1090" w:type="dxa"/>
          </w:tcPr>
          <w:p w14:paraId="2819949B">
            <w:pPr>
              <w:jc w:val="center"/>
              <w:rPr>
                <w:rFonts w:ascii="宋体" w:hAnsi="宋体"/>
              </w:rPr>
            </w:pPr>
            <w:r>
              <w:rPr>
                <w:rFonts w:hint="eastAsia" w:ascii="宋体" w:hAnsi="宋体"/>
              </w:rPr>
              <w:t>学时分配</w:t>
            </w:r>
          </w:p>
        </w:tc>
        <w:tc>
          <w:tcPr>
            <w:tcW w:w="1178" w:type="dxa"/>
          </w:tcPr>
          <w:p w14:paraId="0993E71E">
            <w:pPr>
              <w:jc w:val="center"/>
              <w:rPr>
                <w:rFonts w:ascii="宋体" w:hAnsi="宋体"/>
              </w:rPr>
            </w:pPr>
            <w:r>
              <w:rPr>
                <w:rFonts w:hint="eastAsia" w:ascii="宋体" w:hAnsi="宋体"/>
              </w:rPr>
              <w:t>备注</w:t>
            </w:r>
          </w:p>
        </w:tc>
      </w:tr>
      <w:tr w14:paraId="47B00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824" w:type="dxa"/>
            <w:vMerge w:val="restart"/>
          </w:tcPr>
          <w:p w14:paraId="72827616">
            <w:pPr>
              <w:rPr>
                <w:rFonts w:ascii="宋体" w:hAnsi="宋体"/>
              </w:rPr>
            </w:pPr>
            <w:r>
              <w:rPr>
                <w:rFonts w:hint="eastAsia" w:ascii="宋体" w:hAnsi="宋体"/>
              </w:rPr>
              <w:t>模块一</w:t>
            </w:r>
          </w:p>
          <w:p w14:paraId="0443C097">
            <w:pPr>
              <w:rPr>
                <w:rFonts w:asciiTheme="minorEastAsia" w:hAnsiTheme="minorEastAsia" w:eastAsiaTheme="minorEastAsia"/>
                <w:szCs w:val="21"/>
              </w:rPr>
            </w:pPr>
            <w:r>
              <w:rPr>
                <w:rFonts w:hint="eastAsia" w:asciiTheme="minorEastAsia" w:hAnsiTheme="minorEastAsia" w:eastAsiaTheme="minorEastAsia"/>
                <w:bCs/>
                <w:iCs/>
                <w:szCs w:val="21"/>
              </w:rPr>
              <w:t>服装概况及纺织纤维基础知识</w:t>
            </w:r>
          </w:p>
        </w:tc>
        <w:tc>
          <w:tcPr>
            <w:tcW w:w="899" w:type="dxa"/>
          </w:tcPr>
          <w:p w14:paraId="3C2543C6">
            <w:pPr>
              <w:jc w:val="center"/>
              <w:rPr>
                <w:rFonts w:ascii="宋体" w:hAnsi="宋体"/>
                <w:szCs w:val="21"/>
              </w:rPr>
            </w:pPr>
            <w:r>
              <w:rPr>
                <w:rFonts w:hint="eastAsia" w:ascii="宋体" w:hAnsi="宋体"/>
                <w:szCs w:val="21"/>
              </w:rPr>
              <w:t>1</w:t>
            </w:r>
          </w:p>
        </w:tc>
        <w:tc>
          <w:tcPr>
            <w:tcW w:w="3369" w:type="dxa"/>
          </w:tcPr>
          <w:p w14:paraId="203B7D10">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服装材料的概述</w:t>
            </w:r>
          </w:p>
        </w:tc>
        <w:tc>
          <w:tcPr>
            <w:tcW w:w="1090" w:type="dxa"/>
          </w:tcPr>
          <w:p w14:paraId="27802132">
            <w:pPr>
              <w:jc w:val="center"/>
              <w:rPr>
                <w:rFonts w:ascii="宋体" w:hAnsi="宋体"/>
              </w:rPr>
            </w:pPr>
            <w:r>
              <w:rPr>
                <w:rFonts w:hint="eastAsia" w:ascii="宋体" w:hAnsi="宋体"/>
              </w:rPr>
              <w:t>2</w:t>
            </w:r>
          </w:p>
        </w:tc>
        <w:tc>
          <w:tcPr>
            <w:tcW w:w="1178" w:type="dxa"/>
          </w:tcPr>
          <w:p w14:paraId="71D7CF14">
            <w:pPr>
              <w:jc w:val="center"/>
              <w:rPr>
                <w:rFonts w:ascii="宋体" w:hAnsi="宋体"/>
              </w:rPr>
            </w:pPr>
            <w:r>
              <w:rPr>
                <w:rFonts w:hint="eastAsia" w:ascii="宋体" w:hAnsi="宋体"/>
              </w:rPr>
              <w:t>市场调研</w:t>
            </w:r>
          </w:p>
        </w:tc>
      </w:tr>
      <w:tr w14:paraId="4B54A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tcPr>
          <w:p w14:paraId="1C06A08E">
            <w:pPr>
              <w:ind w:firstLine="480"/>
              <w:jc w:val="center"/>
              <w:rPr>
                <w:rFonts w:ascii="宋体" w:hAnsi="宋体"/>
                <w:szCs w:val="21"/>
              </w:rPr>
            </w:pPr>
          </w:p>
        </w:tc>
        <w:tc>
          <w:tcPr>
            <w:tcW w:w="899" w:type="dxa"/>
          </w:tcPr>
          <w:p w14:paraId="0CFABB60">
            <w:pPr>
              <w:jc w:val="center"/>
              <w:rPr>
                <w:rFonts w:ascii="宋体" w:hAnsi="宋体"/>
                <w:szCs w:val="21"/>
              </w:rPr>
            </w:pPr>
            <w:r>
              <w:rPr>
                <w:rFonts w:hint="eastAsia" w:ascii="宋体" w:hAnsi="宋体"/>
                <w:szCs w:val="21"/>
              </w:rPr>
              <w:t>2</w:t>
            </w:r>
          </w:p>
        </w:tc>
        <w:tc>
          <w:tcPr>
            <w:tcW w:w="3369" w:type="dxa"/>
          </w:tcPr>
          <w:p w14:paraId="4593C83A">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纺织纤维的分类</w:t>
            </w:r>
          </w:p>
        </w:tc>
        <w:tc>
          <w:tcPr>
            <w:tcW w:w="1090" w:type="dxa"/>
          </w:tcPr>
          <w:p w14:paraId="4E052EBA">
            <w:pPr>
              <w:jc w:val="center"/>
              <w:rPr>
                <w:rFonts w:ascii="宋体" w:hAnsi="宋体"/>
              </w:rPr>
            </w:pPr>
            <w:r>
              <w:rPr>
                <w:rFonts w:hint="eastAsia" w:ascii="宋体" w:hAnsi="宋体"/>
              </w:rPr>
              <w:t>2</w:t>
            </w:r>
          </w:p>
        </w:tc>
        <w:tc>
          <w:tcPr>
            <w:tcW w:w="1178" w:type="dxa"/>
          </w:tcPr>
          <w:p w14:paraId="08EFDD2E">
            <w:pPr>
              <w:jc w:val="center"/>
              <w:rPr>
                <w:rFonts w:ascii="宋体" w:hAnsi="宋体"/>
              </w:rPr>
            </w:pPr>
          </w:p>
        </w:tc>
      </w:tr>
      <w:tr w14:paraId="5B476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tcPr>
          <w:p w14:paraId="3AC633F4">
            <w:pPr>
              <w:ind w:firstLine="480"/>
              <w:jc w:val="center"/>
              <w:rPr>
                <w:rFonts w:ascii="宋体" w:hAnsi="宋体"/>
                <w:szCs w:val="21"/>
              </w:rPr>
            </w:pPr>
          </w:p>
        </w:tc>
        <w:tc>
          <w:tcPr>
            <w:tcW w:w="899" w:type="dxa"/>
          </w:tcPr>
          <w:p w14:paraId="57BA702D">
            <w:pPr>
              <w:jc w:val="center"/>
              <w:rPr>
                <w:rFonts w:ascii="宋体" w:hAnsi="宋体"/>
                <w:szCs w:val="21"/>
              </w:rPr>
            </w:pPr>
            <w:r>
              <w:rPr>
                <w:rFonts w:hint="eastAsia" w:ascii="宋体" w:hAnsi="宋体"/>
                <w:szCs w:val="21"/>
              </w:rPr>
              <w:t>3</w:t>
            </w:r>
          </w:p>
        </w:tc>
        <w:tc>
          <w:tcPr>
            <w:tcW w:w="3369" w:type="dxa"/>
          </w:tcPr>
          <w:p w14:paraId="384F0C99">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常见纺织纤维的特性</w:t>
            </w:r>
          </w:p>
        </w:tc>
        <w:tc>
          <w:tcPr>
            <w:tcW w:w="1090" w:type="dxa"/>
          </w:tcPr>
          <w:p w14:paraId="5423B3F4">
            <w:pPr>
              <w:jc w:val="center"/>
              <w:rPr>
                <w:rFonts w:ascii="宋体" w:hAnsi="宋体"/>
              </w:rPr>
            </w:pPr>
            <w:r>
              <w:rPr>
                <w:rFonts w:hint="eastAsia" w:ascii="宋体" w:hAnsi="宋体"/>
              </w:rPr>
              <w:t>4</w:t>
            </w:r>
          </w:p>
        </w:tc>
        <w:tc>
          <w:tcPr>
            <w:tcW w:w="1178" w:type="dxa"/>
          </w:tcPr>
          <w:p w14:paraId="134501A4">
            <w:pPr>
              <w:jc w:val="center"/>
              <w:rPr>
                <w:rFonts w:ascii="宋体" w:hAnsi="宋体"/>
              </w:rPr>
            </w:pPr>
          </w:p>
        </w:tc>
      </w:tr>
      <w:tr w14:paraId="011F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tcPr>
          <w:p w14:paraId="3555FCEF">
            <w:pPr>
              <w:ind w:firstLine="480"/>
              <w:jc w:val="center"/>
              <w:rPr>
                <w:rFonts w:ascii="宋体" w:hAnsi="宋体"/>
                <w:szCs w:val="21"/>
              </w:rPr>
            </w:pPr>
          </w:p>
        </w:tc>
        <w:tc>
          <w:tcPr>
            <w:tcW w:w="899" w:type="dxa"/>
          </w:tcPr>
          <w:p w14:paraId="07C626D3">
            <w:pPr>
              <w:jc w:val="center"/>
              <w:rPr>
                <w:rFonts w:ascii="宋体" w:hAnsi="宋体"/>
                <w:szCs w:val="21"/>
              </w:rPr>
            </w:pPr>
            <w:r>
              <w:rPr>
                <w:rFonts w:hint="eastAsia" w:ascii="宋体" w:hAnsi="宋体"/>
                <w:szCs w:val="21"/>
              </w:rPr>
              <w:t>4</w:t>
            </w:r>
          </w:p>
        </w:tc>
        <w:tc>
          <w:tcPr>
            <w:tcW w:w="3369" w:type="dxa"/>
          </w:tcPr>
          <w:p w14:paraId="01C6780A">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纺织纤维的鉴别</w:t>
            </w:r>
          </w:p>
        </w:tc>
        <w:tc>
          <w:tcPr>
            <w:tcW w:w="1090" w:type="dxa"/>
          </w:tcPr>
          <w:p w14:paraId="60CA994A">
            <w:pPr>
              <w:jc w:val="center"/>
              <w:rPr>
                <w:rFonts w:ascii="宋体" w:hAnsi="宋体"/>
              </w:rPr>
            </w:pPr>
            <w:r>
              <w:rPr>
                <w:rFonts w:hint="eastAsia" w:ascii="宋体" w:hAnsi="宋体"/>
              </w:rPr>
              <w:t>4</w:t>
            </w:r>
          </w:p>
        </w:tc>
        <w:tc>
          <w:tcPr>
            <w:tcW w:w="1178" w:type="dxa"/>
          </w:tcPr>
          <w:p w14:paraId="33021DB7">
            <w:pPr>
              <w:jc w:val="center"/>
              <w:rPr>
                <w:rFonts w:ascii="宋体" w:hAnsi="宋体"/>
              </w:rPr>
            </w:pPr>
          </w:p>
        </w:tc>
      </w:tr>
      <w:tr w14:paraId="3984A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tcPr>
          <w:p w14:paraId="30256E43">
            <w:pPr>
              <w:rPr>
                <w:rFonts w:ascii="宋体" w:hAnsi="宋体"/>
              </w:rPr>
            </w:pPr>
            <w:r>
              <w:rPr>
                <w:rFonts w:hint="eastAsia" w:ascii="宋体" w:hAnsi="宋体"/>
              </w:rPr>
              <w:t>模块二</w:t>
            </w:r>
          </w:p>
          <w:p w14:paraId="72F5983E">
            <w:pPr>
              <w:rPr>
                <w:rFonts w:ascii="宋体" w:hAnsi="宋体"/>
                <w:szCs w:val="21"/>
              </w:rPr>
            </w:pPr>
            <w:r>
              <w:rPr>
                <w:rFonts w:hint="eastAsia" w:asciiTheme="minorEastAsia" w:hAnsiTheme="minorEastAsia" w:eastAsiaTheme="minorEastAsia"/>
                <w:bCs/>
                <w:iCs/>
                <w:szCs w:val="21"/>
              </w:rPr>
              <w:t>服装用纱线、织物</w:t>
            </w:r>
          </w:p>
        </w:tc>
        <w:tc>
          <w:tcPr>
            <w:tcW w:w="899" w:type="dxa"/>
          </w:tcPr>
          <w:p w14:paraId="26A4EBA6">
            <w:pPr>
              <w:jc w:val="center"/>
              <w:rPr>
                <w:rFonts w:ascii="宋体" w:hAnsi="宋体"/>
                <w:szCs w:val="21"/>
              </w:rPr>
            </w:pPr>
            <w:r>
              <w:rPr>
                <w:rFonts w:hint="eastAsia" w:ascii="宋体" w:hAnsi="宋体"/>
                <w:szCs w:val="21"/>
              </w:rPr>
              <w:t>1</w:t>
            </w:r>
          </w:p>
        </w:tc>
        <w:tc>
          <w:tcPr>
            <w:tcW w:w="3369" w:type="dxa"/>
          </w:tcPr>
          <w:p w14:paraId="504B39C3">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纱线的结构特征对服装材料的影响</w:t>
            </w:r>
          </w:p>
        </w:tc>
        <w:tc>
          <w:tcPr>
            <w:tcW w:w="1090" w:type="dxa"/>
          </w:tcPr>
          <w:p w14:paraId="67670945">
            <w:pPr>
              <w:jc w:val="center"/>
              <w:rPr>
                <w:rFonts w:asciiTheme="minorEastAsia" w:hAnsiTheme="minorEastAsia" w:eastAsiaTheme="minorEastAsia"/>
                <w:szCs w:val="21"/>
              </w:rPr>
            </w:pPr>
            <w:r>
              <w:rPr>
                <w:rFonts w:hint="eastAsia" w:asciiTheme="minorEastAsia" w:hAnsiTheme="minorEastAsia" w:eastAsiaTheme="minorEastAsia"/>
                <w:szCs w:val="21"/>
              </w:rPr>
              <w:t>2</w:t>
            </w:r>
          </w:p>
        </w:tc>
        <w:tc>
          <w:tcPr>
            <w:tcW w:w="1178" w:type="dxa"/>
          </w:tcPr>
          <w:p w14:paraId="62AFB1C7">
            <w:pPr>
              <w:jc w:val="center"/>
              <w:rPr>
                <w:rFonts w:asciiTheme="minorEastAsia" w:hAnsiTheme="minorEastAsia" w:eastAsiaTheme="minorEastAsia"/>
                <w:szCs w:val="21"/>
              </w:rPr>
            </w:pPr>
          </w:p>
        </w:tc>
      </w:tr>
      <w:tr w14:paraId="702BE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tcPr>
          <w:p w14:paraId="2C9B4581">
            <w:pPr>
              <w:ind w:firstLine="480"/>
              <w:jc w:val="center"/>
              <w:rPr>
                <w:rFonts w:ascii="宋体" w:hAnsi="宋体"/>
                <w:szCs w:val="21"/>
              </w:rPr>
            </w:pPr>
          </w:p>
        </w:tc>
        <w:tc>
          <w:tcPr>
            <w:tcW w:w="899" w:type="dxa"/>
          </w:tcPr>
          <w:p w14:paraId="526420C2">
            <w:pPr>
              <w:jc w:val="center"/>
              <w:rPr>
                <w:rFonts w:ascii="宋体" w:hAnsi="宋体"/>
                <w:szCs w:val="21"/>
              </w:rPr>
            </w:pPr>
            <w:r>
              <w:rPr>
                <w:rFonts w:hint="eastAsia" w:ascii="宋体" w:hAnsi="宋体"/>
                <w:szCs w:val="21"/>
              </w:rPr>
              <w:t>2</w:t>
            </w:r>
          </w:p>
        </w:tc>
        <w:tc>
          <w:tcPr>
            <w:tcW w:w="3369" w:type="dxa"/>
          </w:tcPr>
          <w:p w14:paraId="47262198">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机织服装材料的分类</w:t>
            </w:r>
          </w:p>
        </w:tc>
        <w:tc>
          <w:tcPr>
            <w:tcW w:w="1090" w:type="dxa"/>
          </w:tcPr>
          <w:p w14:paraId="062CCFF3">
            <w:pPr>
              <w:jc w:val="center"/>
              <w:rPr>
                <w:rFonts w:asciiTheme="minorEastAsia" w:hAnsiTheme="minorEastAsia" w:eastAsiaTheme="minorEastAsia"/>
                <w:szCs w:val="21"/>
              </w:rPr>
            </w:pPr>
            <w:r>
              <w:rPr>
                <w:rFonts w:hint="eastAsia" w:asciiTheme="minorEastAsia" w:hAnsiTheme="minorEastAsia" w:eastAsiaTheme="minorEastAsia"/>
                <w:szCs w:val="21"/>
              </w:rPr>
              <w:t>2</w:t>
            </w:r>
          </w:p>
        </w:tc>
        <w:tc>
          <w:tcPr>
            <w:tcW w:w="1178" w:type="dxa"/>
          </w:tcPr>
          <w:p w14:paraId="3DBE2215">
            <w:pPr>
              <w:jc w:val="center"/>
              <w:rPr>
                <w:rFonts w:asciiTheme="minorEastAsia" w:hAnsiTheme="minorEastAsia" w:eastAsiaTheme="minorEastAsia"/>
                <w:szCs w:val="21"/>
              </w:rPr>
            </w:pPr>
          </w:p>
        </w:tc>
      </w:tr>
      <w:tr w14:paraId="14B32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tcPr>
          <w:p w14:paraId="53E99CE1">
            <w:pPr>
              <w:ind w:firstLine="480"/>
              <w:jc w:val="center"/>
              <w:rPr>
                <w:rFonts w:ascii="宋体" w:hAnsi="宋体"/>
                <w:szCs w:val="21"/>
              </w:rPr>
            </w:pPr>
          </w:p>
        </w:tc>
        <w:tc>
          <w:tcPr>
            <w:tcW w:w="899" w:type="dxa"/>
          </w:tcPr>
          <w:p w14:paraId="568BF24D">
            <w:pPr>
              <w:jc w:val="center"/>
              <w:rPr>
                <w:rFonts w:ascii="宋体" w:hAnsi="宋体"/>
                <w:szCs w:val="21"/>
              </w:rPr>
            </w:pPr>
            <w:r>
              <w:rPr>
                <w:rFonts w:hint="eastAsia" w:ascii="宋体" w:hAnsi="宋体"/>
                <w:szCs w:val="21"/>
              </w:rPr>
              <w:t>3</w:t>
            </w:r>
          </w:p>
        </w:tc>
        <w:tc>
          <w:tcPr>
            <w:tcW w:w="3369" w:type="dxa"/>
          </w:tcPr>
          <w:p w14:paraId="59482F4E">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织服装材料的组织结构</w:t>
            </w:r>
          </w:p>
        </w:tc>
        <w:tc>
          <w:tcPr>
            <w:tcW w:w="1090" w:type="dxa"/>
          </w:tcPr>
          <w:p w14:paraId="0A86A878">
            <w:pPr>
              <w:jc w:val="center"/>
              <w:rPr>
                <w:rFonts w:asciiTheme="minorEastAsia" w:hAnsiTheme="minorEastAsia" w:eastAsiaTheme="minorEastAsia"/>
                <w:szCs w:val="21"/>
              </w:rPr>
            </w:pPr>
            <w:r>
              <w:rPr>
                <w:rFonts w:hint="eastAsia" w:asciiTheme="minorEastAsia" w:hAnsiTheme="minorEastAsia" w:eastAsiaTheme="minorEastAsia"/>
                <w:szCs w:val="21"/>
              </w:rPr>
              <w:t>2</w:t>
            </w:r>
          </w:p>
        </w:tc>
        <w:tc>
          <w:tcPr>
            <w:tcW w:w="1178" w:type="dxa"/>
          </w:tcPr>
          <w:p w14:paraId="0FFFC428">
            <w:pPr>
              <w:jc w:val="center"/>
              <w:rPr>
                <w:rFonts w:asciiTheme="minorEastAsia" w:hAnsiTheme="minorEastAsia" w:eastAsiaTheme="minorEastAsia"/>
                <w:szCs w:val="21"/>
              </w:rPr>
            </w:pPr>
          </w:p>
        </w:tc>
      </w:tr>
      <w:tr w14:paraId="35D25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tcPr>
          <w:p w14:paraId="3660509D">
            <w:pPr>
              <w:ind w:firstLine="480"/>
              <w:jc w:val="center"/>
              <w:rPr>
                <w:rFonts w:ascii="宋体" w:hAnsi="宋体"/>
                <w:szCs w:val="21"/>
              </w:rPr>
            </w:pPr>
          </w:p>
        </w:tc>
        <w:tc>
          <w:tcPr>
            <w:tcW w:w="899" w:type="dxa"/>
          </w:tcPr>
          <w:p w14:paraId="34A48C27">
            <w:pPr>
              <w:jc w:val="center"/>
              <w:rPr>
                <w:rFonts w:ascii="宋体" w:hAnsi="宋体"/>
                <w:szCs w:val="21"/>
              </w:rPr>
            </w:pPr>
            <w:r>
              <w:rPr>
                <w:rFonts w:hint="eastAsia" w:ascii="宋体" w:hAnsi="宋体"/>
                <w:szCs w:val="21"/>
              </w:rPr>
              <w:t>4</w:t>
            </w:r>
          </w:p>
        </w:tc>
        <w:tc>
          <w:tcPr>
            <w:tcW w:w="3369" w:type="dxa"/>
          </w:tcPr>
          <w:p w14:paraId="2E7B2AF8">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常见机织物的品种与选用</w:t>
            </w:r>
          </w:p>
        </w:tc>
        <w:tc>
          <w:tcPr>
            <w:tcW w:w="1090" w:type="dxa"/>
          </w:tcPr>
          <w:p w14:paraId="5698C659">
            <w:pPr>
              <w:jc w:val="center"/>
              <w:rPr>
                <w:rFonts w:asciiTheme="minorEastAsia" w:hAnsiTheme="minorEastAsia" w:eastAsiaTheme="minorEastAsia"/>
                <w:szCs w:val="21"/>
              </w:rPr>
            </w:pPr>
            <w:r>
              <w:rPr>
                <w:rFonts w:hint="eastAsia" w:asciiTheme="minorEastAsia" w:hAnsiTheme="minorEastAsia" w:eastAsiaTheme="minorEastAsia"/>
                <w:szCs w:val="21"/>
              </w:rPr>
              <w:t>4</w:t>
            </w:r>
          </w:p>
        </w:tc>
        <w:tc>
          <w:tcPr>
            <w:tcW w:w="1178" w:type="dxa"/>
          </w:tcPr>
          <w:p w14:paraId="58707111">
            <w:pPr>
              <w:jc w:val="center"/>
              <w:rPr>
                <w:rFonts w:asciiTheme="minorEastAsia" w:hAnsiTheme="minorEastAsia" w:eastAsiaTheme="minorEastAsia"/>
                <w:szCs w:val="21"/>
              </w:rPr>
            </w:pPr>
          </w:p>
        </w:tc>
      </w:tr>
      <w:tr w14:paraId="078DE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tcPr>
          <w:p w14:paraId="34869D60">
            <w:pPr>
              <w:ind w:firstLine="480"/>
              <w:jc w:val="center"/>
              <w:rPr>
                <w:rFonts w:ascii="宋体" w:hAnsi="宋体"/>
                <w:szCs w:val="21"/>
              </w:rPr>
            </w:pPr>
          </w:p>
        </w:tc>
        <w:tc>
          <w:tcPr>
            <w:tcW w:w="899" w:type="dxa"/>
          </w:tcPr>
          <w:p w14:paraId="637023D6">
            <w:pPr>
              <w:jc w:val="center"/>
              <w:rPr>
                <w:rFonts w:ascii="宋体" w:hAnsi="宋体"/>
                <w:szCs w:val="21"/>
              </w:rPr>
            </w:pPr>
            <w:r>
              <w:rPr>
                <w:rFonts w:hint="eastAsia" w:ascii="宋体" w:hAnsi="宋体"/>
                <w:szCs w:val="21"/>
              </w:rPr>
              <w:t>5</w:t>
            </w:r>
          </w:p>
        </w:tc>
        <w:tc>
          <w:tcPr>
            <w:tcW w:w="3369" w:type="dxa"/>
          </w:tcPr>
          <w:p w14:paraId="5876072F">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针织服装材料的分类</w:t>
            </w:r>
          </w:p>
        </w:tc>
        <w:tc>
          <w:tcPr>
            <w:tcW w:w="1090" w:type="dxa"/>
          </w:tcPr>
          <w:p w14:paraId="63B09175">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val="en-US" w:eastAsia="zh-CN"/>
              </w:rPr>
              <w:t>4</w:t>
            </w:r>
          </w:p>
        </w:tc>
        <w:tc>
          <w:tcPr>
            <w:tcW w:w="1178" w:type="dxa"/>
          </w:tcPr>
          <w:p w14:paraId="3CBD73ED">
            <w:pPr>
              <w:jc w:val="center"/>
              <w:rPr>
                <w:rFonts w:asciiTheme="minorEastAsia" w:hAnsiTheme="minorEastAsia" w:eastAsiaTheme="minorEastAsia"/>
                <w:szCs w:val="21"/>
              </w:rPr>
            </w:pPr>
          </w:p>
        </w:tc>
      </w:tr>
      <w:tr w14:paraId="50D3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tcPr>
          <w:p w14:paraId="66CDB22F">
            <w:pPr>
              <w:ind w:firstLine="480"/>
              <w:jc w:val="center"/>
              <w:rPr>
                <w:rFonts w:ascii="宋体" w:hAnsi="宋体"/>
                <w:szCs w:val="21"/>
              </w:rPr>
            </w:pPr>
          </w:p>
        </w:tc>
        <w:tc>
          <w:tcPr>
            <w:tcW w:w="899" w:type="dxa"/>
          </w:tcPr>
          <w:p w14:paraId="5BD6F311">
            <w:pPr>
              <w:jc w:val="center"/>
              <w:rPr>
                <w:rFonts w:ascii="宋体" w:hAnsi="宋体"/>
                <w:szCs w:val="21"/>
              </w:rPr>
            </w:pPr>
            <w:r>
              <w:rPr>
                <w:rFonts w:hint="eastAsia" w:ascii="宋体" w:hAnsi="宋体"/>
                <w:szCs w:val="21"/>
              </w:rPr>
              <w:t>6</w:t>
            </w:r>
          </w:p>
        </w:tc>
        <w:tc>
          <w:tcPr>
            <w:tcW w:w="3369" w:type="dxa"/>
          </w:tcPr>
          <w:p w14:paraId="74B35D3D">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针织服装材料的组织结构</w:t>
            </w:r>
          </w:p>
        </w:tc>
        <w:tc>
          <w:tcPr>
            <w:tcW w:w="1090" w:type="dxa"/>
          </w:tcPr>
          <w:p w14:paraId="4BBAE8D5">
            <w:pPr>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lang w:val="en-US" w:eastAsia="zh-CN"/>
              </w:rPr>
              <w:t>4</w:t>
            </w:r>
          </w:p>
        </w:tc>
        <w:tc>
          <w:tcPr>
            <w:tcW w:w="1178" w:type="dxa"/>
          </w:tcPr>
          <w:p w14:paraId="1D72D0F2">
            <w:pPr>
              <w:jc w:val="center"/>
              <w:rPr>
                <w:rFonts w:asciiTheme="minorEastAsia" w:hAnsiTheme="minorEastAsia" w:eastAsiaTheme="minorEastAsia"/>
                <w:szCs w:val="21"/>
              </w:rPr>
            </w:pPr>
          </w:p>
        </w:tc>
      </w:tr>
      <w:tr w14:paraId="5828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tcPr>
          <w:p w14:paraId="19B2D615">
            <w:pPr>
              <w:ind w:firstLine="480"/>
              <w:jc w:val="center"/>
              <w:rPr>
                <w:rFonts w:ascii="宋体" w:hAnsi="宋体"/>
                <w:szCs w:val="21"/>
              </w:rPr>
            </w:pPr>
          </w:p>
        </w:tc>
        <w:tc>
          <w:tcPr>
            <w:tcW w:w="899" w:type="dxa"/>
          </w:tcPr>
          <w:p w14:paraId="1B4448D9">
            <w:pPr>
              <w:jc w:val="center"/>
              <w:rPr>
                <w:rFonts w:ascii="宋体" w:hAnsi="宋体"/>
                <w:szCs w:val="21"/>
              </w:rPr>
            </w:pPr>
            <w:r>
              <w:rPr>
                <w:rFonts w:hint="eastAsia" w:ascii="宋体" w:hAnsi="宋体"/>
                <w:szCs w:val="21"/>
              </w:rPr>
              <w:t>7</w:t>
            </w:r>
          </w:p>
        </w:tc>
        <w:tc>
          <w:tcPr>
            <w:tcW w:w="3369" w:type="dxa"/>
          </w:tcPr>
          <w:p w14:paraId="64C2EB58">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常见针织物的品种与选用</w:t>
            </w:r>
          </w:p>
        </w:tc>
        <w:tc>
          <w:tcPr>
            <w:tcW w:w="1090" w:type="dxa"/>
          </w:tcPr>
          <w:p w14:paraId="3D425365">
            <w:pPr>
              <w:jc w:val="center"/>
              <w:rPr>
                <w:rFonts w:asciiTheme="minorEastAsia" w:hAnsiTheme="minorEastAsia" w:eastAsiaTheme="minorEastAsia"/>
                <w:szCs w:val="21"/>
              </w:rPr>
            </w:pPr>
            <w:r>
              <w:rPr>
                <w:rFonts w:hint="eastAsia" w:asciiTheme="minorEastAsia" w:hAnsiTheme="minorEastAsia" w:eastAsiaTheme="minorEastAsia"/>
                <w:szCs w:val="21"/>
              </w:rPr>
              <w:t>4</w:t>
            </w:r>
          </w:p>
        </w:tc>
        <w:tc>
          <w:tcPr>
            <w:tcW w:w="1178" w:type="dxa"/>
          </w:tcPr>
          <w:p w14:paraId="5BC2703F">
            <w:pPr>
              <w:jc w:val="center"/>
              <w:rPr>
                <w:rFonts w:asciiTheme="minorEastAsia" w:hAnsiTheme="minorEastAsia" w:eastAsiaTheme="minorEastAsia"/>
                <w:szCs w:val="21"/>
              </w:rPr>
            </w:pPr>
          </w:p>
        </w:tc>
      </w:tr>
      <w:tr w14:paraId="53872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tcPr>
          <w:p w14:paraId="3061399E">
            <w:pPr>
              <w:ind w:firstLine="480"/>
              <w:jc w:val="center"/>
              <w:rPr>
                <w:rFonts w:ascii="宋体" w:hAnsi="宋体"/>
                <w:szCs w:val="21"/>
              </w:rPr>
            </w:pPr>
          </w:p>
        </w:tc>
        <w:tc>
          <w:tcPr>
            <w:tcW w:w="899" w:type="dxa"/>
          </w:tcPr>
          <w:p w14:paraId="5BCB5183">
            <w:pPr>
              <w:jc w:val="center"/>
              <w:rPr>
                <w:rFonts w:ascii="宋体" w:hAnsi="宋体"/>
                <w:szCs w:val="21"/>
              </w:rPr>
            </w:pPr>
            <w:r>
              <w:rPr>
                <w:rFonts w:hint="eastAsia" w:ascii="宋体" w:hAnsi="宋体"/>
                <w:szCs w:val="21"/>
              </w:rPr>
              <w:t>8</w:t>
            </w:r>
          </w:p>
        </w:tc>
        <w:tc>
          <w:tcPr>
            <w:tcW w:w="3369" w:type="dxa"/>
          </w:tcPr>
          <w:p w14:paraId="5B8EFB84">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其他服装材料</w:t>
            </w:r>
          </w:p>
        </w:tc>
        <w:tc>
          <w:tcPr>
            <w:tcW w:w="1090" w:type="dxa"/>
          </w:tcPr>
          <w:p w14:paraId="47CB31BF">
            <w:pPr>
              <w:jc w:val="center"/>
              <w:rPr>
                <w:rFonts w:asciiTheme="minorEastAsia" w:hAnsiTheme="minorEastAsia" w:eastAsiaTheme="minorEastAsia"/>
                <w:szCs w:val="21"/>
              </w:rPr>
            </w:pPr>
            <w:r>
              <w:rPr>
                <w:rFonts w:hint="eastAsia" w:asciiTheme="minorEastAsia" w:hAnsiTheme="minorEastAsia" w:eastAsiaTheme="minorEastAsia"/>
                <w:szCs w:val="21"/>
              </w:rPr>
              <w:t>4</w:t>
            </w:r>
          </w:p>
        </w:tc>
        <w:tc>
          <w:tcPr>
            <w:tcW w:w="1178" w:type="dxa"/>
          </w:tcPr>
          <w:p w14:paraId="33C7139A">
            <w:pPr>
              <w:jc w:val="center"/>
              <w:rPr>
                <w:rFonts w:asciiTheme="minorEastAsia" w:hAnsiTheme="minorEastAsia" w:eastAsiaTheme="minorEastAsia"/>
                <w:szCs w:val="21"/>
              </w:rPr>
            </w:pPr>
          </w:p>
        </w:tc>
      </w:tr>
      <w:tr w14:paraId="170BB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tcPr>
          <w:p w14:paraId="20BBF678">
            <w:pPr>
              <w:rPr>
                <w:rFonts w:ascii="宋体" w:hAnsi="宋体"/>
                <w:szCs w:val="21"/>
              </w:rPr>
            </w:pPr>
            <w:r>
              <w:rPr>
                <w:rFonts w:hint="eastAsia" w:ascii="宋体" w:hAnsi="宋体"/>
              </w:rPr>
              <w:t>模块三</w:t>
            </w:r>
          </w:p>
          <w:p w14:paraId="78A02656">
            <w:pPr>
              <w:rPr>
                <w:rFonts w:asciiTheme="minorEastAsia" w:hAnsiTheme="minorEastAsia" w:eastAsiaTheme="minorEastAsia"/>
                <w:szCs w:val="21"/>
              </w:rPr>
            </w:pPr>
            <w:r>
              <w:rPr>
                <w:rFonts w:hint="eastAsia" w:asciiTheme="minorEastAsia" w:hAnsiTheme="minorEastAsia" w:eastAsiaTheme="minorEastAsia"/>
                <w:szCs w:val="21"/>
              </w:rPr>
              <w:t>服装辅料的认识与应用</w:t>
            </w:r>
          </w:p>
        </w:tc>
        <w:tc>
          <w:tcPr>
            <w:tcW w:w="899" w:type="dxa"/>
          </w:tcPr>
          <w:p w14:paraId="3763D938">
            <w:pPr>
              <w:jc w:val="center"/>
              <w:rPr>
                <w:rFonts w:ascii="宋体" w:hAnsi="宋体"/>
                <w:szCs w:val="21"/>
              </w:rPr>
            </w:pPr>
            <w:r>
              <w:rPr>
                <w:rFonts w:hint="eastAsia" w:ascii="宋体" w:hAnsi="宋体"/>
                <w:szCs w:val="21"/>
              </w:rPr>
              <w:t>1</w:t>
            </w:r>
          </w:p>
        </w:tc>
        <w:tc>
          <w:tcPr>
            <w:tcW w:w="3369" w:type="dxa"/>
          </w:tcPr>
          <w:p w14:paraId="12D520D0">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服装里料认识与应用</w:t>
            </w:r>
          </w:p>
        </w:tc>
        <w:tc>
          <w:tcPr>
            <w:tcW w:w="1090" w:type="dxa"/>
          </w:tcPr>
          <w:p w14:paraId="3338516D">
            <w:pPr>
              <w:jc w:val="center"/>
              <w:rPr>
                <w:rFonts w:asciiTheme="minorEastAsia" w:hAnsiTheme="minorEastAsia" w:eastAsiaTheme="minorEastAsia"/>
                <w:szCs w:val="21"/>
              </w:rPr>
            </w:pPr>
            <w:r>
              <w:rPr>
                <w:rFonts w:hint="eastAsia" w:asciiTheme="minorEastAsia" w:hAnsiTheme="minorEastAsia" w:eastAsiaTheme="minorEastAsia"/>
                <w:szCs w:val="21"/>
              </w:rPr>
              <w:t>2</w:t>
            </w:r>
          </w:p>
        </w:tc>
        <w:tc>
          <w:tcPr>
            <w:tcW w:w="1178" w:type="dxa"/>
          </w:tcPr>
          <w:p w14:paraId="5312C208">
            <w:pPr>
              <w:jc w:val="center"/>
              <w:rPr>
                <w:rFonts w:asciiTheme="minorEastAsia" w:hAnsiTheme="minorEastAsia" w:eastAsiaTheme="minorEastAsia"/>
                <w:szCs w:val="21"/>
              </w:rPr>
            </w:pPr>
          </w:p>
        </w:tc>
      </w:tr>
      <w:tr w14:paraId="1EB58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tcPr>
          <w:p w14:paraId="43964F6B">
            <w:pPr>
              <w:ind w:firstLine="480"/>
              <w:jc w:val="center"/>
              <w:rPr>
                <w:rFonts w:ascii="宋体" w:hAnsi="宋体"/>
                <w:szCs w:val="21"/>
              </w:rPr>
            </w:pPr>
          </w:p>
        </w:tc>
        <w:tc>
          <w:tcPr>
            <w:tcW w:w="899" w:type="dxa"/>
          </w:tcPr>
          <w:p w14:paraId="3F22B994">
            <w:pPr>
              <w:jc w:val="center"/>
              <w:rPr>
                <w:rFonts w:ascii="宋体" w:hAnsi="宋体"/>
                <w:szCs w:val="21"/>
              </w:rPr>
            </w:pPr>
            <w:r>
              <w:rPr>
                <w:rFonts w:hint="eastAsia" w:ascii="宋体" w:hAnsi="宋体"/>
                <w:szCs w:val="21"/>
              </w:rPr>
              <w:t>2</w:t>
            </w:r>
          </w:p>
        </w:tc>
        <w:tc>
          <w:tcPr>
            <w:tcW w:w="3369" w:type="dxa"/>
          </w:tcPr>
          <w:p w14:paraId="73ADDA8F">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服装衬填充料认识与应用</w:t>
            </w:r>
          </w:p>
        </w:tc>
        <w:tc>
          <w:tcPr>
            <w:tcW w:w="1090" w:type="dxa"/>
          </w:tcPr>
          <w:p w14:paraId="59B980CF">
            <w:pPr>
              <w:jc w:val="center"/>
              <w:rPr>
                <w:rFonts w:asciiTheme="minorEastAsia" w:hAnsiTheme="minorEastAsia" w:eastAsiaTheme="minorEastAsia"/>
                <w:szCs w:val="21"/>
              </w:rPr>
            </w:pPr>
            <w:r>
              <w:rPr>
                <w:rFonts w:hint="eastAsia" w:asciiTheme="minorEastAsia" w:hAnsiTheme="minorEastAsia" w:eastAsiaTheme="minorEastAsia"/>
                <w:szCs w:val="21"/>
              </w:rPr>
              <w:t>2</w:t>
            </w:r>
          </w:p>
        </w:tc>
        <w:tc>
          <w:tcPr>
            <w:tcW w:w="1178" w:type="dxa"/>
          </w:tcPr>
          <w:p w14:paraId="77964B9C">
            <w:pPr>
              <w:jc w:val="center"/>
              <w:rPr>
                <w:rFonts w:asciiTheme="minorEastAsia" w:hAnsiTheme="minorEastAsia" w:eastAsiaTheme="minorEastAsia"/>
                <w:szCs w:val="21"/>
              </w:rPr>
            </w:pPr>
          </w:p>
        </w:tc>
      </w:tr>
      <w:tr w14:paraId="48005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tcPr>
          <w:p w14:paraId="778D394D">
            <w:pPr>
              <w:ind w:firstLine="480"/>
              <w:jc w:val="center"/>
              <w:rPr>
                <w:rFonts w:ascii="宋体" w:hAnsi="宋体"/>
                <w:szCs w:val="21"/>
              </w:rPr>
            </w:pPr>
          </w:p>
        </w:tc>
        <w:tc>
          <w:tcPr>
            <w:tcW w:w="899" w:type="dxa"/>
          </w:tcPr>
          <w:p w14:paraId="521C0D41">
            <w:pPr>
              <w:jc w:val="center"/>
              <w:rPr>
                <w:rFonts w:ascii="宋体" w:hAnsi="宋体"/>
                <w:szCs w:val="21"/>
              </w:rPr>
            </w:pPr>
            <w:r>
              <w:rPr>
                <w:rFonts w:hint="eastAsia" w:ascii="宋体" w:hAnsi="宋体"/>
                <w:szCs w:val="21"/>
              </w:rPr>
              <w:t>3</w:t>
            </w:r>
          </w:p>
        </w:tc>
        <w:tc>
          <w:tcPr>
            <w:tcW w:w="3369" w:type="dxa"/>
          </w:tcPr>
          <w:p w14:paraId="18A1CB40">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服装扣合材料认识与应用</w:t>
            </w:r>
          </w:p>
        </w:tc>
        <w:tc>
          <w:tcPr>
            <w:tcW w:w="1090" w:type="dxa"/>
          </w:tcPr>
          <w:p w14:paraId="237E6DA3">
            <w:pPr>
              <w:jc w:val="center"/>
              <w:rPr>
                <w:rFonts w:asciiTheme="minorEastAsia" w:hAnsiTheme="minorEastAsia" w:eastAsiaTheme="minorEastAsia"/>
                <w:szCs w:val="21"/>
              </w:rPr>
            </w:pPr>
            <w:r>
              <w:rPr>
                <w:rFonts w:hint="eastAsia" w:asciiTheme="minorEastAsia" w:hAnsiTheme="minorEastAsia" w:eastAsiaTheme="minorEastAsia"/>
                <w:szCs w:val="21"/>
              </w:rPr>
              <w:t>2</w:t>
            </w:r>
          </w:p>
        </w:tc>
        <w:tc>
          <w:tcPr>
            <w:tcW w:w="1178" w:type="dxa"/>
          </w:tcPr>
          <w:p w14:paraId="17B756BE">
            <w:pPr>
              <w:jc w:val="center"/>
              <w:rPr>
                <w:rFonts w:asciiTheme="minorEastAsia" w:hAnsiTheme="minorEastAsia" w:eastAsiaTheme="minorEastAsia"/>
                <w:szCs w:val="21"/>
              </w:rPr>
            </w:pPr>
          </w:p>
        </w:tc>
      </w:tr>
      <w:tr w14:paraId="39038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tcPr>
          <w:p w14:paraId="4F188615">
            <w:pPr>
              <w:ind w:firstLine="480"/>
              <w:jc w:val="center"/>
              <w:rPr>
                <w:rFonts w:ascii="宋体" w:hAnsi="宋体"/>
                <w:szCs w:val="21"/>
              </w:rPr>
            </w:pPr>
          </w:p>
        </w:tc>
        <w:tc>
          <w:tcPr>
            <w:tcW w:w="899" w:type="dxa"/>
          </w:tcPr>
          <w:p w14:paraId="57016A32">
            <w:pPr>
              <w:jc w:val="center"/>
              <w:rPr>
                <w:rFonts w:ascii="宋体" w:hAnsi="宋体"/>
                <w:szCs w:val="21"/>
              </w:rPr>
            </w:pPr>
            <w:r>
              <w:rPr>
                <w:rFonts w:hint="eastAsia" w:ascii="宋体" w:hAnsi="宋体"/>
                <w:szCs w:val="21"/>
              </w:rPr>
              <w:t>4</w:t>
            </w:r>
          </w:p>
        </w:tc>
        <w:tc>
          <w:tcPr>
            <w:tcW w:w="3369" w:type="dxa"/>
          </w:tcPr>
          <w:p w14:paraId="5E27D5D3">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其他服装辅料认识与应用</w:t>
            </w:r>
          </w:p>
        </w:tc>
        <w:tc>
          <w:tcPr>
            <w:tcW w:w="1090" w:type="dxa"/>
          </w:tcPr>
          <w:p w14:paraId="2A9BED66">
            <w:pPr>
              <w:jc w:val="center"/>
              <w:rPr>
                <w:rFonts w:asciiTheme="minorEastAsia" w:hAnsiTheme="minorEastAsia" w:eastAsiaTheme="minorEastAsia"/>
                <w:szCs w:val="21"/>
              </w:rPr>
            </w:pPr>
            <w:r>
              <w:rPr>
                <w:rFonts w:hint="eastAsia" w:asciiTheme="minorEastAsia" w:hAnsiTheme="minorEastAsia" w:eastAsiaTheme="minorEastAsia"/>
                <w:szCs w:val="21"/>
              </w:rPr>
              <w:t>2</w:t>
            </w:r>
          </w:p>
        </w:tc>
        <w:tc>
          <w:tcPr>
            <w:tcW w:w="1178" w:type="dxa"/>
          </w:tcPr>
          <w:p w14:paraId="0C8DEAC5">
            <w:pPr>
              <w:jc w:val="center"/>
              <w:rPr>
                <w:rFonts w:asciiTheme="minorEastAsia" w:hAnsiTheme="minorEastAsia" w:eastAsiaTheme="minorEastAsia"/>
                <w:szCs w:val="21"/>
              </w:rPr>
            </w:pPr>
          </w:p>
        </w:tc>
      </w:tr>
      <w:tr w14:paraId="69AE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tcPr>
          <w:p w14:paraId="349B8E82">
            <w:pPr>
              <w:rPr>
                <w:rFonts w:ascii="宋体" w:hAnsi="宋体"/>
                <w:szCs w:val="21"/>
              </w:rPr>
            </w:pPr>
            <w:r>
              <w:rPr>
                <w:rFonts w:hint="eastAsia" w:ascii="宋体" w:hAnsi="宋体"/>
              </w:rPr>
              <w:t>模块四</w:t>
            </w:r>
          </w:p>
          <w:p w14:paraId="5F756506">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服装材料的选用</w:t>
            </w:r>
          </w:p>
        </w:tc>
        <w:tc>
          <w:tcPr>
            <w:tcW w:w="899" w:type="dxa"/>
          </w:tcPr>
          <w:p w14:paraId="1EBF204D">
            <w:pPr>
              <w:jc w:val="center"/>
              <w:rPr>
                <w:rFonts w:ascii="宋体" w:hAnsi="宋体"/>
                <w:szCs w:val="21"/>
              </w:rPr>
            </w:pPr>
            <w:r>
              <w:rPr>
                <w:rFonts w:hint="eastAsia" w:ascii="宋体" w:hAnsi="宋体"/>
                <w:szCs w:val="21"/>
              </w:rPr>
              <w:t>1</w:t>
            </w:r>
          </w:p>
        </w:tc>
        <w:tc>
          <w:tcPr>
            <w:tcW w:w="3369" w:type="dxa"/>
          </w:tcPr>
          <w:p w14:paraId="3B289AED">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常见服装品种与材料的选用</w:t>
            </w:r>
          </w:p>
        </w:tc>
        <w:tc>
          <w:tcPr>
            <w:tcW w:w="1090" w:type="dxa"/>
          </w:tcPr>
          <w:p w14:paraId="07C1F2AF">
            <w:pPr>
              <w:jc w:val="cente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4</w:t>
            </w:r>
          </w:p>
        </w:tc>
        <w:tc>
          <w:tcPr>
            <w:tcW w:w="1178" w:type="dxa"/>
          </w:tcPr>
          <w:p w14:paraId="1B2E9181">
            <w:pPr>
              <w:jc w:val="center"/>
              <w:rPr>
                <w:rFonts w:asciiTheme="minorEastAsia" w:hAnsiTheme="minorEastAsia" w:eastAsiaTheme="minorEastAsia"/>
                <w:szCs w:val="21"/>
              </w:rPr>
            </w:pPr>
          </w:p>
        </w:tc>
      </w:tr>
      <w:tr w14:paraId="54082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tcPr>
          <w:p w14:paraId="6C386B6F">
            <w:pPr>
              <w:jc w:val="center"/>
              <w:rPr>
                <w:rFonts w:ascii="宋体" w:hAnsi="宋体"/>
                <w:szCs w:val="21"/>
              </w:rPr>
            </w:pPr>
          </w:p>
        </w:tc>
        <w:tc>
          <w:tcPr>
            <w:tcW w:w="899" w:type="dxa"/>
          </w:tcPr>
          <w:p w14:paraId="6B4058C6">
            <w:pPr>
              <w:jc w:val="center"/>
              <w:rPr>
                <w:rFonts w:ascii="宋体" w:hAnsi="宋体"/>
                <w:szCs w:val="21"/>
              </w:rPr>
            </w:pPr>
            <w:r>
              <w:rPr>
                <w:rFonts w:hint="eastAsia" w:ascii="宋体" w:hAnsi="宋体"/>
                <w:szCs w:val="21"/>
              </w:rPr>
              <w:t>2</w:t>
            </w:r>
          </w:p>
        </w:tc>
        <w:tc>
          <w:tcPr>
            <w:tcW w:w="3369" w:type="dxa"/>
          </w:tcPr>
          <w:p w14:paraId="6F333601">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服装材料的洗涤与保管</w:t>
            </w:r>
          </w:p>
        </w:tc>
        <w:tc>
          <w:tcPr>
            <w:tcW w:w="1090" w:type="dxa"/>
          </w:tcPr>
          <w:p w14:paraId="12AA71C1">
            <w:pPr>
              <w:jc w:val="cente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4</w:t>
            </w:r>
          </w:p>
        </w:tc>
        <w:tc>
          <w:tcPr>
            <w:tcW w:w="1178" w:type="dxa"/>
          </w:tcPr>
          <w:p w14:paraId="3652ED91">
            <w:pPr>
              <w:jc w:val="center"/>
              <w:rPr>
                <w:rFonts w:asciiTheme="minorEastAsia" w:hAnsiTheme="minorEastAsia" w:eastAsiaTheme="minorEastAsia"/>
                <w:szCs w:val="21"/>
              </w:rPr>
            </w:pPr>
          </w:p>
        </w:tc>
      </w:tr>
      <w:tr w14:paraId="0CA7C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tcPr>
          <w:p w14:paraId="1EB3DFA9">
            <w:pPr>
              <w:rPr>
                <w:rFonts w:ascii="宋体" w:hAnsi="宋体"/>
                <w:szCs w:val="21"/>
              </w:rPr>
            </w:pPr>
            <w:r>
              <w:rPr>
                <w:rFonts w:hint="eastAsia" w:ascii="宋体" w:hAnsi="宋体"/>
              </w:rPr>
              <w:t>模块五</w:t>
            </w:r>
          </w:p>
          <w:p w14:paraId="5BA02C02">
            <w:pPr>
              <w:spacing w:line="360" w:lineRule="auto"/>
              <w:rPr>
                <w:rFonts w:asciiTheme="minorEastAsia" w:hAnsiTheme="minorEastAsia" w:eastAsiaTheme="minorEastAsia"/>
                <w:bCs/>
                <w:iCs/>
                <w:szCs w:val="21"/>
              </w:rPr>
            </w:pPr>
            <w:r>
              <w:rPr>
                <w:rFonts w:hint="eastAsia" w:asciiTheme="minorEastAsia" w:hAnsiTheme="minorEastAsia" w:eastAsiaTheme="minorEastAsia"/>
                <w:szCs w:val="21"/>
              </w:rPr>
              <w:t>服装材料的艺术设计</w:t>
            </w:r>
          </w:p>
        </w:tc>
        <w:tc>
          <w:tcPr>
            <w:tcW w:w="899" w:type="dxa"/>
          </w:tcPr>
          <w:p w14:paraId="75E36E50">
            <w:pPr>
              <w:jc w:val="center"/>
              <w:rPr>
                <w:rFonts w:ascii="宋体" w:hAnsi="宋体"/>
                <w:szCs w:val="21"/>
              </w:rPr>
            </w:pPr>
            <w:r>
              <w:rPr>
                <w:rFonts w:hint="eastAsia" w:ascii="宋体" w:hAnsi="宋体"/>
                <w:szCs w:val="21"/>
              </w:rPr>
              <w:t>1</w:t>
            </w:r>
          </w:p>
        </w:tc>
        <w:tc>
          <w:tcPr>
            <w:tcW w:w="3369" w:type="dxa"/>
          </w:tcPr>
          <w:p w14:paraId="19933B50">
            <w:pPr>
              <w:spacing w:line="360" w:lineRule="auto"/>
              <w:rPr>
                <w:rFonts w:asciiTheme="minorEastAsia" w:hAnsiTheme="minorEastAsia" w:eastAsiaTheme="minorEastAsia"/>
                <w:bCs/>
                <w:iCs/>
                <w:szCs w:val="21"/>
              </w:rPr>
            </w:pPr>
            <w:r>
              <w:rPr>
                <w:rFonts w:hint="eastAsia" w:asciiTheme="minorEastAsia" w:hAnsiTheme="minorEastAsia" w:eastAsiaTheme="minorEastAsia"/>
                <w:szCs w:val="21"/>
              </w:rPr>
              <w:t>服装材料的艺术设计概述</w:t>
            </w:r>
          </w:p>
        </w:tc>
        <w:tc>
          <w:tcPr>
            <w:tcW w:w="1090" w:type="dxa"/>
          </w:tcPr>
          <w:p w14:paraId="13D913EA">
            <w:pPr>
              <w:jc w:val="center"/>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4</w:t>
            </w:r>
          </w:p>
        </w:tc>
        <w:tc>
          <w:tcPr>
            <w:tcW w:w="1178" w:type="dxa"/>
          </w:tcPr>
          <w:p w14:paraId="233E1BE6">
            <w:pPr>
              <w:jc w:val="center"/>
              <w:rPr>
                <w:rFonts w:asciiTheme="minorEastAsia" w:hAnsiTheme="minorEastAsia" w:eastAsiaTheme="minorEastAsia"/>
                <w:szCs w:val="21"/>
              </w:rPr>
            </w:pPr>
          </w:p>
        </w:tc>
      </w:tr>
      <w:tr w14:paraId="7A30F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tcPr>
          <w:p w14:paraId="657F8A02">
            <w:pPr>
              <w:ind w:firstLine="480"/>
              <w:jc w:val="center"/>
              <w:rPr>
                <w:rFonts w:ascii="宋体" w:hAnsi="宋体"/>
                <w:szCs w:val="21"/>
              </w:rPr>
            </w:pPr>
          </w:p>
        </w:tc>
        <w:tc>
          <w:tcPr>
            <w:tcW w:w="899" w:type="dxa"/>
          </w:tcPr>
          <w:p w14:paraId="127640F8">
            <w:pPr>
              <w:jc w:val="center"/>
              <w:rPr>
                <w:rFonts w:ascii="宋体" w:hAnsi="宋体"/>
                <w:szCs w:val="21"/>
              </w:rPr>
            </w:pPr>
            <w:r>
              <w:rPr>
                <w:rFonts w:hint="eastAsia" w:ascii="宋体" w:hAnsi="宋体"/>
                <w:szCs w:val="21"/>
              </w:rPr>
              <w:t>2</w:t>
            </w:r>
          </w:p>
        </w:tc>
        <w:tc>
          <w:tcPr>
            <w:tcW w:w="3369" w:type="dxa"/>
          </w:tcPr>
          <w:p w14:paraId="76F7E3D4">
            <w:pPr>
              <w:spacing w:line="360" w:lineRule="auto"/>
              <w:rPr>
                <w:rFonts w:asciiTheme="minorEastAsia" w:hAnsiTheme="minorEastAsia" w:eastAsiaTheme="minorEastAsia"/>
                <w:bCs/>
                <w:iCs/>
                <w:szCs w:val="21"/>
              </w:rPr>
            </w:pPr>
            <w:r>
              <w:rPr>
                <w:rFonts w:hint="eastAsia" w:asciiTheme="minorEastAsia" w:hAnsiTheme="minorEastAsia" w:eastAsiaTheme="minorEastAsia"/>
                <w:szCs w:val="21"/>
              </w:rPr>
              <w:t>服装材料艺术设计的过程</w:t>
            </w:r>
          </w:p>
        </w:tc>
        <w:tc>
          <w:tcPr>
            <w:tcW w:w="1090" w:type="dxa"/>
          </w:tcPr>
          <w:p w14:paraId="639F03C6">
            <w:pPr>
              <w:jc w:val="center"/>
              <w:rPr>
                <w:rFonts w:asciiTheme="minorEastAsia" w:hAnsiTheme="minorEastAsia" w:eastAsiaTheme="minorEastAsia"/>
                <w:szCs w:val="21"/>
              </w:rPr>
            </w:pPr>
            <w:r>
              <w:rPr>
                <w:rFonts w:hint="eastAsia" w:asciiTheme="minorEastAsia" w:hAnsiTheme="minorEastAsia" w:eastAsiaTheme="minorEastAsia"/>
                <w:szCs w:val="21"/>
              </w:rPr>
              <w:t>8</w:t>
            </w:r>
          </w:p>
        </w:tc>
        <w:tc>
          <w:tcPr>
            <w:tcW w:w="1178" w:type="dxa"/>
          </w:tcPr>
          <w:p w14:paraId="38F32ACB">
            <w:pPr>
              <w:jc w:val="center"/>
              <w:rPr>
                <w:rFonts w:asciiTheme="minorEastAsia" w:hAnsiTheme="minorEastAsia" w:eastAsiaTheme="minorEastAsia"/>
                <w:szCs w:val="21"/>
              </w:rPr>
            </w:pPr>
          </w:p>
        </w:tc>
      </w:tr>
      <w:tr w14:paraId="44071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360" w:type="dxa"/>
            <w:gridSpan w:val="5"/>
          </w:tcPr>
          <w:p w14:paraId="0AB7017B">
            <w:pPr>
              <w:jc w:val="center"/>
              <w:rPr>
                <w:rFonts w:hint="default" w:ascii="宋体" w:hAnsi="宋体" w:eastAsia="宋体"/>
                <w:lang w:val="en-US" w:eastAsia="zh-CN"/>
              </w:rPr>
            </w:pPr>
            <w:r>
              <w:rPr>
                <w:rFonts w:hint="eastAsia" w:ascii="宋体" w:hAnsi="宋体"/>
              </w:rPr>
              <w:t>总学时:</w:t>
            </w:r>
            <w:r>
              <w:rPr>
                <w:rFonts w:hint="eastAsia" w:ascii="宋体" w:hAnsi="宋体"/>
                <w:lang w:val="en-US" w:eastAsia="zh-CN"/>
              </w:rPr>
              <w:t>64</w:t>
            </w:r>
          </w:p>
        </w:tc>
      </w:tr>
    </w:tbl>
    <w:p w14:paraId="537B8F89">
      <w:pPr>
        <w:pStyle w:val="5"/>
        <w:spacing w:before="0" w:beforeAutospacing="0" w:after="0" w:afterAutospacing="0" w:line="360" w:lineRule="auto"/>
        <w:jc w:val="both"/>
        <w:rPr>
          <w:rFonts w:cs="仿宋_GB2312"/>
          <w:b/>
          <w:position w:val="6"/>
        </w:rPr>
      </w:pPr>
      <w:r>
        <w:rPr>
          <w:rFonts w:hint="eastAsia" w:cs="仿宋_GB2312"/>
          <w:b/>
          <w:position w:val="6"/>
        </w:rPr>
        <w:t>2.单元（或项目）设计</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621"/>
        <w:gridCol w:w="709"/>
        <w:gridCol w:w="992"/>
        <w:gridCol w:w="1178"/>
      </w:tblGrid>
      <w:tr w14:paraId="67747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2387" w:type="dxa"/>
            <w:gridSpan w:val="2"/>
            <w:tcBorders>
              <w:top w:val="single" w:color="auto" w:sz="4" w:space="0"/>
              <w:left w:val="single" w:color="auto" w:sz="4" w:space="0"/>
              <w:bottom w:val="single" w:color="auto" w:sz="4" w:space="0"/>
              <w:right w:val="single" w:color="auto" w:sz="4" w:space="0"/>
            </w:tcBorders>
            <w:vAlign w:val="center"/>
          </w:tcPr>
          <w:p w14:paraId="463F6DEC">
            <w:pPr>
              <w:widowControl/>
              <w:rPr>
                <w:rFonts w:ascii="宋体" w:hAnsi="宋体" w:cs="宋体"/>
                <w:kern w:val="0"/>
              </w:rPr>
            </w:pPr>
            <w:r>
              <w:rPr>
                <w:rFonts w:hint="eastAsia" w:ascii="宋体" w:hAnsi="宋体" w:cs="宋体"/>
                <w:kern w:val="0"/>
              </w:rPr>
              <w:t>模块（或工作情境）</w:t>
            </w:r>
          </w:p>
        </w:tc>
        <w:tc>
          <w:tcPr>
            <w:tcW w:w="6973" w:type="dxa"/>
            <w:gridSpan w:val="5"/>
            <w:tcBorders>
              <w:top w:val="single" w:color="auto" w:sz="4" w:space="0"/>
              <w:left w:val="single" w:color="auto" w:sz="4" w:space="0"/>
              <w:bottom w:val="single" w:color="auto" w:sz="4" w:space="0"/>
              <w:right w:val="single" w:color="auto" w:sz="4" w:space="0"/>
            </w:tcBorders>
            <w:vAlign w:val="center"/>
          </w:tcPr>
          <w:p w14:paraId="7E133CF4">
            <w:pPr>
              <w:jc w:val="center"/>
              <w:rPr>
                <w:rFonts w:ascii="宋体" w:hAnsi="宋体"/>
                <w:szCs w:val="21"/>
              </w:rPr>
            </w:pPr>
            <w:r>
              <w:rPr>
                <w:rFonts w:hint="eastAsia" w:ascii="宋体" w:hAnsi="宋体" w:cs="宋体"/>
                <w:kern w:val="0"/>
              </w:rPr>
              <w:t>模块一</w:t>
            </w:r>
            <w:r>
              <w:rPr>
                <w:rFonts w:hint="eastAsia" w:asciiTheme="minorEastAsia" w:hAnsiTheme="minorEastAsia" w:eastAsiaTheme="minorEastAsia"/>
                <w:bCs/>
                <w:iCs/>
                <w:szCs w:val="21"/>
              </w:rPr>
              <w:t>服装概况及纺织纤维基础知识</w:t>
            </w:r>
          </w:p>
        </w:tc>
      </w:tr>
      <w:tr w14:paraId="04B4024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60"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1E1C19D4">
            <w:pPr>
              <w:widowControl/>
              <w:ind w:firstLine="210" w:firstLineChars="100"/>
              <w:rPr>
                <w:rFonts w:ascii="宋体" w:hAnsi="宋体" w:cs="宋体"/>
                <w:kern w:val="0"/>
              </w:rPr>
            </w:pPr>
            <w:r>
              <w:rPr>
                <w:rFonts w:hint="eastAsia" w:ascii="宋体" w:hAnsi="宋体" w:cs="宋体"/>
                <w:kern w:val="0"/>
              </w:rPr>
              <w:t>单元1</w:t>
            </w:r>
          </w:p>
        </w:tc>
        <w:tc>
          <w:tcPr>
            <w:tcW w:w="5200" w:type="dxa"/>
            <w:gridSpan w:val="3"/>
            <w:tcBorders>
              <w:top w:val="single" w:color="auto" w:sz="4" w:space="0"/>
              <w:left w:val="single" w:color="auto" w:sz="4" w:space="0"/>
              <w:bottom w:val="single" w:color="auto" w:sz="4" w:space="0"/>
              <w:right w:val="single" w:color="auto" w:sz="4" w:space="0"/>
            </w:tcBorders>
            <w:shd w:val="clear" w:color="auto" w:fill="auto"/>
          </w:tcPr>
          <w:p w14:paraId="0C903D1F">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服装材料的概述</w:t>
            </w:r>
          </w:p>
        </w:tc>
        <w:tc>
          <w:tcPr>
            <w:tcW w:w="709" w:type="dxa"/>
            <w:vMerge w:val="restart"/>
            <w:tcBorders>
              <w:top w:val="single" w:color="auto" w:sz="4" w:space="0"/>
              <w:left w:val="single" w:color="auto" w:sz="4" w:space="0"/>
              <w:right w:val="single" w:color="auto" w:sz="4" w:space="0"/>
            </w:tcBorders>
            <w:shd w:val="clear" w:color="auto" w:fill="auto"/>
            <w:vAlign w:val="center"/>
          </w:tcPr>
          <w:p w14:paraId="41AF7678">
            <w:pPr>
              <w:widowControl/>
              <w:rPr>
                <w:rFonts w:ascii="宋体" w:hAnsi="宋体" w:cs="宋体"/>
                <w:kern w:val="0"/>
              </w:rPr>
            </w:pPr>
            <w:r>
              <w:rPr>
                <w:rFonts w:hint="eastAsia" w:ascii="宋体" w:hAnsi="宋体" w:cs="宋体"/>
                <w:kern w:val="0"/>
              </w:rPr>
              <w:t>学时</w:t>
            </w:r>
          </w:p>
        </w:tc>
        <w:tc>
          <w:tcPr>
            <w:tcW w:w="992"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14:paraId="5EE7827E">
            <w:pPr>
              <w:widowControl/>
              <w:rPr>
                <w:rFonts w:ascii="宋体" w:hAnsi="宋体" w:cs="宋体"/>
                <w:kern w:val="0"/>
              </w:rPr>
            </w:pPr>
            <w:r>
              <w:rPr>
                <w:rFonts w:hint="eastAsia" w:ascii="宋体" w:hAnsi="宋体" w:cs="宋体"/>
                <w:kern w:val="0"/>
              </w:rPr>
              <w:t>理论</w:t>
            </w:r>
          </w:p>
          <w:p w14:paraId="4F3B5807">
            <w:pPr>
              <w:rPr>
                <w:rFonts w:ascii="宋体" w:hAnsi="宋体" w:cs="宋体"/>
                <w:kern w:val="0"/>
              </w:rPr>
            </w:pPr>
          </w:p>
        </w:tc>
        <w:tc>
          <w:tcPr>
            <w:tcW w:w="1178" w:type="dxa"/>
            <w:vMerge w:val="restart"/>
            <w:tcBorders>
              <w:top w:val="single" w:color="auto" w:sz="4" w:space="0"/>
              <w:left w:val="single" w:color="auto" w:sz="4" w:space="0"/>
              <w:bottom w:val="single" w:color="auto" w:sz="4" w:space="0"/>
              <w:right w:val="single" w:color="auto" w:sz="4" w:space="0"/>
            </w:tcBorders>
            <w:vAlign w:val="center"/>
          </w:tcPr>
          <w:p w14:paraId="74FA0194">
            <w:pPr>
              <w:widowControl/>
              <w:rPr>
                <w:rFonts w:ascii="宋体" w:hAnsi="宋体" w:cs="宋体"/>
                <w:kern w:val="0"/>
              </w:rPr>
            </w:pPr>
            <w:r>
              <w:rPr>
                <w:rFonts w:hint="eastAsia" w:ascii="宋体" w:hAnsi="宋体" w:cs="宋体"/>
                <w:kern w:val="0"/>
              </w:rPr>
              <w:t>6</w:t>
            </w:r>
          </w:p>
          <w:p w14:paraId="0027E0A2">
            <w:pPr>
              <w:rPr>
                <w:rFonts w:ascii="宋体" w:hAnsi="宋体" w:cs="宋体"/>
                <w:kern w:val="0"/>
              </w:rPr>
            </w:pPr>
          </w:p>
        </w:tc>
      </w:tr>
      <w:tr w14:paraId="4191FEE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9"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7F23E4C7">
            <w:pPr>
              <w:widowControl/>
              <w:jc w:val="center"/>
              <w:rPr>
                <w:rFonts w:ascii="宋体" w:hAnsi="宋体" w:cs="宋体"/>
                <w:kern w:val="0"/>
              </w:rPr>
            </w:pPr>
            <w:r>
              <w:rPr>
                <w:rFonts w:hint="eastAsia" w:ascii="宋体" w:hAnsi="宋体" w:cs="宋体"/>
                <w:kern w:val="0"/>
              </w:rPr>
              <w:t>单元2</w:t>
            </w:r>
          </w:p>
        </w:tc>
        <w:tc>
          <w:tcPr>
            <w:tcW w:w="5200" w:type="dxa"/>
            <w:gridSpan w:val="3"/>
            <w:tcBorders>
              <w:top w:val="single" w:color="auto" w:sz="4" w:space="0"/>
              <w:left w:val="single" w:color="auto" w:sz="4" w:space="0"/>
              <w:bottom w:val="single" w:color="auto" w:sz="4" w:space="0"/>
              <w:right w:val="single" w:color="auto" w:sz="4" w:space="0"/>
            </w:tcBorders>
            <w:shd w:val="clear" w:color="auto" w:fill="auto"/>
          </w:tcPr>
          <w:p w14:paraId="768C1633">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纺织纤维的分类</w:t>
            </w:r>
          </w:p>
        </w:tc>
        <w:tc>
          <w:tcPr>
            <w:tcW w:w="709" w:type="dxa"/>
            <w:vMerge w:val="continue"/>
            <w:tcBorders>
              <w:left w:val="single" w:color="auto" w:sz="4" w:space="0"/>
              <w:right w:val="single" w:color="auto" w:sz="4" w:space="0"/>
            </w:tcBorders>
            <w:shd w:val="clear" w:color="auto" w:fill="auto"/>
            <w:vAlign w:val="center"/>
          </w:tcPr>
          <w:p w14:paraId="4A4A6A3C">
            <w:pPr>
              <w:widowControl/>
              <w:jc w:val="left"/>
              <w:rPr>
                <w:rFonts w:ascii="宋体" w:hAnsi="宋体" w:cs="宋体"/>
                <w:kern w:val="0"/>
              </w:rPr>
            </w:pPr>
          </w:p>
        </w:tc>
        <w:tc>
          <w:tcPr>
            <w:tcW w:w="992"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1ADB7AEE">
            <w:pPr>
              <w:widowControl/>
              <w:rPr>
                <w:rFonts w:ascii="宋体" w:hAnsi="宋体" w:cs="宋体"/>
                <w:kern w:val="0"/>
                <w:szCs w:val="21"/>
              </w:rPr>
            </w:pPr>
          </w:p>
        </w:tc>
        <w:tc>
          <w:tcPr>
            <w:tcW w:w="1178" w:type="dxa"/>
            <w:vMerge w:val="continue"/>
            <w:tcBorders>
              <w:top w:val="single" w:color="auto" w:sz="4" w:space="0"/>
              <w:left w:val="single" w:color="auto" w:sz="4" w:space="0"/>
              <w:bottom w:val="single" w:color="auto" w:sz="4" w:space="0"/>
              <w:right w:val="single" w:color="auto" w:sz="4" w:space="0"/>
            </w:tcBorders>
            <w:vAlign w:val="center"/>
          </w:tcPr>
          <w:p w14:paraId="4E38CBBF">
            <w:pPr>
              <w:widowControl/>
              <w:rPr>
                <w:rFonts w:ascii="宋体" w:hAnsi="宋体" w:cs="宋体"/>
                <w:kern w:val="0"/>
              </w:rPr>
            </w:pPr>
          </w:p>
        </w:tc>
      </w:tr>
      <w:tr w14:paraId="4286A33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9"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42F0254F">
            <w:pPr>
              <w:widowControl/>
              <w:jc w:val="center"/>
              <w:rPr>
                <w:rFonts w:ascii="宋体" w:hAnsi="宋体" w:cs="宋体"/>
                <w:kern w:val="0"/>
              </w:rPr>
            </w:pPr>
            <w:r>
              <w:rPr>
                <w:rFonts w:hint="eastAsia" w:ascii="宋体" w:hAnsi="宋体" w:cs="宋体"/>
                <w:kern w:val="0"/>
              </w:rPr>
              <w:t>单元3</w:t>
            </w:r>
          </w:p>
        </w:tc>
        <w:tc>
          <w:tcPr>
            <w:tcW w:w="5200" w:type="dxa"/>
            <w:gridSpan w:val="3"/>
            <w:tcBorders>
              <w:top w:val="single" w:color="auto" w:sz="4" w:space="0"/>
              <w:left w:val="single" w:color="auto" w:sz="4" w:space="0"/>
              <w:bottom w:val="single" w:color="auto" w:sz="4" w:space="0"/>
              <w:right w:val="single" w:color="auto" w:sz="4" w:space="0"/>
            </w:tcBorders>
            <w:shd w:val="clear" w:color="auto" w:fill="auto"/>
          </w:tcPr>
          <w:p w14:paraId="746D556F">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常见纺织纤维的特性</w:t>
            </w:r>
          </w:p>
        </w:tc>
        <w:tc>
          <w:tcPr>
            <w:tcW w:w="709" w:type="dxa"/>
            <w:vMerge w:val="continue"/>
            <w:tcBorders>
              <w:left w:val="single" w:color="auto" w:sz="4" w:space="0"/>
              <w:right w:val="single" w:color="auto" w:sz="4" w:space="0"/>
            </w:tcBorders>
            <w:shd w:val="clear" w:color="auto" w:fill="auto"/>
            <w:vAlign w:val="center"/>
          </w:tcPr>
          <w:p w14:paraId="39BB372A">
            <w:pPr>
              <w:widowControl/>
              <w:jc w:val="left"/>
              <w:rPr>
                <w:rFonts w:ascii="宋体" w:hAnsi="宋体" w:cs="宋体"/>
                <w:kern w:val="0"/>
              </w:rPr>
            </w:pPr>
          </w:p>
        </w:tc>
        <w:tc>
          <w:tcPr>
            <w:tcW w:w="992"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14:paraId="1C5FDDB2">
            <w:pPr>
              <w:widowControl/>
              <w:rPr>
                <w:rFonts w:ascii="宋体" w:hAnsi="宋体" w:cs="宋体"/>
                <w:kern w:val="0"/>
                <w:szCs w:val="21"/>
              </w:rPr>
            </w:pPr>
            <w:r>
              <w:rPr>
                <w:rFonts w:hint="eastAsia" w:ascii="宋体" w:hAnsi="宋体" w:cs="宋体"/>
                <w:kern w:val="0"/>
                <w:szCs w:val="21"/>
              </w:rPr>
              <w:t>实践</w:t>
            </w:r>
          </w:p>
        </w:tc>
        <w:tc>
          <w:tcPr>
            <w:tcW w:w="1178" w:type="dxa"/>
            <w:vMerge w:val="restart"/>
            <w:tcBorders>
              <w:top w:val="single" w:color="auto" w:sz="4" w:space="0"/>
              <w:left w:val="single" w:color="auto" w:sz="4" w:space="0"/>
              <w:bottom w:val="single" w:color="auto" w:sz="4" w:space="0"/>
              <w:right w:val="single" w:color="auto" w:sz="4" w:space="0"/>
            </w:tcBorders>
            <w:vAlign w:val="center"/>
          </w:tcPr>
          <w:p w14:paraId="655975A8">
            <w:pPr>
              <w:widowControl/>
              <w:rPr>
                <w:rFonts w:ascii="宋体" w:hAnsi="宋体" w:cs="宋体"/>
                <w:kern w:val="0"/>
              </w:rPr>
            </w:pPr>
            <w:r>
              <w:rPr>
                <w:rFonts w:hint="eastAsia" w:ascii="宋体" w:hAnsi="宋体" w:cs="宋体"/>
                <w:kern w:val="0"/>
              </w:rPr>
              <w:t>6</w:t>
            </w:r>
          </w:p>
        </w:tc>
      </w:tr>
      <w:tr w14:paraId="75DFA37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9"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508205C0">
            <w:pPr>
              <w:widowControl/>
              <w:jc w:val="center"/>
              <w:rPr>
                <w:rFonts w:ascii="宋体" w:hAnsi="宋体" w:cs="宋体"/>
                <w:kern w:val="0"/>
              </w:rPr>
            </w:pPr>
            <w:r>
              <w:rPr>
                <w:rFonts w:hint="eastAsia" w:ascii="宋体" w:hAnsi="宋体" w:cs="宋体"/>
                <w:kern w:val="0"/>
              </w:rPr>
              <w:t>单元4</w:t>
            </w:r>
          </w:p>
        </w:tc>
        <w:tc>
          <w:tcPr>
            <w:tcW w:w="5200" w:type="dxa"/>
            <w:gridSpan w:val="3"/>
            <w:tcBorders>
              <w:top w:val="single" w:color="auto" w:sz="4" w:space="0"/>
              <w:left w:val="single" w:color="auto" w:sz="4" w:space="0"/>
              <w:bottom w:val="single" w:color="auto" w:sz="4" w:space="0"/>
              <w:right w:val="single" w:color="auto" w:sz="4" w:space="0"/>
            </w:tcBorders>
            <w:shd w:val="clear" w:color="auto" w:fill="auto"/>
          </w:tcPr>
          <w:p w14:paraId="3A05AA6B">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纺织纤维的鉴别</w:t>
            </w:r>
          </w:p>
        </w:tc>
        <w:tc>
          <w:tcPr>
            <w:tcW w:w="709" w:type="dxa"/>
            <w:vMerge w:val="continue"/>
            <w:tcBorders>
              <w:left w:val="single" w:color="auto" w:sz="4" w:space="0"/>
              <w:bottom w:val="single" w:color="auto" w:sz="4" w:space="0"/>
              <w:right w:val="single" w:color="auto" w:sz="4" w:space="0"/>
            </w:tcBorders>
            <w:shd w:val="clear" w:color="auto" w:fill="auto"/>
            <w:vAlign w:val="center"/>
          </w:tcPr>
          <w:p w14:paraId="0AEF8E46">
            <w:pPr>
              <w:widowControl/>
              <w:jc w:val="left"/>
              <w:rPr>
                <w:rFonts w:ascii="宋体" w:hAnsi="宋体" w:cs="宋体"/>
                <w:kern w:val="0"/>
              </w:rPr>
            </w:pPr>
          </w:p>
        </w:tc>
        <w:tc>
          <w:tcPr>
            <w:tcW w:w="992"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608045A0">
            <w:pPr>
              <w:widowControl/>
              <w:rPr>
                <w:rFonts w:ascii="宋体" w:hAnsi="宋体" w:cs="宋体"/>
                <w:kern w:val="0"/>
                <w:szCs w:val="21"/>
              </w:rPr>
            </w:pPr>
          </w:p>
        </w:tc>
        <w:tc>
          <w:tcPr>
            <w:tcW w:w="1178" w:type="dxa"/>
            <w:vMerge w:val="continue"/>
            <w:tcBorders>
              <w:top w:val="single" w:color="auto" w:sz="4" w:space="0"/>
              <w:left w:val="single" w:color="auto" w:sz="4" w:space="0"/>
              <w:bottom w:val="single" w:color="auto" w:sz="4" w:space="0"/>
              <w:right w:val="single" w:color="auto" w:sz="4" w:space="0"/>
            </w:tcBorders>
            <w:vAlign w:val="center"/>
          </w:tcPr>
          <w:p w14:paraId="23CA333A">
            <w:pPr>
              <w:widowControl/>
              <w:rPr>
                <w:rFonts w:ascii="宋体" w:hAnsi="宋体" w:cs="宋体"/>
                <w:kern w:val="0"/>
              </w:rPr>
            </w:pPr>
          </w:p>
        </w:tc>
      </w:tr>
      <w:tr w14:paraId="6EEBD98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270889E4">
            <w:pPr>
              <w:widowControl/>
              <w:jc w:val="center"/>
              <w:rPr>
                <w:rFonts w:ascii="宋体" w:hAnsi="宋体" w:cs="宋体"/>
                <w:kern w:val="0"/>
              </w:rPr>
            </w:pPr>
            <w:r>
              <w:rPr>
                <w:rFonts w:hint="eastAsia" w:ascii="宋体" w:hAnsi="宋体" w:cs="宋体"/>
                <w:kern w:val="0"/>
              </w:rPr>
              <w:t>学习目标：概括本单元的学习目标，包含知识、技能等目标</w:t>
            </w:r>
          </w:p>
        </w:tc>
      </w:tr>
      <w:tr w14:paraId="1548A89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13CFB29C">
            <w:pPr>
              <w:widowControl/>
              <w:ind w:firstLine="480"/>
              <w:jc w:val="left"/>
              <w:rPr>
                <w:rFonts w:cs="宋体" w:asciiTheme="minorEastAsia" w:hAnsiTheme="minorEastAsia" w:eastAsiaTheme="minorEastAsia"/>
                <w:kern w:val="0"/>
                <w:szCs w:val="21"/>
              </w:rPr>
            </w:pPr>
            <w:r>
              <w:rPr>
                <w:rFonts w:hint="eastAsia" w:asciiTheme="minorEastAsia" w:hAnsiTheme="minorEastAsia" w:eastAsiaTheme="minorEastAsia"/>
                <w:szCs w:val="21"/>
              </w:rPr>
              <w:t>培养学生对纺织纤维特性的理解与掌握，具有识别纺织纤维的能力，掌握服装材料的概念与分类，了解纺织纤维的鉴别分类、理化特性与用途，新型纺织纤维的种类与发展趋势</w:t>
            </w:r>
          </w:p>
        </w:tc>
      </w:tr>
      <w:tr w14:paraId="6FC5533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039CAF15">
            <w:pPr>
              <w:widowControl/>
              <w:jc w:val="center"/>
              <w:rPr>
                <w:rFonts w:ascii="宋体" w:hAnsi="宋体" w:cs="宋体"/>
                <w:kern w:val="0"/>
              </w:rPr>
            </w:pPr>
            <w:r>
              <w:rPr>
                <w:rFonts w:hint="eastAsia" w:ascii="宋体" w:hAnsi="宋体" w:cs="宋体"/>
                <w:kern w:val="0"/>
              </w:rPr>
              <w:t>主要内容（标注重点和难点）</w:t>
            </w:r>
          </w:p>
        </w:tc>
        <w:tc>
          <w:tcPr>
            <w:tcW w:w="4500" w:type="dxa"/>
            <w:gridSpan w:val="4"/>
            <w:tcBorders>
              <w:top w:val="nil"/>
              <w:left w:val="nil"/>
              <w:bottom w:val="single" w:color="auto" w:sz="4" w:space="0"/>
              <w:right w:val="single" w:color="auto" w:sz="4" w:space="0"/>
            </w:tcBorders>
            <w:vAlign w:val="center"/>
          </w:tcPr>
          <w:p w14:paraId="4DA56AEC">
            <w:pPr>
              <w:widowControl/>
              <w:jc w:val="left"/>
              <w:rPr>
                <w:rFonts w:ascii="宋体" w:hAnsi="宋体" w:cs="宋体"/>
                <w:kern w:val="0"/>
              </w:rPr>
            </w:pPr>
            <w:r>
              <w:rPr>
                <w:rFonts w:hint="eastAsia" w:ascii="宋体" w:hAnsi="宋体" w:cs="宋体"/>
                <w:kern w:val="0"/>
              </w:rPr>
              <w:t>主要教学方法</w:t>
            </w:r>
          </w:p>
        </w:tc>
      </w:tr>
      <w:tr w14:paraId="27E2335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21"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tcPr>
          <w:p w14:paraId="584EED68">
            <w:pPr>
              <w:widowControl/>
              <w:jc w:val="left"/>
              <w:rPr>
                <w:rFonts w:asciiTheme="minorEastAsia" w:hAnsiTheme="minorEastAsia" w:eastAsiaTheme="minorEastAsia"/>
                <w:szCs w:val="21"/>
              </w:rPr>
            </w:pPr>
            <w:r>
              <w:rPr>
                <w:rFonts w:hint="eastAsia" w:asciiTheme="minorEastAsia" w:hAnsiTheme="minorEastAsia" w:eastAsiaTheme="minorEastAsia"/>
                <w:szCs w:val="21"/>
              </w:rPr>
              <w:t>模块一</w:t>
            </w:r>
          </w:p>
          <w:p w14:paraId="2AC550B6">
            <w:pPr>
              <w:widowControl/>
              <w:ind w:left="360"/>
              <w:jc w:val="left"/>
              <w:rPr>
                <w:rFonts w:asciiTheme="minorEastAsia" w:hAnsiTheme="minorEastAsia" w:eastAsiaTheme="minorEastAsia"/>
                <w:szCs w:val="21"/>
              </w:rPr>
            </w:pPr>
            <w:r>
              <w:rPr>
                <w:rFonts w:hint="eastAsia" w:asciiTheme="minorEastAsia" w:hAnsiTheme="minorEastAsia" w:eastAsiaTheme="minorEastAsia"/>
                <w:szCs w:val="21"/>
              </w:rPr>
              <w:t>单元1</w:t>
            </w:r>
            <w:r>
              <w:rPr>
                <w:rFonts w:hint="eastAsia" w:asciiTheme="minorEastAsia" w:hAnsiTheme="minorEastAsia" w:eastAsiaTheme="minorEastAsia"/>
                <w:bCs/>
                <w:iCs/>
                <w:szCs w:val="21"/>
              </w:rPr>
              <w:t>服装材料的概述</w:t>
            </w:r>
          </w:p>
          <w:p w14:paraId="758AAD3B">
            <w:pPr>
              <w:widowControl/>
              <w:ind w:left="360"/>
              <w:jc w:val="left"/>
              <w:rPr>
                <w:rFonts w:asciiTheme="minorEastAsia" w:hAnsiTheme="minorEastAsia" w:eastAsiaTheme="minorEastAsia"/>
                <w:szCs w:val="21"/>
              </w:rPr>
            </w:pPr>
            <w:r>
              <w:rPr>
                <w:rFonts w:hint="eastAsia" w:asciiTheme="minorEastAsia" w:hAnsiTheme="minorEastAsia" w:eastAsiaTheme="minorEastAsia"/>
                <w:szCs w:val="21"/>
              </w:rPr>
              <w:t>1.1服装材料的发展历史</w:t>
            </w:r>
          </w:p>
          <w:p w14:paraId="1C85F879">
            <w:pPr>
              <w:widowControl/>
              <w:ind w:left="360"/>
              <w:jc w:val="left"/>
              <w:rPr>
                <w:rFonts w:asciiTheme="minorEastAsia" w:hAnsiTheme="minorEastAsia" w:eastAsiaTheme="minorEastAsia"/>
                <w:szCs w:val="21"/>
              </w:rPr>
            </w:pPr>
            <w:r>
              <w:rPr>
                <w:rFonts w:hint="eastAsia" w:asciiTheme="minorEastAsia" w:hAnsiTheme="minorEastAsia" w:eastAsiaTheme="minorEastAsia"/>
                <w:szCs w:val="21"/>
              </w:rPr>
              <w:t>1.2服装材料的概念与分类</w:t>
            </w:r>
          </w:p>
          <w:p w14:paraId="454CA2A9">
            <w:pPr>
              <w:widowControl/>
              <w:ind w:left="360"/>
              <w:jc w:val="left"/>
              <w:rPr>
                <w:rFonts w:asciiTheme="minorEastAsia" w:hAnsiTheme="minorEastAsia" w:eastAsiaTheme="minorEastAsia"/>
                <w:szCs w:val="21"/>
              </w:rPr>
            </w:pPr>
            <w:r>
              <w:rPr>
                <w:rFonts w:hint="eastAsia" w:asciiTheme="minorEastAsia" w:hAnsiTheme="minorEastAsia" w:eastAsiaTheme="minorEastAsia"/>
                <w:szCs w:val="21"/>
              </w:rPr>
              <w:t>1.3新型纺织纤维的种类与发展趋势</w:t>
            </w:r>
          </w:p>
          <w:p w14:paraId="1F1CD0EE">
            <w:pPr>
              <w:widowControl/>
              <w:ind w:left="360"/>
              <w:jc w:val="left"/>
              <w:rPr>
                <w:rFonts w:asciiTheme="minorEastAsia" w:hAnsiTheme="minorEastAsia" w:eastAsiaTheme="minorEastAsia"/>
                <w:szCs w:val="21"/>
              </w:rPr>
            </w:pPr>
            <w:r>
              <w:rPr>
                <w:rFonts w:hint="eastAsia" w:asciiTheme="minorEastAsia" w:hAnsiTheme="minorEastAsia" w:eastAsiaTheme="minorEastAsia"/>
                <w:szCs w:val="21"/>
              </w:rPr>
              <w:t>单元2常见纺织纤维的分类</w:t>
            </w:r>
          </w:p>
          <w:p w14:paraId="15A4DDF2">
            <w:pPr>
              <w:widowControl/>
              <w:ind w:left="360"/>
              <w:jc w:val="left"/>
              <w:rPr>
                <w:rFonts w:asciiTheme="minorEastAsia" w:hAnsiTheme="minorEastAsia" w:eastAsiaTheme="minorEastAsia"/>
                <w:szCs w:val="21"/>
              </w:rPr>
            </w:pPr>
            <w:r>
              <w:rPr>
                <w:rFonts w:hint="eastAsia" w:asciiTheme="minorEastAsia" w:hAnsiTheme="minorEastAsia" w:eastAsiaTheme="minorEastAsia"/>
                <w:bCs/>
                <w:iCs/>
                <w:szCs w:val="21"/>
              </w:rPr>
              <w:t>单元3常见纺织纤维的特性</w:t>
            </w:r>
          </w:p>
          <w:p w14:paraId="3652010D">
            <w:pPr>
              <w:widowControl/>
              <w:ind w:left="360"/>
              <w:jc w:val="left"/>
              <w:rPr>
                <w:rFonts w:asciiTheme="minorEastAsia" w:hAnsiTheme="minorEastAsia" w:eastAsiaTheme="minorEastAsia"/>
                <w:szCs w:val="21"/>
              </w:rPr>
            </w:pPr>
            <w:r>
              <w:rPr>
                <w:rFonts w:hint="eastAsia" w:asciiTheme="minorEastAsia" w:hAnsiTheme="minorEastAsia" w:eastAsiaTheme="minorEastAsia"/>
                <w:szCs w:val="21"/>
              </w:rPr>
              <w:t>单元4织纤维的鉴别方法</w:t>
            </w:r>
          </w:p>
          <w:p w14:paraId="1B208E4D">
            <w:pPr>
              <w:widowControl/>
              <w:ind w:left="360"/>
              <w:jc w:val="left"/>
              <w:rPr>
                <w:rFonts w:asciiTheme="minorEastAsia" w:hAnsiTheme="minorEastAsia" w:eastAsiaTheme="minorEastAsia"/>
                <w:szCs w:val="21"/>
              </w:rPr>
            </w:pPr>
          </w:p>
          <w:p w14:paraId="37BBB0BE">
            <w:pPr>
              <w:widowControl/>
              <w:ind w:firstLine="315" w:firstLineChars="150"/>
              <w:jc w:val="left"/>
              <w:rPr>
                <w:rFonts w:ascii="宋体" w:hAnsi="宋体" w:cs="宋体"/>
                <w:kern w:val="0"/>
                <w:szCs w:val="21"/>
              </w:rPr>
            </w:pPr>
            <w:r>
              <w:rPr>
                <w:rFonts w:ascii="宋体" w:hAnsi="宋体" w:cs="宋体"/>
                <w:kern w:val="0"/>
                <w:szCs w:val="21"/>
              </w:rPr>
              <w:t>重点</w:t>
            </w:r>
            <w:r>
              <w:rPr>
                <w:rFonts w:hint="eastAsia" w:ascii="宋体" w:hAnsi="宋体" w:cs="宋体"/>
                <w:kern w:val="0"/>
                <w:szCs w:val="21"/>
              </w:rPr>
              <w:t>：</w:t>
            </w:r>
            <w:r>
              <w:rPr>
                <w:rFonts w:hint="eastAsia" w:asciiTheme="minorEastAsia" w:hAnsiTheme="minorEastAsia" w:eastAsiaTheme="minorEastAsia"/>
                <w:bCs/>
                <w:iCs/>
                <w:szCs w:val="21"/>
              </w:rPr>
              <w:t>常见纺织纤维的分类及特性</w:t>
            </w:r>
          </w:p>
          <w:p w14:paraId="22A5219C">
            <w:pPr>
              <w:widowControl/>
              <w:ind w:firstLine="315" w:firstLineChars="150"/>
              <w:jc w:val="left"/>
              <w:rPr>
                <w:rFonts w:ascii="宋体" w:hAnsi="宋体" w:cs="宋体"/>
                <w:kern w:val="0"/>
                <w:szCs w:val="21"/>
              </w:rPr>
            </w:pPr>
            <w:r>
              <w:rPr>
                <w:rFonts w:ascii="宋体" w:hAnsi="宋体" w:cs="宋体"/>
                <w:kern w:val="0"/>
                <w:szCs w:val="21"/>
              </w:rPr>
              <w:t>难点</w:t>
            </w:r>
            <w:r>
              <w:rPr>
                <w:rFonts w:hint="eastAsia" w:ascii="宋体" w:hAnsi="宋体" w:cs="宋体"/>
                <w:kern w:val="0"/>
                <w:szCs w:val="21"/>
              </w:rPr>
              <w:t>：</w:t>
            </w:r>
            <w:r>
              <w:rPr>
                <w:rFonts w:hint="eastAsia" w:asciiTheme="minorEastAsia" w:hAnsiTheme="minorEastAsia" w:eastAsiaTheme="minorEastAsia"/>
                <w:szCs w:val="21"/>
              </w:rPr>
              <w:t>织纤维的鉴别方法</w:t>
            </w:r>
          </w:p>
        </w:tc>
        <w:tc>
          <w:tcPr>
            <w:tcW w:w="4500" w:type="dxa"/>
            <w:gridSpan w:val="4"/>
            <w:tcBorders>
              <w:top w:val="nil"/>
              <w:left w:val="nil"/>
              <w:bottom w:val="single" w:color="auto" w:sz="4" w:space="0"/>
              <w:right w:val="single" w:color="auto" w:sz="4" w:space="0"/>
            </w:tcBorders>
            <w:vAlign w:val="center"/>
          </w:tcPr>
          <w:p w14:paraId="152FA36B">
            <w:pPr>
              <w:widowControl/>
              <w:ind w:firstLine="105" w:firstLineChars="50"/>
              <w:jc w:val="left"/>
              <w:rPr>
                <w:rFonts w:ascii="宋体" w:hAnsi="宋体" w:cs="宋体"/>
                <w:kern w:val="0"/>
              </w:rPr>
            </w:pPr>
            <w:r>
              <w:rPr>
                <w:rFonts w:hint="eastAsia" w:ascii="宋体" w:hAnsi="宋体" w:cs="宋体"/>
                <w:kern w:val="0"/>
              </w:rPr>
              <w:t>　多媒体演示、现场讲评、作品点评</w:t>
            </w:r>
          </w:p>
        </w:tc>
      </w:tr>
      <w:tr w14:paraId="6639881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15E3B16C">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46EE4F50">
            <w:pPr>
              <w:widowControl/>
              <w:jc w:val="left"/>
              <w:rPr>
                <w:rFonts w:ascii="宋体" w:hAnsi="宋体" w:cs="宋体"/>
                <w:kern w:val="0"/>
              </w:rPr>
            </w:pPr>
            <w:r>
              <w:rPr>
                <w:rFonts w:hint="eastAsia" w:ascii="宋体" w:hAnsi="宋体" w:cs="宋体"/>
                <w:kern w:val="0"/>
              </w:rPr>
              <w:t>教学地点</w:t>
            </w:r>
          </w:p>
        </w:tc>
      </w:tr>
      <w:tr w14:paraId="3018854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47"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7F2E8607">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4F28348D">
            <w:pPr>
              <w:widowControl/>
              <w:ind w:firstLine="315" w:firstLineChars="150"/>
              <w:jc w:val="left"/>
              <w:rPr>
                <w:rFonts w:ascii="宋体" w:hAnsi="宋体" w:cs="宋体"/>
                <w:kern w:val="0"/>
              </w:rPr>
            </w:pPr>
            <w:r>
              <w:rPr>
                <w:rFonts w:hint="eastAsia" w:ascii="宋体" w:hAnsi="宋体" w:cs="宋体"/>
                <w:kern w:val="0"/>
              </w:rPr>
              <w:t>多媒体教室</w:t>
            </w:r>
          </w:p>
        </w:tc>
      </w:tr>
      <w:tr w14:paraId="718689C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383EF193">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152FC240">
            <w:pPr>
              <w:widowControl/>
              <w:jc w:val="left"/>
              <w:rPr>
                <w:rFonts w:ascii="宋体" w:hAnsi="宋体" w:cs="宋体"/>
                <w:kern w:val="0"/>
              </w:rPr>
            </w:pPr>
            <w:r>
              <w:rPr>
                <w:rFonts w:hint="eastAsia" w:ascii="宋体" w:hAnsi="宋体" w:cs="宋体"/>
                <w:kern w:val="0"/>
              </w:rPr>
              <w:t>教学及参考资料</w:t>
            </w:r>
          </w:p>
        </w:tc>
      </w:tr>
      <w:tr w14:paraId="2F7B3FE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71EF90A8">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2BF7506B">
            <w:pPr>
              <w:spacing w:line="420" w:lineRule="atLeast"/>
              <w:rPr>
                <w:szCs w:val="21"/>
              </w:rPr>
            </w:pPr>
            <w:r>
              <w:rPr>
                <w:rFonts w:hint="eastAsia"/>
                <w:szCs w:val="21"/>
              </w:rPr>
              <w:t xml:space="preserve">《服装材料》世界图书出版社 梁桂平、梁蓉等编  </w:t>
            </w:r>
          </w:p>
          <w:p w14:paraId="411A0908">
            <w:pPr>
              <w:widowControl/>
              <w:jc w:val="left"/>
              <w:rPr>
                <w:rFonts w:ascii="宋体" w:hAnsi="宋体" w:cs="宋体"/>
                <w:kern w:val="0"/>
              </w:rPr>
            </w:pPr>
          </w:p>
        </w:tc>
      </w:tr>
      <w:tr w14:paraId="3A62ECE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0BA112F5">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6A3043CF">
            <w:pPr>
              <w:widowControl/>
              <w:jc w:val="left"/>
              <w:rPr>
                <w:rFonts w:ascii="宋体" w:hAnsi="宋体" w:cs="宋体"/>
                <w:kern w:val="0"/>
              </w:rPr>
            </w:pPr>
            <w:r>
              <w:rPr>
                <w:rFonts w:hint="eastAsia" w:ascii="宋体" w:hAnsi="宋体" w:cs="宋体"/>
                <w:kern w:val="0"/>
              </w:rPr>
              <w:t>练习与习题建议</w:t>
            </w:r>
          </w:p>
        </w:tc>
      </w:tr>
      <w:tr w14:paraId="4ACED8E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23"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54E9C8D9">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301D8D46">
            <w:pPr>
              <w:widowControl/>
              <w:jc w:val="left"/>
              <w:rPr>
                <w:rFonts w:ascii="宋体" w:hAnsi="宋体" w:cs="宋体"/>
                <w:kern w:val="0"/>
              </w:rPr>
            </w:pPr>
            <w:r>
              <w:rPr>
                <w:rFonts w:hint="eastAsia" w:ascii="宋体" w:hAnsi="宋体" w:cs="宋体"/>
                <w:kern w:val="0"/>
              </w:rPr>
              <w:t>　 每个单元有对应的练习</w:t>
            </w:r>
          </w:p>
        </w:tc>
      </w:tr>
      <w:tr w14:paraId="63BA65D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19DC03D5">
            <w:pPr>
              <w:widowControl/>
              <w:jc w:val="center"/>
              <w:rPr>
                <w:rFonts w:ascii="宋体" w:hAnsi="宋体" w:cs="宋体"/>
                <w:kern w:val="0"/>
              </w:rPr>
            </w:pPr>
            <w:r>
              <w:rPr>
                <w:rFonts w:hint="eastAsia" w:ascii="宋体" w:hAnsi="宋体" w:cs="宋体"/>
                <w:kern w:val="0"/>
              </w:rPr>
              <w:t>考核与评价方式说明</w:t>
            </w:r>
          </w:p>
        </w:tc>
        <w:tc>
          <w:tcPr>
            <w:tcW w:w="4500" w:type="dxa"/>
            <w:gridSpan w:val="4"/>
            <w:tcBorders>
              <w:top w:val="nil"/>
              <w:left w:val="nil"/>
              <w:bottom w:val="single" w:color="auto" w:sz="4" w:space="0"/>
              <w:right w:val="single" w:color="auto" w:sz="4" w:space="0"/>
            </w:tcBorders>
            <w:vAlign w:val="center"/>
          </w:tcPr>
          <w:p w14:paraId="6C691E32">
            <w:pPr>
              <w:widowControl/>
              <w:jc w:val="left"/>
              <w:rPr>
                <w:rFonts w:ascii="宋体" w:hAnsi="宋体" w:cs="宋体"/>
                <w:kern w:val="0"/>
              </w:rPr>
            </w:pPr>
            <w:r>
              <w:rPr>
                <w:rFonts w:hint="eastAsia" w:ascii="宋体" w:hAnsi="宋体" w:cs="宋体"/>
                <w:kern w:val="0"/>
              </w:rPr>
              <w:t>权重分配</w:t>
            </w:r>
          </w:p>
        </w:tc>
      </w:tr>
      <w:tr w14:paraId="380E7CC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1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55579B8C">
            <w:pPr>
              <w:widowControl/>
              <w:jc w:val="center"/>
              <w:rPr>
                <w:rFonts w:ascii="宋体" w:hAnsi="宋体" w:cs="宋体"/>
                <w:kern w:val="0"/>
              </w:rPr>
            </w:pPr>
            <w:r>
              <w:rPr>
                <w:rFonts w:hint="eastAsia" w:ascii="宋体" w:hAnsi="宋体" w:cs="宋体"/>
                <w:kern w:val="0"/>
              </w:rPr>
              <w:t>　平时练习与综合练习相结合，个人能力与集体评价相结合。</w:t>
            </w:r>
          </w:p>
        </w:tc>
        <w:tc>
          <w:tcPr>
            <w:tcW w:w="4500" w:type="dxa"/>
            <w:gridSpan w:val="4"/>
            <w:tcBorders>
              <w:top w:val="nil"/>
              <w:left w:val="nil"/>
              <w:bottom w:val="single" w:color="auto" w:sz="4" w:space="0"/>
              <w:right w:val="single" w:color="auto" w:sz="4" w:space="0"/>
            </w:tcBorders>
            <w:vAlign w:val="center"/>
          </w:tcPr>
          <w:p w14:paraId="29A0F31C">
            <w:pPr>
              <w:widowControl/>
              <w:jc w:val="left"/>
              <w:rPr>
                <w:rFonts w:ascii="宋体" w:hAnsi="宋体" w:cs="宋体"/>
                <w:kern w:val="0"/>
              </w:rPr>
            </w:pPr>
            <w:r>
              <w:rPr>
                <w:rFonts w:hint="eastAsia" w:ascii="宋体" w:hAnsi="宋体" w:cs="宋体"/>
                <w:kern w:val="0"/>
              </w:rPr>
              <w:t>平时练习占 40 %、综合练习占40 %</w:t>
            </w:r>
          </w:p>
          <w:p w14:paraId="0FDA628E">
            <w:pPr>
              <w:widowControl/>
              <w:jc w:val="left"/>
              <w:rPr>
                <w:rFonts w:ascii="宋体" w:hAnsi="宋体" w:cs="宋体"/>
                <w:kern w:val="0"/>
              </w:rPr>
            </w:pPr>
            <w:r>
              <w:rPr>
                <w:rFonts w:hint="eastAsia" w:ascii="宋体" w:hAnsi="宋体" w:cs="宋体"/>
                <w:kern w:val="0"/>
              </w:rPr>
              <w:t>集体评价占 20 %</w:t>
            </w:r>
          </w:p>
        </w:tc>
      </w:tr>
    </w:tbl>
    <w:p w14:paraId="4BF091D8">
      <w:pPr>
        <w:pStyle w:val="5"/>
        <w:spacing w:before="0" w:beforeAutospacing="0" w:after="0" w:afterAutospacing="0" w:line="240" w:lineRule="auto"/>
        <w:jc w:val="both"/>
        <w:rPr>
          <w:rFonts w:cs="仿宋_GB2312"/>
          <w:b/>
          <w:position w:val="6"/>
        </w:rPr>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904"/>
        <w:gridCol w:w="1134"/>
        <w:gridCol w:w="709"/>
        <w:gridCol w:w="753"/>
      </w:tblGrid>
      <w:tr w14:paraId="0F6B0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vAlign w:val="center"/>
          </w:tcPr>
          <w:p w14:paraId="3075BE6F">
            <w:pPr>
              <w:widowControl/>
              <w:rPr>
                <w:rFonts w:ascii="宋体" w:hAnsi="宋体" w:cs="宋体"/>
                <w:kern w:val="0"/>
              </w:rPr>
            </w:pPr>
            <w:r>
              <w:rPr>
                <w:rFonts w:hint="eastAsia" w:ascii="宋体" w:hAnsi="宋体" w:cs="宋体"/>
                <w:kern w:val="0"/>
              </w:rPr>
              <w:t>模块（或工作情境）</w:t>
            </w:r>
          </w:p>
        </w:tc>
        <w:tc>
          <w:tcPr>
            <w:tcW w:w="6973" w:type="dxa"/>
            <w:gridSpan w:val="5"/>
            <w:tcBorders>
              <w:top w:val="single" w:color="auto" w:sz="4" w:space="0"/>
              <w:left w:val="single" w:color="auto" w:sz="4" w:space="0"/>
              <w:bottom w:val="single" w:color="auto" w:sz="4" w:space="0"/>
              <w:right w:val="single" w:color="auto" w:sz="4" w:space="0"/>
            </w:tcBorders>
            <w:vAlign w:val="center"/>
          </w:tcPr>
          <w:p w14:paraId="10A10B72">
            <w:pPr>
              <w:jc w:val="center"/>
              <w:rPr>
                <w:rFonts w:ascii="宋体" w:hAnsi="宋体"/>
                <w:szCs w:val="21"/>
              </w:rPr>
            </w:pPr>
            <w:r>
              <w:rPr>
                <w:rFonts w:hint="eastAsia" w:ascii="宋体" w:hAnsi="宋体" w:cs="宋体"/>
                <w:kern w:val="0"/>
              </w:rPr>
              <w:t xml:space="preserve">模块二   </w:t>
            </w:r>
            <w:r>
              <w:rPr>
                <w:rFonts w:hint="eastAsia" w:asciiTheme="minorEastAsia" w:hAnsiTheme="minorEastAsia" w:eastAsiaTheme="minorEastAsia"/>
                <w:bCs/>
                <w:iCs/>
                <w:szCs w:val="21"/>
              </w:rPr>
              <w:t>服装用纱线、织物</w:t>
            </w:r>
          </w:p>
        </w:tc>
      </w:tr>
      <w:tr w14:paraId="11B72B0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24"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5CA63914">
            <w:pPr>
              <w:widowControl/>
              <w:ind w:firstLine="210" w:firstLineChars="100"/>
              <w:rPr>
                <w:rFonts w:ascii="宋体" w:hAnsi="宋体" w:cs="宋体"/>
                <w:kern w:val="0"/>
              </w:rPr>
            </w:pPr>
            <w:r>
              <w:rPr>
                <w:rFonts w:hint="eastAsia" w:ascii="宋体" w:hAnsi="宋体" w:cs="宋体"/>
                <w:kern w:val="0"/>
              </w:rPr>
              <w:t>单元1</w:t>
            </w:r>
          </w:p>
        </w:tc>
        <w:tc>
          <w:tcPr>
            <w:tcW w:w="5483" w:type="dxa"/>
            <w:gridSpan w:val="3"/>
            <w:tcBorders>
              <w:top w:val="single" w:color="auto" w:sz="4" w:space="0"/>
              <w:left w:val="single" w:color="auto" w:sz="4" w:space="0"/>
              <w:bottom w:val="single" w:color="auto" w:sz="4" w:space="0"/>
              <w:right w:val="single" w:color="auto" w:sz="4" w:space="0"/>
            </w:tcBorders>
            <w:shd w:val="clear" w:color="auto" w:fill="auto"/>
          </w:tcPr>
          <w:p w14:paraId="2E31D380">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纱线的结构特征对服装材料的影响</w:t>
            </w:r>
          </w:p>
        </w:tc>
        <w:tc>
          <w:tcPr>
            <w:tcW w:w="1134" w:type="dxa"/>
            <w:vMerge w:val="restart"/>
            <w:tcBorders>
              <w:top w:val="single" w:color="auto" w:sz="4" w:space="0"/>
              <w:left w:val="single" w:color="auto" w:sz="4" w:space="0"/>
              <w:right w:val="single" w:color="auto" w:sz="4" w:space="0"/>
            </w:tcBorders>
            <w:shd w:val="clear" w:color="auto" w:fill="auto"/>
            <w:vAlign w:val="center"/>
          </w:tcPr>
          <w:p w14:paraId="08C52FA7">
            <w:pPr>
              <w:widowControl/>
              <w:rPr>
                <w:rFonts w:ascii="宋体" w:hAnsi="宋体" w:cs="宋体"/>
                <w:kern w:val="0"/>
              </w:rPr>
            </w:pPr>
            <w:r>
              <w:rPr>
                <w:rFonts w:hint="eastAsia" w:ascii="宋体" w:hAnsi="宋体" w:cs="宋体"/>
                <w:kern w:val="0"/>
              </w:rPr>
              <w:t>学时分配</w:t>
            </w:r>
          </w:p>
        </w:tc>
        <w:tc>
          <w:tcPr>
            <w:tcW w:w="709" w:type="dxa"/>
            <w:vMerge w:val="restart"/>
            <w:tcBorders>
              <w:top w:val="single" w:color="auto" w:sz="4" w:space="0"/>
              <w:left w:val="single" w:color="auto" w:sz="4" w:space="0"/>
              <w:right w:val="single" w:color="auto" w:sz="4" w:space="0"/>
            </w:tcBorders>
            <w:shd w:val="clear" w:color="auto" w:fill="FFFFFF"/>
            <w:vAlign w:val="center"/>
          </w:tcPr>
          <w:p w14:paraId="24958D3D">
            <w:pPr>
              <w:widowControl/>
              <w:rPr>
                <w:rFonts w:ascii="宋体" w:hAnsi="宋体" w:cs="宋体"/>
                <w:kern w:val="0"/>
              </w:rPr>
            </w:pPr>
            <w:r>
              <w:rPr>
                <w:rFonts w:hint="eastAsia" w:ascii="宋体" w:hAnsi="宋体" w:cs="宋体"/>
                <w:kern w:val="0"/>
              </w:rPr>
              <w:t>理论</w:t>
            </w:r>
          </w:p>
        </w:tc>
        <w:tc>
          <w:tcPr>
            <w:tcW w:w="753" w:type="dxa"/>
            <w:vMerge w:val="restart"/>
            <w:tcBorders>
              <w:top w:val="single" w:color="auto" w:sz="4" w:space="0"/>
              <w:left w:val="single" w:color="auto" w:sz="4" w:space="0"/>
              <w:right w:val="single" w:color="auto" w:sz="4" w:space="0"/>
            </w:tcBorders>
            <w:shd w:val="clear" w:color="auto" w:fill="FFFFFF"/>
            <w:vAlign w:val="center"/>
          </w:tcPr>
          <w:p w14:paraId="1B977EDB">
            <w:pPr>
              <w:widowControl/>
              <w:jc w:val="center"/>
              <w:rPr>
                <w:rFonts w:hint="eastAsia" w:ascii="宋体" w:hAnsi="宋体" w:cs="宋体"/>
                <w:kern w:val="0"/>
              </w:rPr>
            </w:pPr>
          </w:p>
          <w:p w14:paraId="52FB68A6">
            <w:pPr>
              <w:widowControl/>
              <w:jc w:val="center"/>
              <w:rPr>
                <w:rFonts w:ascii="宋体" w:hAnsi="宋体" w:cs="宋体"/>
                <w:kern w:val="0"/>
              </w:rPr>
            </w:pPr>
            <w:r>
              <w:rPr>
                <w:rFonts w:hint="eastAsia" w:ascii="宋体" w:hAnsi="宋体" w:cs="宋体"/>
                <w:kern w:val="0"/>
              </w:rPr>
              <w:t>12</w:t>
            </w:r>
          </w:p>
          <w:p w14:paraId="5065273D">
            <w:pPr>
              <w:widowControl/>
              <w:jc w:val="center"/>
              <w:rPr>
                <w:rFonts w:ascii="宋体" w:hAnsi="宋体" w:cs="宋体"/>
                <w:kern w:val="0"/>
              </w:rPr>
            </w:pPr>
          </w:p>
        </w:tc>
      </w:tr>
      <w:tr w14:paraId="2392214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9"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1D5DD27A">
            <w:pPr>
              <w:widowControl/>
              <w:jc w:val="center"/>
              <w:rPr>
                <w:rFonts w:ascii="宋体" w:hAnsi="宋体" w:cs="宋体"/>
                <w:kern w:val="0"/>
              </w:rPr>
            </w:pPr>
            <w:r>
              <w:rPr>
                <w:rFonts w:hint="eastAsia" w:ascii="宋体" w:hAnsi="宋体" w:cs="宋体"/>
                <w:kern w:val="0"/>
              </w:rPr>
              <w:t>单元2</w:t>
            </w:r>
          </w:p>
        </w:tc>
        <w:tc>
          <w:tcPr>
            <w:tcW w:w="5483" w:type="dxa"/>
            <w:gridSpan w:val="3"/>
            <w:tcBorders>
              <w:top w:val="single" w:color="auto" w:sz="4" w:space="0"/>
              <w:left w:val="single" w:color="auto" w:sz="4" w:space="0"/>
              <w:bottom w:val="single" w:color="auto" w:sz="4" w:space="0"/>
              <w:right w:val="single" w:color="auto" w:sz="4" w:space="0"/>
            </w:tcBorders>
            <w:shd w:val="clear" w:color="auto" w:fill="auto"/>
          </w:tcPr>
          <w:p w14:paraId="40637582">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机织服装材料的分类</w:t>
            </w:r>
          </w:p>
        </w:tc>
        <w:tc>
          <w:tcPr>
            <w:tcW w:w="1134" w:type="dxa"/>
            <w:vMerge w:val="continue"/>
            <w:tcBorders>
              <w:left w:val="single" w:color="auto" w:sz="4" w:space="0"/>
              <w:right w:val="single" w:color="auto" w:sz="4" w:space="0"/>
            </w:tcBorders>
            <w:shd w:val="clear" w:color="auto" w:fill="auto"/>
            <w:vAlign w:val="center"/>
          </w:tcPr>
          <w:p w14:paraId="2F51E5BE">
            <w:pPr>
              <w:widowControl/>
              <w:jc w:val="left"/>
              <w:rPr>
                <w:rFonts w:ascii="宋体" w:hAnsi="宋体" w:cs="宋体"/>
                <w:kern w:val="0"/>
              </w:rPr>
            </w:pPr>
          </w:p>
        </w:tc>
        <w:tc>
          <w:tcPr>
            <w:tcW w:w="709" w:type="dxa"/>
            <w:vMerge w:val="continue"/>
            <w:tcBorders>
              <w:left w:val="single" w:color="auto" w:sz="4" w:space="0"/>
              <w:right w:val="single" w:color="auto" w:sz="4" w:space="0"/>
            </w:tcBorders>
            <w:shd w:val="clear" w:color="auto" w:fill="FFFFFF"/>
            <w:vAlign w:val="center"/>
          </w:tcPr>
          <w:p w14:paraId="2ECAC7BF">
            <w:pPr>
              <w:widowControl/>
              <w:rPr>
                <w:rFonts w:ascii="宋体" w:hAnsi="宋体" w:cs="宋体"/>
                <w:kern w:val="0"/>
              </w:rPr>
            </w:pPr>
          </w:p>
        </w:tc>
        <w:tc>
          <w:tcPr>
            <w:tcW w:w="753" w:type="dxa"/>
            <w:vMerge w:val="continue"/>
            <w:tcBorders>
              <w:left w:val="single" w:color="auto" w:sz="4" w:space="0"/>
              <w:right w:val="single" w:color="auto" w:sz="4" w:space="0"/>
            </w:tcBorders>
            <w:shd w:val="clear" w:color="auto" w:fill="FFFFFF"/>
            <w:vAlign w:val="center"/>
          </w:tcPr>
          <w:p w14:paraId="22A7079A">
            <w:pPr>
              <w:widowControl/>
              <w:jc w:val="center"/>
              <w:rPr>
                <w:rFonts w:ascii="宋体" w:hAnsi="宋体" w:cs="宋体"/>
                <w:kern w:val="0"/>
              </w:rPr>
            </w:pPr>
          </w:p>
        </w:tc>
      </w:tr>
      <w:tr w14:paraId="092977C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9"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50BF7070">
            <w:pPr>
              <w:widowControl/>
              <w:jc w:val="center"/>
              <w:rPr>
                <w:rFonts w:ascii="宋体" w:hAnsi="宋体" w:cs="宋体"/>
                <w:kern w:val="0"/>
              </w:rPr>
            </w:pPr>
            <w:r>
              <w:rPr>
                <w:rFonts w:hint="eastAsia" w:ascii="宋体" w:hAnsi="宋体" w:cs="宋体"/>
                <w:kern w:val="0"/>
              </w:rPr>
              <w:t>单元3</w:t>
            </w:r>
          </w:p>
        </w:tc>
        <w:tc>
          <w:tcPr>
            <w:tcW w:w="5483" w:type="dxa"/>
            <w:gridSpan w:val="3"/>
            <w:tcBorders>
              <w:top w:val="single" w:color="auto" w:sz="4" w:space="0"/>
              <w:left w:val="single" w:color="auto" w:sz="4" w:space="0"/>
              <w:bottom w:val="single" w:color="auto" w:sz="4" w:space="0"/>
              <w:right w:val="single" w:color="auto" w:sz="4" w:space="0"/>
            </w:tcBorders>
            <w:shd w:val="clear" w:color="auto" w:fill="auto"/>
          </w:tcPr>
          <w:p w14:paraId="339F80C3">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织服装材料的组织结构</w:t>
            </w:r>
          </w:p>
        </w:tc>
        <w:tc>
          <w:tcPr>
            <w:tcW w:w="1134" w:type="dxa"/>
            <w:vMerge w:val="continue"/>
            <w:tcBorders>
              <w:left w:val="single" w:color="auto" w:sz="4" w:space="0"/>
              <w:right w:val="single" w:color="auto" w:sz="4" w:space="0"/>
            </w:tcBorders>
            <w:shd w:val="clear" w:color="auto" w:fill="auto"/>
            <w:vAlign w:val="center"/>
          </w:tcPr>
          <w:p w14:paraId="6A5784FE">
            <w:pPr>
              <w:widowControl/>
              <w:jc w:val="left"/>
              <w:rPr>
                <w:rFonts w:ascii="宋体" w:hAnsi="宋体" w:cs="宋体"/>
                <w:kern w:val="0"/>
              </w:rPr>
            </w:pPr>
          </w:p>
        </w:tc>
        <w:tc>
          <w:tcPr>
            <w:tcW w:w="709" w:type="dxa"/>
            <w:vMerge w:val="continue"/>
            <w:tcBorders>
              <w:left w:val="single" w:color="auto" w:sz="4" w:space="0"/>
              <w:right w:val="single" w:color="auto" w:sz="4" w:space="0"/>
            </w:tcBorders>
            <w:shd w:val="clear" w:color="auto" w:fill="FFFFFF"/>
            <w:vAlign w:val="center"/>
          </w:tcPr>
          <w:p w14:paraId="2E9FAD5C">
            <w:pPr>
              <w:widowControl/>
              <w:rPr>
                <w:rFonts w:ascii="宋体" w:hAnsi="宋体" w:cs="宋体"/>
                <w:kern w:val="0"/>
              </w:rPr>
            </w:pPr>
          </w:p>
        </w:tc>
        <w:tc>
          <w:tcPr>
            <w:tcW w:w="753" w:type="dxa"/>
            <w:vMerge w:val="continue"/>
            <w:tcBorders>
              <w:left w:val="single" w:color="auto" w:sz="4" w:space="0"/>
              <w:right w:val="single" w:color="auto" w:sz="4" w:space="0"/>
            </w:tcBorders>
            <w:shd w:val="clear" w:color="auto" w:fill="FFFFFF"/>
            <w:vAlign w:val="center"/>
          </w:tcPr>
          <w:p w14:paraId="7C17E2A3">
            <w:pPr>
              <w:widowControl/>
              <w:jc w:val="center"/>
              <w:rPr>
                <w:rFonts w:ascii="宋体" w:hAnsi="宋体" w:cs="宋体"/>
                <w:kern w:val="0"/>
              </w:rPr>
            </w:pPr>
          </w:p>
        </w:tc>
      </w:tr>
      <w:tr w14:paraId="7F3D028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9"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5E8205B3">
            <w:pPr>
              <w:widowControl/>
              <w:jc w:val="center"/>
              <w:rPr>
                <w:rFonts w:ascii="宋体" w:hAnsi="宋体" w:cs="宋体"/>
                <w:kern w:val="0"/>
              </w:rPr>
            </w:pPr>
            <w:r>
              <w:rPr>
                <w:rFonts w:hint="eastAsia" w:ascii="宋体" w:hAnsi="宋体" w:cs="宋体"/>
                <w:kern w:val="0"/>
              </w:rPr>
              <w:t>单元4</w:t>
            </w:r>
          </w:p>
        </w:tc>
        <w:tc>
          <w:tcPr>
            <w:tcW w:w="5483" w:type="dxa"/>
            <w:gridSpan w:val="3"/>
            <w:tcBorders>
              <w:top w:val="single" w:color="auto" w:sz="4" w:space="0"/>
              <w:left w:val="single" w:color="auto" w:sz="4" w:space="0"/>
              <w:bottom w:val="single" w:color="auto" w:sz="4" w:space="0"/>
              <w:right w:val="single" w:color="auto" w:sz="4" w:space="0"/>
            </w:tcBorders>
            <w:shd w:val="clear" w:color="auto" w:fill="auto"/>
          </w:tcPr>
          <w:p w14:paraId="548135B3">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常见机织物的品种与选用</w:t>
            </w:r>
          </w:p>
        </w:tc>
        <w:tc>
          <w:tcPr>
            <w:tcW w:w="1134" w:type="dxa"/>
            <w:vMerge w:val="continue"/>
            <w:tcBorders>
              <w:left w:val="single" w:color="auto" w:sz="4" w:space="0"/>
              <w:right w:val="single" w:color="auto" w:sz="4" w:space="0"/>
            </w:tcBorders>
            <w:shd w:val="clear" w:color="auto" w:fill="auto"/>
            <w:vAlign w:val="center"/>
          </w:tcPr>
          <w:p w14:paraId="12B2EF6D">
            <w:pPr>
              <w:widowControl/>
              <w:jc w:val="left"/>
              <w:rPr>
                <w:rFonts w:ascii="宋体" w:hAnsi="宋体" w:cs="宋体"/>
                <w:kern w:val="0"/>
              </w:rPr>
            </w:pPr>
          </w:p>
        </w:tc>
        <w:tc>
          <w:tcPr>
            <w:tcW w:w="709" w:type="dxa"/>
            <w:vMerge w:val="continue"/>
            <w:tcBorders>
              <w:left w:val="single" w:color="auto" w:sz="4" w:space="0"/>
              <w:right w:val="single" w:color="auto" w:sz="4" w:space="0"/>
            </w:tcBorders>
            <w:shd w:val="clear" w:color="auto" w:fill="FFFFFF"/>
            <w:vAlign w:val="center"/>
          </w:tcPr>
          <w:p w14:paraId="36F2A3F1">
            <w:pPr>
              <w:widowControl/>
              <w:rPr>
                <w:rFonts w:ascii="宋体" w:hAnsi="宋体" w:cs="宋体"/>
                <w:kern w:val="0"/>
              </w:rPr>
            </w:pPr>
          </w:p>
        </w:tc>
        <w:tc>
          <w:tcPr>
            <w:tcW w:w="753" w:type="dxa"/>
            <w:vMerge w:val="continue"/>
            <w:tcBorders>
              <w:left w:val="single" w:color="auto" w:sz="4" w:space="0"/>
              <w:right w:val="single" w:color="auto" w:sz="4" w:space="0"/>
            </w:tcBorders>
            <w:shd w:val="clear" w:color="auto" w:fill="FFFFFF"/>
            <w:vAlign w:val="center"/>
          </w:tcPr>
          <w:p w14:paraId="4B086731">
            <w:pPr>
              <w:widowControl/>
              <w:jc w:val="center"/>
              <w:rPr>
                <w:rFonts w:ascii="宋体" w:hAnsi="宋体" w:cs="宋体"/>
                <w:kern w:val="0"/>
              </w:rPr>
            </w:pPr>
          </w:p>
        </w:tc>
      </w:tr>
      <w:tr w14:paraId="55634DC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9"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23F6C455">
            <w:pPr>
              <w:widowControl/>
              <w:jc w:val="center"/>
              <w:rPr>
                <w:rFonts w:ascii="宋体" w:hAnsi="宋体" w:cs="宋体"/>
                <w:kern w:val="0"/>
              </w:rPr>
            </w:pPr>
            <w:r>
              <w:rPr>
                <w:rFonts w:hint="eastAsia" w:ascii="宋体" w:hAnsi="宋体" w:cs="宋体"/>
                <w:kern w:val="0"/>
              </w:rPr>
              <w:t>单元5</w:t>
            </w:r>
          </w:p>
        </w:tc>
        <w:tc>
          <w:tcPr>
            <w:tcW w:w="5483" w:type="dxa"/>
            <w:gridSpan w:val="3"/>
            <w:tcBorders>
              <w:top w:val="single" w:color="auto" w:sz="4" w:space="0"/>
              <w:left w:val="single" w:color="auto" w:sz="4" w:space="0"/>
              <w:bottom w:val="single" w:color="auto" w:sz="4" w:space="0"/>
              <w:right w:val="single" w:color="auto" w:sz="4" w:space="0"/>
            </w:tcBorders>
            <w:shd w:val="clear" w:color="auto" w:fill="auto"/>
          </w:tcPr>
          <w:p w14:paraId="0773F12A">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针织服装材料的分类</w:t>
            </w:r>
          </w:p>
        </w:tc>
        <w:tc>
          <w:tcPr>
            <w:tcW w:w="1134" w:type="dxa"/>
            <w:vMerge w:val="continue"/>
            <w:tcBorders>
              <w:left w:val="single" w:color="auto" w:sz="4" w:space="0"/>
              <w:right w:val="single" w:color="auto" w:sz="4" w:space="0"/>
            </w:tcBorders>
            <w:shd w:val="clear" w:color="auto" w:fill="auto"/>
            <w:vAlign w:val="center"/>
          </w:tcPr>
          <w:p w14:paraId="77225D8F">
            <w:pPr>
              <w:widowControl/>
              <w:jc w:val="left"/>
              <w:rPr>
                <w:rFonts w:ascii="宋体" w:hAnsi="宋体" w:cs="宋体"/>
                <w:kern w:val="0"/>
              </w:rPr>
            </w:pPr>
          </w:p>
        </w:tc>
        <w:tc>
          <w:tcPr>
            <w:tcW w:w="709" w:type="dxa"/>
            <w:vMerge w:val="restart"/>
            <w:tcBorders>
              <w:left w:val="single" w:color="auto" w:sz="4" w:space="0"/>
              <w:right w:val="single" w:color="auto" w:sz="4" w:space="0"/>
            </w:tcBorders>
            <w:shd w:val="clear" w:color="auto" w:fill="FFFFFF"/>
            <w:vAlign w:val="center"/>
          </w:tcPr>
          <w:p w14:paraId="69B0B680">
            <w:pPr>
              <w:widowControl/>
              <w:rPr>
                <w:rFonts w:hint="eastAsia" w:ascii="宋体" w:hAnsi="宋体" w:cs="宋体"/>
                <w:kern w:val="0"/>
                <w:szCs w:val="21"/>
              </w:rPr>
            </w:pPr>
          </w:p>
          <w:p w14:paraId="674E06C7">
            <w:pPr>
              <w:widowControl/>
              <w:rPr>
                <w:rFonts w:ascii="宋体" w:hAnsi="宋体" w:cs="宋体"/>
                <w:kern w:val="0"/>
              </w:rPr>
            </w:pPr>
            <w:r>
              <w:rPr>
                <w:rFonts w:hint="eastAsia" w:ascii="宋体" w:hAnsi="宋体" w:cs="宋体"/>
                <w:kern w:val="0"/>
                <w:szCs w:val="21"/>
              </w:rPr>
              <w:t>实践</w:t>
            </w:r>
          </w:p>
          <w:p w14:paraId="2BD5B3F1">
            <w:pPr>
              <w:widowControl/>
              <w:rPr>
                <w:rFonts w:ascii="宋体" w:hAnsi="宋体" w:cs="宋体"/>
                <w:kern w:val="0"/>
              </w:rPr>
            </w:pPr>
          </w:p>
        </w:tc>
        <w:tc>
          <w:tcPr>
            <w:tcW w:w="753" w:type="dxa"/>
            <w:vMerge w:val="restart"/>
            <w:tcBorders>
              <w:left w:val="single" w:color="auto" w:sz="4" w:space="0"/>
              <w:right w:val="single" w:color="auto" w:sz="4" w:space="0"/>
            </w:tcBorders>
            <w:shd w:val="clear" w:color="auto" w:fill="FFFFFF"/>
            <w:vAlign w:val="center"/>
          </w:tcPr>
          <w:p w14:paraId="2307EF5F">
            <w:pPr>
              <w:widowControl/>
              <w:jc w:val="center"/>
              <w:rPr>
                <w:rFonts w:ascii="宋体" w:hAnsi="宋体" w:cs="宋体"/>
                <w:kern w:val="0"/>
              </w:rPr>
            </w:pPr>
            <w:r>
              <w:rPr>
                <w:rFonts w:hint="eastAsia" w:ascii="宋体" w:hAnsi="宋体" w:cs="宋体"/>
                <w:kern w:val="0"/>
              </w:rPr>
              <w:t>10</w:t>
            </w:r>
          </w:p>
        </w:tc>
      </w:tr>
      <w:tr w14:paraId="43AAC41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9"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5C82C168">
            <w:pPr>
              <w:widowControl/>
              <w:jc w:val="center"/>
              <w:rPr>
                <w:rFonts w:ascii="宋体" w:hAnsi="宋体" w:cs="宋体"/>
                <w:kern w:val="0"/>
              </w:rPr>
            </w:pPr>
            <w:r>
              <w:rPr>
                <w:rFonts w:hint="eastAsia" w:ascii="宋体" w:hAnsi="宋体" w:cs="宋体"/>
                <w:kern w:val="0"/>
              </w:rPr>
              <w:t>单元6</w:t>
            </w:r>
          </w:p>
        </w:tc>
        <w:tc>
          <w:tcPr>
            <w:tcW w:w="5483" w:type="dxa"/>
            <w:gridSpan w:val="3"/>
            <w:tcBorders>
              <w:top w:val="single" w:color="auto" w:sz="4" w:space="0"/>
              <w:left w:val="single" w:color="auto" w:sz="4" w:space="0"/>
              <w:bottom w:val="single" w:color="auto" w:sz="4" w:space="0"/>
              <w:right w:val="single" w:color="auto" w:sz="4" w:space="0"/>
            </w:tcBorders>
            <w:shd w:val="clear" w:color="auto" w:fill="auto"/>
          </w:tcPr>
          <w:p w14:paraId="65AFFA42">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针织服装材料的组织结构</w:t>
            </w:r>
          </w:p>
        </w:tc>
        <w:tc>
          <w:tcPr>
            <w:tcW w:w="1134" w:type="dxa"/>
            <w:vMerge w:val="continue"/>
            <w:tcBorders>
              <w:left w:val="single" w:color="auto" w:sz="4" w:space="0"/>
              <w:right w:val="single" w:color="auto" w:sz="4" w:space="0"/>
            </w:tcBorders>
            <w:shd w:val="clear" w:color="auto" w:fill="auto"/>
            <w:vAlign w:val="center"/>
          </w:tcPr>
          <w:p w14:paraId="3DAAB856">
            <w:pPr>
              <w:widowControl/>
              <w:jc w:val="left"/>
              <w:rPr>
                <w:rFonts w:ascii="宋体" w:hAnsi="宋体" w:cs="宋体"/>
                <w:kern w:val="0"/>
              </w:rPr>
            </w:pPr>
          </w:p>
        </w:tc>
        <w:tc>
          <w:tcPr>
            <w:tcW w:w="709" w:type="dxa"/>
            <w:vMerge w:val="continue"/>
            <w:tcBorders>
              <w:left w:val="single" w:color="auto" w:sz="4" w:space="0"/>
              <w:right w:val="single" w:color="auto" w:sz="4" w:space="0"/>
            </w:tcBorders>
            <w:shd w:val="clear" w:color="auto" w:fill="FFFFFF"/>
            <w:vAlign w:val="center"/>
          </w:tcPr>
          <w:p w14:paraId="3F65DC5C">
            <w:pPr>
              <w:widowControl/>
              <w:rPr>
                <w:rFonts w:ascii="宋体" w:hAnsi="宋体" w:cs="宋体"/>
                <w:kern w:val="0"/>
              </w:rPr>
            </w:pPr>
          </w:p>
        </w:tc>
        <w:tc>
          <w:tcPr>
            <w:tcW w:w="753" w:type="dxa"/>
            <w:vMerge w:val="continue"/>
            <w:tcBorders>
              <w:left w:val="single" w:color="auto" w:sz="4" w:space="0"/>
              <w:right w:val="single" w:color="auto" w:sz="4" w:space="0"/>
            </w:tcBorders>
            <w:shd w:val="clear" w:color="auto" w:fill="FFFFFF"/>
            <w:vAlign w:val="center"/>
          </w:tcPr>
          <w:p w14:paraId="4CD77AE4">
            <w:pPr>
              <w:widowControl/>
              <w:rPr>
                <w:rFonts w:ascii="宋体" w:hAnsi="宋体" w:cs="宋体"/>
                <w:kern w:val="0"/>
              </w:rPr>
            </w:pPr>
          </w:p>
        </w:tc>
      </w:tr>
      <w:tr w14:paraId="7E93633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9"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1ED54A9B">
            <w:pPr>
              <w:widowControl/>
              <w:jc w:val="center"/>
              <w:rPr>
                <w:rFonts w:ascii="宋体" w:hAnsi="宋体" w:cs="宋体"/>
                <w:kern w:val="0"/>
              </w:rPr>
            </w:pPr>
            <w:r>
              <w:rPr>
                <w:rFonts w:hint="eastAsia" w:ascii="宋体" w:hAnsi="宋体" w:cs="宋体"/>
                <w:kern w:val="0"/>
              </w:rPr>
              <w:t>单元7</w:t>
            </w:r>
          </w:p>
        </w:tc>
        <w:tc>
          <w:tcPr>
            <w:tcW w:w="5483" w:type="dxa"/>
            <w:gridSpan w:val="3"/>
            <w:tcBorders>
              <w:top w:val="single" w:color="auto" w:sz="4" w:space="0"/>
              <w:left w:val="single" w:color="auto" w:sz="4" w:space="0"/>
              <w:bottom w:val="single" w:color="auto" w:sz="4" w:space="0"/>
              <w:right w:val="single" w:color="auto" w:sz="4" w:space="0"/>
            </w:tcBorders>
            <w:shd w:val="clear" w:color="auto" w:fill="auto"/>
          </w:tcPr>
          <w:p w14:paraId="2AF693E1">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常见针织物的品种与选用</w:t>
            </w:r>
          </w:p>
        </w:tc>
        <w:tc>
          <w:tcPr>
            <w:tcW w:w="1134" w:type="dxa"/>
            <w:vMerge w:val="continue"/>
            <w:tcBorders>
              <w:left w:val="single" w:color="auto" w:sz="4" w:space="0"/>
              <w:right w:val="single" w:color="auto" w:sz="4" w:space="0"/>
            </w:tcBorders>
            <w:shd w:val="clear" w:color="auto" w:fill="auto"/>
            <w:vAlign w:val="center"/>
          </w:tcPr>
          <w:p w14:paraId="6154EF93">
            <w:pPr>
              <w:widowControl/>
              <w:jc w:val="left"/>
              <w:rPr>
                <w:rFonts w:ascii="宋体" w:hAnsi="宋体" w:cs="宋体"/>
                <w:kern w:val="0"/>
              </w:rPr>
            </w:pPr>
          </w:p>
        </w:tc>
        <w:tc>
          <w:tcPr>
            <w:tcW w:w="709" w:type="dxa"/>
            <w:vMerge w:val="continue"/>
            <w:tcBorders>
              <w:left w:val="single" w:color="auto" w:sz="4" w:space="0"/>
              <w:right w:val="single" w:color="auto" w:sz="4" w:space="0"/>
            </w:tcBorders>
            <w:shd w:val="clear" w:color="auto" w:fill="FFFFFF"/>
            <w:vAlign w:val="center"/>
          </w:tcPr>
          <w:p w14:paraId="7F0A6F4A">
            <w:pPr>
              <w:widowControl/>
              <w:rPr>
                <w:rFonts w:ascii="宋体" w:hAnsi="宋体" w:cs="宋体"/>
                <w:kern w:val="0"/>
              </w:rPr>
            </w:pPr>
          </w:p>
        </w:tc>
        <w:tc>
          <w:tcPr>
            <w:tcW w:w="753" w:type="dxa"/>
            <w:vMerge w:val="continue"/>
            <w:tcBorders>
              <w:left w:val="single" w:color="auto" w:sz="4" w:space="0"/>
              <w:right w:val="single" w:color="auto" w:sz="4" w:space="0"/>
            </w:tcBorders>
            <w:shd w:val="clear" w:color="auto" w:fill="FFFFFF"/>
            <w:vAlign w:val="center"/>
          </w:tcPr>
          <w:p w14:paraId="1CB5D177">
            <w:pPr>
              <w:widowControl/>
              <w:rPr>
                <w:rFonts w:ascii="宋体" w:hAnsi="宋体" w:cs="宋体"/>
                <w:kern w:val="0"/>
              </w:rPr>
            </w:pPr>
          </w:p>
        </w:tc>
      </w:tr>
      <w:tr w14:paraId="7B44A7D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9"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33833C05">
            <w:pPr>
              <w:widowControl/>
              <w:jc w:val="center"/>
              <w:rPr>
                <w:rFonts w:ascii="宋体" w:hAnsi="宋体" w:cs="宋体"/>
                <w:kern w:val="0"/>
              </w:rPr>
            </w:pPr>
            <w:r>
              <w:rPr>
                <w:rFonts w:hint="eastAsia" w:ascii="宋体" w:hAnsi="宋体" w:cs="宋体"/>
                <w:kern w:val="0"/>
              </w:rPr>
              <w:t>单元8</w:t>
            </w:r>
          </w:p>
        </w:tc>
        <w:tc>
          <w:tcPr>
            <w:tcW w:w="5483" w:type="dxa"/>
            <w:gridSpan w:val="3"/>
            <w:tcBorders>
              <w:top w:val="single" w:color="auto" w:sz="4" w:space="0"/>
              <w:left w:val="single" w:color="auto" w:sz="4" w:space="0"/>
              <w:bottom w:val="single" w:color="auto" w:sz="4" w:space="0"/>
              <w:right w:val="single" w:color="auto" w:sz="4" w:space="0"/>
            </w:tcBorders>
            <w:shd w:val="clear" w:color="auto" w:fill="auto"/>
          </w:tcPr>
          <w:p w14:paraId="001A2F00">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其他服装材料</w:t>
            </w:r>
          </w:p>
        </w:tc>
        <w:tc>
          <w:tcPr>
            <w:tcW w:w="1134" w:type="dxa"/>
            <w:vMerge w:val="continue"/>
            <w:tcBorders>
              <w:left w:val="single" w:color="auto" w:sz="4" w:space="0"/>
              <w:bottom w:val="single" w:color="auto" w:sz="4" w:space="0"/>
              <w:right w:val="single" w:color="auto" w:sz="4" w:space="0"/>
            </w:tcBorders>
            <w:shd w:val="clear" w:color="auto" w:fill="auto"/>
            <w:vAlign w:val="center"/>
          </w:tcPr>
          <w:p w14:paraId="4DB9C53D">
            <w:pPr>
              <w:widowControl/>
              <w:jc w:val="left"/>
              <w:rPr>
                <w:rFonts w:ascii="宋体" w:hAnsi="宋体" w:cs="宋体"/>
                <w:kern w:val="0"/>
              </w:rPr>
            </w:pPr>
          </w:p>
        </w:tc>
        <w:tc>
          <w:tcPr>
            <w:tcW w:w="709" w:type="dxa"/>
            <w:vMerge w:val="continue"/>
            <w:tcBorders>
              <w:left w:val="single" w:color="auto" w:sz="4" w:space="0"/>
              <w:bottom w:val="single" w:color="auto" w:sz="4" w:space="0"/>
              <w:right w:val="single" w:color="auto" w:sz="4" w:space="0"/>
            </w:tcBorders>
            <w:shd w:val="clear" w:color="auto" w:fill="FFFFFF"/>
            <w:vAlign w:val="center"/>
          </w:tcPr>
          <w:p w14:paraId="5EE93C0D">
            <w:pPr>
              <w:widowControl/>
              <w:rPr>
                <w:rFonts w:ascii="宋体" w:hAnsi="宋体" w:cs="宋体"/>
                <w:kern w:val="0"/>
              </w:rPr>
            </w:pPr>
          </w:p>
        </w:tc>
        <w:tc>
          <w:tcPr>
            <w:tcW w:w="753" w:type="dxa"/>
            <w:vMerge w:val="continue"/>
            <w:tcBorders>
              <w:left w:val="single" w:color="auto" w:sz="4" w:space="0"/>
              <w:bottom w:val="single" w:color="auto" w:sz="4" w:space="0"/>
              <w:right w:val="single" w:color="auto" w:sz="4" w:space="0"/>
            </w:tcBorders>
            <w:shd w:val="clear" w:color="auto" w:fill="FFFFFF"/>
            <w:vAlign w:val="center"/>
          </w:tcPr>
          <w:p w14:paraId="604AC955">
            <w:pPr>
              <w:widowControl/>
              <w:rPr>
                <w:rFonts w:ascii="宋体" w:hAnsi="宋体" w:cs="宋体"/>
                <w:kern w:val="0"/>
              </w:rPr>
            </w:pPr>
          </w:p>
        </w:tc>
      </w:tr>
      <w:tr w14:paraId="467DD9D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77ED97C8">
            <w:pPr>
              <w:widowControl/>
              <w:jc w:val="center"/>
              <w:rPr>
                <w:rFonts w:ascii="宋体" w:hAnsi="宋体" w:cs="宋体"/>
                <w:kern w:val="0"/>
              </w:rPr>
            </w:pPr>
            <w:r>
              <w:rPr>
                <w:rFonts w:hint="eastAsia" w:ascii="宋体" w:hAnsi="宋体" w:cs="宋体"/>
                <w:kern w:val="0"/>
              </w:rPr>
              <w:t>学习目标：概括本单元的学习目标，包含知识、技能等目标</w:t>
            </w:r>
          </w:p>
        </w:tc>
      </w:tr>
      <w:tr w14:paraId="53DB1B1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57C97B9C">
            <w:pPr>
              <w:widowControl/>
              <w:ind w:firstLine="480"/>
              <w:jc w:val="left"/>
              <w:rPr>
                <w:rFonts w:cs="宋体" w:asciiTheme="minorEastAsia" w:hAnsiTheme="minorEastAsia" w:eastAsiaTheme="minorEastAsia"/>
                <w:kern w:val="0"/>
                <w:szCs w:val="21"/>
              </w:rPr>
            </w:pPr>
            <w:r>
              <w:rPr>
                <w:rFonts w:hint="eastAsia" w:asciiTheme="minorEastAsia" w:hAnsiTheme="minorEastAsia" w:eastAsiaTheme="minorEastAsia"/>
                <w:szCs w:val="21"/>
              </w:rPr>
              <w:t>培养学生对服装纱线的种类与结构特征，服装织物的种类、性能与用途理解与掌握。使学生能够进行织物的组织分析与种类辨别进行织物的性能分析</w:t>
            </w:r>
          </w:p>
        </w:tc>
      </w:tr>
      <w:tr w14:paraId="6AE93AF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0EED0768">
            <w:pPr>
              <w:widowControl/>
              <w:jc w:val="center"/>
              <w:rPr>
                <w:rFonts w:ascii="宋体" w:hAnsi="宋体" w:cs="宋体"/>
                <w:kern w:val="0"/>
              </w:rPr>
            </w:pPr>
            <w:r>
              <w:rPr>
                <w:rFonts w:hint="eastAsia" w:ascii="宋体" w:hAnsi="宋体" w:cs="宋体"/>
                <w:kern w:val="0"/>
              </w:rPr>
              <w:t>主要内容（标注重点和难点）</w:t>
            </w:r>
          </w:p>
        </w:tc>
        <w:tc>
          <w:tcPr>
            <w:tcW w:w="4500" w:type="dxa"/>
            <w:gridSpan w:val="4"/>
            <w:tcBorders>
              <w:top w:val="nil"/>
              <w:left w:val="nil"/>
              <w:bottom w:val="single" w:color="auto" w:sz="4" w:space="0"/>
              <w:right w:val="single" w:color="auto" w:sz="4" w:space="0"/>
            </w:tcBorders>
            <w:vAlign w:val="center"/>
          </w:tcPr>
          <w:p w14:paraId="7631E05B">
            <w:pPr>
              <w:widowControl/>
              <w:rPr>
                <w:rFonts w:ascii="宋体" w:hAnsi="宋体" w:cs="宋体"/>
                <w:kern w:val="0"/>
              </w:rPr>
            </w:pPr>
            <w:r>
              <w:rPr>
                <w:rFonts w:hint="eastAsia" w:ascii="宋体" w:hAnsi="宋体" w:cs="宋体"/>
                <w:kern w:val="0"/>
              </w:rPr>
              <w:t>主要教学方法</w:t>
            </w:r>
          </w:p>
        </w:tc>
      </w:tr>
      <w:tr w14:paraId="78D825D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21"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tcPr>
          <w:p w14:paraId="40AE252F">
            <w:pPr>
              <w:widowControl/>
              <w:jc w:val="left"/>
              <w:rPr>
                <w:rFonts w:asciiTheme="minorEastAsia" w:hAnsiTheme="minorEastAsia" w:eastAsiaTheme="minorEastAsia"/>
                <w:szCs w:val="21"/>
              </w:rPr>
            </w:pPr>
            <w:r>
              <w:rPr>
                <w:rFonts w:hint="eastAsia" w:asciiTheme="minorEastAsia" w:hAnsiTheme="minorEastAsia" w:eastAsiaTheme="minorEastAsia"/>
                <w:szCs w:val="21"/>
              </w:rPr>
              <w:t>模块二</w:t>
            </w:r>
          </w:p>
          <w:p w14:paraId="2A6D981A">
            <w:pPr>
              <w:widowControl/>
              <w:jc w:val="left"/>
              <w:rPr>
                <w:rFonts w:asciiTheme="minorEastAsia" w:hAnsiTheme="minorEastAsia" w:eastAsiaTheme="minorEastAsia"/>
                <w:szCs w:val="21"/>
              </w:rPr>
            </w:pPr>
            <w:r>
              <w:rPr>
                <w:rFonts w:hint="eastAsia" w:asciiTheme="minorEastAsia" w:hAnsiTheme="minorEastAsia" w:eastAsiaTheme="minorEastAsia"/>
                <w:szCs w:val="21"/>
              </w:rPr>
              <w:t>单元1服装用纱线的种类与结构</w:t>
            </w:r>
          </w:p>
          <w:p w14:paraId="21B7D093">
            <w:pPr>
              <w:widowControl/>
              <w:jc w:val="left"/>
              <w:rPr>
                <w:rFonts w:asciiTheme="minorEastAsia" w:hAnsiTheme="minorEastAsia" w:eastAsiaTheme="minorEastAsia"/>
                <w:szCs w:val="21"/>
              </w:rPr>
            </w:pPr>
            <w:r>
              <w:rPr>
                <w:rFonts w:hint="eastAsia" w:asciiTheme="minorEastAsia" w:hAnsiTheme="minorEastAsia" w:eastAsiaTheme="minorEastAsia"/>
                <w:szCs w:val="21"/>
              </w:rPr>
              <w:t>单元2纱线结构对服装面料的影响</w:t>
            </w:r>
          </w:p>
          <w:p w14:paraId="01843F3B">
            <w:pPr>
              <w:widowControl/>
              <w:jc w:val="left"/>
              <w:rPr>
                <w:rFonts w:asciiTheme="minorEastAsia" w:hAnsiTheme="minorEastAsia" w:eastAsiaTheme="minorEastAsia"/>
                <w:szCs w:val="21"/>
              </w:rPr>
            </w:pPr>
            <w:r>
              <w:rPr>
                <w:rFonts w:hint="eastAsia" w:asciiTheme="minorEastAsia" w:hAnsiTheme="minorEastAsia" w:eastAsiaTheme="minorEastAsia"/>
                <w:szCs w:val="21"/>
              </w:rPr>
              <w:t>单元3机织服装的分类与组织结构</w:t>
            </w:r>
          </w:p>
          <w:p w14:paraId="1EF7DB32">
            <w:pPr>
              <w:widowControl/>
              <w:jc w:val="left"/>
              <w:rPr>
                <w:rFonts w:asciiTheme="minorEastAsia" w:hAnsiTheme="minorEastAsia" w:eastAsiaTheme="minorEastAsia"/>
                <w:szCs w:val="21"/>
              </w:rPr>
            </w:pPr>
            <w:r>
              <w:rPr>
                <w:rFonts w:hint="eastAsia" w:asciiTheme="minorEastAsia" w:hAnsiTheme="minorEastAsia" w:eastAsiaTheme="minorEastAsia"/>
                <w:szCs w:val="21"/>
              </w:rPr>
              <w:t>单元4常见机织物的种类与选用</w:t>
            </w:r>
          </w:p>
          <w:p w14:paraId="591D7E7A">
            <w:pPr>
              <w:widowControl/>
              <w:jc w:val="left"/>
              <w:rPr>
                <w:rFonts w:asciiTheme="minorEastAsia" w:hAnsiTheme="minorEastAsia" w:eastAsiaTheme="minorEastAsia"/>
                <w:szCs w:val="21"/>
              </w:rPr>
            </w:pPr>
            <w:r>
              <w:rPr>
                <w:rFonts w:hint="eastAsia" w:asciiTheme="minorEastAsia" w:hAnsiTheme="minorEastAsia" w:eastAsiaTheme="minorEastAsia"/>
                <w:szCs w:val="21"/>
              </w:rPr>
              <w:t>单元5针织服装材料的分类与组织结构</w:t>
            </w:r>
          </w:p>
          <w:p w14:paraId="5BB41F83">
            <w:pPr>
              <w:widowControl/>
              <w:jc w:val="left"/>
              <w:rPr>
                <w:rFonts w:asciiTheme="minorEastAsia" w:hAnsiTheme="minorEastAsia" w:eastAsiaTheme="minorEastAsia"/>
                <w:szCs w:val="21"/>
              </w:rPr>
            </w:pPr>
            <w:r>
              <w:rPr>
                <w:rFonts w:hint="eastAsia" w:asciiTheme="minorEastAsia" w:hAnsiTheme="minorEastAsia" w:eastAsiaTheme="minorEastAsia"/>
                <w:szCs w:val="21"/>
              </w:rPr>
              <w:t>单元6常见针织物的品种与选用</w:t>
            </w:r>
          </w:p>
          <w:p w14:paraId="60F7CB5D">
            <w:pPr>
              <w:widowControl/>
              <w:jc w:val="left"/>
              <w:rPr>
                <w:rFonts w:asciiTheme="minorEastAsia" w:hAnsiTheme="minorEastAsia" w:eastAsiaTheme="minorEastAsia"/>
                <w:szCs w:val="21"/>
              </w:rPr>
            </w:pPr>
            <w:r>
              <w:rPr>
                <w:rFonts w:hint="eastAsia" w:asciiTheme="minorEastAsia" w:hAnsiTheme="minorEastAsia" w:eastAsiaTheme="minorEastAsia"/>
                <w:szCs w:val="21"/>
              </w:rPr>
              <w:t>单元7其他服装材料</w:t>
            </w:r>
          </w:p>
          <w:p w14:paraId="79447CBF">
            <w:pPr>
              <w:widowControl/>
              <w:jc w:val="left"/>
              <w:rPr>
                <w:rFonts w:ascii="宋体" w:hAnsi="宋体" w:cs="宋体"/>
                <w:kern w:val="0"/>
              </w:rPr>
            </w:pPr>
          </w:p>
          <w:p w14:paraId="5C970459">
            <w:pPr>
              <w:widowControl/>
              <w:jc w:val="left"/>
              <w:rPr>
                <w:rFonts w:ascii="宋体" w:hAnsi="宋体" w:cs="宋体"/>
                <w:kern w:val="0"/>
              </w:rPr>
            </w:pPr>
            <w:r>
              <w:rPr>
                <w:rFonts w:hint="eastAsia" w:ascii="宋体" w:hAnsi="宋体" w:cs="宋体"/>
                <w:kern w:val="0"/>
              </w:rPr>
              <w:t>重点：</w:t>
            </w:r>
            <w:r>
              <w:rPr>
                <w:rFonts w:hint="eastAsia" w:asciiTheme="minorEastAsia" w:hAnsiTheme="minorEastAsia" w:eastAsiaTheme="minorEastAsia"/>
                <w:szCs w:val="21"/>
              </w:rPr>
              <w:t>机织、针织服装的分类与组织结构</w:t>
            </w:r>
          </w:p>
          <w:p w14:paraId="64196DBF">
            <w:pPr>
              <w:widowControl/>
              <w:jc w:val="left"/>
            </w:pPr>
            <w:r>
              <w:rPr>
                <w:rFonts w:hint="eastAsia"/>
              </w:rPr>
              <w:t>难点：</w:t>
            </w:r>
            <w:r>
              <w:rPr>
                <w:rFonts w:hint="eastAsia" w:asciiTheme="minorEastAsia" w:hAnsiTheme="minorEastAsia" w:eastAsiaTheme="minorEastAsia"/>
                <w:szCs w:val="21"/>
              </w:rPr>
              <w:t>常见针织物的品种与选用</w:t>
            </w:r>
          </w:p>
          <w:p w14:paraId="460AE1E1">
            <w:pPr>
              <w:widowControl/>
              <w:ind w:left="36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06BDEAE5">
            <w:pPr>
              <w:widowControl/>
              <w:ind w:firstLine="480"/>
              <w:jc w:val="left"/>
              <w:rPr>
                <w:rFonts w:ascii="宋体" w:hAnsi="宋体" w:cs="宋体"/>
                <w:kern w:val="0"/>
              </w:rPr>
            </w:pPr>
            <w:r>
              <w:rPr>
                <w:rFonts w:hint="eastAsia" w:ascii="宋体" w:hAnsi="宋体" w:cs="宋体"/>
                <w:kern w:val="0"/>
              </w:rPr>
              <w:t>讲授法、市场调研</w:t>
            </w:r>
          </w:p>
        </w:tc>
      </w:tr>
      <w:tr w14:paraId="1C3DBB2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6019485C">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4002F421">
            <w:pPr>
              <w:widowControl/>
              <w:jc w:val="left"/>
              <w:rPr>
                <w:rFonts w:ascii="宋体" w:hAnsi="宋体" w:cs="宋体"/>
                <w:kern w:val="0"/>
              </w:rPr>
            </w:pPr>
            <w:r>
              <w:rPr>
                <w:rFonts w:hint="eastAsia" w:ascii="宋体" w:hAnsi="宋体" w:cs="宋体"/>
                <w:kern w:val="0"/>
              </w:rPr>
              <w:t>教学地点</w:t>
            </w:r>
          </w:p>
        </w:tc>
      </w:tr>
      <w:tr w14:paraId="46DD5DB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47"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5673DF4B">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182834CC">
            <w:pPr>
              <w:widowControl/>
              <w:ind w:firstLine="315" w:firstLineChars="150"/>
              <w:jc w:val="left"/>
              <w:rPr>
                <w:rFonts w:ascii="宋体" w:hAnsi="宋体" w:cs="宋体"/>
                <w:kern w:val="0"/>
              </w:rPr>
            </w:pPr>
            <w:r>
              <w:rPr>
                <w:rFonts w:hint="eastAsia" w:ascii="宋体" w:hAnsi="宋体" w:cs="宋体"/>
                <w:kern w:val="0"/>
              </w:rPr>
              <w:t>多媒体教室</w:t>
            </w:r>
          </w:p>
        </w:tc>
      </w:tr>
      <w:tr w14:paraId="0AAC2B0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33BFAE4E">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0445D98F">
            <w:pPr>
              <w:widowControl/>
              <w:jc w:val="left"/>
              <w:rPr>
                <w:rFonts w:ascii="宋体" w:hAnsi="宋体" w:cs="宋体"/>
                <w:kern w:val="0"/>
              </w:rPr>
            </w:pPr>
            <w:r>
              <w:rPr>
                <w:rFonts w:hint="eastAsia" w:ascii="宋体" w:hAnsi="宋体" w:cs="宋体"/>
                <w:kern w:val="0"/>
              </w:rPr>
              <w:t>教学及参考资料</w:t>
            </w:r>
          </w:p>
        </w:tc>
      </w:tr>
      <w:tr w14:paraId="0754B85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7640310B">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48EF97B4">
            <w:pPr>
              <w:spacing w:line="420" w:lineRule="atLeast"/>
              <w:rPr>
                <w:szCs w:val="21"/>
              </w:rPr>
            </w:pPr>
            <w:r>
              <w:rPr>
                <w:rFonts w:hint="eastAsia" w:ascii="宋体" w:hAnsi="宋体" w:cs="宋体"/>
                <w:kern w:val="0"/>
              </w:rPr>
              <w:t>　</w:t>
            </w:r>
            <w:r>
              <w:rPr>
                <w:rFonts w:hint="eastAsia"/>
                <w:szCs w:val="21"/>
              </w:rPr>
              <w:t xml:space="preserve">《服装材料》世界图书出版社 梁桂平、梁蓉等编  </w:t>
            </w:r>
          </w:p>
          <w:p w14:paraId="0073B4AC">
            <w:pPr>
              <w:widowControl/>
              <w:jc w:val="left"/>
              <w:rPr>
                <w:rFonts w:ascii="宋体" w:hAnsi="宋体" w:cs="宋体"/>
                <w:kern w:val="0"/>
              </w:rPr>
            </w:pPr>
          </w:p>
        </w:tc>
      </w:tr>
      <w:tr w14:paraId="6A2FD81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7FCA2FA5">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52F09EF6">
            <w:pPr>
              <w:widowControl/>
              <w:jc w:val="left"/>
              <w:rPr>
                <w:rFonts w:ascii="宋体" w:hAnsi="宋体" w:cs="宋体"/>
                <w:kern w:val="0"/>
              </w:rPr>
            </w:pPr>
            <w:r>
              <w:rPr>
                <w:rFonts w:hint="eastAsia" w:ascii="宋体" w:hAnsi="宋体" w:cs="宋体"/>
                <w:kern w:val="0"/>
              </w:rPr>
              <w:t>练习与习题建议</w:t>
            </w:r>
          </w:p>
        </w:tc>
      </w:tr>
      <w:tr w14:paraId="277A513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23"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0A956CD6">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66002A1A">
            <w:pPr>
              <w:widowControl/>
              <w:jc w:val="left"/>
              <w:rPr>
                <w:rFonts w:ascii="宋体" w:hAnsi="宋体" w:cs="宋体"/>
                <w:kern w:val="0"/>
              </w:rPr>
            </w:pPr>
            <w:r>
              <w:rPr>
                <w:rFonts w:hint="eastAsia" w:ascii="宋体" w:hAnsi="宋体" w:cs="宋体"/>
                <w:kern w:val="0"/>
              </w:rPr>
              <w:t>　 每个单元有对应的练习</w:t>
            </w:r>
          </w:p>
        </w:tc>
      </w:tr>
      <w:tr w14:paraId="2C35E6E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5529CF7D">
            <w:pPr>
              <w:widowControl/>
              <w:jc w:val="center"/>
              <w:rPr>
                <w:rFonts w:ascii="宋体" w:hAnsi="宋体" w:cs="宋体"/>
                <w:kern w:val="0"/>
              </w:rPr>
            </w:pPr>
            <w:r>
              <w:rPr>
                <w:rFonts w:hint="eastAsia" w:ascii="宋体" w:hAnsi="宋体" w:cs="宋体"/>
                <w:kern w:val="0"/>
              </w:rPr>
              <w:t>考核与评价方式说明</w:t>
            </w:r>
          </w:p>
        </w:tc>
        <w:tc>
          <w:tcPr>
            <w:tcW w:w="4500" w:type="dxa"/>
            <w:gridSpan w:val="4"/>
            <w:tcBorders>
              <w:top w:val="nil"/>
              <w:left w:val="nil"/>
              <w:bottom w:val="single" w:color="auto" w:sz="4" w:space="0"/>
              <w:right w:val="single" w:color="auto" w:sz="4" w:space="0"/>
            </w:tcBorders>
            <w:vAlign w:val="center"/>
          </w:tcPr>
          <w:p w14:paraId="31D34F1E">
            <w:pPr>
              <w:widowControl/>
              <w:jc w:val="left"/>
              <w:rPr>
                <w:rFonts w:ascii="宋体" w:hAnsi="宋体" w:cs="宋体"/>
                <w:kern w:val="0"/>
              </w:rPr>
            </w:pPr>
            <w:r>
              <w:rPr>
                <w:rFonts w:hint="eastAsia" w:ascii="宋体" w:hAnsi="宋体" w:cs="宋体"/>
                <w:kern w:val="0"/>
              </w:rPr>
              <w:t>权重分配</w:t>
            </w:r>
          </w:p>
        </w:tc>
      </w:tr>
      <w:tr w14:paraId="613F60B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1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78571A36">
            <w:pPr>
              <w:widowControl/>
              <w:jc w:val="center"/>
              <w:rPr>
                <w:rFonts w:ascii="宋体" w:hAnsi="宋体" w:cs="宋体"/>
                <w:kern w:val="0"/>
              </w:rPr>
            </w:pPr>
            <w:r>
              <w:rPr>
                <w:rFonts w:hint="eastAsia" w:ascii="宋体" w:hAnsi="宋体" w:cs="宋体"/>
                <w:kern w:val="0"/>
              </w:rPr>
              <w:t>　平时练习与综合练习相结合，个人能力与集体评价相结合。</w:t>
            </w:r>
          </w:p>
        </w:tc>
        <w:tc>
          <w:tcPr>
            <w:tcW w:w="4500" w:type="dxa"/>
            <w:gridSpan w:val="4"/>
            <w:tcBorders>
              <w:top w:val="nil"/>
              <w:left w:val="nil"/>
              <w:bottom w:val="single" w:color="auto" w:sz="4" w:space="0"/>
              <w:right w:val="single" w:color="auto" w:sz="4" w:space="0"/>
            </w:tcBorders>
            <w:vAlign w:val="center"/>
          </w:tcPr>
          <w:p w14:paraId="660D747D">
            <w:pPr>
              <w:widowControl/>
              <w:jc w:val="left"/>
              <w:rPr>
                <w:rFonts w:ascii="宋体" w:hAnsi="宋体" w:cs="宋体"/>
                <w:kern w:val="0"/>
              </w:rPr>
            </w:pPr>
            <w:r>
              <w:rPr>
                <w:rFonts w:hint="eastAsia" w:ascii="宋体" w:hAnsi="宋体" w:cs="宋体"/>
                <w:kern w:val="0"/>
              </w:rPr>
              <w:t>平时练习占 40 %、综合练习占40 %</w:t>
            </w:r>
          </w:p>
          <w:p w14:paraId="3C393121">
            <w:pPr>
              <w:widowControl/>
              <w:jc w:val="left"/>
              <w:rPr>
                <w:rFonts w:ascii="宋体" w:hAnsi="宋体" w:cs="宋体"/>
                <w:kern w:val="0"/>
              </w:rPr>
            </w:pPr>
            <w:r>
              <w:rPr>
                <w:rFonts w:hint="eastAsia" w:ascii="宋体" w:hAnsi="宋体" w:cs="宋体"/>
                <w:kern w:val="0"/>
              </w:rPr>
              <w:t>集体评价占 20 %</w:t>
            </w:r>
          </w:p>
        </w:tc>
      </w:tr>
    </w:tbl>
    <w:p w14:paraId="053337C1"/>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080"/>
        <w:gridCol w:w="900"/>
        <w:gridCol w:w="1080"/>
        <w:gridCol w:w="1440"/>
      </w:tblGrid>
      <w:tr w14:paraId="45CD4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vAlign w:val="center"/>
          </w:tcPr>
          <w:p w14:paraId="67020B12">
            <w:pPr>
              <w:widowControl/>
              <w:rPr>
                <w:rFonts w:ascii="宋体" w:hAnsi="宋体" w:cs="宋体"/>
                <w:kern w:val="0"/>
              </w:rPr>
            </w:pPr>
            <w:r>
              <w:rPr>
                <w:rFonts w:hint="eastAsia" w:ascii="宋体" w:hAnsi="宋体" w:cs="宋体"/>
                <w:kern w:val="0"/>
              </w:rPr>
              <w:t>模块（或工作情境）</w:t>
            </w:r>
          </w:p>
        </w:tc>
        <w:tc>
          <w:tcPr>
            <w:tcW w:w="6973" w:type="dxa"/>
            <w:gridSpan w:val="5"/>
            <w:tcBorders>
              <w:top w:val="single" w:color="auto" w:sz="4" w:space="0"/>
              <w:left w:val="single" w:color="auto" w:sz="4" w:space="0"/>
              <w:bottom w:val="single" w:color="auto" w:sz="4" w:space="0"/>
              <w:right w:val="single" w:color="auto" w:sz="4" w:space="0"/>
            </w:tcBorders>
            <w:vAlign w:val="center"/>
          </w:tcPr>
          <w:p w14:paraId="76020A5B">
            <w:pPr>
              <w:jc w:val="center"/>
              <w:rPr>
                <w:rFonts w:ascii="宋体" w:hAnsi="宋体"/>
                <w:szCs w:val="21"/>
              </w:rPr>
            </w:pPr>
            <w:r>
              <w:rPr>
                <w:rFonts w:hint="eastAsia" w:ascii="宋体" w:hAnsi="宋体" w:cs="宋体"/>
                <w:kern w:val="0"/>
              </w:rPr>
              <w:t>模块三</w:t>
            </w:r>
            <w:r>
              <w:rPr>
                <w:rFonts w:hint="eastAsia" w:ascii="宋体" w:hAnsi="宋体"/>
              </w:rPr>
              <w:t xml:space="preserve">  </w:t>
            </w:r>
            <w:r>
              <w:rPr>
                <w:rFonts w:hint="eastAsia" w:asciiTheme="minorEastAsia" w:hAnsiTheme="minorEastAsia" w:eastAsiaTheme="minorEastAsia"/>
                <w:szCs w:val="21"/>
              </w:rPr>
              <w:t>服装辅料的认识与应用</w:t>
            </w:r>
          </w:p>
        </w:tc>
      </w:tr>
      <w:tr w14:paraId="5D87C36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812"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1C0E986E">
            <w:pPr>
              <w:widowControl/>
              <w:jc w:val="center"/>
              <w:rPr>
                <w:rFonts w:ascii="宋体" w:hAnsi="宋体" w:cs="宋体"/>
                <w:kern w:val="0"/>
              </w:rPr>
            </w:pPr>
            <w:r>
              <w:rPr>
                <w:rFonts w:hint="eastAsia" w:ascii="宋体" w:hAnsi="宋体" w:cs="宋体"/>
                <w:kern w:val="0"/>
              </w:rPr>
              <w:t>单元1</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tcPr>
          <w:p w14:paraId="6FE0BD16">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服装里料认识与应用</w:t>
            </w:r>
          </w:p>
        </w:tc>
        <w:tc>
          <w:tcPr>
            <w:tcW w:w="900" w:type="dxa"/>
            <w:vMerge w:val="restart"/>
            <w:tcBorders>
              <w:top w:val="single" w:color="auto" w:sz="4" w:space="0"/>
              <w:left w:val="single" w:color="auto" w:sz="4" w:space="0"/>
              <w:right w:val="single" w:color="auto" w:sz="4" w:space="0"/>
            </w:tcBorders>
            <w:shd w:val="clear" w:color="auto" w:fill="auto"/>
            <w:vAlign w:val="center"/>
          </w:tcPr>
          <w:p w14:paraId="32570235">
            <w:pPr>
              <w:widowControl/>
              <w:jc w:val="center"/>
              <w:rPr>
                <w:rFonts w:ascii="宋体" w:hAnsi="宋体" w:cs="宋体"/>
                <w:kern w:val="0"/>
              </w:rPr>
            </w:pPr>
            <w:r>
              <w:rPr>
                <w:rFonts w:hint="eastAsia" w:ascii="宋体" w:hAnsi="宋体" w:cs="宋体"/>
                <w:kern w:val="0"/>
              </w:rPr>
              <w:t>学时</w:t>
            </w:r>
          </w:p>
        </w:tc>
        <w:tc>
          <w:tcPr>
            <w:tcW w:w="1080" w:type="dxa"/>
            <w:tcBorders>
              <w:top w:val="single" w:color="auto" w:sz="4" w:space="0"/>
              <w:left w:val="single" w:color="auto" w:sz="4" w:space="0"/>
              <w:bottom w:val="single" w:color="auto" w:sz="4" w:space="0"/>
              <w:right w:val="single" w:color="auto" w:sz="4" w:space="0"/>
            </w:tcBorders>
            <w:shd w:val="clear" w:color="auto" w:fill="FFFFFF"/>
            <w:vAlign w:val="center"/>
          </w:tcPr>
          <w:p w14:paraId="008709BF">
            <w:pPr>
              <w:widowControl/>
              <w:jc w:val="center"/>
              <w:rPr>
                <w:rFonts w:ascii="宋体" w:hAnsi="宋体" w:cs="宋体"/>
                <w:kern w:val="0"/>
                <w:szCs w:val="21"/>
              </w:rPr>
            </w:pPr>
            <w:r>
              <w:rPr>
                <w:rFonts w:hint="eastAsia" w:ascii="宋体" w:hAnsi="宋体" w:cs="宋体"/>
                <w:kern w:val="0"/>
                <w:szCs w:val="21"/>
              </w:rPr>
              <w:t>理论</w:t>
            </w:r>
          </w:p>
        </w:tc>
        <w:tc>
          <w:tcPr>
            <w:tcW w:w="1440" w:type="dxa"/>
            <w:tcBorders>
              <w:top w:val="single" w:color="auto" w:sz="4" w:space="0"/>
              <w:left w:val="single" w:color="auto" w:sz="4" w:space="0"/>
              <w:bottom w:val="single" w:color="auto" w:sz="4" w:space="0"/>
              <w:right w:val="single" w:color="auto" w:sz="4" w:space="0"/>
            </w:tcBorders>
            <w:vAlign w:val="center"/>
          </w:tcPr>
          <w:p w14:paraId="30DF9F00">
            <w:pPr>
              <w:widowControl/>
              <w:jc w:val="center"/>
              <w:rPr>
                <w:rFonts w:ascii="宋体" w:hAnsi="宋体" w:cs="宋体"/>
                <w:kern w:val="0"/>
              </w:rPr>
            </w:pPr>
            <w:r>
              <w:rPr>
                <w:rFonts w:hint="eastAsia" w:ascii="宋体" w:hAnsi="宋体" w:cs="宋体"/>
                <w:kern w:val="0"/>
              </w:rPr>
              <w:t>4</w:t>
            </w:r>
          </w:p>
        </w:tc>
      </w:tr>
      <w:tr w14:paraId="15E88EF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58"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7EF2EF73">
            <w:pPr>
              <w:widowControl/>
              <w:jc w:val="center"/>
              <w:rPr>
                <w:rFonts w:ascii="宋体" w:hAnsi="宋体" w:cs="宋体"/>
                <w:kern w:val="0"/>
              </w:rPr>
            </w:pPr>
            <w:r>
              <w:rPr>
                <w:rFonts w:hint="eastAsia" w:ascii="宋体" w:hAnsi="宋体" w:cs="宋体"/>
                <w:kern w:val="0"/>
              </w:rPr>
              <w:t>单元2</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tcPr>
          <w:p w14:paraId="22846B19">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服装衬填充料认识与应用</w:t>
            </w:r>
          </w:p>
        </w:tc>
        <w:tc>
          <w:tcPr>
            <w:tcW w:w="900" w:type="dxa"/>
            <w:vMerge w:val="continue"/>
            <w:tcBorders>
              <w:left w:val="single" w:color="auto" w:sz="4" w:space="0"/>
              <w:right w:val="single" w:color="auto" w:sz="4" w:space="0"/>
            </w:tcBorders>
            <w:shd w:val="clear" w:color="auto" w:fill="auto"/>
            <w:vAlign w:val="center"/>
          </w:tcPr>
          <w:p w14:paraId="2F6BDD4C">
            <w:pPr>
              <w:widowControl/>
              <w:jc w:val="left"/>
              <w:rPr>
                <w:rFonts w:ascii="宋体" w:hAnsi="宋体" w:cs="宋体"/>
                <w:kern w:val="0"/>
              </w:rPr>
            </w:pPr>
          </w:p>
        </w:tc>
        <w:tc>
          <w:tcPr>
            <w:tcW w:w="1080" w:type="dxa"/>
            <w:vMerge w:val="restart"/>
            <w:tcBorders>
              <w:top w:val="single" w:color="auto" w:sz="4" w:space="0"/>
              <w:left w:val="single" w:color="auto" w:sz="4" w:space="0"/>
              <w:right w:val="single" w:color="auto" w:sz="4" w:space="0"/>
            </w:tcBorders>
            <w:shd w:val="clear" w:color="auto" w:fill="FFFFFF"/>
            <w:vAlign w:val="center"/>
          </w:tcPr>
          <w:p w14:paraId="732A64A4">
            <w:pPr>
              <w:jc w:val="center"/>
              <w:rPr>
                <w:rFonts w:ascii="宋体" w:hAnsi="宋体" w:cs="宋体"/>
                <w:kern w:val="0"/>
                <w:szCs w:val="21"/>
              </w:rPr>
            </w:pPr>
            <w:r>
              <w:rPr>
                <w:rFonts w:hint="eastAsia" w:ascii="宋体" w:hAnsi="宋体" w:cs="宋体"/>
                <w:kern w:val="0"/>
                <w:szCs w:val="21"/>
              </w:rPr>
              <w:t>实践</w:t>
            </w:r>
          </w:p>
        </w:tc>
        <w:tc>
          <w:tcPr>
            <w:tcW w:w="1440" w:type="dxa"/>
            <w:vMerge w:val="restart"/>
            <w:tcBorders>
              <w:top w:val="single" w:color="auto" w:sz="4" w:space="0"/>
              <w:left w:val="single" w:color="auto" w:sz="4" w:space="0"/>
              <w:right w:val="single" w:color="auto" w:sz="4" w:space="0"/>
            </w:tcBorders>
            <w:vAlign w:val="center"/>
          </w:tcPr>
          <w:p w14:paraId="6F9446E0">
            <w:pPr>
              <w:jc w:val="center"/>
              <w:rPr>
                <w:rFonts w:ascii="宋体" w:hAnsi="宋体" w:cs="宋体"/>
                <w:kern w:val="0"/>
              </w:rPr>
            </w:pPr>
            <w:r>
              <w:rPr>
                <w:rFonts w:hint="eastAsia" w:ascii="宋体" w:hAnsi="宋体" w:cs="宋体"/>
                <w:kern w:val="0"/>
              </w:rPr>
              <w:t>4</w:t>
            </w:r>
          </w:p>
        </w:tc>
      </w:tr>
      <w:tr w14:paraId="454A12D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37"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20189B61">
            <w:pPr>
              <w:widowControl/>
              <w:jc w:val="center"/>
              <w:rPr>
                <w:rFonts w:ascii="宋体" w:hAnsi="宋体" w:cs="宋体"/>
                <w:kern w:val="0"/>
              </w:rPr>
            </w:pPr>
            <w:r>
              <w:rPr>
                <w:rFonts w:hint="eastAsia" w:ascii="宋体" w:hAnsi="宋体" w:cs="宋体"/>
                <w:kern w:val="0"/>
              </w:rPr>
              <w:t>单元3</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tcPr>
          <w:p w14:paraId="09E47539">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服装扣紧材料认识与应用</w:t>
            </w:r>
          </w:p>
        </w:tc>
        <w:tc>
          <w:tcPr>
            <w:tcW w:w="900" w:type="dxa"/>
            <w:vMerge w:val="continue"/>
            <w:tcBorders>
              <w:left w:val="single" w:color="auto" w:sz="4" w:space="0"/>
              <w:right w:val="single" w:color="auto" w:sz="4" w:space="0"/>
            </w:tcBorders>
            <w:shd w:val="clear" w:color="auto" w:fill="auto"/>
            <w:vAlign w:val="center"/>
          </w:tcPr>
          <w:p w14:paraId="0DA6F271">
            <w:pPr>
              <w:widowControl/>
              <w:jc w:val="left"/>
              <w:rPr>
                <w:rFonts w:ascii="宋体" w:hAnsi="宋体" w:cs="宋体"/>
                <w:kern w:val="0"/>
              </w:rPr>
            </w:pPr>
          </w:p>
        </w:tc>
        <w:tc>
          <w:tcPr>
            <w:tcW w:w="1080" w:type="dxa"/>
            <w:vMerge w:val="continue"/>
            <w:tcBorders>
              <w:left w:val="single" w:color="auto" w:sz="4" w:space="0"/>
              <w:right w:val="single" w:color="auto" w:sz="4" w:space="0"/>
            </w:tcBorders>
            <w:shd w:val="clear" w:color="auto" w:fill="FFFFFF"/>
            <w:vAlign w:val="center"/>
          </w:tcPr>
          <w:p w14:paraId="7765F30A">
            <w:pPr>
              <w:jc w:val="center"/>
              <w:rPr>
                <w:rFonts w:ascii="宋体" w:hAnsi="宋体" w:cs="宋体"/>
                <w:kern w:val="0"/>
                <w:szCs w:val="21"/>
              </w:rPr>
            </w:pPr>
          </w:p>
        </w:tc>
        <w:tc>
          <w:tcPr>
            <w:tcW w:w="1440" w:type="dxa"/>
            <w:vMerge w:val="continue"/>
            <w:tcBorders>
              <w:left w:val="single" w:color="auto" w:sz="4" w:space="0"/>
              <w:right w:val="single" w:color="auto" w:sz="4" w:space="0"/>
            </w:tcBorders>
            <w:vAlign w:val="center"/>
          </w:tcPr>
          <w:p w14:paraId="04E8C030">
            <w:pPr>
              <w:jc w:val="center"/>
              <w:rPr>
                <w:rFonts w:ascii="宋体" w:hAnsi="宋体" w:cs="宋体"/>
                <w:kern w:val="0"/>
              </w:rPr>
            </w:pPr>
          </w:p>
        </w:tc>
      </w:tr>
      <w:tr w14:paraId="2BDECF9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PrEx>
        <w:trPr>
          <w:trHeight w:val="437"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5B37B40A">
            <w:pPr>
              <w:widowControl/>
              <w:jc w:val="center"/>
              <w:rPr>
                <w:rFonts w:ascii="宋体" w:hAnsi="宋体" w:cs="宋体"/>
                <w:kern w:val="0"/>
              </w:rPr>
            </w:pPr>
            <w:r>
              <w:rPr>
                <w:rFonts w:hint="eastAsia" w:ascii="宋体" w:hAnsi="宋体" w:cs="宋体"/>
                <w:kern w:val="0"/>
              </w:rPr>
              <w:t>单元4</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tcPr>
          <w:p w14:paraId="4F3EA211">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其他服装辅料认识与应用</w:t>
            </w:r>
          </w:p>
        </w:tc>
        <w:tc>
          <w:tcPr>
            <w:tcW w:w="900" w:type="dxa"/>
            <w:vMerge w:val="continue"/>
            <w:tcBorders>
              <w:left w:val="single" w:color="auto" w:sz="4" w:space="0"/>
              <w:bottom w:val="single" w:color="auto" w:sz="4" w:space="0"/>
              <w:right w:val="single" w:color="auto" w:sz="4" w:space="0"/>
            </w:tcBorders>
            <w:shd w:val="clear" w:color="auto" w:fill="auto"/>
            <w:vAlign w:val="center"/>
          </w:tcPr>
          <w:p w14:paraId="2B9CE1AE">
            <w:pPr>
              <w:widowControl/>
              <w:jc w:val="left"/>
              <w:rPr>
                <w:rFonts w:ascii="宋体" w:hAnsi="宋体" w:cs="宋体"/>
                <w:kern w:val="0"/>
              </w:rPr>
            </w:pPr>
          </w:p>
        </w:tc>
        <w:tc>
          <w:tcPr>
            <w:tcW w:w="1080" w:type="dxa"/>
            <w:vMerge w:val="continue"/>
            <w:tcBorders>
              <w:left w:val="single" w:color="auto" w:sz="4" w:space="0"/>
              <w:bottom w:val="single" w:color="auto" w:sz="4" w:space="0"/>
              <w:right w:val="single" w:color="auto" w:sz="4" w:space="0"/>
            </w:tcBorders>
            <w:shd w:val="clear" w:color="auto" w:fill="FFFFFF"/>
            <w:vAlign w:val="center"/>
          </w:tcPr>
          <w:p w14:paraId="2C1EE5EE">
            <w:pPr>
              <w:widowControl/>
              <w:jc w:val="center"/>
              <w:rPr>
                <w:rFonts w:ascii="宋体" w:hAnsi="宋体" w:cs="宋体"/>
                <w:kern w:val="0"/>
                <w:szCs w:val="21"/>
              </w:rPr>
            </w:pPr>
          </w:p>
        </w:tc>
        <w:tc>
          <w:tcPr>
            <w:tcW w:w="1440" w:type="dxa"/>
            <w:vMerge w:val="continue"/>
            <w:tcBorders>
              <w:left w:val="single" w:color="auto" w:sz="4" w:space="0"/>
              <w:bottom w:val="single" w:color="auto" w:sz="4" w:space="0"/>
              <w:right w:val="single" w:color="auto" w:sz="4" w:space="0"/>
            </w:tcBorders>
            <w:vAlign w:val="center"/>
          </w:tcPr>
          <w:p w14:paraId="6A6FFB17">
            <w:pPr>
              <w:widowControl/>
              <w:jc w:val="center"/>
              <w:rPr>
                <w:rFonts w:ascii="宋体" w:hAnsi="宋体" w:cs="宋体"/>
                <w:kern w:val="0"/>
              </w:rPr>
            </w:pPr>
          </w:p>
        </w:tc>
      </w:tr>
      <w:tr w14:paraId="2AFB00D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03178D6A">
            <w:pPr>
              <w:widowControl/>
              <w:jc w:val="center"/>
              <w:rPr>
                <w:rFonts w:cs="宋体" w:asciiTheme="minorEastAsia" w:hAnsiTheme="minorEastAsia" w:eastAsiaTheme="minorEastAsia"/>
                <w:kern w:val="0"/>
              </w:rPr>
            </w:pPr>
            <w:r>
              <w:rPr>
                <w:rFonts w:hint="eastAsia" w:cs="宋体" w:asciiTheme="minorEastAsia" w:hAnsiTheme="minorEastAsia" w:eastAsiaTheme="minorEastAsia"/>
                <w:kern w:val="0"/>
              </w:rPr>
              <w:t>学习目标：概括本单元的学习目标，包含知识、技能等目标</w:t>
            </w:r>
          </w:p>
        </w:tc>
      </w:tr>
      <w:tr w14:paraId="56E6CD0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02B95353">
            <w:pPr>
              <w:widowControl/>
              <w:ind w:firstLine="480"/>
              <w:jc w:val="left"/>
              <w:rPr>
                <w:rFonts w:cs="宋体" w:asciiTheme="minorEastAsia" w:hAnsiTheme="minorEastAsia" w:eastAsiaTheme="minorEastAsia"/>
                <w:kern w:val="0"/>
                <w:szCs w:val="21"/>
              </w:rPr>
            </w:pPr>
            <w:r>
              <w:rPr>
                <w:rFonts w:hint="eastAsia" w:asciiTheme="minorEastAsia" w:hAnsiTheme="minorEastAsia" w:eastAsiaTheme="minorEastAsia"/>
                <w:szCs w:val="21"/>
              </w:rPr>
              <w:t>培养学生对服装辅料的种类、性能、用途以及选用原则的理解与掌握，能够根据服装设计需要选配合适的服装辅料。</w:t>
            </w:r>
          </w:p>
        </w:tc>
      </w:tr>
      <w:tr w14:paraId="2FE6A3E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2998C649">
            <w:pPr>
              <w:widowControl/>
              <w:jc w:val="center"/>
              <w:rPr>
                <w:rFonts w:ascii="宋体" w:hAnsi="宋体" w:cs="宋体"/>
                <w:kern w:val="0"/>
              </w:rPr>
            </w:pPr>
            <w:r>
              <w:rPr>
                <w:rFonts w:hint="eastAsia" w:ascii="宋体" w:hAnsi="宋体" w:cs="宋体"/>
                <w:kern w:val="0"/>
              </w:rPr>
              <w:t>主要内容（标注重点和难点）</w:t>
            </w:r>
          </w:p>
        </w:tc>
        <w:tc>
          <w:tcPr>
            <w:tcW w:w="4500" w:type="dxa"/>
            <w:gridSpan w:val="4"/>
            <w:tcBorders>
              <w:top w:val="nil"/>
              <w:left w:val="nil"/>
              <w:bottom w:val="single" w:color="auto" w:sz="4" w:space="0"/>
              <w:right w:val="single" w:color="auto" w:sz="4" w:space="0"/>
            </w:tcBorders>
            <w:vAlign w:val="center"/>
          </w:tcPr>
          <w:p w14:paraId="3B831BAB">
            <w:pPr>
              <w:widowControl/>
              <w:jc w:val="left"/>
              <w:rPr>
                <w:rFonts w:ascii="宋体" w:hAnsi="宋体" w:cs="宋体"/>
                <w:kern w:val="0"/>
              </w:rPr>
            </w:pPr>
            <w:r>
              <w:rPr>
                <w:rFonts w:hint="eastAsia" w:ascii="宋体" w:hAnsi="宋体" w:cs="宋体"/>
                <w:kern w:val="0"/>
              </w:rPr>
              <w:t>主要教学方法</w:t>
            </w:r>
          </w:p>
        </w:tc>
      </w:tr>
      <w:tr w14:paraId="64F1525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05"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tcPr>
          <w:p w14:paraId="774C9B6E">
            <w:pPr>
              <w:widowControl/>
              <w:jc w:val="left"/>
              <w:rPr>
                <w:rFonts w:asciiTheme="minorEastAsia" w:hAnsiTheme="minorEastAsia" w:eastAsiaTheme="minorEastAsia"/>
                <w:szCs w:val="21"/>
              </w:rPr>
            </w:pPr>
            <w:r>
              <w:rPr>
                <w:rFonts w:hint="eastAsia" w:asciiTheme="minorEastAsia" w:hAnsiTheme="minorEastAsia" w:eastAsiaTheme="minorEastAsia"/>
                <w:szCs w:val="21"/>
              </w:rPr>
              <w:t>模块三</w:t>
            </w:r>
          </w:p>
          <w:p w14:paraId="4346AEF5">
            <w:pPr>
              <w:widowControl/>
              <w:jc w:val="left"/>
              <w:rPr>
                <w:rFonts w:asciiTheme="minorEastAsia" w:hAnsiTheme="minorEastAsia" w:eastAsiaTheme="minorEastAsia"/>
                <w:szCs w:val="21"/>
              </w:rPr>
            </w:pPr>
            <w:r>
              <w:rPr>
                <w:rFonts w:hint="eastAsia" w:asciiTheme="minorEastAsia" w:hAnsiTheme="minorEastAsia" w:eastAsiaTheme="minorEastAsia"/>
                <w:szCs w:val="21"/>
              </w:rPr>
              <w:t>单元1服装里料认识与应用</w:t>
            </w:r>
          </w:p>
          <w:p w14:paraId="561FCB5A">
            <w:pPr>
              <w:widowControl/>
              <w:jc w:val="left"/>
              <w:rPr>
                <w:rFonts w:asciiTheme="minorEastAsia" w:hAnsiTheme="minorEastAsia" w:eastAsiaTheme="minorEastAsia"/>
                <w:szCs w:val="21"/>
              </w:rPr>
            </w:pPr>
            <w:r>
              <w:rPr>
                <w:rFonts w:hint="eastAsia" w:asciiTheme="minorEastAsia" w:hAnsiTheme="minorEastAsia" w:eastAsiaTheme="minorEastAsia"/>
                <w:szCs w:val="21"/>
              </w:rPr>
              <w:t>1.1服装里料基本概念</w:t>
            </w:r>
          </w:p>
          <w:p w14:paraId="71FA0D6C">
            <w:pPr>
              <w:widowControl/>
              <w:jc w:val="left"/>
              <w:rPr>
                <w:rFonts w:asciiTheme="minorEastAsia" w:hAnsiTheme="minorEastAsia" w:eastAsiaTheme="minorEastAsia"/>
                <w:szCs w:val="21"/>
              </w:rPr>
            </w:pPr>
            <w:r>
              <w:rPr>
                <w:rFonts w:hint="eastAsia" w:asciiTheme="minorEastAsia" w:hAnsiTheme="minorEastAsia" w:eastAsiaTheme="minorEastAsia"/>
                <w:szCs w:val="21"/>
              </w:rPr>
              <w:t>1.2服装里料分类</w:t>
            </w:r>
          </w:p>
          <w:p w14:paraId="7BBD2865">
            <w:pPr>
              <w:widowControl/>
              <w:jc w:val="left"/>
              <w:rPr>
                <w:rFonts w:asciiTheme="minorEastAsia" w:hAnsiTheme="minorEastAsia" w:eastAsiaTheme="minorEastAsia"/>
                <w:szCs w:val="21"/>
              </w:rPr>
            </w:pPr>
            <w:r>
              <w:rPr>
                <w:rFonts w:hint="eastAsia" w:asciiTheme="minorEastAsia" w:hAnsiTheme="minorEastAsia" w:eastAsiaTheme="minorEastAsia"/>
                <w:szCs w:val="21"/>
              </w:rPr>
              <w:t>1.3服装里料的选配原则</w:t>
            </w:r>
          </w:p>
          <w:p w14:paraId="6AAC1C39">
            <w:pPr>
              <w:widowControl/>
              <w:jc w:val="left"/>
              <w:rPr>
                <w:rFonts w:asciiTheme="minorEastAsia" w:hAnsiTheme="minorEastAsia" w:eastAsiaTheme="minorEastAsia"/>
                <w:szCs w:val="21"/>
              </w:rPr>
            </w:pPr>
            <w:r>
              <w:rPr>
                <w:rFonts w:hint="eastAsia" w:asciiTheme="minorEastAsia" w:hAnsiTheme="minorEastAsia" w:eastAsiaTheme="minorEastAsia"/>
                <w:szCs w:val="21"/>
              </w:rPr>
              <w:t>单元2服装衬里填料认识与应用</w:t>
            </w:r>
          </w:p>
          <w:p w14:paraId="131D3B9A">
            <w:pPr>
              <w:widowControl/>
              <w:jc w:val="left"/>
              <w:rPr>
                <w:rFonts w:asciiTheme="minorEastAsia" w:hAnsiTheme="minorEastAsia" w:eastAsiaTheme="minorEastAsia"/>
                <w:szCs w:val="21"/>
              </w:rPr>
            </w:pPr>
            <w:r>
              <w:rPr>
                <w:rFonts w:hint="eastAsia" w:asciiTheme="minorEastAsia" w:hAnsiTheme="minorEastAsia" w:eastAsiaTheme="minorEastAsia"/>
                <w:szCs w:val="21"/>
              </w:rPr>
              <w:t>2.1服装衬里填料基本概念</w:t>
            </w:r>
          </w:p>
          <w:p w14:paraId="359EC1C8">
            <w:pPr>
              <w:widowControl/>
              <w:jc w:val="left"/>
              <w:rPr>
                <w:rFonts w:asciiTheme="minorEastAsia" w:hAnsiTheme="minorEastAsia" w:eastAsiaTheme="minorEastAsia"/>
                <w:szCs w:val="21"/>
              </w:rPr>
            </w:pPr>
            <w:r>
              <w:rPr>
                <w:rFonts w:hint="eastAsia" w:asciiTheme="minorEastAsia" w:hAnsiTheme="minorEastAsia" w:eastAsiaTheme="minorEastAsia"/>
                <w:szCs w:val="21"/>
              </w:rPr>
              <w:t>2.2服装衬里填料分类</w:t>
            </w:r>
          </w:p>
          <w:p w14:paraId="1288D8A6">
            <w:pPr>
              <w:widowControl/>
              <w:jc w:val="left"/>
              <w:rPr>
                <w:rFonts w:asciiTheme="minorEastAsia" w:hAnsiTheme="minorEastAsia" w:eastAsiaTheme="minorEastAsia"/>
                <w:szCs w:val="21"/>
              </w:rPr>
            </w:pPr>
            <w:r>
              <w:rPr>
                <w:rFonts w:hint="eastAsia" w:asciiTheme="minorEastAsia" w:hAnsiTheme="minorEastAsia" w:eastAsiaTheme="minorEastAsia"/>
                <w:szCs w:val="21"/>
              </w:rPr>
              <w:t>2.3服装衬里填料的选配原则</w:t>
            </w:r>
          </w:p>
          <w:p w14:paraId="66962380">
            <w:pPr>
              <w:widowControl/>
              <w:jc w:val="left"/>
              <w:rPr>
                <w:rFonts w:asciiTheme="minorEastAsia" w:hAnsiTheme="minorEastAsia" w:eastAsiaTheme="minorEastAsia"/>
                <w:szCs w:val="21"/>
              </w:rPr>
            </w:pPr>
            <w:r>
              <w:rPr>
                <w:rFonts w:hint="eastAsia" w:asciiTheme="minorEastAsia" w:hAnsiTheme="minorEastAsia" w:eastAsiaTheme="minorEastAsia"/>
                <w:szCs w:val="21"/>
              </w:rPr>
              <w:t>单元3服装</w:t>
            </w:r>
            <w:r>
              <w:rPr>
                <w:rFonts w:hint="eastAsia" w:asciiTheme="minorEastAsia" w:hAnsiTheme="minorEastAsia" w:eastAsiaTheme="minorEastAsia"/>
                <w:bCs/>
                <w:iCs/>
                <w:szCs w:val="21"/>
              </w:rPr>
              <w:t>扣合</w:t>
            </w:r>
            <w:r>
              <w:rPr>
                <w:rFonts w:hint="eastAsia" w:asciiTheme="minorEastAsia" w:hAnsiTheme="minorEastAsia" w:eastAsiaTheme="minorEastAsia"/>
                <w:szCs w:val="21"/>
              </w:rPr>
              <w:t>材料认识与应用</w:t>
            </w:r>
          </w:p>
          <w:p w14:paraId="4C178084">
            <w:pPr>
              <w:widowControl/>
              <w:jc w:val="left"/>
              <w:rPr>
                <w:rFonts w:asciiTheme="minorEastAsia" w:hAnsiTheme="minorEastAsia" w:eastAsiaTheme="minorEastAsia"/>
                <w:szCs w:val="21"/>
              </w:rPr>
            </w:pPr>
            <w:r>
              <w:rPr>
                <w:rFonts w:hint="eastAsia" w:asciiTheme="minorEastAsia" w:hAnsiTheme="minorEastAsia" w:eastAsiaTheme="minorEastAsia"/>
                <w:szCs w:val="21"/>
              </w:rPr>
              <w:t>3.1</w:t>
            </w:r>
            <w:r>
              <w:rPr>
                <w:rFonts w:hint="eastAsia" w:asciiTheme="minorEastAsia" w:hAnsiTheme="minorEastAsia" w:eastAsiaTheme="minorEastAsia"/>
                <w:bCs/>
                <w:iCs/>
                <w:szCs w:val="21"/>
              </w:rPr>
              <w:t>扣合材料</w:t>
            </w:r>
            <w:r>
              <w:rPr>
                <w:rFonts w:hint="eastAsia" w:asciiTheme="minorEastAsia" w:hAnsiTheme="minorEastAsia" w:eastAsiaTheme="minorEastAsia"/>
                <w:szCs w:val="21"/>
              </w:rPr>
              <w:t>基本概念</w:t>
            </w:r>
          </w:p>
          <w:p w14:paraId="58823262">
            <w:pPr>
              <w:widowControl/>
              <w:jc w:val="left"/>
              <w:rPr>
                <w:rFonts w:asciiTheme="minorEastAsia" w:hAnsiTheme="minorEastAsia" w:eastAsiaTheme="minorEastAsia"/>
                <w:szCs w:val="21"/>
              </w:rPr>
            </w:pPr>
            <w:r>
              <w:rPr>
                <w:rFonts w:hint="eastAsia" w:asciiTheme="minorEastAsia" w:hAnsiTheme="minorEastAsia" w:eastAsiaTheme="minorEastAsia"/>
                <w:szCs w:val="21"/>
              </w:rPr>
              <w:t>3.2</w:t>
            </w:r>
            <w:r>
              <w:rPr>
                <w:rFonts w:hint="eastAsia" w:asciiTheme="minorEastAsia" w:hAnsiTheme="minorEastAsia" w:eastAsiaTheme="minorEastAsia"/>
                <w:bCs/>
                <w:iCs/>
                <w:szCs w:val="21"/>
              </w:rPr>
              <w:t>扣合材料</w:t>
            </w:r>
            <w:r>
              <w:rPr>
                <w:rFonts w:hint="eastAsia" w:asciiTheme="minorEastAsia" w:hAnsiTheme="minorEastAsia" w:eastAsiaTheme="minorEastAsia"/>
                <w:szCs w:val="21"/>
              </w:rPr>
              <w:t>填料分类</w:t>
            </w:r>
          </w:p>
          <w:p w14:paraId="541579F8">
            <w:pPr>
              <w:widowControl/>
              <w:jc w:val="left"/>
              <w:rPr>
                <w:rFonts w:asciiTheme="minorEastAsia" w:hAnsiTheme="minorEastAsia" w:eastAsiaTheme="minorEastAsia"/>
                <w:szCs w:val="21"/>
              </w:rPr>
            </w:pPr>
            <w:r>
              <w:rPr>
                <w:rFonts w:hint="eastAsia" w:asciiTheme="minorEastAsia" w:hAnsiTheme="minorEastAsia" w:eastAsiaTheme="minorEastAsia"/>
                <w:szCs w:val="21"/>
              </w:rPr>
              <w:t>3.3</w:t>
            </w:r>
            <w:r>
              <w:rPr>
                <w:rFonts w:hint="eastAsia" w:asciiTheme="minorEastAsia" w:hAnsiTheme="minorEastAsia" w:eastAsiaTheme="minorEastAsia"/>
                <w:bCs/>
                <w:iCs/>
                <w:szCs w:val="21"/>
              </w:rPr>
              <w:t>扣合材料</w:t>
            </w:r>
            <w:r>
              <w:rPr>
                <w:rFonts w:hint="eastAsia" w:asciiTheme="minorEastAsia" w:hAnsiTheme="minorEastAsia" w:eastAsiaTheme="minorEastAsia"/>
                <w:szCs w:val="21"/>
              </w:rPr>
              <w:t>填料的选配原则</w:t>
            </w:r>
          </w:p>
          <w:p w14:paraId="355450A9">
            <w:pPr>
              <w:widowControl/>
              <w:jc w:val="left"/>
              <w:rPr>
                <w:rFonts w:cs="宋体" w:asciiTheme="minorEastAsia" w:hAnsiTheme="minorEastAsia" w:eastAsiaTheme="minorEastAsia"/>
                <w:kern w:val="0"/>
                <w:szCs w:val="21"/>
              </w:rPr>
            </w:pPr>
            <w:r>
              <w:rPr>
                <w:rFonts w:hint="eastAsia" w:asciiTheme="minorEastAsia" w:hAnsiTheme="minorEastAsia" w:eastAsiaTheme="minorEastAsia"/>
                <w:szCs w:val="21"/>
              </w:rPr>
              <w:t>单元4其他服装辅料认识与应用</w:t>
            </w:r>
          </w:p>
          <w:p w14:paraId="3E5D6A64">
            <w:pPr>
              <w:widowControl/>
              <w:jc w:val="left"/>
              <w:rPr>
                <w:rFonts w:cs="宋体" w:asciiTheme="minorEastAsia" w:hAnsiTheme="minorEastAsia" w:eastAsiaTheme="minorEastAsia"/>
                <w:kern w:val="0"/>
              </w:rPr>
            </w:pPr>
          </w:p>
          <w:p w14:paraId="1C7664E7">
            <w:pPr>
              <w:widowControl/>
              <w:jc w:val="left"/>
              <w:rPr>
                <w:rFonts w:cs="宋体" w:asciiTheme="minorEastAsia" w:hAnsiTheme="minorEastAsia" w:eastAsiaTheme="minorEastAsia"/>
                <w:kern w:val="0"/>
              </w:rPr>
            </w:pPr>
            <w:r>
              <w:rPr>
                <w:rFonts w:hint="eastAsia" w:cs="宋体" w:asciiTheme="minorEastAsia" w:hAnsiTheme="minorEastAsia" w:eastAsiaTheme="minorEastAsia"/>
                <w:kern w:val="0"/>
              </w:rPr>
              <w:t>重点：服装各种辅料的分类特点</w:t>
            </w:r>
          </w:p>
          <w:p w14:paraId="35CDC04D">
            <w:pPr>
              <w:widowControl/>
              <w:jc w:val="left"/>
              <w:rPr>
                <w:rFonts w:asciiTheme="minorEastAsia" w:hAnsiTheme="minorEastAsia" w:eastAsiaTheme="minorEastAsia"/>
              </w:rPr>
            </w:pPr>
            <w:r>
              <w:rPr>
                <w:rFonts w:hint="eastAsia" w:asciiTheme="minorEastAsia" w:hAnsiTheme="minorEastAsia" w:eastAsiaTheme="minorEastAsia"/>
              </w:rPr>
              <w:t>难点：掌握各辅料的特性及应用</w:t>
            </w:r>
          </w:p>
          <w:p w14:paraId="30FE3628">
            <w:pPr>
              <w:widowControl/>
              <w:ind w:firstLine="382" w:firstLineChars="182"/>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4FB0EF6C">
            <w:pPr>
              <w:widowControl/>
              <w:ind w:firstLine="105" w:firstLineChars="50"/>
              <w:jc w:val="left"/>
              <w:rPr>
                <w:rFonts w:ascii="宋体" w:hAnsi="宋体" w:cs="宋体"/>
                <w:kern w:val="0"/>
              </w:rPr>
            </w:pPr>
            <w:r>
              <w:rPr>
                <w:rFonts w:hint="eastAsia" w:ascii="宋体" w:hAnsi="宋体" w:cs="宋体"/>
                <w:kern w:val="0"/>
              </w:rPr>
              <w:t>　多媒体演示、现场讲评、作品点评</w:t>
            </w:r>
          </w:p>
        </w:tc>
      </w:tr>
      <w:tr w14:paraId="5E8925A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2A24EAB1">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5856A139">
            <w:pPr>
              <w:widowControl/>
              <w:jc w:val="left"/>
              <w:rPr>
                <w:rFonts w:ascii="宋体" w:hAnsi="宋体" w:cs="宋体"/>
                <w:kern w:val="0"/>
              </w:rPr>
            </w:pPr>
            <w:r>
              <w:rPr>
                <w:rFonts w:hint="eastAsia" w:ascii="宋体" w:hAnsi="宋体" w:cs="宋体"/>
                <w:kern w:val="0"/>
              </w:rPr>
              <w:t>教学地点</w:t>
            </w:r>
          </w:p>
        </w:tc>
      </w:tr>
      <w:tr w14:paraId="7FBBEE1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35"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50B8CE45">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00B5A853">
            <w:pPr>
              <w:widowControl/>
              <w:ind w:firstLine="315" w:firstLineChars="150"/>
              <w:jc w:val="left"/>
              <w:rPr>
                <w:rFonts w:ascii="宋体" w:hAnsi="宋体" w:cs="宋体"/>
                <w:kern w:val="0"/>
              </w:rPr>
            </w:pPr>
            <w:r>
              <w:rPr>
                <w:rFonts w:hint="eastAsia" w:ascii="宋体" w:hAnsi="宋体" w:cs="宋体"/>
                <w:kern w:val="0"/>
              </w:rPr>
              <w:t>多媒体教室</w:t>
            </w:r>
          </w:p>
        </w:tc>
      </w:tr>
      <w:tr w14:paraId="559AD92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21BE6647">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1BF35F47">
            <w:pPr>
              <w:widowControl/>
              <w:jc w:val="left"/>
              <w:rPr>
                <w:rFonts w:ascii="宋体" w:hAnsi="宋体" w:cs="宋体"/>
                <w:kern w:val="0"/>
              </w:rPr>
            </w:pPr>
            <w:r>
              <w:rPr>
                <w:rFonts w:hint="eastAsia" w:ascii="宋体" w:hAnsi="宋体" w:cs="宋体"/>
                <w:kern w:val="0"/>
              </w:rPr>
              <w:t>教学及参考资料</w:t>
            </w:r>
          </w:p>
        </w:tc>
      </w:tr>
      <w:tr w14:paraId="72F64E3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461DB5B8">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499FE2F2">
            <w:pPr>
              <w:spacing w:line="420" w:lineRule="atLeast"/>
              <w:rPr>
                <w:szCs w:val="21"/>
              </w:rPr>
            </w:pPr>
            <w:r>
              <w:rPr>
                <w:rFonts w:hint="eastAsia" w:ascii="宋体" w:hAnsi="宋体" w:cs="宋体"/>
                <w:kern w:val="0"/>
              </w:rPr>
              <w:t>　</w:t>
            </w:r>
            <w:r>
              <w:rPr>
                <w:rFonts w:hint="eastAsia"/>
                <w:szCs w:val="21"/>
              </w:rPr>
              <w:t xml:space="preserve">《服装材料》世界图书出版社 梁桂平、梁蓉等编  </w:t>
            </w:r>
          </w:p>
        </w:tc>
      </w:tr>
      <w:tr w14:paraId="569C252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097F901A">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4A35BC1B">
            <w:pPr>
              <w:widowControl/>
              <w:jc w:val="left"/>
              <w:rPr>
                <w:rFonts w:ascii="宋体" w:hAnsi="宋体" w:cs="宋体"/>
                <w:kern w:val="0"/>
              </w:rPr>
            </w:pPr>
            <w:r>
              <w:rPr>
                <w:rFonts w:hint="eastAsia" w:ascii="宋体" w:hAnsi="宋体" w:cs="宋体"/>
                <w:kern w:val="0"/>
              </w:rPr>
              <w:t>练习与习题建议</w:t>
            </w:r>
          </w:p>
        </w:tc>
      </w:tr>
      <w:tr w14:paraId="5A619D5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74"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07815A10">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40592325">
            <w:pPr>
              <w:widowControl/>
              <w:jc w:val="left"/>
              <w:rPr>
                <w:rFonts w:ascii="宋体" w:hAnsi="宋体" w:cs="宋体"/>
                <w:kern w:val="0"/>
              </w:rPr>
            </w:pPr>
            <w:r>
              <w:rPr>
                <w:rFonts w:hint="eastAsia" w:ascii="宋体" w:hAnsi="宋体" w:cs="宋体"/>
                <w:kern w:val="0"/>
              </w:rPr>
              <w:t>　  每个单元有对应的练习</w:t>
            </w:r>
          </w:p>
        </w:tc>
      </w:tr>
      <w:tr w14:paraId="366EFD2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73A50802">
            <w:pPr>
              <w:widowControl/>
              <w:jc w:val="center"/>
              <w:rPr>
                <w:rFonts w:ascii="宋体" w:hAnsi="宋体" w:cs="宋体"/>
                <w:kern w:val="0"/>
              </w:rPr>
            </w:pPr>
            <w:r>
              <w:rPr>
                <w:rFonts w:hint="eastAsia" w:ascii="宋体" w:hAnsi="宋体" w:cs="宋体"/>
                <w:kern w:val="0"/>
              </w:rPr>
              <w:t>考核与评价方式说明</w:t>
            </w:r>
          </w:p>
        </w:tc>
        <w:tc>
          <w:tcPr>
            <w:tcW w:w="4500" w:type="dxa"/>
            <w:gridSpan w:val="4"/>
            <w:tcBorders>
              <w:top w:val="nil"/>
              <w:left w:val="nil"/>
              <w:bottom w:val="single" w:color="auto" w:sz="4" w:space="0"/>
              <w:right w:val="single" w:color="auto" w:sz="4" w:space="0"/>
            </w:tcBorders>
            <w:vAlign w:val="center"/>
          </w:tcPr>
          <w:p w14:paraId="5E1A97A5">
            <w:pPr>
              <w:widowControl/>
              <w:jc w:val="left"/>
              <w:rPr>
                <w:rFonts w:ascii="宋体" w:hAnsi="宋体" w:cs="宋体"/>
                <w:kern w:val="0"/>
              </w:rPr>
            </w:pPr>
            <w:r>
              <w:rPr>
                <w:rFonts w:hint="eastAsia" w:ascii="宋体" w:hAnsi="宋体" w:cs="宋体"/>
                <w:kern w:val="0"/>
              </w:rPr>
              <w:t>权重分配</w:t>
            </w:r>
          </w:p>
        </w:tc>
      </w:tr>
      <w:tr w14:paraId="0C732FB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96"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0B7ACCFD">
            <w:pPr>
              <w:widowControl/>
              <w:jc w:val="center"/>
              <w:rPr>
                <w:rFonts w:ascii="宋体" w:hAnsi="宋体" w:cs="宋体"/>
                <w:kern w:val="0"/>
              </w:rPr>
            </w:pPr>
            <w:r>
              <w:rPr>
                <w:rFonts w:hint="eastAsia" w:ascii="宋体" w:hAnsi="宋体" w:cs="宋体"/>
                <w:kern w:val="0"/>
              </w:rPr>
              <w:t>　平时练习与综合练习相结合，个人能力与集体评价相结合。</w:t>
            </w:r>
          </w:p>
        </w:tc>
        <w:tc>
          <w:tcPr>
            <w:tcW w:w="4500" w:type="dxa"/>
            <w:gridSpan w:val="4"/>
            <w:tcBorders>
              <w:top w:val="nil"/>
              <w:left w:val="nil"/>
              <w:bottom w:val="single" w:color="auto" w:sz="4" w:space="0"/>
              <w:right w:val="single" w:color="auto" w:sz="4" w:space="0"/>
            </w:tcBorders>
            <w:vAlign w:val="center"/>
          </w:tcPr>
          <w:p w14:paraId="62657853">
            <w:pPr>
              <w:widowControl/>
              <w:jc w:val="left"/>
              <w:rPr>
                <w:rFonts w:ascii="宋体" w:hAnsi="宋体" w:cs="宋体"/>
                <w:kern w:val="0"/>
              </w:rPr>
            </w:pPr>
            <w:r>
              <w:rPr>
                <w:rFonts w:hint="eastAsia" w:ascii="宋体" w:hAnsi="宋体" w:cs="宋体"/>
                <w:kern w:val="0"/>
              </w:rPr>
              <w:t>平时练习占 40 %、综合练习占40 %</w:t>
            </w:r>
          </w:p>
          <w:p w14:paraId="5FE84B7E">
            <w:pPr>
              <w:widowControl/>
              <w:jc w:val="left"/>
              <w:rPr>
                <w:rFonts w:ascii="宋体" w:hAnsi="宋体" w:cs="宋体"/>
                <w:kern w:val="0"/>
              </w:rPr>
            </w:pPr>
            <w:r>
              <w:rPr>
                <w:rFonts w:hint="eastAsia" w:ascii="宋体" w:hAnsi="宋体" w:cs="宋体"/>
                <w:kern w:val="0"/>
              </w:rPr>
              <w:t>集体评价占 20 %</w:t>
            </w:r>
          </w:p>
        </w:tc>
      </w:tr>
    </w:tbl>
    <w:p w14:paraId="4B92077C"/>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080"/>
        <w:gridCol w:w="900"/>
        <w:gridCol w:w="1080"/>
        <w:gridCol w:w="1440"/>
      </w:tblGrid>
      <w:tr w14:paraId="6105E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vAlign w:val="center"/>
          </w:tcPr>
          <w:p w14:paraId="70F24FBE">
            <w:pPr>
              <w:widowControl/>
              <w:rPr>
                <w:rFonts w:ascii="宋体" w:hAnsi="宋体" w:cs="宋体"/>
                <w:kern w:val="0"/>
              </w:rPr>
            </w:pPr>
            <w:r>
              <w:rPr>
                <w:rFonts w:hint="eastAsia" w:ascii="宋体" w:hAnsi="宋体" w:cs="宋体"/>
                <w:kern w:val="0"/>
              </w:rPr>
              <w:t>模块（或工作情境）</w:t>
            </w:r>
          </w:p>
        </w:tc>
        <w:tc>
          <w:tcPr>
            <w:tcW w:w="6973" w:type="dxa"/>
            <w:gridSpan w:val="5"/>
            <w:tcBorders>
              <w:top w:val="single" w:color="auto" w:sz="4" w:space="0"/>
              <w:left w:val="single" w:color="auto" w:sz="4" w:space="0"/>
              <w:bottom w:val="single" w:color="auto" w:sz="4" w:space="0"/>
              <w:right w:val="single" w:color="auto" w:sz="4" w:space="0"/>
            </w:tcBorders>
            <w:vAlign w:val="center"/>
          </w:tcPr>
          <w:p w14:paraId="03915B84">
            <w:pPr>
              <w:widowControl/>
              <w:jc w:val="center"/>
              <w:rPr>
                <w:rFonts w:ascii="宋体" w:hAnsi="宋体" w:cs="宋体"/>
                <w:kern w:val="0"/>
              </w:rPr>
            </w:pPr>
            <w:r>
              <w:rPr>
                <w:rFonts w:hint="eastAsia" w:ascii="宋体" w:hAnsi="宋体" w:cs="宋体"/>
                <w:kern w:val="0"/>
              </w:rPr>
              <w:t xml:space="preserve">模块四 </w:t>
            </w:r>
            <w:r>
              <w:rPr>
                <w:rFonts w:hint="eastAsia" w:asciiTheme="minorEastAsia" w:hAnsiTheme="minorEastAsia" w:eastAsiaTheme="minorEastAsia"/>
                <w:bCs/>
                <w:iCs/>
                <w:szCs w:val="21"/>
              </w:rPr>
              <w:t>服装材料的选用</w:t>
            </w:r>
          </w:p>
        </w:tc>
      </w:tr>
      <w:tr w14:paraId="5249470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28"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3297F2B3">
            <w:pPr>
              <w:widowControl/>
              <w:jc w:val="center"/>
              <w:rPr>
                <w:rFonts w:ascii="宋体" w:hAnsi="宋体" w:cs="宋体"/>
                <w:kern w:val="0"/>
              </w:rPr>
            </w:pPr>
            <w:r>
              <w:rPr>
                <w:rFonts w:hint="eastAsia" w:ascii="宋体" w:hAnsi="宋体" w:cs="宋体"/>
                <w:kern w:val="0"/>
              </w:rPr>
              <w:t>单元1</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tcPr>
          <w:p w14:paraId="2040CBF9">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常见服装品种与材料的选用</w:t>
            </w:r>
          </w:p>
        </w:tc>
        <w:tc>
          <w:tcPr>
            <w:tcW w:w="90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2CFD6E5">
            <w:pPr>
              <w:widowControl/>
              <w:jc w:val="center"/>
              <w:rPr>
                <w:rFonts w:ascii="宋体" w:hAnsi="宋体" w:cs="宋体"/>
                <w:kern w:val="0"/>
              </w:rPr>
            </w:pPr>
            <w:r>
              <w:rPr>
                <w:rFonts w:hint="eastAsia" w:ascii="宋体" w:hAnsi="宋体" w:cs="宋体"/>
                <w:kern w:val="0"/>
              </w:rPr>
              <w:t>学时</w:t>
            </w:r>
          </w:p>
        </w:tc>
        <w:tc>
          <w:tcPr>
            <w:tcW w:w="1080" w:type="dxa"/>
            <w:tcBorders>
              <w:top w:val="single" w:color="auto" w:sz="4" w:space="0"/>
              <w:left w:val="single" w:color="auto" w:sz="4" w:space="0"/>
              <w:bottom w:val="single" w:color="auto" w:sz="4" w:space="0"/>
              <w:right w:val="single" w:color="auto" w:sz="4" w:space="0"/>
            </w:tcBorders>
            <w:shd w:val="clear" w:color="auto" w:fill="FFFFFF"/>
            <w:vAlign w:val="center"/>
          </w:tcPr>
          <w:p w14:paraId="56685285">
            <w:pPr>
              <w:widowControl/>
              <w:jc w:val="center"/>
              <w:rPr>
                <w:rFonts w:ascii="宋体" w:hAnsi="宋体" w:cs="宋体"/>
                <w:kern w:val="0"/>
                <w:szCs w:val="21"/>
              </w:rPr>
            </w:pPr>
            <w:r>
              <w:rPr>
                <w:rFonts w:hint="eastAsia" w:ascii="宋体" w:hAnsi="宋体" w:cs="宋体"/>
                <w:kern w:val="0"/>
                <w:szCs w:val="21"/>
              </w:rPr>
              <w:t>理论</w:t>
            </w:r>
          </w:p>
        </w:tc>
        <w:tc>
          <w:tcPr>
            <w:tcW w:w="1440" w:type="dxa"/>
            <w:tcBorders>
              <w:top w:val="single" w:color="auto" w:sz="4" w:space="0"/>
              <w:left w:val="single" w:color="auto" w:sz="4" w:space="0"/>
              <w:bottom w:val="single" w:color="auto" w:sz="4" w:space="0"/>
              <w:right w:val="single" w:color="auto" w:sz="4" w:space="0"/>
            </w:tcBorders>
            <w:vAlign w:val="center"/>
          </w:tcPr>
          <w:p w14:paraId="56CF8A9E">
            <w:pPr>
              <w:widowControl/>
              <w:jc w:val="center"/>
              <w:rPr>
                <w:rFonts w:hint="eastAsia" w:ascii="宋体" w:hAnsi="宋体" w:eastAsia="宋体" w:cs="宋体"/>
                <w:kern w:val="0"/>
                <w:lang w:eastAsia="zh-CN"/>
              </w:rPr>
            </w:pPr>
            <w:r>
              <w:rPr>
                <w:rFonts w:hint="eastAsia" w:ascii="宋体" w:hAnsi="宋体" w:cs="宋体"/>
                <w:kern w:val="0"/>
                <w:lang w:val="en-US" w:eastAsia="zh-CN"/>
              </w:rPr>
              <w:t>4</w:t>
            </w:r>
          </w:p>
        </w:tc>
      </w:tr>
      <w:tr w14:paraId="73BD540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7"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7BF06496">
            <w:pPr>
              <w:widowControl/>
              <w:jc w:val="center"/>
              <w:rPr>
                <w:rFonts w:ascii="宋体" w:hAnsi="宋体" w:cs="宋体"/>
                <w:kern w:val="0"/>
              </w:rPr>
            </w:pPr>
            <w:r>
              <w:rPr>
                <w:rFonts w:hint="eastAsia" w:ascii="宋体" w:hAnsi="宋体" w:cs="宋体"/>
                <w:kern w:val="0"/>
              </w:rPr>
              <w:t>单元2</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tcPr>
          <w:p w14:paraId="224AB0F2">
            <w:pPr>
              <w:spacing w:line="360" w:lineRule="auto"/>
              <w:rPr>
                <w:rFonts w:asciiTheme="minorEastAsia" w:hAnsiTheme="minorEastAsia" w:eastAsiaTheme="minorEastAsia"/>
                <w:bCs/>
                <w:iCs/>
                <w:szCs w:val="21"/>
              </w:rPr>
            </w:pPr>
            <w:r>
              <w:rPr>
                <w:rFonts w:hint="eastAsia" w:asciiTheme="minorEastAsia" w:hAnsiTheme="minorEastAsia" w:eastAsiaTheme="minorEastAsia"/>
                <w:bCs/>
                <w:iCs/>
                <w:szCs w:val="21"/>
              </w:rPr>
              <w:t>服装材料的洗涤与保管</w:t>
            </w:r>
          </w:p>
        </w:tc>
        <w:tc>
          <w:tcPr>
            <w:tcW w:w="90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4CD3C68">
            <w:pPr>
              <w:widowControl/>
              <w:jc w:val="left"/>
              <w:rPr>
                <w:rFonts w:ascii="宋体" w:hAnsi="宋体" w:cs="宋体"/>
                <w:kern w:val="0"/>
              </w:rPr>
            </w:pPr>
          </w:p>
        </w:tc>
        <w:tc>
          <w:tcPr>
            <w:tcW w:w="1080" w:type="dxa"/>
            <w:tcBorders>
              <w:top w:val="single" w:color="auto" w:sz="4" w:space="0"/>
              <w:left w:val="single" w:color="auto" w:sz="4" w:space="0"/>
              <w:bottom w:val="single" w:color="auto" w:sz="4" w:space="0"/>
              <w:right w:val="single" w:color="auto" w:sz="4" w:space="0"/>
            </w:tcBorders>
            <w:shd w:val="clear" w:color="auto" w:fill="FFFFFF"/>
            <w:vAlign w:val="center"/>
          </w:tcPr>
          <w:p w14:paraId="10DACED8">
            <w:pPr>
              <w:widowControl/>
              <w:jc w:val="center"/>
              <w:rPr>
                <w:rFonts w:ascii="宋体" w:hAnsi="宋体" w:cs="宋体"/>
                <w:kern w:val="0"/>
                <w:szCs w:val="21"/>
              </w:rPr>
            </w:pPr>
            <w:r>
              <w:rPr>
                <w:rFonts w:hint="eastAsia" w:ascii="宋体" w:hAnsi="宋体" w:cs="宋体"/>
                <w:kern w:val="0"/>
                <w:szCs w:val="21"/>
              </w:rPr>
              <w:t>实践</w:t>
            </w:r>
          </w:p>
        </w:tc>
        <w:tc>
          <w:tcPr>
            <w:tcW w:w="1440" w:type="dxa"/>
            <w:tcBorders>
              <w:top w:val="single" w:color="auto" w:sz="4" w:space="0"/>
              <w:left w:val="single" w:color="auto" w:sz="4" w:space="0"/>
              <w:bottom w:val="single" w:color="auto" w:sz="4" w:space="0"/>
              <w:right w:val="single" w:color="auto" w:sz="4" w:space="0"/>
            </w:tcBorders>
            <w:vAlign w:val="center"/>
          </w:tcPr>
          <w:p w14:paraId="5E3027A1">
            <w:pPr>
              <w:widowControl/>
              <w:jc w:val="center"/>
              <w:rPr>
                <w:rFonts w:hint="eastAsia" w:ascii="宋体" w:hAnsi="宋体" w:eastAsia="宋体" w:cs="宋体"/>
                <w:kern w:val="0"/>
                <w:lang w:eastAsia="zh-CN"/>
              </w:rPr>
            </w:pPr>
            <w:r>
              <w:rPr>
                <w:rFonts w:hint="eastAsia" w:ascii="宋体" w:hAnsi="宋体" w:cs="宋体"/>
                <w:kern w:val="0"/>
                <w:lang w:val="en-US" w:eastAsia="zh-CN"/>
              </w:rPr>
              <w:t>4</w:t>
            </w:r>
          </w:p>
        </w:tc>
      </w:tr>
      <w:tr w14:paraId="6443EEA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09DEE5FC">
            <w:pPr>
              <w:widowControl/>
              <w:jc w:val="center"/>
              <w:rPr>
                <w:rFonts w:ascii="宋体" w:hAnsi="宋体" w:cs="宋体"/>
                <w:kern w:val="0"/>
              </w:rPr>
            </w:pPr>
            <w:r>
              <w:rPr>
                <w:rFonts w:hint="eastAsia" w:ascii="宋体" w:hAnsi="宋体" w:cs="宋体"/>
                <w:kern w:val="0"/>
              </w:rPr>
              <w:t>学习目标：概括本单元的学习目标，包含知识、技能等目标</w:t>
            </w:r>
          </w:p>
        </w:tc>
      </w:tr>
      <w:tr w14:paraId="0CE466C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75219353">
            <w:pPr>
              <w:widowControl/>
              <w:jc w:val="left"/>
              <w:rPr>
                <w:rFonts w:cs="宋体" w:asciiTheme="minorEastAsia" w:hAnsiTheme="minorEastAsia" w:eastAsiaTheme="minorEastAsia"/>
                <w:kern w:val="0"/>
                <w:szCs w:val="21"/>
              </w:rPr>
            </w:pPr>
            <w:r>
              <w:rPr>
                <w:rFonts w:hint="eastAsia" w:asciiTheme="minorEastAsia" w:hAnsiTheme="minorEastAsia" w:eastAsiaTheme="minorEastAsia"/>
                <w:szCs w:val="21"/>
              </w:rPr>
              <w:t>培养学生对常见服装品种与材料的选用，服装材料的洗涤与保养的理解与掌握</w:t>
            </w:r>
          </w:p>
        </w:tc>
      </w:tr>
      <w:tr w14:paraId="505AA88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4C02A2F9">
            <w:pPr>
              <w:widowControl/>
              <w:jc w:val="center"/>
              <w:rPr>
                <w:rFonts w:ascii="宋体" w:hAnsi="宋体" w:cs="宋体"/>
                <w:kern w:val="0"/>
              </w:rPr>
            </w:pPr>
            <w:r>
              <w:rPr>
                <w:rFonts w:hint="eastAsia" w:ascii="宋体" w:hAnsi="宋体" w:cs="宋体"/>
                <w:kern w:val="0"/>
              </w:rPr>
              <w:t>主要内容（标注重点和难点）</w:t>
            </w:r>
          </w:p>
        </w:tc>
        <w:tc>
          <w:tcPr>
            <w:tcW w:w="4500" w:type="dxa"/>
            <w:gridSpan w:val="4"/>
            <w:tcBorders>
              <w:top w:val="single" w:color="auto" w:sz="4" w:space="0"/>
              <w:left w:val="nil"/>
              <w:bottom w:val="single" w:color="auto" w:sz="4" w:space="0"/>
              <w:right w:val="single" w:color="auto" w:sz="4" w:space="0"/>
            </w:tcBorders>
            <w:vAlign w:val="center"/>
          </w:tcPr>
          <w:p w14:paraId="6E903B2F">
            <w:pPr>
              <w:widowControl/>
              <w:jc w:val="left"/>
              <w:rPr>
                <w:rFonts w:ascii="宋体" w:hAnsi="宋体" w:cs="宋体"/>
                <w:kern w:val="0"/>
              </w:rPr>
            </w:pPr>
            <w:r>
              <w:rPr>
                <w:rFonts w:hint="eastAsia" w:ascii="宋体" w:hAnsi="宋体" w:cs="宋体"/>
                <w:kern w:val="0"/>
              </w:rPr>
              <w:t>主要教学方法</w:t>
            </w:r>
          </w:p>
        </w:tc>
      </w:tr>
      <w:tr w14:paraId="676AB3C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15"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tcPr>
          <w:p w14:paraId="1F005ADE">
            <w:pPr>
              <w:widowControl/>
              <w:jc w:val="left"/>
              <w:rPr>
                <w:rFonts w:ascii="宋体" w:hAnsi="宋体" w:cs="宋体"/>
                <w:kern w:val="0"/>
              </w:rPr>
            </w:pPr>
          </w:p>
          <w:p w14:paraId="1C0EAC4B">
            <w:pPr>
              <w:widowControl/>
              <w:jc w:val="left"/>
              <w:rPr>
                <w:rFonts w:ascii="宋体" w:hAnsi="宋体" w:cs="宋体"/>
                <w:kern w:val="0"/>
              </w:rPr>
            </w:pPr>
            <w:r>
              <w:rPr>
                <w:rFonts w:hint="eastAsia" w:ascii="宋体" w:hAnsi="宋体" w:cs="宋体"/>
                <w:kern w:val="0"/>
              </w:rPr>
              <w:t>模块四</w:t>
            </w:r>
          </w:p>
          <w:p w14:paraId="018A8D45">
            <w:pPr>
              <w:widowControl/>
              <w:jc w:val="left"/>
              <w:rPr>
                <w:rFonts w:asciiTheme="minorEastAsia" w:hAnsiTheme="minorEastAsia" w:eastAsiaTheme="minorEastAsia"/>
                <w:szCs w:val="21"/>
              </w:rPr>
            </w:pPr>
            <w:r>
              <w:rPr>
                <w:rFonts w:hint="eastAsia" w:asciiTheme="minorEastAsia" w:hAnsiTheme="minorEastAsia" w:eastAsiaTheme="minorEastAsia"/>
                <w:szCs w:val="21"/>
              </w:rPr>
              <w:t>单元1 常见服装品种与材料的选配</w:t>
            </w:r>
          </w:p>
          <w:p w14:paraId="3CB5DE77">
            <w:pPr>
              <w:widowControl/>
              <w:jc w:val="left"/>
              <w:rPr>
                <w:rFonts w:asciiTheme="minorEastAsia" w:hAnsiTheme="minorEastAsia" w:eastAsiaTheme="minorEastAsia"/>
                <w:szCs w:val="21"/>
              </w:rPr>
            </w:pPr>
            <w:r>
              <w:rPr>
                <w:rFonts w:hint="eastAsia" w:asciiTheme="minorEastAsia" w:hAnsiTheme="minorEastAsia" w:eastAsiaTheme="minorEastAsia"/>
                <w:szCs w:val="21"/>
              </w:rPr>
              <w:t>1.1常见服装品种与材料的选配</w:t>
            </w:r>
          </w:p>
          <w:p w14:paraId="38445A42">
            <w:pPr>
              <w:widowControl/>
              <w:jc w:val="left"/>
              <w:rPr>
                <w:rFonts w:asciiTheme="minorEastAsia" w:hAnsiTheme="minorEastAsia" w:eastAsiaTheme="minorEastAsia"/>
                <w:szCs w:val="21"/>
              </w:rPr>
            </w:pPr>
            <w:r>
              <w:rPr>
                <w:rFonts w:hint="eastAsia" w:asciiTheme="minorEastAsia" w:hAnsiTheme="minorEastAsia" w:eastAsiaTheme="minorEastAsia"/>
                <w:szCs w:val="21"/>
              </w:rPr>
              <w:t>原则</w:t>
            </w:r>
          </w:p>
          <w:p w14:paraId="56E84E8D">
            <w:pPr>
              <w:widowControl/>
              <w:jc w:val="left"/>
              <w:rPr>
                <w:rFonts w:asciiTheme="minorEastAsia" w:hAnsiTheme="minorEastAsia" w:eastAsiaTheme="minorEastAsia"/>
                <w:szCs w:val="21"/>
              </w:rPr>
            </w:pPr>
            <w:r>
              <w:rPr>
                <w:rFonts w:hint="eastAsia" w:asciiTheme="minorEastAsia" w:hAnsiTheme="minorEastAsia" w:eastAsiaTheme="minorEastAsia"/>
                <w:szCs w:val="21"/>
              </w:rPr>
              <w:t>1.2常见服装品种进行面、辅料的选择和搭配应用</w:t>
            </w:r>
          </w:p>
          <w:p w14:paraId="6E414688">
            <w:pPr>
              <w:widowControl/>
              <w:jc w:val="left"/>
              <w:rPr>
                <w:rFonts w:asciiTheme="minorEastAsia" w:hAnsiTheme="minorEastAsia" w:eastAsiaTheme="minorEastAsia"/>
                <w:szCs w:val="21"/>
              </w:rPr>
            </w:pPr>
            <w:r>
              <w:rPr>
                <w:rFonts w:hint="eastAsia" w:asciiTheme="minorEastAsia" w:hAnsiTheme="minorEastAsia" w:eastAsiaTheme="minorEastAsia"/>
                <w:szCs w:val="21"/>
              </w:rPr>
              <w:t>单元</w:t>
            </w:r>
          </w:p>
          <w:p w14:paraId="73FD1E8B">
            <w:pPr>
              <w:widowControl/>
              <w:jc w:val="left"/>
              <w:rPr>
                <w:rFonts w:cs="宋体" w:asciiTheme="minorEastAsia" w:hAnsiTheme="minorEastAsia" w:eastAsiaTheme="minorEastAsia"/>
                <w:kern w:val="0"/>
                <w:szCs w:val="21"/>
              </w:rPr>
            </w:pPr>
            <w:r>
              <w:rPr>
                <w:rFonts w:hint="eastAsia" w:asciiTheme="minorEastAsia" w:hAnsiTheme="minorEastAsia" w:eastAsiaTheme="minorEastAsia"/>
                <w:szCs w:val="21"/>
              </w:rPr>
              <w:t>2、掌握服装材料的洗涤与保管相关知识；</w:t>
            </w:r>
          </w:p>
          <w:p w14:paraId="120DFEB4">
            <w:pPr>
              <w:widowControl/>
              <w:jc w:val="left"/>
              <w:rPr>
                <w:rFonts w:ascii="宋体" w:hAnsi="宋体" w:cs="宋体"/>
                <w:kern w:val="0"/>
              </w:rPr>
            </w:pPr>
            <w:r>
              <w:rPr>
                <w:rFonts w:hint="eastAsia" w:asciiTheme="minorEastAsia" w:hAnsiTheme="minorEastAsia" w:eastAsiaTheme="minorEastAsia"/>
                <w:szCs w:val="21"/>
              </w:rPr>
              <w:t>2.1服装材料的洗涤与保养的认识</w:t>
            </w:r>
          </w:p>
          <w:p w14:paraId="23D68692">
            <w:pPr>
              <w:widowControl/>
              <w:jc w:val="left"/>
              <w:rPr>
                <w:rFonts w:ascii="宋体" w:hAnsi="宋体" w:cs="宋体"/>
                <w:kern w:val="0"/>
              </w:rPr>
            </w:pPr>
            <w:r>
              <w:rPr>
                <w:rFonts w:hint="eastAsia" w:asciiTheme="minorEastAsia" w:hAnsiTheme="minorEastAsia" w:eastAsiaTheme="minorEastAsia"/>
                <w:szCs w:val="21"/>
              </w:rPr>
              <w:t>2.2掌握服装材料的洗涤与保养的方法</w:t>
            </w:r>
          </w:p>
          <w:p w14:paraId="52CB0721">
            <w:pPr>
              <w:widowControl/>
              <w:jc w:val="left"/>
              <w:rPr>
                <w:rFonts w:ascii="宋体" w:hAnsi="宋体" w:cs="宋体"/>
                <w:kern w:val="0"/>
              </w:rPr>
            </w:pPr>
          </w:p>
          <w:p w14:paraId="5F252BB1">
            <w:pPr>
              <w:widowControl/>
              <w:jc w:val="left"/>
              <w:rPr>
                <w:rFonts w:ascii="宋体" w:hAnsi="宋体" w:cs="宋体"/>
                <w:kern w:val="0"/>
              </w:rPr>
            </w:pPr>
            <w:r>
              <w:rPr>
                <w:rFonts w:hint="eastAsia" w:ascii="宋体" w:hAnsi="宋体" w:cs="宋体"/>
                <w:kern w:val="0"/>
              </w:rPr>
              <w:t>重点：</w:t>
            </w:r>
            <w:r>
              <w:rPr>
                <w:rFonts w:hint="eastAsia" w:asciiTheme="minorEastAsia" w:hAnsiTheme="minorEastAsia" w:eastAsiaTheme="minorEastAsia"/>
                <w:szCs w:val="21"/>
              </w:rPr>
              <w:t>常见服装品种进行面、辅料的选择和搭配应用</w:t>
            </w:r>
          </w:p>
          <w:p w14:paraId="52CC46B0">
            <w:pPr>
              <w:widowControl/>
              <w:jc w:val="left"/>
            </w:pPr>
            <w:r>
              <w:rPr>
                <w:rFonts w:hint="eastAsia"/>
              </w:rPr>
              <w:t>难点：对面辅料搭配原则的实际应用</w:t>
            </w:r>
          </w:p>
          <w:p w14:paraId="348C7263">
            <w:pPr>
              <w:widowControl/>
              <w:ind w:left="36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5CDD112D">
            <w:pPr>
              <w:widowControl/>
              <w:jc w:val="left"/>
              <w:rPr>
                <w:rFonts w:ascii="宋体" w:hAnsi="宋体" w:cs="宋体"/>
                <w:kern w:val="0"/>
              </w:rPr>
            </w:pPr>
            <w:r>
              <w:rPr>
                <w:rFonts w:hint="eastAsia" w:ascii="宋体" w:hAnsi="宋体" w:cs="宋体"/>
                <w:kern w:val="0"/>
              </w:rPr>
              <w:t>　 多媒体演示、现场讲评、作品点评</w:t>
            </w:r>
          </w:p>
        </w:tc>
      </w:tr>
      <w:tr w14:paraId="73C5BA2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24FE4C1B">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00E83D41">
            <w:pPr>
              <w:widowControl/>
              <w:jc w:val="left"/>
              <w:rPr>
                <w:rFonts w:ascii="宋体" w:hAnsi="宋体" w:cs="宋体"/>
                <w:kern w:val="0"/>
              </w:rPr>
            </w:pPr>
            <w:r>
              <w:rPr>
                <w:rFonts w:hint="eastAsia" w:ascii="宋体" w:hAnsi="宋体" w:cs="宋体"/>
                <w:kern w:val="0"/>
              </w:rPr>
              <w:t>教学地点</w:t>
            </w:r>
          </w:p>
        </w:tc>
      </w:tr>
      <w:tr w14:paraId="3F4F898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4"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76BE8EB9">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675B869C">
            <w:pPr>
              <w:widowControl/>
              <w:ind w:firstLine="480"/>
              <w:jc w:val="left"/>
              <w:rPr>
                <w:rFonts w:ascii="宋体" w:hAnsi="宋体" w:cs="宋体"/>
                <w:kern w:val="0"/>
              </w:rPr>
            </w:pPr>
            <w:r>
              <w:rPr>
                <w:rFonts w:hint="eastAsia" w:ascii="宋体" w:hAnsi="宋体" w:cs="宋体"/>
                <w:kern w:val="0"/>
              </w:rPr>
              <w:t>多媒体教室</w:t>
            </w:r>
          </w:p>
        </w:tc>
      </w:tr>
      <w:tr w14:paraId="77C90A7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60F843DA">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3CA03E79">
            <w:pPr>
              <w:widowControl/>
              <w:jc w:val="left"/>
              <w:rPr>
                <w:rFonts w:ascii="宋体" w:hAnsi="宋体" w:cs="宋体"/>
                <w:kern w:val="0"/>
              </w:rPr>
            </w:pPr>
            <w:r>
              <w:rPr>
                <w:rFonts w:hint="eastAsia" w:ascii="宋体" w:hAnsi="宋体" w:cs="宋体"/>
                <w:kern w:val="0"/>
              </w:rPr>
              <w:t>教学及参考资料</w:t>
            </w:r>
          </w:p>
        </w:tc>
      </w:tr>
      <w:tr w14:paraId="4D238DF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646212F9">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49FD99DE">
            <w:pPr>
              <w:spacing w:line="420" w:lineRule="atLeast"/>
              <w:rPr>
                <w:szCs w:val="21"/>
              </w:rPr>
            </w:pPr>
            <w:r>
              <w:rPr>
                <w:rFonts w:hint="eastAsia" w:ascii="宋体" w:hAnsi="宋体" w:cs="宋体"/>
                <w:kern w:val="0"/>
              </w:rPr>
              <w:t>　</w:t>
            </w:r>
            <w:r>
              <w:rPr>
                <w:rFonts w:hint="eastAsia"/>
                <w:szCs w:val="21"/>
              </w:rPr>
              <w:t xml:space="preserve">《服装材料》世界图书出版社 梁桂平、梁蓉等编  </w:t>
            </w:r>
          </w:p>
        </w:tc>
      </w:tr>
      <w:tr w14:paraId="407386A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3559E3C7">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29A22CAD">
            <w:pPr>
              <w:widowControl/>
              <w:jc w:val="left"/>
              <w:rPr>
                <w:rFonts w:ascii="宋体" w:hAnsi="宋体" w:cs="宋体"/>
                <w:kern w:val="0"/>
              </w:rPr>
            </w:pPr>
            <w:r>
              <w:rPr>
                <w:rFonts w:hint="eastAsia" w:ascii="宋体" w:hAnsi="宋体" w:cs="宋体"/>
                <w:kern w:val="0"/>
              </w:rPr>
              <w:t>练习与习题建议</w:t>
            </w:r>
          </w:p>
        </w:tc>
      </w:tr>
      <w:tr w14:paraId="7FA03C0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45"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57EF5859">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1DAE5319">
            <w:pPr>
              <w:widowControl/>
              <w:jc w:val="left"/>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　通过市场调查开展服装材料的搭配和保养</w:t>
            </w:r>
          </w:p>
          <w:p w14:paraId="7A280656">
            <w:pPr>
              <w:widowControl/>
              <w:ind w:firstLine="210" w:firstLineChars="100"/>
              <w:jc w:val="left"/>
              <w:rPr>
                <w:rFonts w:asciiTheme="minorEastAsia" w:hAnsiTheme="minorEastAsia" w:eastAsiaTheme="minorEastAsia"/>
                <w:szCs w:val="21"/>
              </w:rPr>
            </w:pPr>
            <w:r>
              <w:rPr>
                <w:rFonts w:hint="eastAsia" w:cs="宋体" w:asciiTheme="minorEastAsia" w:hAnsiTheme="minorEastAsia" w:eastAsiaTheme="minorEastAsia"/>
                <w:kern w:val="0"/>
                <w:szCs w:val="21"/>
              </w:rPr>
              <w:t xml:space="preserve">  </w:t>
            </w:r>
            <w:r>
              <w:rPr>
                <w:rFonts w:hint="eastAsia" w:asciiTheme="minorEastAsia" w:hAnsiTheme="minorEastAsia" w:eastAsiaTheme="minorEastAsia"/>
                <w:szCs w:val="21"/>
              </w:rPr>
              <w:t>⑴ 为一款春季女式套装选配面料</w:t>
            </w:r>
          </w:p>
          <w:p w14:paraId="14C39F1D">
            <w:pPr>
              <w:widowControl/>
              <w:ind w:firstLine="420" w:firstLineChars="200"/>
              <w:jc w:val="left"/>
              <w:rPr>
                <w:rFonts w:cs="宋体" w:asciiTheme="minorEastAsia" w:hAnsiTheme="minorEastAsia" w:eastAsiaTheme="minorEastAsia"/>
                <w:kern w:val="0"/>
                <w:szCs w:val="21"/>
              </w:rPr>
            </w:pPr>
            <w:r>
              <w:rPr>
                <w:rFonts w:hint="eastAsia" w:asciiTheme="minorEastAsia" w:hAnsiTheme="minorEastAsia" w:eastAsiaTheme="minorEastAsia"/>
                <w:szCs w:val="21"/>
              </w:rPr>
              <w:t>⑵举例说明污渍的去除方法</w:t>
            </w:r>
          </w:p>
        </w:tc>
      </w:tr>
      <w:tr w14:paraId="1E7A841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593A4F32">
            <w:pPr>
              <w:widowControl/>
              <w:jc w:val="center"/>
              <w:rPr>
                <w:rFonts w:ascii="宋体" w:hAnsi="宋体" w:cs="宋体"/>
                <w:kern w:val="0"/>
              </w:rPr>
            </w:pPr>
            <w:r>
              <w:rPr>
                <w:rFonts w:hint="eastAsia" w:ascii="宋体" w:hAnsi="宋体" w:cs="宋体"/>
                <w:kern w:val="0"/>
              </w:rPr>
              <w:t>考核与评价方式说明</w:t>
            </w:r>
          </w:p>
        </w:tc>
        <w:tc>
          <w:tcPr>
            <w:tcW w:w="4500" w:type="dxa"/>
            <w:gridSpan w:val="4"/>
            <w:tcBorders>
              <w:top w:val="nil"/>
              <w:left w:val="nil"/>
              <w:bottom w:val="single" w:color="auto" w:sz="4" w:space="0"/>
              <w:right w:val="single" w:color="auto" w:sz="4" w:space="0"/>
            </w:tcBorders>
            <w:vAlign w:val="center"/>
          </w:tcPr>
          <w:p w14:paraId="56DFD32A">
            <w:pPr>
              <w:widowControl/>
              <w:jc w:val="left"/>
              <w:rPr>
                <w:rFonts w:ascii="宋体" w:hAnsi="宋体" w:cs="宋体"/>
                <w:kern w:val="0"/>
              </w:rPr>
            </w:pPr>
            <w:r>
              <w:rPr>
                <w:rFonts w:hint="eastAsia" w:ascii="宋体" w:hAnsi="宋体" w:cs="宋体"/>
                <w:kern w:val="0"/>
              </w:rPr>
              <w:t>权重分配</w:t>
            </w:r>
          </w:p>
        </w:tc>
      </w:tr>
      <w:tr w14:paraId="0176A48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33"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560A4049">
            <w:pPr>
              <w:widowControl/>
              <w:jc w:val="center"/>
              <w:rPr>
                <w:rFonts w:ascii="宋体" w:hAnsi="宋体" w:cs="宋体"/>
                <w:kern w:val="0"/>
              </w:rPr>
            </w:pPr>
            <w:r>
              <w:rPr>
                <w:rFonts w:hint="eastAsia" w:ascii="宋体" w:hAnsi="宋体" w:cs="宋体"/>
                <w:kern w:val="0"/>
              </w:rPr>
              <w:t>　平时练习与综合练习相结合，个人能力与集体评价相结合。</w:t>
            </w:r>
          </w:p>
        </w:tc>
        <w:tc>
          <w:tcPr>
            <w:tcW w:w="4500" w:type="dxa"/>
            <w:gridSpan w:val="4"/>
            <w:tcBorders>
              <w:top w:val="nil"/>
              <w:left w:val="nil"/>
              <w:bottom w:val="single" w:color="auto" w:sz="4" w:space="0"/>
              <w:right w:val="single" w:color="auto" w:sz="4" w:space="0"/>
            </w:tcBorders>
            <w:vAlign w:val="center"/>
          </w:tcPr>
          <w:p w14:paraId="5553732D">
            <w:pPr>
              <w:widowControl/>
              <w:jc w:val="left"/>
              <w:rPr>
                <w:rFonts w:ascii="宋体" w:hAnsi="宋体" w:cs="宋体"/>
                <w:kern w:val="0"/>
              </w:rPr>
            </w:pPr>
            <w:r>
              <w:rPr>
                <w:rFonts w:hint="eastAsia" w:ascii="宋体" w:hAnsi="宋体" w:cs="宋体"/>
                <w:kern w:val="0"/>
              </w:rPr>
              <w:t>平时练习占 40 %、综合练习占40 %</w:t>
            </w:r>
          </w:p>
          <w:p w14:paraId="41C44638">
            <w:pPr>
              <w:widowControl/>
              <w:jc w:val="left"/>
              <w:rPr>
                <w:rFonts w:ascii="宋体" w:hAnsi="宋体" w:cs="宋体"/>
                <w:kern w:val="0"/>
              </w:rPr>
            </w:pPr>
            <w:r>
              <w:rPr>
                <w:rFonts w:hint="eastAsia" w:ascii="宋体" w:hAnsi="宋体" w:cs="宋体"/>
                <w:kern w:val="0"/>
              </w:rPr>
              <w:t>集体评价占 20 %</w:t>
            </w:r>
          </w:p>
        </w:tc>
      </w:tr>
    </w:tbl>
    <w:p w14:paraId="55B96221"/>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080"/>
        <w:gridCol w:w="900"/>
        <w:gridCol w:w="1080"/>
        <w:gridCol w:w="1440"/>
      </w:tblGrid>
      <w:tr w14:paraId="51568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vAlign w:val="center"/>
          </w:tcPr>
          <w:p w14:paraId="54CCF62D">
            <w:pPr>
              <w:widowControl/>
              <w:rPr>
                <w:rFonts w:ascii="宋体" w:hAnsi="宋体" w:cs="宋体"/>
                <w:kern w:val="0"/>
              </w:rPr>
            </w:pPr>
            <w:r>
              <w:rPr>
                <w:rFonts w:hint="eastAsia" w:ascii="宋体" w:hAnsi="宋体" w:cs="宋体"/>
                <w:kern w:val="0"/>
              </w:rPr>
              <w:t>模块（或工作情境）</w:t>
            </w:r>
          </w:p>
        </w:tc>
        <w:tc>
          <w:tcPr>
            <w:tcW w:w="6973" w:type="dxa"/>
            <w:gridSpan w:val="5"/>
            <w:tcBorders>
              <w:top w:val="single" w:color="auto" w:sz="4" w:space="0"/>
              <w:left w:val="single" w:color="auto" w:sz="4" w:space="0"/>
              <w:bottom w:val="single" w:color="auto" w:sz="4" w:space="0"/>
              <w:right w:val="single" w:color="auto" w:sz="4" w:space="0"/>
            </w:tcBorders>
            <w:vAlign w:val="center"/>
          </w:tcPr>
          <w:p w14:paraId="0ADE4361">
            <w:pPr>
              <w:widowControl/>
              <w:jc w:val="center"/>
              <w:rPr>
                <w:rFonts w:ascii="宋体" w:hAnsi="宋体" w:cs="宋体"/>
                <w:kern w:val="0"/>
              </w:rPr>
            </w:pPr>
            <w:r>
              <w:rPr>
                <w:rFonts w:hint="eastAsia" w:ascii="宋体" w:hAnsi="宋体" w:cs="宋体"/>
                <w:kern w:val="0"/>
              </w:rPr>
              <w:t xml:space="preserve">模块五 </w:t>
            </w:r>
            <w:r>
              <w:rPr>
                <w:rFonts w:hint="eastAsia" w:asciiTheme="minorEastAsia" w:hAnsiTheme="minorEastAsia" w:eastAsiaTheme="minorEastAsia"/>
                <w:szCs w:val="21"/>
              </w:rPr>
              <w:t>服装材料的艺术设计</w:t>
            </w:r>
          </w:p>
        </w:tc>
      </w:tr>
      <w:tr w14:paraId="64DF242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41"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697BED3F">
            <w:pPr>
              <w:widowControl/>
              <w:jc w:val="center"/>
              <w:rPr>
                <w:rFonts w:ascii="宋体" w:hAnsi="宋体" w:cs="宋体"/>
                <w:kern w:val="0"/>
              </w:rPr>
            </w:pPr>
            <w:r>
              <w:rPr>
                <w:rFonts w:hint="eastAsia" w:ascii="宋体" w:hAnsi="宋体" w:cs="宋体"/>
                <w:kern w:val="0"/>
              </w:rPr>
              <w:t>单元1</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tcPr>
          <w:p w14:paraId="3E23D47B">
            <w:pPr>
              <w:spacing w:line="360" w:lineRule="auto"/>
              <w:rPr>
                <w:rFonts w:asciiTheme="minorEastAsia" w:hAnsiTheme="minorEastAsia" w:eastAsiaTheme="minorEastAsia"/>
                <w:bCs/>
                <w:iCs/>
                <w:szCs w:val="21"/>
              </w:rPr>
            </w:pPr>
            <w:r>
              <w:rPr>
                <w:rFonts w:hint="eastAsia" w:asciiTheme="minorEastAsia" w:hAnsiTheme="minorEastAsia" w:eastAsiaTheme="minorEastAsia"/>
                <w:szCs w:val="21"/>
              </w:rPr>
              <w:t>服装材料的艺术设计概述；</w:t>
            </w:r>
          </w:p>
        </w:tc>
        <w:tc>
          <w:tcPr>
            <w:tcW w:w="90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CBF42EE">
            <w:pPr>
              <w:widowControl/>
              <w:jc w:val="center"/>
              <w:rPr>
                <w:rFonts w:ascii="宋体" w:hAnsi="宋体" w:cs="宋体"/>
                <w:kern w:val="0"/>
              </w:rPr>
            </w:pPr>
            <w:r>
              <w:rPr>
                <w:rFonts w:hint="eastAsia" w:ascii="宋体" w:hAnsi="宋体" w:cs="宋体"/>
                <w:kern w:val="0"/>
              </w:rPr>
              <w:t>学时</w:t>
            </w:r>
          </w:p>
        </w:tc>
        <w:tc>
          <w:tcPr>
            <w:tcW w:w="1080" w:type="dxa"/>
            <w:tcBorders>
              <w:top w:val="single" w:color="auto" w:sz="4" w:space="0"/>
              <w:left w:val="single" w:color="auto" w:sz="4" w:space="0"/>
              <w:bottom w:val="single" w:color="auto" w:sz="4" w:space="0"/>
              <w:right w:val="single" w:color="auto" w:sz="4" w:space="0"/>
            </w:tcBorders>
            <w:shd w:val="clear" w:color="auto" w:fill="FFFFFF"/>
            <w:vAlign w:val="center"/>
          </w:tcPr>
          <w:p w14:paraId="05118E8E">
            <w:pPr>
              <w:widowControl/>
              <w:jc w:val="center"/>
              <w:rPr>
                <w:rFonts w:ascii="宋体" w:hAnsi="宋体" w:cs="宋体"/>
                <w:kern w:val="0"/>
                <w:szCs w:val="21"/>
              </w:rPr>
            </w:pPr>
            <w:r>
              <w:rPr>
                <w:rFonts w:hint="eastAsia" w:ascii="宋体" w:hAnsi="宋体" w:cs="宋体"/>
                <w:kern w:val="0"/>
                <w:szCs w:val="21"/>
              </w:rPr>
              <w:t>理论</w:t>
            </w:r>
          </w:p>
        </w:tc>
        <w:tc>
          <w:tcPr>
            <w:tcW w:w="1440" w:type="dxa"/>
            <w:tcBorders>
              <w:top w:val="single" w:color="auto" w:sz="4" w:space="0"/>
              <w:left w:val="single" w:color="auto" w:sz="4" w:space="0"/>
              <w:bottom w:val="single" w:color="auto" w:sz="4" w:space="0"/>
              <w:right w:val="single" w:color="auto" w:sz="4" w:space="0"/>
            </w:tcBorders>
            <w:vAlign w:val="center"/>
          </w:tcPr>
          <w:p w14:paraId="3A897CCC">
            <w:pPr>
              <w:widowControl/>
              <w:jc w:val="center"/>
              <w:rPr>
                <w:rFonts w:hint="eastAsia" w:ascii="宋体" w:hAnsi="宋体" w:eastAsia="宋体" w:cs="宋体"/>
                <w:kern w:val="0"/>
                <w:lang w:eastAsia="zh-CN"/>
              </w:rPr>
            </w:pPr>
            <w:r>
              <w:rPr>
                <w:rFonts w:hint="eastAsia" w:ascii="宋体" w:hAnsi="宋体" w:cs="宋体"/>
                <w:kern w:val="0"/>
                <w:lang w:val="en-US" w:eastAsia="zh-CN"/>
              </w:rPr>
              <w:t>4</w:t>
            </w:r>
          </w:p>
        </w:tc>
      </w:tr>
      <w:tr w14:paraId="234DC4C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8"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42A8ED5F">
            <w:pPr>
              <w:widowControl/>
              <w:jc w:val="center"/>
              <w:rPr>
                <w:rFonts w:ascii="宋体" w:hAnsi="宋体" w:cs="宋体"/>
                <w:kern w:val="0"/>
              </w:rPr>
            </w:pPr>
            <w:r>
              <w:rPr>
                <w:rFonts w:hint="eastAsia" w:ascii="宋体" w:hAnsi="宋体" w:cs="宋体"/>
                <w:kern w:val="0"/>
              </w:rPr>
              <w:t>单元2</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tcPr>
          <w:p w14:paraId="677103B7">
            <w:pPr>
              <w:spacing w:line="360" w:lineRule="auto"/>
              <w:rPr>
                <w:rFonts w:asciiTheme="minorEastAsia" w:hAnsiTheme="minorEastAsia" w:eastAsiaTheme="minorEastAsia"/>
                <w:bCs/>
                <w:iCs/>
                <w:szCs w:val="21"/>
              </w:rPr>
            </w:pPr>
            <w:r>
              <w:rPr>
                <w:rFonts w:hint="eastAsia" w:asciiTheme="minorEastAsia" w:hAnsiTheme="minorEastAsia" w:eastAsiaTheme="minorEastAsia"/>
                <w:szCs w:val="21"/>
              </w:rPr>
              <w:t>服装材料艺术设计的过程；</w:t>
            </w:r>
          </w:p>
        </w:tc>
        <w:tc>
          <w:tcPr>
            <w:tcW w:w="90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A46028A">
            <w:pPr>
              <w:widowControl/>
              <w:jc w:val="left"/>
              <w:rPr>
                <w:rFonts w:ascii="宋体" w:hAnsi="宋体" w:cs="宋体"/>
                <w:kern w:val="0"/>
              </w:rPr>
            </w:pPr>
          </w:p>
        </w:tc>
        <w:tc>
          <w:tcPr>
            <w:tcW w:w="1080" w:type="dxa"/>
            <w:tcBorders>
              <w:top w:val="single" w:color="auto" w:sz="4" w:space="0"/>
              <w:left w:val="single" w:color="auto" w:sz="4" w:space="0"/>
              <w:bottom w:val="single" w:color="auto" w:sz="4" w:space="0"/>
              <w:right w:val="single" w:color="auto" w:sz="4" w:space="0"/>
            </w:tcBorders>
            <w:shd w:val="clear" w:color="auto" w:fill="FFFFFF"/>
            <w:vAlign w:val="center"/>
          </w:tcPr>
          <w:p w14:paraId="0A8391D1">
            <w:pPr>
              <w:widowControl/>
              <w:jc w:val="center"/>
              <w:rPr>
                <w:rFonts w:ascii="宋体" w:hAnsi="宋体" w:cs="宋体"/>
                <w:kern w:val="0"/>
                <w:szCs w:val="21"/>
              </w:rPr>
            </w:pPr>
            <w:r>
              <w:rPr>
                <w:rFonts w:hint="eastAsia" w:ascii="宋体" w:hAnsi="宋体" w:cs="宋体"/>
                <w:kern w:val="0"/>
                <w:szCs w:val="21"/>
              </w:rPr>
              <w:t>实践</w:t>
            </w:r>
          </w:p>
        </w:tc>
        <w:tc>
          <w:tcPr>
            <w:tcW w:w="1440" w:type="dxa"/>
            <w:tcBorders>
              <w:top w:val="single" w:color="auto" w:sz="4" w:space="0"/>
              <w:left w:val="single" w:color="auto" w:sz="4" w:space="0"/>
              <w:bottom w:val="single" w:color="auto" w:sz="4" w:space="0"/>
              <w:right w:val="single" w:color="auto" w:sz="4" w:space="0"/>
            </w:tcBorders>
            <w:vAlign w:val="center"/>
          </w:tcPr>
          <w:p w14:paraId="5E0032C8">
            <w:pPr>
              <w:widowControl/>
              <w:jc w:val="center"/>
              <w:rPr>
                <w:rFonts w:ascii="宋体" w:hAnsi="宋体" w:cs="宋体"/>
                <w:kern w:val="0"/>
              </w:rPr>
            </w:pPr>
            <w:r>
              <w:rPr>
                <w:rFonts w:hint="eastAsia" w:ascii="宋体" w:hAnsi="宋体" w:cs="宋体"/>
                <w:kern w:val="0"/>
              </w:rPr>
              <w:t>8</w:t>
            </w:r>
          </w:p>
        </w:tc>
      </w:tr>
      <w:tr w14:paraId="78B292D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16E720C4">
            <w:pPr>
              <w:widowControl/>
              <w:jc w:val="center"/>
              <w:rPr>
                <w:rFonts w:ascii="宋体" w:hAnsi="宋体" w:cs="宋体"/>
                <w:kern w:val="0"/>
              </w:rPr>
            </w:pPr>
            <w:r>
              <w:rPr>
                <w:rFonts w:hint="eastAsia" w:ascii="宋体" w:hAnsi="宋体" w:cs="宋体"/>
                <w:kern w:val="0"/>
              </w:rPr>
              <w:t>学习目标：概括本单元的学习目标，包含知识、技能等目标</w:t>
            </w:r>
          </w:p>
        </w:tc>
      </w:tr>
      <w:tr w14:paraId="4DEF517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3274680F">
            <w:pPr>
              <w:widowControl/>
              <w:ind w:firstLine="480"/>
              <w:jc w:val="left"/>
              <w:rPr>
                <w:rFonts w:cs="宋体" w:asciiTheme="minorEastAsia" w:hAnsiTheme="minorEastAsia" w:eastAsiaTheme="minorEastAsia"/>
                <w:kern w:val="0"/>
                <w:szCs w:val="21"/>
              </w:rPr>
            </w:pPr>
            <w:r>
              <w:rPr>
                <w:rFonts w:hint="eastAsia" w:asciiTheme="minorEastAsia" w:hAnsiTheme="minorEastAsia" w:eastAsiaTheme="minorEastAsia"/>
                <w:szCs w:val="21"/>
              </w:rPr>
              <w:t>培养学生对服装艺术设计的艺术构成要素，指导原则，设计程序，设计方法的理解与掌握</w:t>
            </w:r>
          </w:p>
        </w:tc>
      </w:tr>
      <w:tr w14:paraId="7B71D05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31713995">
            <w:pPr>
              <w:widowControl/>
              <w:jc w:val="center"/>
              <w:rPr>
                <w:rFonts w:ascii="宋体" w:hAnsi="宋体" w:cs="宋体"/>
                <w:kern w:val="0"/>
              </w:rPr>
            </w:pPr>
            <w:r>
              <w:rPr>
                <w:rFonts w:hint="eastAsia" w:ascii="宋体" w:hAnsi="宋体" w:cs="宋体"/>
                <w:kern w:val="0"/>
              </w:rPr>
              <w:t>主要内容（标注重点和难点）</w:t>
            </w:r>
          </w:p>
        </w:tc>
        <w:tc>
          <w:tcPr>
            <w:tcW w:w="4500" w:type="dxa"/>
            <w:gridSpan w:val="4"/>
            <w:tcBorders>
              <w:top w:val="nil"/>
              <w:left w:val="nil"/>
              <w:bottom w:val="single" w:color="auto" w:sz="4" w:space="0"/>
              <w:right w:val="single" w:color="auto" w:sz="4" w:space="0"/>
            </w:tcBorders>
            <w:vAlign w:val="center"/>
          </w:tcPr>
          <w:p w14:paraId="7766EA07">
            <w:pPr>
              <w:widowControl/>
              <w:jc w:val="left"/>
              <w:rPr>
                <w:rFonts w:ascii="宋体" w:hAnsi="宋体" w:cs="宋体"/>
                <w:kern w:val="0"/>
              </w:rPr>
            </w:pPr>
            <w:r>
              <w:rPr>
                <w:rFonts w:hint="eastAsia" w:ascii="宋体" w:hAnsi="宋体" w:cs="宋体"/>
                <w:kern w:val="0"/>
              </w:rPr>
              <w:t>主要教学方法</w:t>
            </w:r>
          </w:p>
        </w:tc>
      </w:tr>
      <w:tr w14:paraId="538C98C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83"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tcPr>
          <w:p w14:paraId="0E37AD7A">
            <w:pPr>
              <w:widowControl/>
              <w:jc w:val="left"/>
              <w:rPr>
                <w:rFonts w:cs="宋体" w:asciiTheme="minorEastAsia" w:hAnsiTheme="minorEastAsia" w:eastAsiaTheme="minorEastAsia"/>
                <w:kern w:val="0"/>
                <w:szCs w:val="21"/>
              </w:rPr>
            </w:pPr>
          </w:p>
          <w:p w14:paraId="467EE02E">
            <w:pPr>
              <w:widowControl/>
              <w:jc w:val="left"/>
              <w:rPr>
                <w:rFonts w:asciiTheme="minorEastAsia" w:hAnsiTheme="minorEastAsia" w:eastAsiaTheme="minorEastAsia"/>
                <w:szCs w:val="21"/>
              </w:rPr>
            </w:pPr>
            <w:r>
              <w:rPr>
                <w:rFonts w:hint="eastAsia" w:asciiTheme="minorEastAsia" w:hAnsiTheme="minorEastAsia" w:eastAsiaTheme="minorEastAsia"/>
                <w:szCs w:val="21"/>
              </w:rPr>
              <w:t>单元1服装材料的艺术设计概述</w:t>
            </w:r>
          </w:p>
          <w:p w14:paraId="167FF77B">
            <w:pPr>
              <w:widowControl/>
              <w:jc w:val="left"/>
              <w:rPr>
                <w:rFonts w:asciiTheme="minorEastAsia" w:hAnsiTheme="minorEastAsia" w:eastAsiaTheme="minorEastAsia"/>
                <w:szCs w:val="21"/>
              </w:rPr>
            </w:pPr>
            <w:r>
              <w:rPr>
                <w:rFonts w:hint="eastAsia" w:asciiTheme="minorEastAsia" w:hAnsiTheme="minorEastAsia" w:eastAsiaTheme="minorEastAsia"/>
                <w:szCs w:val="21"/>
              </w:rPr>
              <w:t>1.1常见服装材料的原有风格与特征</w:t>
            </w:r>
          </w:p>
          <w:p w14:paraId="3A1F8E5D">
            <w:pPr>
              <w:widowControl/>
              <w:jc w:val="left"/>
              <w:rPr>
                <w:rFonts w:asciiTheme="minorEastAsia" w:hAnsiTheme="minorEastAsia" w:eastAsiaTheme="minorEastAsia"/>
                <w:szCs w:val="21"/>
              </w:rPr>
            </w:pPr>
            <w:r>
              <w:rPr>
                <w:rFonts w:hint="eastAsia" w:asciiTheme="minorEastAsia" w:hAnsiTheme="minorEastAsia" w:eastAsiaTheme="minorEastAsia"/>
                <w:szCs w:val="21"/>
              </w:rPr>
              <w:t>1.2服装材料再造出新艺术风格</w:t>
            </w:r>
          </w:p>
          <w:p w14:paraId="59FCBD67">
            <w:pPr>
              <w:widowControl/>
              <w:jc w:val="left"/>
              <w:rPr>
                <w:rFonts w:asciiTheme="minorEastAsia" w:hAnsiTheme="minorEastAsia" w:eastAsiaTheme="minorEastAsia"/>
                <w:szCs w:val="21"/>
              </w:rPr>
            </w:pPr>
            <w:r>
              <w:rPr>
                <w:rFonts w:hint="eastAsia" w:asciiTheme="minorEastAsia" w:hAnsiTheme="minorEastAsia" w:eastAsiaTheme="minorEastAsia"/>
                <w:szCs w:val="21"/>
              </w:rPr>
              <w:t>单元2服装材料的艺术设计</w:t>
            </w:r>
          </w:p>
          <w:p w14:paraId="7DCB511B">
            <w:pPr>
              <w:widowControl/>
              <w:jc w:val="left"/>
              <w:rPr>
                <w:rFonts w:asciiTheme="minorEastAsia" w:hAnsiTheme="minorEastAsia" w:eastAsiaTheme="minorEastAsia"/>
                <w:szCs w:val="21"/>
              </w:rPr>
            </w:pPr>
            <w:r>
              <w:rPr>
                <w:rFonts w:hint="eastAsia" w:asciiTheme="minorEastAsia" w:hAnsiTheme="minorEastAsia" w:eastAsiaTheme="minorEastAsia"/>
                <w:szCs w:val="21"/>
              </w:rPr>
              <w:t>2.1运用艺术设计的技法进行材料的再设计</w:t>
            </w:r>
          </w:p>
          <w:p w14:paraId="1FB57E33">
            <w:pPr>
              <w:widowControl/>
              <w:jc w:val="left"/>
              <w:rPr>
                <w:rFonts w:ascii="宋体" w:hAnsi="宋体" w:cs="宋体"/>
                <w:kern w:val="0"/>
              </w:rPr>
            </w:pPr>
            <w:r>
              <w:rPr>
                <w:rFonts w:hint="eastAsia" w:asciiTheme="minorEastAsia" w:hAnsiTheme="minorEastAsia" w:eastAsiaTheme="minorEastAsia"/>
                <w:szCs w:val="21"/>
              </w:rPr>
              <w:t>2.1服装材料</w:t>
            </w:r>
            <w:r>
              <w:rPr>
                <w:rFonts w:hint="eastAsia" w:ascii="宋体" w:hAnsi="宋体" w:cs="宋体"/>
                <w:kern w:val="0"/>
              </w:rPr>
              <w:t>再造出各种艺术效果</w:t>
            </w:r>
          </w:p>
          <w:p w14:paraId="022591DA">
            <w:pPr>
              <w:widowControl/>
              <w:jc w:val="left"/>
              <w:rPr>
                <w:rFonts w:asciiTheme="minorEastAsia" w:hAnsiTheme="minorEastAsia" w:eastAsiaTheme="minorEastAsia"/>
                <w:szCs w:val="21"/>
              </w:rPr>
            </w:pPr>
          </w:p>
          <w:p w14:paraId="263A8DDA">
            <w:pPr>
              <w:widowControl/>
              <w:jc w:val="left"/>
              <w:rPr>
                <w:rFonts w:ascii="宋体" w:hAnsi="宋体" w:cs="宋体"/>
                <w:kern w:val="0"/>
              </w:rPr>
            </w:pPr>
            <w:r>
              <w:rPr>
                <w:rFonts w:hint="eastAsia" w:ascii="宋体" w:hAnsi="宋体" w:cs="宋体"/>
                <w:kern w:val="0"/>
              </w:rPr>
              <w:t>重点：服装材料的艺术再造技法训练</w:t>
            </w:r>
          </w:p>
          <w:p w14:paraId="1561666E">
            <w:pPr>
              <w:widowControl/>
              <w:jc w:val="left"/>
            </w:pPr>
            <w:r>
              <w:rPr>
                <w:rFonts w:hint="eastAsia"/>
              </w:rPr>
              <w:t>难点：综合运用所学改造手法完成主题的服装材料的综合实践练习</w:t>
            </w:r>
          </w:p>
          <w:p w14:paraId="4F1E06E1">
            <w:pPr>
              <w:widowControl/>
              <w:ind w:left="36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26C6B17B">
            <w:pPr>
              <w:widowControl/>
              <w:jc w:val="left"/>
              <w:rPr>
                <w:rFonts w:ascii="宋体" w:hAnsi="宋体" w:cs="宋体"/>
                <w:kern w:val="0"/>
              </w:rPr>
            </w:pPr>
            <w:r>
              <w:rPr>
                <w:rFonts w:hint="eastAsia" w:ascii="宋体" w:hAnsi="宋体" w:cs="宋体"/>
                <w:kern w:val="0"/>
              </w:rPr>
              <w:t>　多媒体演示、现场讲评、作品点评</w:t>
            </w:r>
          </w:p>
        </w:tc>
      </w:tr>
      <w:tr w14:paraId="0CF4B3E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249EB583">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2BE115E8">
            <w:pPr>
              <w:widowControl/>
              <w:jc w:val="left"/>
              <w:rPr>
                <w:rFonts w:ascii="宋体" w:hAnsi="宋体" w:cs="宋体"/>
                <w:kern w:val="0"/>
              </w:rPr>
            </w:pPr>
            <w:r>
              <w:rPr>
                <w:rFonts w:hint="eastAsia" w:ascii="宋体" w:hAnsi="宋体" w:cs="宋体"/>
                <w:kern w:val="0"/>
              </w:rPr>
              <w:t>教学地点</w:t>
            </w:r>
          </w:p>
        </w:tc>
      </w:tr>
      <w:tr w14:paraId="778FCBF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PrEx>
        <w:trPr>
          <w:trHeight w:val="43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7DA43E1B">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0D753273">
            <w:pPr>
              <w:widowControl/>
              <w:ind w:firstLine="315" w:firstLineChars="150"/>
              <w:jc w:val="left"/>
              <w:rPr>
                <w:rFonts w:ascii="宋体" w:hAnsi="宋体" w:cs="宋体"/>
                <w:kern w:val="0"/>
              </w:rPr>
            </w:pPr>
            <w:r>
              <w:rPr>
                <w:rFonts w:hint="eastAsia" w:ascii="宋体" w:hAnsi="宋体" w:cs="宋体"/>
                <w:kern w:val="0"/>
              </w:rPr>
              <w:t>多媒体教室</w:t>
            </w:r>
          </w:p>
        </w:tc>
      </w:tr>
      <w:tr w14:paraId="3135A0D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43196911">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366907A0">
            <w:pPr>
              <w:widowControl/>
              <w:jc w:val="left"/>
              <w:rPr>
                <w:rFonts w:ascii="宋体" w:hAnsi="宋体" w:cs="宋体"/>
                <w:kern w:val="0"/>
              </w:rPr>
            </w:pPr>
            <w:r>
              <w:rPr>
                <w:rFonts w:hint="eastAsia" w:ascii="宋体" w:hAnsi="宋体" w:cs="宋体"/>
                <w:kern w:val="0"/>
              </w:rPr>
              <w:t>教学及参考资料</w:t>
            </w:r>
          </w:p>
        </w:tc>
      </w:tr>
      <w:tr w14:paraId="78F3294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687ECD34">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09AEA219">
            <w:pPr>
              <w:widowControl/>
              <w:jc w:val="left"/>
              <w:rPr>
                <w:rFonts w:ascii="宋体" w:hAnsi="宋体" w:cs="宋体"/>
                <w:kern w:val="0"/>
              </w:rPr>
            </w:pPr>
            <w:r>
              <w:rPr>
                <w:rFonts w:hint="eastAsia" w:ascii="宋体" w:hAnsi="宋体" w:cs="宋体"/>
                <w:kern w:val="0"/>
              </w:rPr>
              <w:t>　《纺织品设计的面料再造》、历届优秀作品</w:t>
            </w:r>
          </w:p>
        </w:tc>
      </w:tr>
      <w:tr w14:paraId="19A3815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2F1FF821">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49C87CC0">
            <w:pPr>
              <w:widowControl/>
              <w:jc w:val="left"/>
              <w:rPr>
                <w:rFonts w:ascii="宋体" w:hAnsi="宋体" w:cs="宋体"/>
                <w:kern w:val="0"/>
              </w:rPr>
            </w:pPr>
            <w:r>
              <w:rPr>
                <w:rFonts w:hint="eastAsia" w:ascii="宋体" w:hAnsi="宋体" w:cs="宋体"/>
                <w:kern w:val="0"/>
              </w:rPr>
              <w:t>练习与习题建议</w:t>
            </w:r>
          </w:p>
        </w:tc>
      </w:tr>
      <w:tr w14:paraId="66CFA17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41"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09040A1D">
            <w:pPr>
              <w:widowControl/>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7D2F1083">
            <w:pPr>
              <w:widowControl/>
              <w:jc w:val="left"/>
              <w:rPr>
                <w:rFonts w:ascii="宋体" w:hAnsi="宋体" w:cs="宋体"/>
                <w:kern w:val="0"/>
              </w:rPr>
            </w:pPr>
            <w:r>
              <w:rPr>
                <w:rFonts w:hint="eastAsia" w:ascii="宋体" w:hAnsi="宋体" w:cs="宋体"/>
                <w:kern w:val="0"/>
              </w:rPr>
              <w:t>　  每个单元有对应的练习</w:t>
            </w:r>
          </w:p>
        </w:tc>
      </w:tr>
      <w:tr w14:paraId="242ABEE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04F0848C">
            <w:pPr>
              <w:widowControl/>
              <w:jc w:val="center"/>
              <w:rPr>
                <w:rFonts w:ascii="宋体" w:hAnsi="宋体" w:cs="宋体"/>
                <w:kern w:val="0"/>
              </w:rPr>
            </w:pPr>
            <w:r>
              <w:rPr>
                <w:rFonts w:hint="eastAsia" w:ascii="宋体" w:hAnsi="宋体" w:cs="宋体"/>
                <w:kern w:val="0"/>
              </w:rPr>
              <w:t>考核与评价方式说明</w:t>
            </w:r>
          </w:p>
        </w:tc>
        <w:tc>
          <w:tcPr>
            <w:tcW w:w="4500" w:type="dxa"/>
            <w:gridSpan w:val="4"/>
            <w:tcBorders>
              <w:top w:val="nil"/>
              <w:left w:val="nil"/>
              <w:bottom w:val="single" w:color="auto" w:sz="4" w:space="0"/>
              <w:right w:val="single" w:color="auto" w:sz="4" w:space="0"/>
            </w:tcBorders>
            <w:vAlign w:val="center"/>
          </w:tcPr>
          <w:p w14:paraId="22B2AE39">
            <w:pPr>
              <w:widowControl/>
              <w:jc w:val="left"/>
              <w:rPr>
                <w:rFonts w:ascii="宋体" w:hAnsi="宋体" w:cs="宋体"/>
                <w:kern w:val="0"/>
              </w:rPr>
            </w:pPr>
            <w:r>
              <w:rPr>
                <w:rFonts w:hint="eastAsia" w:ascii="宋体" w:hAnsi="宋体" w:cs="宋体"/>
                <w:kern w:val="0"/>
              </w:rPr>
              <w:t>权重分配</w:t>
            </w:r>
          </w:p>
        </w:tc>
      </w:tr>
      <w:tr w14:paraId="6DBF5AB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65"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7B5C9F5E">
            <w:pPr>
              <w:widowControl/>
              <w:jc w:val="center"/>
              <w:rPr>
                <w:rFonts w:ascii="宋体" w:hAnsi="宋体" w:cs="宋体"/>
                <w:kern w:val="0"/>
              </w:rPr>
            </w:pPr>
            <w:r>
              <w:rPr>
                <w:rFonts w:hint="eastAsia" w:ascii="宋体" w:hAnsi="宋体" w:cs="宋体"/>
                <w:kern w:val="0"/>
              </w:rPr>
              <w:t>　平时练习与综合练习相结合，个人能力与集体评价相结合。</w:t>
            </w:r>
          </w:p>
        </w:tc>
        <w:tc>
          <w:tcPr>
            <w:tcW w:w="4500" w:type="dxa"/>
            <w:gridSpan w:val="4"/>
            <w:tcBorders>
              <w:top w:val="nil"/>
              <w:left w:val="nil"/>
              <w:bottom w:val="single" w:color="auto" w:sz="4" w:space="0"/>
              <w:right w:val="single" w:color="auto" w:sz="4" w:space="0"/>
            </w:tcBorders>
            <w:vAlign w:val="center"/>
          </w:tcPr>
          <w:p w14:paraId="00244CAF">
            <w:pPr>
              <w:widowControl/>
              <w:jc w:val="left"/>
              <w:rPr>
                <w:rFonts w:ascii="宋体" w:hAnsi="宋体" w:cs="宋体"/>
                <w:kern w:val="0"/>
              </w:rPr>
            </w:pPr>
            <w:r>
              <w:rPr>
                <w:rFonts w:hint="eastAsia" w:ascii="宋体" w:hAnsi="宋体" w:cs="宋体"/>
                <w:kern w:val="0"/>
              </w:rPr>
              <w:t>平时练习占 40 %、综合练习占40 %</w:t>
            </w:r>
          </w:p>
          <w:p w14:paraId="30516090">
            <w:pPr>
              <w:widowControl/>
              <w:jc w:val="left"/>
              <w:rPr>
                <w:rFonts w:ascii="宋体" w:hAnsi="宋体" w:cs="宋体"/>
                <w:kern w:val="0"/>
              </w:rPr>
            </w:pPr>
            <w:r>
              <w:rPr>
                <w:rFonts w:hint="eastAsia" w:ascii="宋体" w:hAnsi="宋体" w:cs="宋体"/>
                <w:kern w:val="0"/>
              </w:rPr>
              <w:t>集体评价占 20 %</w:t>
            </w:r>
          </w:p>
        </w:tc>
      </w:tr>
    </w:tbl>
    <w:p w14:paraId="37468FD8">
      <w:pPr>
        <w:pStyle w:val="2"/>
        <w:spacing w:before="156" w:after="156"/>
      </w:pPr>
      <w:r>
        <w:rPr>
          <w:rFonts w:hint="eastAsia"/>
          <w:lang w:eastAsia="zh-CN"/>
        </w:rPr>
        <w:t>八</w:t>
      </w:r>
      <w:r>
        <w:rPr>
          <w:rFonts w:hint="eastAsia"/>
        </w:rPr>
        <w:t>、课程实施</w:t>
      </w:r>
    </w:p>
    <w:p w14:paraId="0E7FC850">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1.教学方法建议</w:t>
      </w:r>
    </w:p>
    <w:p w14:paraId="5DF1EA9D">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课程项目采用的教学方法和手段是课件教学，理论讲授法，项目教学法，学生分组训练、服装材料市场调研，企业参观交流、老师讲授与设计经验分享。</w:t>
      </w:r>
    </w:p>
    <w:p w14:paraId="55D3E998">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2.师资条件要求</w:t>
      </w:r>
    </w:p>
    <w:p w14:paraId="6F80CEB9">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校内专任教师要求具有艺术学类、设计类专业教师资格的教师执教、且具有接触过服饰面料改造的经历，能根据行业比赛指导学生较好的完成设计稿。</w:t>
      </w:r>
    </w:p>
    <w:p w14:paraId="7A415CE1">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3.教学条件基本要求</w:t>
      </w:r>
    </w:p>
    <w:p w14:paraId="122AE14F">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多媒体课室。</w:t>
      </w:r>
    </w:p>
    <w:p w14:paraId="3AFD82FB">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4.教学资源基本要求</w:t>
      </w:r>
    </w:p>
    <w:p w14:paraId="1735BD82">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（1）教材：《服装材料》编著者：梁桂平、梁蓉等；出版社：世界世界图书出版社；版别2011年，第一版</w:t>
      </w:r>
    </w:p>
    <w:p w14:paraId="5505AEA3">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《纺织品设计的面料再造》，编著者：王庆珍，出版社：西南师范大学出版社，版别（2007年2月，第一版）； </w:t>
      </w:r>
    </w:p>
    <w:p w14:paraId="6A2379E0">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（2）网络资源建设，如网络课程资源；《花瓣网》、《中纺网》、《POP》、《千库网》</w:t>
      </w:r>
    </w:p>
    <w:p w14:paraId="7F880832">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（3）其它教学资源的开发与利用：历届优秀学生作品。</w:t>
      </w:r>
    </w:p>
    <w:p w14:paraId="7FB1EFB1">
      <w:pPr>
        <w:pStyle w:val="2"/>
        <w:spacing w:before="0" w:beforeLines="0" w:after="0" w:afterLines="0"/>
      </w:pPr>
      <w:r>
        <w:rPr>
          <w:rFonts w:hint="eastAsia"/>
          <w:lang w:eastAsia="zh-CN"/>
        </w:rPr>
        <w:t>九</w:t>
      </w:r>
      <w:r>
        <w:rPr>
          <w:rFonts w:hint="eastAsia"/>
        </w:rPr>
        <w:t>、教学评价、考核要求</w:t>
      </w:r>
    </w:p>
    <w:p w14:paraId="487072FB">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评价建议应体现多元评价方法，重视教学过程评价，突出阶段评价、目标评价、理论与实践一体化评价等，注重学生动手能力和在实践中分析问题、解决问题能力的考核，关注学生个别差异，鼓励学生创新实践。</w:t>
      </w:r>
    </w:p>
    <w:p w14:paraId="3D481857">
      <w:pPr>
        <w:pStyle w:val="2"/>
        <w:spacing w:before="156" w:after="156"/>
      </w:pPr>
      <w:r>
        <w:rPr>
          <w:rFonts w:hint="eastAsia"/>
          <w:lang w:eastAsia="zh-CN"/>
        </w:rPr>
        <w:t>十</w:t>
      </w:r>
      <w:r>
        <w:rPr>
          <w:rFonts w:hint="eastAsia"/>
        </w:rPr>
        <w:t>、编制依据</w:t>
      </w:r>
    </w:p>
    <w:p w14:paraId="38055498">
      <w:pPr>
        <w:spacing w:line="460" w:lineRule="exact"/>
        <w:ind w:firstLine="480"/>
      </w:pPr>
      <w:r>
        <w:rPr>
          <w:rFonts w:hint="eastAsia" w:ascii="Times New Roman" w:hAnsi="Times New Roman" w:cs="Times New Roman"/>
          <w:sz w:val="24"/>
          <w:szCs w:val="24"/>
          <w:lang w:val="en-US" w:eastAsia="zh-CN"/>
        </w:rPr>
        <w:t>该课程标准是以依据</w:t>
      </w:r>
      <w:r>
        <w:rPr>
          <w:rFonts w:hint="eastAsia" w:cs="Times New Roman"/>
          <w:sz w:val="24"/>
          <w:szCs w:val="24"/>
          <w:lang w:val="en-US" w:eastAsia="zh-CN"/>
        </w:rPr>
        <w:t>服装陈列与展示（时尚服装传播方向）</w:t>
      </w:r>
      <w:r>
        <w:rPr>
          <w:rFonts w:hint="eastAsia" w:ascii="Times New Roman" w:hAnsi="Times New Roman" w:cs="Times New Roman"/>
          <w:sz w:val="24"/>
          <w:szCs w:val="24"/>
          <w:lang w:val="en-US" w:eastAsia="zh-CN"/>
        </w:rPr>
        <w:t>专业调研报告和人才培养方案而编制的。</w:t>
      </w:r>
    </w:p>
    <w:p w14:paraId="2F9AF0C4">
      <w:pPr>
        <w:ind w:firstLine="0" w:firstLineChars="0"/>
        <w:jc w:val="center"/>
        <w:rPr>
          <w:rFonts w:hint="eastAsia" w:ascii="Times New Roman" w:hAnsi="Times New Roman" w:cs="Times New Roman"/>
          <w:b/>
          <w:bCs/>
          <w:sz w:val="44"/>
        </w:rPr>
      </w:pPr>
    </w:p>
    <w:p w14:paraId="1CD30AE1">
      <w:pPr>
        <w:ind w:firstLine="0" w:firstLineChars="0"/>
        <w:jc w:val="center"/>
        <w:rPr>
          <w:rFonts w:hint="eastAsia" w:ascii="Times New Roman" w:hAnsi="Times New Roman" w:cs="Times New Roman"/>
          <w:b/>
          <w:bCs/>
          <w:sz w:val="44"/>
        </w:rPr>
      </w:pPr>
    </w:p>
    <w:p w14:paraId="0F306C2D">
      <w:pPr>
        <w:ind w:firstLine="0" w:firstLineChars="0"/>
        <w:jc w:val="center"/>
        <w:rPr>
          <w:rFonts w:hint="eastAsia" w:ascii="Times New Roman" w:hAnsi="Times New Roman" w:cs="Times New Roman"/>
          <w:b/>
          <w:bCs/>
          <w:sz w:val="44"/>
        </w:rPr>
      </w:pPr>
    </w:p>
    <w:p w14:paraId="78418E13">
      <w:pPr>
        <w:ind w:firstLine="0" w:firstLineChars="0"/>
        <w:jc w:val="center"/>
        <w:rPr>
          <w:rFonts w:hint="eastAsia" w:ascii="Times New Roman" w:hAnsi="Times New Roman" w:cs="Times New Roman"/>
          <w:b/>
          <w:bCs/>
          <w:sz w:val="44"/>
        </w:rPr>
      </w:pPr>
    </w:p>
    <w:p w14:paraId="7B4E35E4">
      <w:pPr>
        <w:ind w:firstLine="0" w:firstLineChars="0"/>
        <w:jc w:val="center"/>
        <w:rPr>
          <w:rFonts w:hint="eastAsia" w:ascii="Times New Roman" w:hAnsi="Times New Roman" w:cs="Times New Roman"/>
          <w:b/>
          <w:bCs/>
          <w:sz w:val="44"/>
        </w:rPr>
      </w:pPr>
    </w:p>
    <w:p w14:paraId="574B57C0">
      <w:pPr>
        <w:ind w:firstLine="0" w:firstLineChars="0"/>
        <w:jc w:val="center"/>
        <w:rPr>
          <w:rFonts w:hint="eastAsia" w:ascii="Times New Roman" w:hAnsi="Times New Roman" w:cs="Times New Roman"/>
          <w:b/>
          <w:bCs/>
          <w:sz w:val="44"/>
        </w:rPr>
      </w:pPr>
    </w:p>
    <w:p w14:paraId="2D890746">
      <w:pPr>
        <w:ind w:firstLine="0" w:firstLineChars="0"/>
        <w:jc w:val="center"/>
        <w:rPr>
          <w:rFonts w:hint="eastAsia" w:ascii="Times New Roman" w:hAnsi="Times New Roman" w:cs="Times New Roman"/>
          <w:b/>
          <w:bCs/>
          <w:sz w:val="44"/>
        </w:rPr>
      </w:pPr>
    </w:p>
    <w:p w14:paraId="6754AEB5">
      <w:pPr>
        <w:ind w:firstLine="0" w:firstLineChars="0"/>
        <w:jc w:val="center"/>
        <w:rPr>
          <w:rFonts w:hint="eastAsia" w:ascii="Times New Roman" w:hAnsi="Times New Roman" w:cs="Times New Roman"/>
          <w:b/>
          <w:bCs/>
          <w:sz w:val="44"/>
        </w:rPr>
      </w:pPr>
    </w:p>
    <w:p w14:paraId="736DEA0C">
      <w:pPr>
        <w:ind w:firstLine="0" w:firstLineChars="0"/>
        <w:jc w:val="center"/>
        <w:rPr>
          <w:rFonts w:hint="eastAsia" w:ascii="Times New Roman" w:hAnsi="Times New Roman" w:cs="Times New Roman"/>
          <w:b/>
          <w:bCs/>
          <w:sz w:val="44"/>
        </w:rPr>
      </w:pPr>
    </w:p>
    <w:p w14:paraId="7747E672">
      <w:pPr>
        <w:ind w:firstLine="0" w:firstLineChars="0"/>
        <w:jc w:val="center"/>
        <w:rPr>
          <w:rFonts w:hint="eastAsia" w:ascii="Times New Roman" w:hAnsi="Times New Roman" w:cs="Times New Roman"/>
          <w:b/>
          <w:bCs/>
          <w:sz w:val="44"/>
        </w:rPr>
      </w:pPr>
    </w:p>
    <w:p w14:paraId="261F0682">
      <w:pPr>
        <w:ind w:firstLine="0" w:firstLineChars="0"/>
        <w:jc w:val="center"/>
        <w:rPr>
          <w:rFonts w:hint="eastAsia" w:ascii="Times New Roman" w:hAnsi="Times New Roman" w:cs="Times New Roman"/>
          <w:b/>
          <w:bCs/>
          <w:sz w:val="44"/>
        </w:rPr>
      </w:pPr>
    </w:p>
    <w:p w14:paraId="4A32917F">
      <w:pPr>
        <w:ind w:firstLine="0" w:firstLineChars="0"/>
        <w:jc w:val="center"/>
        <w:rPr>
          <w:rFonts w:hint="eastAsia" w:ascii="Times New Roman" w:hAnsi="Times New Roman" w:cs="Times New Roman"/>
          <w:b/>
          <w:bCs/>
          <w:sz w:val="44"/>
        </w:rPr>
      </w:pPr>
    </w:p>
    <w:p w14:paraId="3E99AC59">
      <w:pPr>
        <w:ind w:firstLine="0" w:firstLineChars="0"/>
        <w:jc w:val="center"/>
        <w:rPr>
          <w:rFonts w:hint="eastAsia" w:ascii="Times New Roman" w:hAnsi="Times New Roman" w:cs="Times New Roman"/>
          <w:b/>
          <w:bCs/>
          <w:sz w:val="44"/>
        </w:rPr>
      </w:pPr>
    </w:p>
    <w:p w14:paraId="4238D00C">
      <w:pPr>
        <w:ind w:firstLine="0" w:firstLineChars="0"/>
        <w:jc w:val="center"/>
        <w:rPr>
          <w:rFonts w:hint="eastAsia" w:ascii="Times New Roman" w:hAnsi="Times New Roman" w:cs="Times New Roman"/>
          <w:b/>
          <w:bCs/>
          <w:sz w:val="44"/>
        </w:rPr>
      </w:pPr>
    </w:p>
    <w:p w14:paraId="0087FBBD">
      <w:pPr>
        <w:ind w:firstLine="0" w:firstLineChars="0"/>
        <w:jc w:val="center"/>
        <w:rPr>
          <w:rFonts w:hint="eastAsia" w:ascii="Times New Roman" w:hAnsi="Times New Roman" w:cs="Times New Roman"/>
          <w:b/>
          <w:bCs/>
          <w:sz w:val="44"/>
        </w:rPr>
      </w:pPr>
    </w:p>
    <w:p w14:paraId="5BC2E06C">
      <w:pPr>
        <w:ind w:firstLine="0" w:firstLineChars="0"/>
        <w:jc w:val="center"/>
        <w:rPr>
          <w:rFonts w:hint="eastAsia" w:ascii="Times New Roman" w:hAnsi="Times New Roman" w:cs="Times New Roman"/>
          <w:b/>
          <w:bCs/>
          <w:sz w:val="44"/>
        </w:rPr>
      </w:pPr>
    </w:p>
    <w:p w14:paraId="2B5909F7">
      <w:pPr>
        <w:ind w:firstLine="0" w:firstLineChars="0"/>
        <w:jc w:val="center"/>
        <w:rPr>
          <w:rFonts w:hint="eastAsia" w:ascii="黑体" w:hAnsi="黑体" w:eastAsia="黑体"/>
        </w:rPr>
      </w:pPr>
      <w:r>
        <w:rPr>
          <w:rFonts w:hint="eastAsia" w:ascii="Times New Roman" w:hAnsi="Times New Roman" w:cs="Times New Roman"/>
          <w:b/>
          <w:bCs/>
          <w:sz w:val="44"/>
        </w:rPr>
        <w:t xml:space="preserve">《立体造型》课程标准   </w:t>
      </w:r>
      <w:r>
        <w:rPr>
          <w:rFonts w:hint="eastAsia" w:ascii="黑体" w:hAnsi="黑体" w:eastAsia="黑体"/>
        </w:rPr>
        <w:t xml:space="preserve">                        </w:t>
      </w:r>
    </w:p>
    <w:p w14:paraId="3C13BDCE">
      <w:pPr>
        <w:ind w:firstLine="0" w:firstLineChars="0"/>
        <w:jc w:val="left"/>
        <w:rPr>
          <w:rFonts w:hint="eastAsia" w:ascii="黑体" w:hAnsi="黑体" w:eastAsia="黑体"/>
          <w:sz w:val="24"/>
          <w:szCs w:val="24"/>
        </w:rPr>
      </w:pPr>
      <w:r>
        <w:rPr>
          <w:rFonts w:hint="eastAsia" w:ascii="黑体" w:hAnsi="黑体" w:eastAsia="黑体"/>
          <w:sz w:val="24"/>
          <w:szCs w:val="24"/>
        </w:rPr>
        <w:t>课程代码：</w:t>
      </w:r>
    </w:p>
    <w:p w14:paraId="037831CA">
      <w:pPr>
        <w:ind w:firstLine="0" w:firstLineChars="0"/>
        <w:jc w:val="left"/>
        <w:rPr>
          <w:rFonts w:hint="eastAsia" w:ascii="黑体" w:hAnsi="黑体" w:eastAsia="黑体"/>
          <w:sz w:val="24"/>
          <w:szCs w:val="24"/>
        </w:rPr>
      </w:pPr>
      <w:r>
        <w:rPr>
          <w:rFonts w:hint="eastAsia" w:ascii="黑体" w:hAnsi="黑体" w:eastAsia="黑体"/>
          <w:sz w:val="24"/>
          <w:szCs w:val="24"/>
        </w:rPr>
        <w:t>课程承担单位（部门）：</w:t>
      </w:r>
      <w:r>
        <w:rPr>
          <w:rFonts w:hint="eastAsia" w:ascii="黑体" w:hAnsi="黑体" w:eastAsia="黑体"/>
          <w:sz w:val="24"/>
          <w:szCs w:val="24"/>
          <w:lang w:eastAsia="zh-CN"/>
        </w:rPr>
        <w:t>服装教学部</w:t>
      </w:r>
      <w:r>
        <w:rPr>
          <w:rFonts w:hint="eastAsia" w:ascii="黑体" w:hAnsi="黑体" w:eastAsia="黑体"/>
          <w:sz w:val="24"/>
          <w:szCs w:val="24"/>
        </w:rPr>
        <w:t xml:space="preserve">                               </w:t>
      </w:r>
    </w:p>
    <w:p w14:paraId="3E5ED2B9">
      <w:pPr>
        <w:ind w:firstLine="0" w:firstLineChars="0"/>
        <w:jc w:val="left"/>
        <w:rPr>
          <w:rFonts w:hint="eastAsia" w:ascii="黑体" w:hAnsi="黑体" w:eastAsia="黑体"/>
          <w:sz w:val="24"/>
          <w:szCs w:val="24"/>
        </w:rPr>
      </w:pPr>
      <w:r>
        <w:rPr>
          <w:rFonts w:hint="eastAsia" w:ascii="黑体" w:hAnsi="黑体" w:eastAsia="黑体"/>
          <w:sz w:val="24"/>
          <w:szCs w:val="24"/>
        </w:rPr>
        <w:t>制定人：                     制定日期：</w:t>
      </w:r>
    </w:p>
    <w:p w14:paraId="4F92416D">
      <w:pPr>
        <w:ind w:firstLine="0" w:firstLineChars="0"/>
        <w:jc w:val="left"/>
        <w:rPr>
          <w:rFonts w:hint="eastAsia" w:ascii="黑体" w:hAnsi="黑体" w:eastAsia="黑体"/>
          <w:sz w:val="24"/>
          <w:szCs w:val="24"/>
        </w:rPr>
      </w:pPr>
      <w:r>
        <w:rPr>
          <w:rFonts w:hint="eastAsia" w:ascii="黑体" w:hAnsi="黑体" w:eastAsia="黑体"/>
          <w:sz w:val="24"/>
          <w:szCs w:val="24"/>
        </w:rPr>
        <w:t>审核人：                     审核日期：</w:t>
      </w:r>
    </w:p>
    <w:p w14:paraId="6C3984A7">
      <w:pPr>
        <w:ind w:firstLine="0" w:firstLineChars="0"/>
        <w:jc w:val="left"/>
        <w:rPr>
          <w:rFonts w:hint="eastAsia"/>
          <w:b/>
          <w:bCs/>
          <w:sz w:val="24"/>
          <w:szCs w:val="24"/>
        </w:rPr>
      </w:pPr>
      <w:r>
        <w:rPr>
          <w:rFonts w:hint="eastAsia" w:ascii="黑体" w:hAnsi="黑体" w:eastAsia="黑体"/>
          <w:sz w:val="24"/>
          <w:szCs w:val="24"/>
        </w:rPr>
        <w:t>批准人：                     批准日期</w:t>
      </w:r>
    </w:p>
    <w:p w14:paraId="2EB32EE9">
      <w:pPr>
        <w:ind w:firstLine="0" w:firstLineChars="0"/>
        <w:jc w:val="center"/>
        <w:rPr>
          <w:rFonts w:hint="eastAsia" w:ascii="黑体" w:hAnsi="黑体" w:eastAsia="黑体"/>
        </w:rPr>
      </w:pPr>
    </w:p>
    <w:p w14:paraId="66DBFEE1">
      <w:pPr>
        <w:pStyle w:val="2"/>
        <w:spacing w:before="156" w:after="156"/>
        <w:ind w:firstLine="489" w:firstLineChars="174"/>
      </w:pPr>
      <w:r>
        <w:t>一、适用对象</w:t>
      </w:r>
    </w:p>
    <w:p w14:paraId="5A780AC1">
      <w:pPr>
        <w:ind w:firstLine="480" w:firstLineChars="200"/>
        <w:jc w:val="left"/>
        <w:rPr>
          <w:rFonts w:hint="eastAsia"/>
          <w:lang w:eastAsia="zh-CN"/>
        </w:rPr>
      </w:pPr>
      <w:r>
        <w:rPr>
          <w:rFonts w:hint="eastAsia" w:ascii="黑体" w:hAnsi="黑体" w:eastAsia="黑体"/>
          <w:sz w:val="24"/>
          <w:szCs w:val="24"/>
        </w:rPr>
        <w:t xml:space="preserve">中等职业学校 </w:t>
      </w:r>
      <w:r>
        <w:rPr>
          <w:rFonts w:hint="eastAsia" w:ascii="黑体" w:hAnsi="黑体" w:eastAsia="黑体"/>
          <w:sz w:val="24"/>
          <w:szCs w:val="24"/>
          <w:lang w:eastAsia="zh-CN"/>
        </w:rPr>
        <w:t>服装陈列与展示设计专业（时尚服装传播方向）</w:t>
      </w:r>
      <w:r>
        <w:rPr>
          <w:rFonts w:hint="eastAsia" w:ascii="黑体" w:hAnsi="黑体" w:eastAsia="黑体"/>
          <w:sz w:val="24"/>
          <w:szCs w:val="24"/>
        </w:rPr>
        <w:t>的学生</w:t>
      </w:r>
    </w:p>
    <w:p w14:paraId="771151EE">
      <w:pPr>
        <w:pStyle w:val="2"/>
        <w:numPr>
          <w:ilvl w:val="0"/>
          <w:numId w:val="0"/>
        </w:numPr>
        <w:spacing w:before="156" w:after="156"/>
        <w:ind w:firstLine="562" w:firstLineChars="200"/>
        <w:rPr>
          <w:rFonts w:hint="eastAsia"/>
        </w:rPr>
      </w:pPr>
      <w:r>
        <w:rPr>
          <w:rFonts w:hint="eastAsia"/>
          <w:lang w:eastAsia="zh-CN"/>
        </w:rPr>
        <w:t>二、</w:t>
      </w:r>
      <w:r>
        <w:rPr>
          <w:rFonts w:hint="eastAsia"/>
        </w:rPr>
        <w:t>适用专业</w:t>
      </w:r>
    </w:p>
    <w:p w14:paraId="342EDE98">
      <w:pPr>
        <w:pStyle w:val="2"/>
        <w:numPr>
          <w:ilvl w:val="0"/>
          <w:numId w:val="0"/>
        </w:numPr>
        <w:spacing w:before="156" w:after="156"/>
        <w:ind w:firstLine="720" w:firstLineChars="300"/>
        <w:rPr>
          <w:rFonts w:hint="eastAsia" w:ascii="黑体" w:hAnsi="黑体" w:eastAsia="黑体" w:cs="Times New Roman"/>
          <w:b w:val="0"/>
          <w:bCs w:val="0"/>
          <w:sz w:val="24"/>
          <w:szCs w:val="24"/>
          <w:lang w:eastAsia="zh-CN"/>
        </w:rPr>
      </w:pPr>
      <w:r>
        <w:rPr>
          <w:rFonts w:hint="eastAsia" w:ascii="黑体" w:hAnsi="黑体" w:cs="Times New Roman"/>
          <w:b w:val="0"/>
          <w:bCs w:val="0"/>
          <w:sz w:val="24"/>
          <w:szCs w:val="24"/>
          <w:lang w:eastAsia="zh-CN"/>
        </w:rPr>
        <w:t>服装陈列与展示设计专业</w:t>
      </w:r>
      <w:r>
        <w:rPr>
          <w:rFonts w:hint="eastAsia" w:ascii="黑体" w:hAnsi="黑体" w:eastAsia="黑体" w:cs="Times New Roman"/>
          <w:b w:val="0"/>
          <w:bCs w:val="0"/>
          <w:sz w:val="24"/>
          <w:szCs w:val="24"/>
          <w:lang w:eastAsia="zh-CN"/>
        </w:rPr>
        <w:t>（服装时尚传播方向）</w:t>
      </w:r>
    </w:p>
    <w:p w14:paraId="7A5E5CC6">
      <w:pPr>
        <w:pStyle w:val="2"/>
        <w:numPr>
          <w:ilvl w:val="0"/>
          <w:numId w:val="1"/>
        </w:numPr>
        <w:spacing w:before="156" w:after="156"/>
        <w:ind w:left="0" w:leftChars="0" w:firstLine="489" w:firstLineChars="174"/>
        <w:rPr>
          <w:rFonts w:hint="eastAsia"/>
          <w:lang w:eastAsia="zh-CN"/>
        </w:rPr>
      </w:pPr>
      <w:r>
        <w:rPr>
          <w:rFonts w:hint="eastAsia"/>
        </w:rPr>
        <w:t>课程性质</w:t>
      </w:r>
      <w:r>
        <w:rPr>
          <w:rFonts w:hint="eastAsia"/>
          <w:lang w:eastAsia="zh-CN"/>
        </w:rPr>
        <w:t>、地位、作用</w:t>
      </w:r>
    </w:p>
    <w:p w14:paraId="28771FFE">
      <w:pPr>
        <w:spacing w:line="460" w:lineRule="exact"/>
        <w:ind w:firstLine="720" w:firstLineChars="3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本课程是</w:t>
      </w:r>
      <w:r>
        <w:rPr>
          <w:rFonts w:hint="eastAsia" w:cs="Times New Roman"/>
          <w:sz w:val="24"/>
          <w:szCs w:val="24"/>
          <w:lang w:val="en-US" w:eastAsia="zh-CN"/>
        </w:rPr>
        <w:t>服装陈列与展示设计专业（时尚服装传播方向）</w:t>
      </w:r>
      <w:r>
        <w:rPr>
          <w:rFonts w:hint="eastAsia" w:ascii="Times New Roman" w:hAnsi="Times New Roman" w:cs="Times New Roman"/>
          <w:sz w:val="24"/>
          <w:szCs w:val="24"/>
          <w:lang w:val="en-US" w:eastAsia="zh-CN"/>
        </w:rPr>
        <w:t>专业核心课程课。</w:t>
      </w:r>
    </w:p>
    <w:p w14:paraId="0E86E2DD">
      <w:pPr>
        <w:spacing w:line="460" w:lineRule="exact"/>
        <w:ind w:firstLine="720" w:firstLineChars="3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本课程是依据</w:t>
      </w:r>
      <w:r>
        <w:rPr>
          <w:rFonts w:hint="eastAsia" w:cs="Times New Roman"/>
          <w:sz w:val="24"/>
          <w:szCs w:val="24"/>
          <w:lang w:val="en-US" w:eastAsia="zh-CN"/>
        </w:rPr>
        <w:t>服装陈列与展示（时尚服装传播方向）</w:t>
      </w:r>
      <w:r>
        <w:rPr>
          <w:rFonts w:hint="eastAsia" w:ascii="Times New Roman" w:hAnsi="Times New Roman" w:cs="Times New Roman"/>
          <w:sz w:val="24"/>
          <w:szCs w:val="24"/>
          <w:lang w:val="en-US" w:eastAsia="zh-CN"/>
        </w:rPr>
        <w:t>专业人才培养目标和相关职业岗位（群）的能力要求而设置的。是培养学生职业能力与素养的一体化综合性课程。结合服装设计、针对服装结构设计、重点利用立体裁剪的方法和技巧，注重立体试衣后的弊病修正，提升成衣设计与版型技术，实现服装设计师设计思想，也是从虚拟构思到平面显示再到使用面料完成立体构成的转变过程，在服装设计与工艺专业有着极其重要的地位，是服装专业人员必须具备的业务素质之一。</w:t>
      </w:r>
    </w:p>
    <w:p w14:paraId="499C68AF">
      <w:pPr>
        <w:pStyle w:val="2"/>
        <w:numPr>
          <w:ilvl w:val="0"/>
          <w:numId w:val="0"/>
        </w:numPr>
        <w:spacing w:before="156" w:after="156"/>
        <w:ind w:firstLine="562" w:firstLineChars="200"/>
        <w:rPr>
          <w:rFonts w:hint="eastAsia"/>
          <w:lang w:eastAsia="zh-CN"/>
        </w:rPr>
      </w:pPr>
      <w:r>
        <w:rPr>
          <w:rFonts w:hint="eastAsia"/>
          <w:lang w:eastAsia="zh-CN"/>
        </w:rPr>
        <w:t>四、课程的教学目标</w:t>
      </w:r>
    </w:p>
    <w:p w14:paraId="108A9823">
      <w:pPr>
        <w:spacing w:line="460" w:lineRule="exact"/>
        <w:ind w:firstLine="480"/>
        <w:rPr>
          <w:rFonts w:hint="eastAsia" w:ascii="Times New Roman" w:hAnsi="Times New Roman" w:cs="Times New Roman"/>
          <w:sz w:val="24"/>
          <w:szCs w:val="24"/>
        </w:rPr>
      </w:pPr>
      <w:r>
        <w:rPr>
          <w:rFonts w:hint="eastAsia" w:ascii="Times New Roman" w:hAnsi="Times New Roman" w:cs="Times New Roman"/>
          <w:sz w:val="24"/>
          <w:szCs w:val="24"/>
        </w:rPr>
        <w:t>总体目标：</w:t>
      </w:r>
    </w:p>
    <w:p w14:paraId="7C7D7226">
      <w:pPr>
        <w:spacing w:line="460" w:lineRule="exact"/>
        <w:ind w:firstLine="480"/>
        <w:rPr>
          <w:rFonts w:hint="eastAsia" w:ascii="Times New Roman" w:hAnsi="Times New Roman" w:cs="Times New Roman"/>
          <w:sz w:val="24"/>
          <w:szCs w:val="24"/>
        </w:rPr>
      </w:pPr>
      <w:r>
        <w:rPr>
          <w:rFonts w:ascii="Times New Roman" w:hAnsi="Times New Roman" w:cs="Times New Roman"/>
          <w:sz w:val="24"/>
          <w:szCs w:val="24"/>
        </w:rPr>
        <w:t>课程</w:t>
      </w:r>
      <w:r>
        <w:rPr>
          <w:rFonts w:hint="eastAsia" w:ascii="Times New Roman" w:hAnsi="Times New Roman" w:cs="Times New Roman"/>
          <w:sz w:val="24"/>
          <w:szCs w:val="24"/>
        </w:rPr>
        <w:t>要求学生能够掌握常规服装品种的裁剪方法、结构设计的演变规律，具备运用立体造型和立体修正的方法进行部件或整体结构设计的能力，能做到应用规律，举一反三。</w:t>
      </w:r>
    </w:p>
    <w:p w14:paraId="2298A10D">
      <w:pPr>
        <w:spacing w:line="460" w:lineRule="exact"/>
        <w:ind w:firstLine="480"/>
        <w:rPr>
          <w:rFonts w:hint="eastAsia" w:ascii="Times New Roman" w:hAnsi="Times New Roman" w:cs="Times New Roman"/>
          <w:sz w:val="24"/>
          <w:szCs w:val="24"/>
        </w:rPr>
      </w:pPr>
      <w:r>
        <w:rPr>
          <w:rFonts w:hint="eastAsia" w:ascii="Times New Roman" w:hAnsi="Times New Roman" w:cs="Times New Roman"/>
          <w:sz w:val="24"/>
          <w:szCs w:val="24"/>
        </w:rPr>
        <w:t xml:space="preserve">知识目标 </w:t>
      </w:r>
    </w:p>
    <w:p w14:paraId="3573D4D7">
      <w:pPr>
        <w:spacing w:line="460" w:lineRule="exact"/>
        <w:ind w:firstLine="480"/>
        <w:rPr>
          <w:rFonts w:hint="eastAsia" w:ascii="Times New Roman" w:hAnsi="Times New Roman" w:cs="Times New Roman"/>
          <w:sz w:val="24"/>
          <w:szCs w:val="24"/>
        </w:rPr>
      </w:pPr>
      <w:r>
        <w:rPr>
          <w:rFonts w:ascii="Times New Roman" w:hAnsi="Times New Roman" w:cs="Times New Roman"/>
          <w:sz w:val="24"/>
          <w:szCs w:val="24"/>
        </w:rPr>
        <w:t>⑴</w:t>
      </w:r>
      <w:r>
        <w:rPr>
          <w:rFonts w:hint="eastAsia" w:ascii="Times New Roman" w:hAnsi="Times New Roman" w:cs="Times New Roman"/>
          <w:sz w:val="24"/>
          <w:szCs w:val="24"/>
        </w:rPr>
        <w:t>了解立体造型的起源、发展、特点、应用范围；</w:t>
      </w:r>
    </w:p>
    <w:p w14:paraId="66431781">
      <w:pPr>
        <w:spacing w:line="460" w:lineRule="exact"/>
        <w:ind w:firstLine="480"/>
        <w:rPr>
          <w:rFonts w:hint="eastAsia" w:ascii="Times New Roman" w:hAnsi="Times New Roman" w:cs="Times New Roman"/>
          <w:sz w:val="24"/>
          <w:szCs w:val="24"/>
        </w:rPr>
      </w:pPr>
      <w:r>
        <w:rPr>
          <w:rFonts w:ascii="Times New Roman" w:hAnsi="Times New Roman" w:cs="Times New Roman"/>
          <w:sz w:val="24"/>
          <w:szCs w:val="24"/>
        </w:rPr>
        <w:t>⑵</w:t>
      </w:r>
      <w:r>
        <w:rPr>
          <w:rFonts w:hint="eastAsia" w:ascii="Times New Roman" w:hAnsi="Times New Roman" w:cs="Times New Roman"/>
          <w:sz w:val="24"/>
          <w:szCs w:val="24"/>
        </w:rPr>
        <w:t>学习立体造型的流程、方法、步骤；</w:t>
      </w:r>
    </w:p>
    <w:p w14:paraId="1507A332">
      <w:pPr>
        <w:spacing w:line="460" w:lineRule="exact"/>
        <w:ind w:firstLine="480"/>
        <w:rPr>
          <w:rFonts w:hint="eastAsia" w:ascii="Times New Roman" w:hAnsi="Times New Roman" w:cs="Times New Roman"/>
          <w:sz w:val="24"/>
          <w:szCs w:val="24"/>
        </w:rPr>
      </w:pPr>
      <w:r>
        <w:rPr>
          <w:rFonts w:hint="eastAsia" w:ascii="Times New Roman" w:hAnsi="Times New Roman" w:cs="Times New Roman"/>
          <w:sz w:val="24"/>
          <w:szCs w:val="24"/>
        </w:rPr>
        <w:t>⑶学习立体造型人台基础线标记，立裁针法；</w:t>
      </w:r>
    </w:p>
    <w:p w14:paraId="7AAA034F">
      <w:pPr>
        <w:spacing w:line="460" w:lineRule="exact"/>
        <w:ind w:firstLine="480"/>
        <w:rPr>
          <w:rFonts w:hint="eastAsia" w:ascii="Times New Roman" w:hAnsi="Times New Roman" w:cs="Times New Roman"/>
          <w:sz w:val="24"/>
          <w:szCs w:val="24"/>
        </w:rPr>
      </w:pPr>
      <w:r>
        <w:rPr>
          <w:rFonts w:hint="eastAsia" w:ascii="Times New Roman" w:hAnsi="Times New Roman" w:cs="Times New Roman"/>
          <w:sz w:val="24"/>
          <w:szCs w:val="24"/>
        </w:rPr>
        <w:t>⑷学习原型裙的立体造型、样衣假缝方法、纸样修正；</w:t>
      </w:r>
    </w:p>
    <w:p w14:paraId="54CF71DD">
      <w:pPr>
        <w:spacing w:line="460" w:lineRule="exact"/>
        <w:ind w:firstLine="480"/>
        <w:rPr>
          <w:rFonts w:hint="eastAsia" w:ascii="Times New Roman" w:hAnsi="Times New Roman" w:cs="Times New Roman"/>
          <w:sz w:val="24"/>
          <w:szCs w:val="24"/>
        </w:rPr>
      </w:pPr>
      <w:r>
        <w:rPr>
          <w:rFonts w:hint="eastAsia" w:ascii="Times New Roman" w:hAnsi="Times New Roman" w:cs="Times New Roman"/>
          <w:sz w:val="24"/>
          <w:szCs w:val="24"/>
        </w:rPr>
        <w:t>⑸学习衣身原型的立体造型、样衣假缝方法、纸样修正；</w:t>
      </w:r>
    </w:p>
    <w:p w14:paraId="6B6E0412">
      <w:pPr>
        <w:spacing w:line="460" w:lineRule="exact"/>
        <w:ind w:firstLine="480"/>
        <w:rPr>
          <w:rFonts w:hint="eastAsia" w:ascii="Times New Roman" w:hAnsi="Times New Roman" w:cs="Times New Roman"/>
          <w:sz w:val="24"/>
          <w:szCs w:val="24"/>
        </w:rPr>
      </w:pPr>
      <w:r>
        <w:rPr>
          <w:rFonts w:hint="eastAsia" w:ascii="Times New Roman" w:hAnsi="Times New Roman" w:cs="Times New Roman"/>
          <w:sz w:val="24"/>
          <w:szCs w:val="24"/>
        </w:rPr>
        <w:t>⑹学习衣身原型省转移原理、省与褶皱、分割线之间的转移处理方法；</w:t>
      </w:r>
    </w:p>
    <w:p w14:paraId="30FAA192">
      <w:pPr>
        <w:spacing w:line="460" w:lineRule="exact"/>
        <w:ind w:firstLine="480"/>
        <w:rPr>
          <w:rFonts w:hint="eastAsia" w:ascii="Times New Roman" w:hAnsi="Times New Roman" w:cs="Times New Roman"/>
          <w:sz w:val="24"/>
          <w:szCs w:val="24"/>
        </w:rPr>
      </w:pPr>
      <w:r>
        <w:rPr>
          <w:rFonts w:hint="eastAsia" w:ascii="Times New Roman" w:hAnsi="Times New Roman" w:cs="Times New Roman"/>
          <w:sz w:val="24"/>
          <w:szCs w:val="24"/>
        </w:rPr>
        <w:t>⑺学习连衣裙的立体造型及省褶转移结构设计；</w:t>
      </w:r>
    </w:p>
    <w:p w14:paraId="1693DB0B">
      <w:pPr>
        <w:spacing w:line="460" w:lineRule="exact"/>
        <w:ind w:firstLine="480"/>
        <w:rPr>
          <w:rFonts w:ascii="Times New Roman" w:hAnsi="Times New Roman" w:cs="Times New Roman"/>
          <w:sz w:val="24"/>
          <w:szCs w:val="24"/>
        </w:rPr>
      </w:pPr>
      <w:r>
        <w:rPr>
          <w:rFonts w:hint="eastAsia" w:ascii="Times New Roman" w:hAnsi="Times New Roman" w:cs="Times New Roman"/>
          <w:sz w:val="24"/>
          <w:szCs w:val="24"/>
        </w:rPr>
        <w:t>⑻进行</w:t>
      </w:r>
      <w:r>
        <w:rPr>
          <w:rFonts w:hint="eastAsia" w:ascii="Times New Roman" w:hAnsi="Times New Roman" w:cs="Times New Roman"/>
          <w:sz w:val="24"/>
          <w:szCs w:val="24"/>
          <w:lang w:eastAsia="zh-CN"/>
        </w:rPr>
        <w:t>时尚女装</w:t>
      </w:r>
      <w:r>
        <w:rPr>
          <w:rFonts w:hint="eastAsia" w:ascii="Times New Roman" w:hAnsi="Times New Roman" w:cs="Times New Roman"/>
          <w:sz w:val="24"/>
          <w:szCs w:val="24"/>
        </w:rPr>
        <w:t>创意结构设计及立体造型</w:t>
      </w:r>
    </w:p>
    <w:p w14:paraId="6B3360A9">
      <w:pPr>
        <w:spacing w:line="460" w:lineRule="exact"/>
        <w:ind w:firstLine="480"/>
        <w:rPr>
          <w:rFonts w:ascii="Times New Roman" w:hAnsi="Times New Roman" w:cs="Times New Roman"/>
          <w:sz w:val="24"/>
          <w:szCs w:val="24"/>
        </w:rPr>
      </w:pPr>
      <w:r>
        <w:rPr>
          <w:rFonts w:hint="eastAsia" w:ascii="Times New Roman" w:hAnsi="Times New Roman" w:cs="Times New Roman"/>
          <w:sz w:val="24"/>
          <w:szCs w:val="24"/>
        </w:rPr>
        <w:t xml:space="preserve">2、技能目标 </w:t>
      </w:r>
    </w:p>
    <w:p w14:paraId="574AF50C">
      <w:pPr>
        <w:spacing w:line="460" w:lineRule="exact"/>
        <w:ind w:firstLine="480"/>
        <w:rPr>
          <w:rFonts w:ascii="Times New Roman" w:hAnsi="Times New Roman" w:cs="Times New Roman"/>
          <w:sz w:val="24"/>
          <w:szCs w:val="24"/>
        </w:rPr>
      </w:pPr>
      <w:r>
        <w:rPr>
          <w:rFonts w:hint="eastAsia" w:ascii="Times New Roman" w:hAnsi="Times New Roman" w:cs="Times New Roman"/>
          <w:sz w:val="24"/>
          <w:szCs w:val="24"/>
        </w:rPr>
        <w:t>⑴</w:t>
      </w:r>
      <w:r>
        <w:rPr>
          <w:rFonts w:ascii="Times New Roman" w:hAnsi="Times New Roman" w:cs="Times New Roman"/>
          <w:sz w:val="24"/>
          <w:szCs w:val="24"/>
        </w:rPr>
        <w:t xml:space="preserve"> </w:t>
      </w:r>
      <w:r>
        <w:rPr>
          <w:rFonts w:hint="eastAsia" w:ascii="Times New Roman" w:hAnsi="Times New Roman" w:cs="Times New Roman"/>
          <w:sz w:val="24"/>
          <w:szCs w:val="24"/>
        </w:rPr>
        <w:t>能掌握人台标记基础线条及结构标记</w:t>
      </w:r>
      <w:r>
        <w:rPr>
          <w:rFonts w:ascii="Times New Roman" w:hAnsi="Times New Roman" w:cs="Times New Roman"/>
          <w:sz w:val="24"/>
          <w:szCs w:val="24"/>
        </w:rPr>
        <w:t>；</w:t>
      </w:r>
      <w:r>
        <w:rPr>
          <w:rFonts w:hint="eastAsia" w:ascii="Times New Roman" w:hAnsi="Times New Roman" w:cs="Times New Roman"/>
          <w:sz w:val="24"/>
          <w:szCs w:val="24"/>
        </w:rPr>
        <w:t>掌握各种立体造型针法及运用；</w:t>
      </w:r>
    </w:p>
    <w:p w14:paraId="24133AE2">
      <w:pPr>
        <w:spacing w:line="460" w:lineRule="exact"/>
        <w:ind w:firstLine="480"/>
        <w:rPr>
          <w:rFonts w:ascii="Times New Roman" w:hAnsi="Times New Roman" w:cs="Times New Roman"/>
          <w:sz w:val="24"/>
          <w:szCs w:val="24"/>
        </w:rPr>
      </w:pPr>
      <w:r>
        <w:rPr>
          <w:rFonts w:ascii="Times New Roman" w:hAnsi="Times New Roman" w:cs="Times New Roman"/>
          <w:sz w:val="24"/>
          <w:szCs w:val="24"/>
        </w:rPr>
        <w:t>⑵</w:t>
      </w:r>
      <w:r>
        <w:rPr>
          <w:rFonts w:hint="eastAsia" w:ascii="Times New Roman" w:hAnsi="Times New Roman" w:cs="Times New Roman"/>
          <w:sz w:val="24"/>
          <w:szCs w:val="24"/>
        </w:rPr>
        <w:t xml:space="preserve"> 能掌握立体造型的流程（立裁-标记-修正-假缝整理-样衣试穿-样衣修正-拓印纸样）</w:t>
      </w:r>
      <w:r>
        <w:rPr>
          <w:rFonts w:ascii="Times New Roman" w:hAnsi="Times New Roman" w:cs="Times New Roman"/>
          <w:sz w:val="24"/>
          <w:szCs w:val="24"/>
        </w:rPr>
        <w:t>；</w:t>
      </w:r>
    </w:p>
    <w:p w14:paraId="33010B85">
      <w:pPr>
        <w:spacing w:line="460" w:lineRule="exact"/>
        <w:ind w:firstLine="480"/>
        <w:rPr>
          <w:rFonts w:ascii="Times New Roman" w:hAnsi="Times New Roman" w:cs="Times New Roman"/>
          <w:sz w:val="24"/>
          <w:szCs w:val="24"/>
        </w:rPr>
      </w:pPr>
      <w:r>
        <w:rPr>
          <w:rFonts w:hint="eastAsia" w:ascii="Times New Roman" w:hAnsi="Times New Roman" w:cs="Times New Roman"/>
          <w:sz w:val="24"/>
          <w:szCs w:val="24"/>
        </w:rPr>
        <w:t>⑶ 能掌握原型裙立体造型方法</w:t>
      </w:r>
      <w:r>
        <w:rPr>
          <w:rFonts w:ascii="Times New Roman" w:hAnsi="Times New Roman" w:cs="Times New Roman"/>
          <w:sz w:val="24"/>
          <w:szCs w:val="24"/>
        </w:rPr>
        <w:t>；</w:t>
      </w:r>
      <w:r>
        <w:rPr>
          <w:rFonts w:hint="eastAsia" w:ascii="Times New Roman" w:hAnsi="Times New Roman" w:cs="Times New Roman"/>
          <w:sz w:val="24"/>
          <w:szCs w:val="24"/>
        </w:rPr>
        <w:t>能根据造型方法进行裙子变化立体造型；</w:t>
      </w:r>
    </w:p>
    <w:p w14:paraId="0A9E9CC4">
      <w:pPr>
        <w:spacing w:line="460" w:lineRule="exact"/>
        <w:ind w:firstLine="480"/>
        <w:rPr>
          <w:rFonts w:ascii="Times New Roman" w:hAnsi="Times New Roman" w:cs="Times New Roman"/>
          <w:sz w:val="24"/>
          <w:szCs w:val="24"/>
        </w:rPr>
      </w:pPr>
      <w:r>
        <w:rPr>
          <w:rFonts w:hint="eastAsia" w:ascii="Times New Roman" w:hAnsi="Times New Roman" w:cs="Times New Roman"/>
          <w:sz w:val="24"/>
          <w:szCs w:val="24"/>
        </w:rPr>
        <w:t>⑷</w:t>
      </w:r>
      <w:r>
        <w:rPr>
          <w:rFonts w:ascii="Times New Roman" w:hAnsi="Times New Roman" w:cs="Times New Roman"/>
          <w:sz w:val="24"/>
          <w:szCs w:val="24"/>
        </w:rPr>
        <w:t xml:space="preserve"> </w:t>
      </w:r>
      <w:r>
        <w:rPr>
          <w:rFonts w:hint="eastAsia" w:ascii="Times New Roman" w:hAnsi="Times New Roman" w:cs="Times New Roman"/>
          <w:sz w:val="24"/>
          <w:szCs w:val="24"/>
        </w:rPr>
        <w:t>能掌握衣身原型立体造型方法，了解上衣结构及省道原理</w:t>
      </w:r>
      <w:r>
        <w:rPr>
          <w:rFonts w:ascii="Times New Roman" w:hAnsi="Times New Roman" w:cs="Times New Roman"/>
          <w:sz w:val="24"/>
          <w:szCs w:val="24"/>
        </w:rPr>
        <w:t>；</w:t>
      </w:r>
    </w:p>
    <w:p w14:paraId="533D20A2">
      <w:pPr>
        <w:spacing w:line="460" w:lineRule="exact"/>
        <w:ind w:firstLine="480"/>
        <w:rPr>
          <w:rFonts w:ascii="Times New Roman" w:hAnsi="Times New Roman" w:cs="Times New Roman"/>
          <w:sz w:val="24"/>
          <w:szCs w:val="24"/>
        </w:rPr>
      </w:pPr>
      <w:r>
        <w:rPr>
          <w:rFonts w:hint="eastAsia" w:ascii="Times New Roman" w:hAnsi="Times New Roman" w:cs="Times New Roman"/>
          <w:sz w:val="24"/>
          <w:szCs w:val="24"/>
        </w:rPr>
        <w:t>⑸ 能掌握省道转移的立体造型手法，可以举一反三的进行省转移结构设计；</w:t>
      </w:r>
    </w:p>
    <w:p w14:paraId="7E1E9F44">
      <w:pPr>
        <w:spacing w:line="460" w:lineRule="exact"/>
        <w:ind w:firstLine="480"/>
        <w:rPr>
          <w:rFonts w:ascii="Times New Roman" w:hAnsi="Times New Roman" w:cs="Times New Roman"/>
          <w:sz w:val="24"/>
          <w:szCs w:val="24"/>
        </w:rPr>
      </w:pPr>
      <w:r>
        <w:rPr>
          <w:rFonts w:hint="eastAsia" w:ascii="Times New Roman" w:hAnsi="Times New Roman" w:cs="Times New Roman"/>
          <w:sz w:val="24"/>
          <w:szCs w:val="24"/>
        </w:rPr>
        <w:t>⑹</w:t>
      </w:r>
      <w:r>
        <w:rPr>
          <w:rFonts w:ascii="Times New Roman" w:hAnsi="Times New Roman" w:cs="Times New Roman"/>
          <w:sz w:val="24"/>
          <w:szCs w:val="24"/>
        </w:rPr>
        <w:t xml:space="preserve"> </w:t>
      </w:r>
      <w:r>
        <w:rPr>
          <w:rFonts w:hint="eastAsia" w:ascii="Times New Roman" w:hAnsi="Times New Roman" w:cs="Times New Roman"/>
          <w:sz w:val="24"/>
          <w:szCs w:val="24"/>
        </w:rPr>
        <w:t>能掌握连衣裙立体造型手法</w:t>
      </w:r>
      <w:r>
        <w:rPr>
          <w:rFonts w:ascii="Times New Roman" w:hAnsi="Times New Roman" w:cs="Times New Roman"/>
          <w:sz w:val="24"/>
          <w:szCs w:val="24"/>
        </w:rPr>
        <w:t>；</w:t>
      </w:r>
      <w:r>
        <w:rPr>
          <w:rFonts w:hint="eastAsia" w:ascii="Times New Roman" w:hAnsi="Times New Roman" w:cs="Times New Roman"/>
          <w:sz w:val="24"/>
          <w:szCs w:val="24"/>
        </w:rPr>
        <w:t>进行简单的连衣裙款式设计；</w:t>
      </w:r>
    </w:p>
    <w:p w14:paraId="139ED9BE">
      <w:pPr>
        <w:spacing w:line="460" w:lineRule="exact"/>
        <w:ind w:firstLine="480"/>
        <w:rPr>
          <w:rFonts w:hint="eastAsia" w:ascii="Times New Roman" w:hAnsi="Times New Roman" w:cs="Times New Roman"/>
          <w:sz w:val="24"/>
          <w:szCs w:val="24"/>
        </w:rPr>
      </w:pPr>
      <w:r>
        <w:rPr>
          <w:rFonts w:hint="eastAsia" w:ascii="Times New Roman" w:hAnsi="Times New Roman" w:cs="Times New Roman"/>
          <w:sz w:val="24"/>
          <w:szCs w:val="24"/>
        </w:rPr>
        <w:t>⑺</w:t>
      </w:r>
      <w:r>
        <w:rPr>
          <w:rFonts w:ascii="Times New Roman" w:hAnsi="Times New Roman" w:cs="Times New Roman"/>
          <w:sz w:val="24"/>
          <w:szCs w:val="24"/>
        </w:rPr>
        <w:t xml:space="preserve"> 能</w:t>
      </w:r>
      <w:r>
        <w:rPr>
          <w:rFonts w:hint="eastAsia" w:ascii="Times New Roman" w:hAnsi="Times New Roman" w:cs="Times New Roman"/>
          <w:sz w:val="24"/>
          <w:szCs w:val="24"/>
        </w:rPr>
        <w:t>掌握省转移与褶皱、分割线的结构设计原理；</w:t>
      </w:r>
    </w:p>
    <w:p w14:paraId="10030A63">
      <w:pPr>
        <w:spacing w:line="460" w:lineRule="exact"/>
        <w:ind w:firstLine="480"/>
        <w:rPr>
          <w:rFonts w:hint="eastAsia" w:ascii="Times New Roman" w:hAnsi="Times New Roman" w:cs="Times New Roman"/>
          <w:sz w:val="24"/>
          <w:szCs w:val="24"/>
        </w:rPr>
      </w:pPr>
      <w:r>
        <w:rPr>
          <w:rFonts w:hint="eastAsia" w:ascii="Times New Roman" w:hAnsi="Times New Roman" w:cs="Times New Roman"/>
          <w:sz w:val="24"/>
          <w:szCs w:val="24"/>
        </w:rPr>
        <w:t>⑻ 具有运用立体造型方法验证款式设计风格、调整款式设计细节的能力。</w:t>
      </w:r>
    </w:p>
    <w:p w14:paraId="2E546525">
      <w:pPr>
        <w:spacing w:line="460" w:lineRule="exact"/>
        <w:ind w:firstLine="480"/>
        <w:rPr>
          <w:rFonts w:hint="eastAsia" w:ascii="Times New Roman" w:hAnsi="Times New Roman" w:cs="Times New Roman"/>
          <w:sz w:val="24"/>
          <w:szCs w:val="24"/>
        </w:rPr>
      </w:pPr>
      <w:r>
        <w:rPr>
          <w:rFonts w:hint="eastAsia" w:ascii="Times New Roman" w:hAnsi="Times New Roman" w:cs="Times New Roman"/>
          <w:sz w:val="24"/>
          <w:szCs w:val="24"/>
        </w:rPr>
        <w:t>⑼ 具有根据设计要求或设计图稿进行服装立体造型，并能进行平面纸样的检     验与修正的能力</w:t>
      </w:r>
      <w:r>
        <w:rPr>
          <w:rFonts w:ascii="Times New Roman" w:hAnsi="Times New Roman" w:cs="Times New Roman"/>
          <w:sz w:val="24"/>
          <w:szCs w:val="24"/>
        </w:rPr>
        <w:t>。</w:t>
      </w:r>
    </w:p>
    <w:p w14:paraId="6D1EBEF6">
      <w:pPr>
        <w:spacing w:line="460" w:lineRule="exact"/>
        <w:ind w:firstLine="480"/>
        <w:rPr>
          <w:rFonts w:hint="eastAsia" w:ascii="Times New Roman" w:hAnsi="Times New Roman" w:cs="Times New Roman"/>
          <w:sz w:val="24"/>
          <w:szCs w:val="24"/>
        </w:rPr>
      </w:pPr>
      <w:r>
        <w:rPr>
          <w:rFonts w:hint="eastAsia" w:ascii="Times New Roman" w:hAnsi="Times New Roman" w:cs="Times New Roman"/>
          <w:sz w:val="24"/>
          <w:szCs w:val="24"/>
        </w:rPr>
        <w:t>3、素质养成目标</w:t>
      </w:r>
    </w:p>
    <w:p w14:paraId="7D054D23">
      <w:pPr>
        <w:spacing w:line="460" w:lineRule="exact"/>
        <w:ind w:firstLine="480"/>
        <w:rPr>
          <w:rFonts w:ascii="Times New Roman" w:hAnsi="Times New Roman" w:cs="Times New Roman"/>
          <w:sz w:val="24"/>
          <w:szCs w:val="24"/>
        </w:rPr>
      </w:pPr>
      <w:r>
        <w:rPr>
          <w:rFonts w:ascii="Times New Roman" w:hAnsi="Times New Roman" w:cs="Times New Roman"/>
          <w:sz w:val="24"/>
          <w:szCs w:val="24"/>
        </w:rPr>
        <w:t xml:space="preserve">⑴ </w:t>
      </w:r>
      <w:r>
        <w:rPr>
          <w:rFonts w:hint="eastAsia" w:ascii="Times New Roman" w:hAnsi="Times New Roman" w:cs="Times New Roman"/>
          <w:sz w:val="24"/>
          <w:szCs w:val="24"/>
        </w:rPr>
        <w:t>通过利用立体造型的方法进行快速样衣制作，加快整个服装设计与制作的流程，</w:t>
      </w:r>
      <w:r>
        <w:rPr>
          <w:rFonts w:ascii="Times New Roman" w:hAnsi="Times New Roman" w:cs="Times New Roman"/>
          <w:sz w:val="24"/>
          <w:szCs w:val="24"/>
        </w:rPr>
        <w:t>树立成本意识和环保意识</w:t>
      </w:r>
      <w:r>
        <w:rPr>
          <w:rFonts w:hint="eastAsia" w:ascii="Times New Roman" w:hAnsi="Times New Roman" w:cs="Times New Roman"/>
          <w:sz w:val="24"/>
          <w:szCs w:val="24"/>
        </w:rPr>
        <w:t>，</w:t>
      </w:r>
      <w:r>
        <w:rPr>
          <w:rFonts w:ascii="Times New Roman" w:hAnsi="Times New Roman" w:cs="Times New Roman"/>
          <w:sz w:val="24"/>
          <w:szCs w:val="24"/>
        </w:rPr>
        <w:t>成本核算，养成节约成本习惯，以免过度浪费；</w:t>
      </w:r>
    </w:p>
    <w:p w14:paraId="2D236DC3">
      <w:pPr>
        <w:spacing w:line="460" w:lineRule="exact"/>
        <w:ind w:firstLine="480"/>
        <w:rPr>
          <w:rFonts w:ascii="Times New Roman" w:hAnsi="Times New Roman" w:cs="Times New Roman"/>
          <w:sz w:val="24"/>
          <w:szCs w:val="24"/>
        </w:rPr>
      </w:pPr>
      <w:r>
        <w:rPr>
          <w:rFonts w:hint="eastAsia" w:ascii="Times New Roman" w:hAnsi="Times New Roman" w:cs="Times New Roman"/>
          <w:sz w:val="24"/>
          <w:szCs w:val="24"/>
        </w:rPr>
        <w:t>⑵ 通过学习立体造型整个方法及过程，</w:t>
      </w:r>
      <w:r>
        <w:rPr>
          <w:rFonts w:ascii="Times New Roman" w:hAnsi="Times New Roman" w:cs="Times New Roman"/>
          <w:sz w:val="24"/>
          <w:szCs w:val="24"/>
        </w:rPr>
        <w:t xml:space="preserve"> 培养认真细致、严谨的工作态度。展示风格和细节的描述需要设计师完成，以达到最好的展示效果；</w:t>
      </w:r>
    </w:p>
    <w:p w14:paraId="0AF535DE">
      <w:pPr>
        <w:spacing w:line="460" w:lineRule="exact"/>
        <w:ind w:firstLine="480"/>
        <w:rPr>
          <w:rFonts w:ascii="Times New Roman" w:hAnsi="Times New Roman" w:cs="Times New Roman"/>
          <w:sz w:val="24"/>
          <w:szCs w:val="24"/>
        </w:rPr>
      </w:pPr>
      <w:r>
        <w:rPr>
          <w:rFonts w:hint="eastAsia" w:ascii="Times New Roman" w:hAnsi="Times New Roman" w:cs="Times New Roman"/>
          <w:sz w:val="24"/>
          <w:szCs w:val="24"/>
        </w:rPr>
        <w:t>⑶</w:t>
      </w:r>
      <w:r>
        <w:rPr>
          <w:rFonts w:ascii="Times New Roman" w:hAnsi="Times New Roman" w:cs="Times New Roman"/>
          <w:sz w:val="24"/>
          <w:szCs w:val="24"/>
        </w:rPr>
        <w:t xml:space="preserve"> </w:t>
      </w:r>
      <w:r>
        <w:rPr>
          <w:rFonts w:hint="eastAsia" w:ascii="Times New Roman" w:hAnsi="Times New Roman" w:cs="Times New Roman"/>
          <w:sz w:val="24"/>
          <w:szCs w:val="24"/>
        </w:rPr>
        <w:t>通过学习人体原始结构的立体裁剪及造型方法，</w:t>
      </w:r>
      <w:r>
        <w:rPr>
          <w:rFonts w:ascii="Times New Roman" w:hAnsi="Times New Roman" w:cs="Times New Roman"/>
          <w:sz w:val="24"/>
          <w:szCs w:val="24"/>
        </w:rPr>
        <w:t>培养创新意识。培养学生</w:t>
      </w:r>
      <w:r>
        <w:rPr>
          <w:rFonts w:hint="eastAsia" w:ascii="Times New Roman" w:hAnsi="Times New Roman" w:cs="Times New Roman"/>
          <w:sz w:val="24"/>
          <w:szCs w:val="24"/>
        </w:rPr>
        <w:t>在</w:t>
      </w:r>
      <w:r>
        <w:rPr>
          <w:rFonts w:ascii="Times New Roman" w:hAnsi="Times New Roman" w:cs="Times New Roman"/>
          <w:sz w:val="24"/>
          <w:szCs w:val="24"/>
        </w:rPr>
        <w:t>流行趋势下，</w:t>
      </w:r>
      <w:r>
        <w:rPr>
          <w:rFonts w:hint="eastAsia" w:ascii="Times New Roman" w:hAnsi="Times New Roman" w:cs="Times New Roman"/>
          <w:sz w:val="24"/>
          <w:szCs w:val="24"/>
        </w:rPr>
        <w:t>化繁为简，化简为美的创意设计，</w:t>
      </w:r>
      <w:r>
        <w:rPr>
          <w:rFonts w:ascii="Times New Roman" w:hAnsi="Times New Roman" w:cs="Times New Roman"/>
          <w:sz w:val="24"/>
          <w:szCs w:val="24"/>
        </w:rPr>
        <w:t>展现自己的更好的想法；</w:t>
      </w:r>
    </w:p>
    <w:p w14:paraId="1F2B6229">
      <w:pPr>
        <w:spacing w:line="460" w:lineRule="exact"/>
        <w:ind w:firstLine="480"/>
        <w:rPr>
          <w:rFonts w:ascii="Times New Roman" w:hAnsi="Times New Roman" w:cs="Times New Roman"/>
          <w:sz w:val="24"/>
          <w:szCs w:val="24"/>
        </w:rPr>
      </w:pPr>
      <w:r>
        <w:rPr>
          <w:rFonts w:hint="eastAsia" w:ascii="Times New Roman" w:hAnsi="Times New Roman" w:cs="Times New Roman"/>
          <w:sz w:val="24"/>
          <w:szCs w:val="24"/>
        </w:rPr>
        <w:t>⑷</w:t>
      </w:r>
      <w:r>
        <w:rPr>
          <w:rFonts w:ascii="Times New Roman" w:hAnsi="Times New Roman" w:cs="Times New Roman"/>
          <w:sz w:val="24"/>
          <w:szCs w:val="24"/>
        </w:rPr>
        <w:t xml:space="preserve"> </w:t>
      </w:r>
      <w:r>
        <w:rPr>
          <w:rFonts w:hint="eastAsia" w:ascii="Times New Roman" w:hAnsi="Times New Roman" w:cs="Times New Roman"/>
          <w:sz w:val="24"/>
          <w:szCs w:val="24"/>
        </w:rPr>
        <w:t>通过</w:t>
      </w:r>
      <w:r>
        <w:rPr>
          <w:rFonts w:ascii="Times New Roman" w:hAnsi="Times New Roman" w:cs="Times New Roman"/>
          <w:sz w:val="24"/>
          <w:szCs w:val="24"/>
        </w:rPr>
        <w:t>项目</w:t>
      </w:r>
      <w:r>
        <w:rPr>
          <w:rFonts w:hint="eastAsia" w:ascii="Times New Roman" w:hAnsi="Times New Roman" w:cs="Times New Roman"/>
          <w:sz w:val="24"/>
          <w:szCs w:val="24"/>
        </w:rPr>
        <w:t>小</w:t>
      </w:r>
      <w:r>
        <w:rPr>
          <w:rFonts w:ascii="Times New Roman" w:hAnsi="Times New Roman" w:cs="Times New Roman"/>
          <w:sz w:val="24"/>
          <w:szCs w:val="24"/>
        </w:rPr>
        <w:t>组共同完成任务</w:t>
      </w:r>
      <w:r>
        <w:rPr>
          <w:rFonts w:hint="eastAsia" w:ascii="Times New Roman" w:hAnsi="Times New Roman" w:cs="Times New Roman"/>
          <w:sz w:val="24"/>
          <w:szCs w:val="24"/>
        </w:rPr>
        <w:t>，</w:t>
      </w:r>
      <w:r>
        <w:rPr>
          <w:rFonts w:ascii="Times New Roman" w:hAnsi="Times New Roman" w:cs="Times New Roman"/>
          <w:sz w:val="24"/>
          <w:szCs w:val="24"/>
        </w:rPr>
        <w:t>培养良好的表达、应变、沟通能力</w:t>
      </w:r>
      <w:r>
        <w:rPr>
          <w:rFonts w:hint="eastAsia" w:ascii="Times New Roman" w:hAnsi="Times New Roman" w:cs="Times New Roman"/>
          <w:sz w:val="24"/>
          <w:szCs w:val="24"/>
        </w:rPr>
        <w:t>，</w:t>
      </w:r>
      <w:r>
        <w:rPr>
          <w:rFonts w:ascii="Times New Roman" w:hAnsi="Times New Roman" w:cs="Times New Roman"/>
          <w:sz w:val="24"/>
          <w:szCs w:val="24"/>
        </w:rPr>
        <w:t>培养团队精神和合作意识；</w:t>
      </w:r>
    </w:p>
    <w:p w14:paraId="14930981">
      <w:pPr>
        <w:spacing w:line="460" w:lineRule="exact"/>
        <w:ind w:firstLine="480"/>
        <w:rPr>
          <w:rFonts w:ascii="Times New Roman" w:hAnsi="Times New Roman" w:cs="Times New Roman"/>
          <w:sz w:val="24"/>
          <w:szCs w:val="24"/>
        </w:rPr>
      </w:pPr>
      <w:r>
        <w:rPr>
          <w:rFonts w:hint="eastAsia" w:ascii="Times New Roman" w:hAnsi="Times New Roman" w:cs="Times New Roman"/>
          <w:sz w:val="24"/>
          <w:szCs w:val="24"/>
        </w:rPr>
        <w:t>⑹</w:t>
      </w:r>
      <w:r>
        <w:rPr>
          <w:rFonts w:ascii="Times New Roman" w:hAnsi="Times New Roman" w:cs="Times New Roman"/>
          <w:sz w:val="24"/>
          <w:szCs w:val="24"/>
        </w:rPr>
        <w:t xml:space="preserve"> </w:t>
      </w:r>
      <w:r>
        <w:rPr>
          <w:rFonts w:hint="eastAsia" w:ascii="Times New Roman" w:hAnsi="Times New Roman" w:cs="Times New Roman"/>
          <w:sz w:val="24"/>
          <w:szCs w:val="24"/>
        </w:rPr>
        <w:t>通过分组学习合作中，</w:t>
      </w:r>
      <w:r>
        <w:rPr>
          <w:rFonts w:ascii="Times New Roman" w:hAnsi="Times New Roman" w:cs="Times New Roman"/>
          <w:sz w:val="24"/>
          <w:szCs w:val="24"/>
        </w:rPr>
        <w:t>养成互相帮助，共同学习，与人交往习惯，具备奉献精神；</w:t>
      </w:r>
    </w:p>
    <w:p w14:paraId="1B04F90E">
      <w:pPr>
        <w:spacing w:line="460" w:lineRule="exact"/>
        <w:ind w:firstLine="480"/>
        <w:rPr>
          <w:rFonts w:hint="eastAsia" w:ascii="Times New Roman" w:hAnsi="Times New Roman" w:cs="Times New Roman"/>
          <w:sz w:val="24"/>
          <w:szCs w:val="24"/>
        </w:rPr>
      </w:pPr>
      <w:r>
        <w:rPr>
          <w:rFonts w:hint="eastAsia" w:ascii="Times New Roman" w:hAnsi="Times New Roman" w:cs="Times New Roman"/>
          <w:sz w:val="24"/>
          <w:szCs w:val="24"/>
        </w:rPr>
        <w:t>4、证书目标</w:t>
      </w:r>
    </w:p>
    <w:p w14:paraId="1834C8E7">
      <w:pPr>
        <w:spacing w:line="460" w:lineRule="exact"/>
        <w:ind w:firstLine="480"/>
        <w:rPr>
          <w:rFonts w:hint="eastAsia" w:ascii="Times New Roman" w:hAnsi="Times New Roman" w:cs="Times New Roman"/>
          <w:sz w:val="24"/>
          <w:szCs w:val="24"/>
        </w:rPr>
      </w:pPr>
      <w:r>
        <w:rPr>
          <w:rFonts w:hint="eastAsia" w:ascii="Times New Roman" w:hAnsi="Times New Roman" w:cs="Times New Roman"/>
          <w:sz w:val="24"/>
          <w:szCs w:val="24"/>
        </w:rPr>
        <w:t xml:space="preserve">   服装制版师</w:t>
      </w:r>
    </w:p>
    <w:p w14:paraId="77622009">
      <w:pPr>
        <w:pStyle w:val="2"/>
        <w:spacing w:before="156" w:after="156"/>
        <w:rPr>
          <w:rFonts w:hint="eastAsia" w:ascii="黑体" w:hAnsi="黑体"/>
          <w:color w:val="0000FF"/>
          <w:szCs w:val="28"/>
          <w:u w:val="single"/>
        </w:rPr>
      </w:pPr>
      <w:r>
        <w:rPr>
          <w:rFonts w:hint="eastAsia"/>
          <w:lang w:eastAsia="zh-CN"/>
        </w:rPr>
        <w:t>五</w:t>
      </w:r>
      <w:r>
        <w:t>、参考</w:t>
      </w:r>
      <w:r>
        <w:rPr>
          <w:rFonts w:hint="eastAsia"/>
        </w:rPr>
        <w:t>学</w:t>
      </w:r>
      <w:r>
        <w:t>时</w:t>
      </w:r>
      <w:r>
        <w:rPr>
          <w:rFonts w:hint="eastAsia"/>
        </w:rPr>
        <w:t>与</w:t>
      </w:r>
      <w:r>
        <w:t>学分</w:t>
      </w:r>
    </w:p>
    <w:p w14:paraId="4CB7A60B">
      <w:pPr>
        <w:ind w:firstLine="480"/>
        <w:rPr>
          <w:rFonts w:hint="eastAsia" w:ascii="宋体" w:hAnsi="宋体" w:cs="仿宋_GB2312"/>
          <w:position w:val="6"/>
          <w:sz w:val="24"/>
          <w:szCs w:val="24"/>
          <w:lang w:val="en-US" w:eastAsia="zh-CN"/>
        </w:rPr>
      </w:pPr>
      <w:r>
        <w:rPr>
          <w:rFonts w:hint="eastAsia" w:ascii="宋体" w:hAnsi="宋体" w:cs="仿宋_GB2312"/>
          <w:position w:val="6"/>
          <w:sz w:val="24"/>
          <w:szCs w:val="24"/>
        </w:rPr>
        <w:t>1.学</w:t>
      </w:r>
      <w:r>
        <w:rPr>
          <w:rFonts w:ascii="宋体" w:hAnsi="宋体" w:cs="仿宋_GB2312"/>
          <w:position w:val="6"/>
          <w:sz w:val="24"/>
          <w:szCs w:val="24"/>
        </w:rPr>
        <w:t>时</w:t>
      </w:r>
      <w:r>
        <w:rPr>
          <w:rFonts w:hint="eastAsia" w:ascii="宋体" w:hAnsi="宋体" w:cs="仿宋_GB2312"/>
          <w:position w:val="6"/>
          <w:sz w:val="24"/>
          <w:szCs w:val="24"/>
        </w:rPr>
        <w:t xml:space="preserve">： </w:t>
      </w:r>
      <w:r>
        <w:rPr>
          <w:rFonts w:hint="eastAsia" w:ascii="宋体" w:hAnsi="宋体" w:cs="仿宋_GB2312"/>
          <w:position w:val="6"/>
          <w:sz w:val="24"/>
          <w:szCs w:val="24"/>
          <w:lang w:val="en-US" w:eastAsia="zh-CN"/>
        </w:rPr>
        <w:t>108</w:t>
      </w:r>
    </w:p>
    <w:p w14:paraId="3078CD8E">
      <w:pPr>
        <w:ind w:firstLine="480"/>
        <w:rPr>
          <w:rFonts w:hint="eastAsia" w:ascii="宋体" w:hAnsi="宋体" w:cs="仿宋_GB2312"/>
          <w:position w:val="6"/>
          <w:sz w:val="24"/>
          <w:szCs w:val="24"/>
        </w:rPr>
      </w:pPr>
      <w:r>
        <w:rPr>
          <w:rFonts w:hint="eastAsia" w:ascii="宋体" w:hAnsi="宋体" w:cs="仿宋_GB2312"/>
          <w:position w:val="6"/>
          <w:sz w:val="24"/>
          <w:szCs w:val="24"/>
        </w:rPr>
        <w:t>2.学分：</w:t>
      </w:r>
      <w:r>
        <w:rPr>
          <w:rFonts w:hint="eastAsia" w:ascii="宋体" w:hAnsi="宋体" w:cs="仿宋_GB2312"/>
          <w:position w:val="6"/>
          <w:sz w:val="24"/>
          <w:szCs w:val="24"/>
          <w:lang w:val="en-US" w:eastAsia="zh-CN"/>
        </w:rPr>
        <w:t xml:space="preserve"> 6</w:t>
      </w:r>
      <w:r>
        <w:rPr>
          <w:rFonts w:hint="eastAsia" w:ascii="宋体" w:hAnsi="宋体" w:cs="仿宋_GB2312"/>
          <w:position w:val="6"/>
          <w:sz w:val="24"/>
          <w:szCs w:val="24"/>
        </w:rPr>
        <w:t xml:space="preserve"> </w:t>
      </w:r>
    </w:p>
    <w:p w14:paraId="4B1F9CF8">
      <w:pPr>
        <w:pStyle w:val="2"/>
        <w:spacing w:before="156" w:after="156"/>
      </w:pPr>
      <w:r>
        <w:rPr>
          <w:rFonts w:hint="eastAsia"/>
          <w:lang w:eastAsia="zh-CN"/>
        </w:rPr>
        <w:t>六</w:t>
      </w:r>
      <w:r>
        <w:rPr>
          <w:rFonts w:hint="eastAsia"/>
        </w:rPr>
        <w:t>、设计思路</w:t>
      </w:r>
    </w:p>
    <w:p w14:paraId="258D97A9">
      <w:pPr>
        <w:spacing w:line="460" w:lineRule="exact"/>
        <w:ind w:firstLine="480"/>
        <w:rPr>
          <w:sz w:val="24"/>
          <w:szCs w:val="24"/>
        </w:rPr>
      </w:pPr>
      <w:r>
        <w:rPr>
          <w:sz w:val="24"/>
          <w:szCs w:val="24"/>
        </w:rPr>
        <w:t>本课程设计思路是</w:t>
      </w:r>
      <w:r>
        <w:rPr>
          <w:rFonts w:hint="eastAsia" w:ascii="宋体"/>
          <w:sz w:val="24"/>
          <w:szCs w:val="24"/>
        </w:rPr>
        <w:t>通过对立体裁剪基础知识的学习，分部对原型裙、衣身原型、衣身省道变化、连衣裙等服装品种进行立体造型的学习和实际操作训练，初步掌握立体造型的基本技能。</w:t>
      </w:r>
      <w:r>
        <w:rPr>
          <w:rFonts w:hint="eastAsia"/>
          <w:sz w:val="24"/>
          <w:szCs w:val="24"/>
        </w:rPr>
        <w:t>掌握常规服装品种的裁剪方法、结构设计的演变规律，要求学生能够熟练运用立体造型的基础理论和基本方法，能根据不同类型的服装进行结构分解，确定各部位的数量比例关系，通过立体造型和立体修正的方法忠实地表达造型设计的风格特征，最后通过纸样修正将服装结构平面化。具备运用立体造型和立体修正的方法进行部件或整体结构设计的能力，能做到应用规律，举一反三。</w:t>
      </w:r>
    </w:p>
    <w:p w14:paraId="7868FD9B">
      <w:pPr>
        <w:pStyle w:val="2"/>
        <w:spacing w:before="156" w:after="156"/>
        <w:rPr>
          <w:rFonts w:hint="eastAsia" w:ascii="黑体" w:hAnsi="黑体" w:cs="仿宋_GB2312"/>
          <w:position w:val="6"/>
        </w:rPr>
      </w:pPr>
      <w:r>
        <w:rPr>
          <w:rFonts w:hint="eastAsia"/>
          <w:lang w:eastAsia="zh-CN"/>
        </w:rPr>
        <w:t>七</w:t>
      </w:r>
      <w:r>
        <w:rPr>
          <w:rFonts w:hint="eastAsia"/>
        </w:rPr>
        <w:t>、课程内容与教学要求</w:t>
      </w:r>
    </w:p>
    <w:p w14:paraId="1A244530">
      <w:pPr>
        <w:pStyle w:val="5"/>
        <w:spacing w:before="0" w:beforeAutospacing="0" w:after="0" w:afterAutospacing="0" w:line="360" w:lineRule="auto"/>
        <w:jc w:val="both"/>
        <w:rPr>
          <w:rFonts w:hint="eastAsia" w:cs="仿宋_GB2312"/>
          <w:b/>
          <w:kern w:val="2"/>
          <w:position w:val="6"/>
        </w:rPr>
      </w:pPr>
      <w:r>
        <w:rPr>
          <w:rFonts w:hint="eastAsia" w:cs="仿宋_GB2312"/>
          <w:b/>
          <w:kern w:val="2"/>
          <w:position w:val="6"/>
        </w:rPr>
        <w:t>1.课时分配表</w:t>
      </w:r>
    </w:p>
    <w:p w14:paraId="1B151FAE">
      <w:pPr>
        <w:pStyle w:val="5"/>
        <w:spacing w:before="0" w:beforeAutospacing="0" w:after="0" w:afterAutospacing="0" w:line="240" w:lineRule="auto"/>
        <w:jc w:val="both"/>
        <w:rPr>
          <w:rFonts w:hint="eastAsia" w:cs="仿宋_GB2312"/>
          <w:kern w:val="2"/>
          <w:position w:val="6"/>
        </w:rPr>
      </w:pPr>
    </w:p>
    <w:tbl>
      <w:tblPr>
        <w:tblStyle w:val="9"/>
        <w:tblW w:w="93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8"/>
        <w:gridCol w:w="975"/>
        <w:gridCol w:w="4275"/>
        <w:gridCol w:w="1187"/>
        <w:gridCol w:w="804"/>
      </w:tblGrid>
      <w:tr w14:paraId="76F3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8" w:type="dxa"/>
            <w:noWrap w:val="0"/>
            <w:vAlign w:val="top"/>
          </w:tcPr>
          <w:p w14:paraId="1BB1D62F">
            <w:pPr>
              <w:ind w:firstLine="0" w:firstLineChars="0"/>
              <w:jc w:val="center"/>
              <w:rPr>
                <w:rFonts w:hint="eastAsia" w:ascii="宋体" w:hAnsi="宋体"/>
              </w:rPr>
            </w:pPr>
            <w:r>
              <w:rPr>
                <w:rFonts w:hint="eastAsia" w:ascii="宋体" w:hAnsi="宋体"/>
              </w:rPr>
              <w:t>模块</w:t>
            </w:r>
          </w:p>
        </w:tc>
        <w:tc>
          <w:tcPr>
            <w:tcW w:w="975" w:type="dxa"/>
            <w:noWrap w:val="0"/>
            <w:vAlign w:val="top"/>
          </w:tcPr>
          <w:p w14:paraId="65DBD724">
            <w:pPr>
              <w:ind w:firstLine="0" w:firstLineChars="0"/>
              <w:jc w:val="center"/>
              <w:rPr>
                <w:rFonts w:hint="eastAsia" w:ascii="宋体" w:hAnsi="宋体"/>
              </w:rPr>
            </w:pPr>
            <w:r>
              <w:rPr>
                <w:rFonts w:hint="eastAsia" w:ascii="宋体" w:hAnsi="宋体"/>
              </w:rPr>
              <w:t>项目</w:t>
            </w:r>
          </w:p>
        </w:tc>
        <w:tc>
          <w:tcPr>
            <w:tcW w:w="4275" w:type="dxa"/>
            <w:noWrap w:val="0"/>
            <w:vAlign w:val="top"/>
          </w:tcPr>
          <w:p w14:paraId="4039AE92">
            <w:pPr>
              <w:ind w:firstLine="0" w:firstLineChars="0"/>
              <w:jc w:val="center"/>
              <w:rPr>
                <w:rFonts w:hint="eastAsia" w:ascii="宋体" w:hAnsi="宋体"/>
              </w:rPr>
            </w:pPr>
            <w:r>
              <w:rPr>
                <w:rFonts w:hint="eastAsia" w:ascii="宋体" w:hAnsi="宋体"/>
              </w:rPr>
              <w:t>项目内容</w:t>
            </w:r>
          </w:p>
        </w:tc>
        <w:tc>
          <w:tcPr>
            <w:tcW w:w="1187" w:type="dxa"/>
            <w:noWrap w:val="0"/>
            <w:vAlign w:val="top"/>
          </w:tcPr>
          <w:p w14:paraId="133FA524">
            <w:pPr>
              <w:ind w:firstLine="0" w:firstLineChars="0"/>
              <w:jc w:val="center"/>
              <w:rPr>
                <w:rFonts w:hint="eastAsia" w:ascii="宋体" w:hAnsi="宋体"/>
              </w:rPr>
            </w:pPr>
            <w:r>
              <w:rPr>
                <w:rFonts w:hint="eastAsia" w:ascii="宋体" w:hAnsi="宋体"/>
              </w:rPr>
              <w:t>学时分配</w:t>
            </w:r>
          </w:p>
        </w:tc>
        <w:tc>
          <w:tcPr>
            <w:tcW w:w="804" w:type="dxa"/>
            <w:noWrap w:val="0"/>
            <w:vAlign w:val="top"/>
          </w:tcPr>
          <w:p w14:paraId="2F8D77A6">
            <w:pPr>
              <w:ind w:firstLine="0" w:firstLineChars="0"/>
              <w:jc w:val="center"/>
              <w:rPr>
                <w:rFonts w:hint="eastAsia" w:ascii="宋体" w:hAnsi="宋体"/>
              </w:rPr>
            </w:pPr>
            <w:r>
              <w:rPr>
                <w:rFonts w:hint="eastAsia" w:ascii="宋体" w:hAnsi="宋体"/>
              </w:rPr>
              <w:t>其它</w:t>
            </w:r>
          </w:p>
        </w:tc>
      </w:tr>
      <w:tr w14:paraId="2F5D2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148" w:type="dxa"/>
            <w:vMerge w:val="restart"/>
            <w:noWrap w:val="0"/>
            <w:vAlign w:val="top"/>
          </w:tcPr>
          <w:p w14:paraId="37262446">
            <w:pPr>
              <w:ind w:firstLine="0" w:firstLineChars="0"/>
              <w:rPr>
                <w:rFonts w:hint="eastAsia" w:ascii="宋体" w:hAnsi="宋体"/>
              </w:rPr>
            </w:pPr>
            <w:r>
              <w:rPr>
                <w:rFonts w:hint="eastAsia" w:ascii="宋体" w:hAnsi="宋体"/>
              </w:rPr>
              <w:t>一、立体造型概述</w:t>
            </w:r>
          </w:p>
        </w:tc>
        <w:tc>
          <w:tcPr>
            <w:tcW w:w="975" w:type="dxa"/>
            <w:noWrap w:val="0"/>
            <w:vAlign w:val="top"/>
          </w:tcPr>
          <w:p w14:paraId="4B29E7A9">
            <w:pPr>
              <w:ind w:firstLine="0" w:firstLineChars="0"/>
              <w:rPr>
                <w:rFonts w:ascii="宋体" w:hAnsi="宋体"/>
              </w:rPr>
            </w:pPr>
            <w:r>
              <w:rPr>
                <w:rFonts w:hint="eastAsia" w:ascii="宋体" w:hAnsi="宋体"/>
              </w:rPr>
              <w:t>项目1</w:t>
            </w:r>
          </w:p>
        </w:tc>
        <w:tc>
          <w:tcPr>
            <w:tcW w:w="4275" w:type="dxa"/>
            <w:noWrap w:val="0"/>
            <w:vAlign w:val="center"/>
          </w:tcPr>
          <w:p w14:paraId="12DA2164">
            <w:pPr>
              <w:ind w:firstLine="0" w:firstLineChars="0"/>
              <w:rPr>
                <w:rFonts w:hint="eastAsia" w:ascii="宋体" w:hAnsi="宋体"/>
              </w:rPr>
            </w:pPr>
            <w:r>
              <w:rPr>
                <w:rFonts w:hint="eastAsia" w:ascii="宋体" w:hAnsi="宋体"/>
              </w:rPr>
              <w:t>立体造型概述简介</w:t>
            </w:r>
          </w:p>
        </w:tc>
        <w:tc>
          <w:tcPr>
            <w:tcW w:w="1187" w:type="dxa"/>
            <w:noWrap w:val="0"/>
            <w:vAlign w:val="top"/>
          </w:tcPr>
          <w:p w14:paraId="6D4E6C60">
            <w:pPr>
              <w:ind w:firstLine="0" w:firstLineChars="0"/>
              <w:jc w:val="center"/>
              <w:rPr>
                <w:rFonts w:hint="eastAsia" w:ascii="宋体" w:hAnsi="宋体"/>
              </w:rPr>
            </w:pPr>
            <w:r>
              <w:rPr>
                <w:rFonts w:hint="eastAsia" w:ascii="宋体" w:hAnsi="宋体"/>
              </w:rPr>
              <w:t>2</w:t>
            </w:r>
          </w:p>
        </w:tc>
        <w:tc>
          <w:tcPr>
            <w:tcW w:w="804" w:type="dxa"/>
            <w:vMerge w:val="restart"/>
            <w:noWrap w:val="0"/>
            <w:vAlign w:val="top"/>
          </w:tcPr>
          <w:p w14:paraId="6575F066">
            <w:pPr>
              <w:ind w:firstLine="0" w:firstLineChars="0"/>
              <w:jc w:val="left"/>
              <w:rPr>
                <w:rFonts w:hint="default" w:ascii="宋体" w:hAnsi="宋体"/>
                <w:lang w:val="en-US" w:eastAsia="zh-CN"/>
              </w:rPr>
            </w:pPr>
          </w:p>
        </w:tc>
      </w:tr>
      <w:tr w14:paraId="045CC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2148" w:type="dxa"/>
            <w:vMerge w:val="continue"/>
            <w:noWrap w:val="0"/>
            <w:vAlign w:val="top"/>
          </w:tcPr>
          <w:p w14:paraId="69791EA7">
            <w:pPr>
              <w:ind w:firstLine="0" w:firstLineChars="0"/>
              <w:rPr>
                <w:rFonts w:hint="eastAsia" w:ascii="宋体" w:hAnsi="宋体"/>
              </w:rPr>
            </w:pPr>
          </w:p>
        </w:tc>
        <w:tc>
          <w:tcPr>
            <w:tcW w:w="975" w:type="dxa"/>
            <w:noWrap w:val="0"/>
            <w:vAlign w:val="top"/>
          </w:tcPr>
          <w:p w14:paraId="20999833">
            <w:pPr>
              <w:ind w:firstLine="0" w:firstLineChars="0"/>
              <w:rPr>
                <w:rFonts w:hint="eastAsia" w:ascii="宋体" w:hAnsi="宋体"/>
              </w:rPr>
            </w:pPr>
            <w:r>
              <w:rPr>
                <w:rFonts w:hint="eastAsia" w:ascii="宋体" w:hAnsi="宋体"/>
              </w:rPr>
              <w:t>项目2</w:t>
            </w:r>
          </w:p>
        </w:tc>
        <w:tc>
          <w:tcPr>
            <w:tcW w:w="4275" w:type="dxa"/>
            <w:noWrap w:val="0"/>
            <w:vAlign w:val="center"/>
          </w:tcPr>
          <w:p w14:paraId="4C648D2F">
            <w:pPr>
              <w:ind w:firstLine="0" w:firstLineChars="0"/>
              <w:rPr>
                <w:rFonts w:hint="eastAsia" w:ascii="宋体" w:hAnsi="宋体"/>
              </w:rPr>
            </w:pPr>
            <w:r>
              <w:rPr>
                <w:rFonts w:hint="eastAsia" w:ascii="宋体" w:hAnsi="宋体" w:cs="仿宋_GB2312"/>
                <w:position w:val="6"/>
              </w:rPr>
              <w:t>人台基础线标记、立裁针法</w:t>
            </w:r>
          </w:p>
        </w:tc>
        <w:tc>
          <w:tcPr>
            <w:tcW w:w="1187" w:type="dxa"/>
            <w:noWrap w:val="0"/>
            <w:vAlign w:val="top"/>
          </w:tcPr>
          <w:p w14:paraId="43925BF7">
            <w:pPr>
              <w:ind w:firstLine="0" w:firstLineChars="0"/>
              <w:jc w:val="center"/>
              <w:rPr>
                <w:rFonts w:hint="eastAsia" w:ascii="宋体" w:hAnsi="宋体"/>
              </w:rPr>
            </w:pPr>
            <w:r>
              <w:rPr>
                <w:rFonts w:hint="eastAsia" w:ascii="宋体" w:hAnsi="宋体"/>
              </w:rPr>
              <w:t>4</w:t>
            </w:r>
          </w:p>
        </w:tc>
        <w:tc>
          <w:tcPr>
            <w:tcW w:w="804" w:type="dxa"/>
            <w:vMerge w:val="continue"/>
            <w:noWrap w:val="0"/>
            <w:vAlign w:val="top"/>
          </w:tcPr>
          <w:p w14:paraId="03D7BEC0">
            <w:pPr>
              <w:ind w:firstLine="0" w:firstLineChars="0"/>
              <w:jc w:val="left"/>
              <w:rPr>
                <w:rFonts w:hint="eastAsia" w:ascii="宋体" w:hAnsi="宋体"/>
              </w:rPr>
            </w:pPr>
          </w:p>
        </w:tc>
      </w:tr>
      <w:tr w14:paraId="385E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148" w:type="dxa"/>
            <w:vMerge w:val="restart"/>
            <w:noWrap w:val="0"/>
            <w:vAlign w:val="top"/>
          </w:tcPr>
          <w:p w14:paraId="0A1E8E80">
            <w:pPr>
              <w:ind w:firstLine="0" w:firstLineChars="0"/>
              <w:rPr>
                <w:rFonts w:hint="eastAsia" w:ascii="宋体" w:hAnsi="宋体"/>
              </w:rPr>
            </w:pPr>
            <w:r>
              <w:rPr>
                <w:rFonts w:hint="eastAsia" w:ascii="宋体" w:hAnsi="宋体"/>
              </w:rPr>
              <w:t>二、裙子立体造型</w:t>
            </w:r>
          </w:p>
        </w:tc>
        <w:tc>
          <w:tcPr>
            <w:tcW w:w="975" w:type="dxa"/>
            <w:noWrap w:val="0"/>
            <w:vAlign w:val="top"/>
          </w:tcPr>
          <w:p w14:paraId="2735B8D6">
            <w:pPr>
              <w:ind w:firstLine="0" w:firstLineChars="0"/>
              <w:rPr>
                <w:rFonts w:hint="eastAsia" w:ascii="宋体" w:hAnsi="宋体"/>
              </w:rPr>
            </w:pPr>
            <w:r>
              <w:rPr>
                <w:rFonts w:hint="eastAsia" w:ascii="宋体" w:hAnsi="宋体"/>
              </w:rPr>
              <w:t>项目1</w:t>
            </w:r>
          </w:p>
        </w:tc>
        <w:tc>
          <w:tcPr>
            <w:tcW w:w="4275" w:type="dxa"/>
            <w:noWrap w:val="0"/>
            <w:vAlign w:val="center"/>
          </w:tcPr>
          <w:p w14:paraId="4880B5A3">
            <w:pPr>
              <w:ind w:firstLine="0" w:firstLineChars="0"/>
              <w:rPr>
                <w:rFonts w:ascii="宋体" w:hAnsi="宋体"/>
              </w:rPr>
            </w:pPr>
            <w:r>
              <w:rPr>
                <w:rFonts w:hint="eastAsia" w:ascii="宋体" w:hAnsi="宋体"/>
              </w:rPr>
              <w:t>原型裙立体造型</w:t>
            </w:r>
          </w:p>
        </w:tc>
        <w:tc>
          <w:tcPr>
            <w:tcW w:w="1187" w:type="dxa"/>
            <w:noWrap w:val="0"/>
            <w:vAlign w:val="top"/>
          </w:tcPr>
          <w:p w14:paraId="4FA97A8A">
            <w:pPr>
              <w:ind w:firstLine="0" w:firstLineChars="0"/>
              <w:jc w:val="center"/>
              <w:rPr>
                <w:rFonts w:hint="default" w:ascii="宋体" w:hAnsi="宋体" w:eastAsia="宋体"/>
                <w:lang w:val="en-US" w:eastAsia="zh-CN"/>
              </w:rPr>
            </w:pPr>
            <w:r>
              <w:rPr>
                <w:rFonts w:hint="eastAsia" w:ascii="宋体" w:hAnsi="宋体"/>
                <w:lang w:val="en-US" w:eastAsia="zh-CN"/>
              </w:rPr>
              <w:t>8</w:t>
            </w:r>
          </w:p>
        </w:tc>
        <w:tc>
          <w:tcPr>
            <w:tcW w:w="804" w:type="dxa"/>
            <w:vMerge w:val="continue"/>
            <w:noWrap w:val="0"/>
            <w:vAlign w:val="top"/>
          </w:tcPr>
          <w:p w14:paraId="67189C38">
            <w:pPr>
              <w:ind w:firstLine="0" w:firstLineChars="0"/>
              <w:jc w:val="left"/>
              <w:rPr>
                <w:rFonts w:hint="eastAsia" w:ascii="宋体" w:hAnsi="宋体"/>
              </w:rPr>
            </w:pPr>
          </w:p>
        </w:tc>
      </w:tr>
      <w:tr w14:paraId="377C7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148" w:type="dxa"/>
            <w:vMerge w:val="continue"/>
            <w:noWrap w:val="0"/>
            <w:vAlign w:val="top"/>
          </w:tcPr>
          <w:p w14:paraId="780AF9C8">
            <w:pPr>
              <w:ind w:firstLine="0" w:firstLineChars="0"/>
              <w:rPr>
                <w:rFonts w:hint="eastAsia" w:ascii="宋体" w:hAnsi="宋体"/>
              </w:rPr>
            </w:pPr>
          </w:p>
        </w:tc>
        <w:tc>
          <w:tcPr>
            <w:tcW w:w="975" w:type="dxa"/>
            <w:noWrap w:val="0"/>
            <w:vAlign w:val="top"/>
          </w:tcPr>
          <w:p w14:paraId="6A5FBE90">
            <w:pPr>
              <w:ind w:firstLine="0" w:firstLineChars="0"/>
              <w:rPr>
                <w:rFonts w:hint="eastAsia" w:ascii="宋体" w:hAnsi="宋体"/>
              </w:rPr>
            </w:pPr>
            <w:r>
              <w:rPr>
                <w:rFonts w:hint="eastAsia" w:ascii="宋体" w:hAnsi="宋体"/>
              </w:rPr>
              <w:t>项目2</w:t>
            </w:r>
          </w:p>
        </w:tc>
        <w:tc>
          <w:tcPr>
            <w:tcW w:w="4275" w:type="dxa"/>
            <w:noWrap w:val="0"/>
            <w:vAlign w:val="center"/>
          </w:tcPr>
          <w:p w14:paraId="7C18984A">
            <w:pPr>
              <w:ind w:firstLine="0" w:firstLineChars="0"/>
              <w:rPr>
                <w:rFonts w:ascii="宋体" w:hAnsi="宋体"/>
              </w:rPr>
            </w:pPr>
            <w:r>
              <w:rPr>
                <w:rFonts w:hint="eastAsia" w:ascii="宋体" w:hAnsi="宋体" w:cs="仿宋_GB2312"/>
                <w:position w:val="6"/>
              </w:rPr>
              <w:t>裙子变化立体造型</w:t>
            </w:r>
          </w:p>
        </w:tc>
        <w:tc>
          <w:tcPr>
            <w:tcW w:w="1187" w:type="dxa"/>
            <w:noWrap w:val="0"/>
            <w:vAlign w:val="top"/>
          </w:tcPr>
          <w:p w14:paraId="42A8BC19">
            <w:pPr>
              <w:ind w:firstLine="0" w:firstLineChars="0"/>
              <w:jc w:val="center"/>
              <w:rPr>
                <w:rFonts w:hint="eastAsia" w:ascii="宋体" w:hAnsi="宋体" w:eastAsia="宋体"/>
                <w:lang w:eastAsia="zh-CN"/>
              </w:rPr>
            </w:pPr>
            <w:r>
              <w:rPr>
                <w:rFonts w:hint="eastAsia" w:ascii="宋体" w:hAnsi="宋体"/>
                <w:lang w:val="en-US" w:eastAsia="zh-CN"/>
              </w:rPr>
              <w:t>8</w:t>
            </w:r>
          </w:p>
        </w:tc>
        <w:tc>
          <w:tcPr>
            <w:tcW w:w="804" w:type="dxa"/>
            <w:vMerge w:val="continue"/>
            <w:noWrap w:val="0"/>
            <w:vAlign w:val="top"/>
          </w:tcPr>
          <w:p w14:paraId="71996268">
            <w:pPr>
              <w:ind w:firstLine="0" w:firstLineChars="0"/>
              <w:jc w:val="left"/>
              <w:rPr>
                <w:rFonts w:hint="eastAsia" w:ascii="宋体" w:hAnsi="宋体"/>
              </w:rPr>
            </w:pPr>
          </w:p>
        </w:tc>
      </w:tr>
      <w:tr w14:paraId="3CA0A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2148" w:type="dxa"/>
            <w:vMerge w:val="restart"/>
            <w:noWrap w:val="0"/>
            <w:vAlign w:val="top"/>
          </w:tcPr>
          <w:p w14:paraId="359DF2B1">
            <w:pPr>
              <w:ind w:firstLine="0" w:firstLineChars="0"/>
              <w:rPr>
                <w:rFonts w:hint="eastAsia" w:ascii="宋体" w:hAnsi="宋体"/>
              </w:rPr>
            </w:pPr>
            <w:r>
              <w:rPr>
                <w:rFonts w:hint="eastAsia" w:ascii="宋体" w:hAnsi="宋体"/>
              </w:rPr>
              <w:t>三、衣身原型</w:t>
            </w:r>
            <w:r>
              <w:rPr>
                <w:rFonts w:hint="eastAsia" w:ascii="宋体" w:hAnsi="宋体"/>
                <w:lang w:eastAsia="zh-CN"/>
              </w:rPr>
              <w:t>省道</w:t>
            </w:r>
            <w:r>
              <w:rPr>
                <w:rFonts w:hint="eastAsia" w:ascii="宋体" w:hAnsi="宋体"/>
              </w:rPr>
              <w:t>立体造型</w:t>
            </w:r>
          </w:p>
        </w:tc>
        <w:tc>
          <w:tcPr>
            <w:tcW w:w="975" w:type="dxa"/>
            <w:noWrap w:val="0"/>
            <w:vAlign w:val="top"/>
          </w:tcPr>
          <w:p w14:paraId="791EE7BB">
            <w:pPr>
              <w:ind w:firstLine="0" w:firstLineChars="0"/>
              <w:rPr>
                <w:rFonts w:hint="eastAsia" w:ascii="宋体" w:hAnsi="宋体"/>
              </w:rPr>
            </w:pPr>
            <w:r>
              <w:rPr>
                <w:rFonts w:hint="eastAsia" w:ascii="宋体" w:hAnsi="宋体"/>
              </w:rPr>
              <w:t>项目1</w:t>
            </w:r>
          </w:p>
        </w:tc>
        <w:tc>
          <w:tcPr>
            <w:tcW w:w="4275" w:type="dxa"/>
            <w:noWrap w:val="0"/>
            <w:vAlign w:val="center"/>
          </w:tcPr>
          <w:p w14:paraId="18C4E9FB">
            <w:pPr>
              <w:ind w:firstLine="0" w:firstLineChars="0"/>
              <w:rPr>
                <w:rFonts w:hint="eastAsia" w:ascii="宋体" w:hAnsi="宋体"/>
              </w:rPr>
            </w:pPr>
            <w:r>
              <w:rPr>
                <w:rFonts w:hint="eastAsia" w:ascii="宋体" w:hAnsi="宋体"/>
              </w:rPr>
              <w:t>衣身原型立体造型</w:t>
            </w:r>
          </w:p>
        </w:tc>
        <w:tc>
          <w:tcPr>
            <w:tcW w:w="1187" w:type="dxa"/>
            <w:noWrap w:val="0"/>
            <w:vAlign w:val="center"/>
          </w:tcPr>
          <w:p w14:paraId="305A45A7">
            <w:pPr>
              <w:ind w:firstLine="0" w:firstLineChars="0"/>
              <w:jc w:val="center"/>
              <w:rPr>
                <w:rFonts w:hint="eastAsia" w:ascii="宋体" w:hAnsi="宋体" w:eastAsia="宋体"/>
                <w:lang w:eastAsia="zh-CN"/>
              </w:rPr>
            </w:pPr>
            <w:r>
              <w:rPr>
                <w:rFonts w:hint="eastAsia" w:ascii="宋体" w:hAnsi="宋体"/>
                <w:lang w:val="en-US" w:eastAsia="zh-CN"/>
              </w:rPr>
              <w:t>4</w:t>
            </w:r>
          </w:p>
        </w:tc>
        <w:tc>
          <w:tcPr>
            <w:tcW w:w="804" w:type="dxa"/>
            <w:vMerge w:val="continue"/>
            <w:noWrap w:val="0"/>
            <w:vAlign w:val="top"/>
          </w:tcPr>
          <w:p w14:paraId="0422E60A">
            <w:pPr>
              <w:ind w:firstLine="0" w:firstLineChars="0"/>
              <w:jc w:val="left"/>
              <w:rPr>
                <w:rFonts w:hint="eastAsia" w:ascii="宋体" w:hAnsi="宋体"/>
              </w:rPr>
            </w:pPr>
          </w:p>
        </w:tc>
      </w:tr>
      <w:tr w14:paraId="0F1BC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148" w:type="dxa"/>
            <w:vMerge w:val="continue"/>
            <w:noWrap w:val="0"/>
            <w:vAlign w:val="top"/>
          </w:tcPr>
          <w:p w14:paraId="055890C9">
            <w:pPr>
              <w:ind w:firstLine="0" w:firstLineChars="0"/>
              <w:rPr>
                <w:rFonts w:ascii="宋体" w:hAnsi="宋体"/>
              </w:rPr>
            </w:pPr>
          </w:p>
        </w:tc>
        <w:tc>
          <w:tcPr>
            <w:tcW w:w="975" w:type="dxa"/>
            <w:noWrap w:val="0"/>
            <w:vAlign w:val="top"/>
          </w:tcPr>
          <w:p w14:paraId="626A3F03">
            <w:pPr>
              <w:ind w:firstLine="0" w:firstLineChars="0"/>
              <w:rPr>
                <w:rFonts w:hint="eastAsia" w:ascii="宋体" w:hAnsi="宋体"/>
              </w:rPr>
            </w:pPr>
            <w:r>
              <w:rPr>
                <w:rFonts w:hint="eastAsia" w:ascii="宋体" w:hAnsi="宋体"/>
              </w:rPr>
              <w:t>项目2</w:t>
            </w:r>
          </w:p>
        </w:tc>
        <w:tc>
          <w:tcPr>
            <w:tcW w:w="4275" w:type="dxa"/>
            <w:noWrap w:val="0"/>
            <w:vAlign w:val="center"/>
          </w:tcPr>
          <w:p w14:paraId="16641717">
            <w:pPr>
              <w:ind w:firstLine="0" w:firstLineChars="0"/>
              <w:rPr>
                <w:rFonts w:hint="eastAsia" w:ascii="宋体" w:hAnsi="宋体" w:eastAsia="宋体"/>
                <w:lang w:eastAsia="zh-CN"/>
              </w:rPr>
            </w:pPr>
            <w:r>
              <w:rPr>
                <w:rFonts w:hint="eastAsia" w:ascii="宋体" w:hAnsi="宋体"/>
              </w:rPr>
              <w:t>衣身省转移</w:t>
            </w:r>
            <w:r>
              <w:rPr>
                <w:rFonts w:hint="eastAsia" w:ascii="宋体" w:hAnsi="宋体"/>
                <w:lang w:eastAsia="zh-CN"/>
              </w:rPr>
              <w:t>基础造型</w:t>
            </w:r>
          </w:p>
        </w:tc>
        <w:tc>
          <w:tcPr>
            <w:tcW w:w="1187" w:type="dxa"/>
            <w:noWrap w:val="0"/>
            <w:vAlign w:val="top"/>
          </w:tcPr>
          <w:p w14:paraId="4A152D42">
            <w:pPr>
              <w:ind w:firstLine="0" w:firstLineChars="0"/>
              <w:jc w:val="center"/>
              <w:rPr>
                <w:rFonts w:hint="default" w:ascii="宋体" w:hAnsi="宋体" w:eastAsia="宋体"/>
                <w:lang w:val="en-US" w:eastAsia="zh-CN"/>
              </w:rPr>
            </w:pPr>
            <w:r>
              <w:rPr>
                <w:rFonts w:hint="eastAsia" w:ascii="宋体" w:hAnsi="宋体"/>
                <w:lang w:val="en-US" w:eastAsia="zh-CN"/>
              </w:rPr>
              <w:t>4</w:t>
            </w:r>
          </w:p>
        </w:tc>
        <w:tc>
          <w:tcPr>
            <w:tcW w:w="804" w:type="dxa"/>
            <w:vMerge w:val="continue"/>
            <w:noWrap w:val="0"/>
            <w:vAlign w:val="top"/>
          </w:tcPr>
          <w:p w14:paraId="2BFE0014">
            <w:pPr>
              <w:ind w:firstLine="0" w:firstLineChars="0"/>
              <w:jc w:val="left"/>
              <w:rPr>
                <w:rFonts w:hint="eastAsia" w:ascii="宋体" w:hAnsi="宋体"/>
              </w:rPr>
            </w:pPr>
          </w:p>
        </w:tc>
      </w:tr>
      <w:tr w14:paraId="5B76B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2148" w:type="dxa"/>
            <w:vMerge w:val="continue"/>
            <w:noWrap w:val="0"/>
            <w:vAlign w:val="top"/>
          </w:tcPr>
          <w:p w14:paraId="6078D868">
            <w:pPr>
              <w:ind w:firstLine="0" w:firstLineChars="0"/>
              <w:rPr>
                <w:rFonts w:ascii="宋体" w:hAnsi="宋体"/>
              </w:rPr>
            </w:pPr>
          </w:p>
        </w:tc>
        <w:tc>
          <w:tcPr>
            <w:tcW w:w="975" w:type="dxa"/>
            <w:noWrap w:val="0"/>
            <w:vAlign w:val="top"/>
          </w:tcPr>
          <w:p w14:paraId="6F2B1FD3">
            <w:pPr>
              <w:ind w:firstLine="0" w:firstLineChars="0"/>
              <w:rPr>
                <w:rFonts w:hint="default" w:ascii="宋体" w:hAnsi="宋体" w:eastAsia="宋体"/>
                <w:lang w:val="en-US" w:eastAsia="zh-CN"/>
              </w:rPr>
            </w:pPr>
            <w:r>
              <w:rPr>
                <w:rFonts w:hint="eastAsia" w:ascii="宋体" w:hAnsi="宋体"/>
                <w:lang w:eastAsia="zh-CN"/>
              </w:rPr>
              <w:t>项目</w:t>
            </w:r>
            <w:r>
              <w:rPr>
                <w:rFonts w:hint="eastAsia" w:ascii="宋体" w:hAnsi="宋体"/>
                <w:lang w:val="en-US" w:eastAsia="zh-CN"/>
              </w:rPr>
              <w:t>3</w:t>
            </w:r>
          </w:p>
        </w:tc>
        <w:tc>
          <w:tcPr>
            <w:tcW w:w="4275" w:type="dxa"/>
            <w:noWrap w:val="0"/>
            <w:vAlign w:val="center"/>
          </w:tcPr>
          <w:p w14:paraId="38EE942A">
            <w:pPr>
              <w:ind w:firstLine="0" w:firstLineChars="0"/>
              <w:rPr>
                <w:rFonts w:hint="eastAsia" w:ascii="宋体" w:hAnsi="宋体"/>
              </w:rPr>
            </w:pPr>
            <w:r>
              <w:rPr>
                <w:rFonts w:hint="eastAsia" w:ascii="宋体" w:hAnsi="宋体"/>
              </w:rPr>
              <w:t>衣身省转移</w:t>
            </w:r>
            <w:r>
              <w:rPr>
                <w:rFonts w:hint="eastAsia" w:ascii="宋体" w:hAnsi="宋体"/>
                <w:lang w:eastAsia="zh-CN"/>
              </w:rPr>
              <w:t>变化造型</w:t>
            </w:r>
          </w:p>
        </w:tc>
        <w:tc>
          <w:tcPr>
            <w:tcW w:w="1187" w:type="dxa"/>
            <w:noWrap w:val="0"/>
            <w:vAlign w:val="top"/>
          </w:tcPr>
          <w:p w14:paraId="4919C03C">
            <w:pPr>
              <w:ind w:firstLine="0" w:firstLineChars="0"/>
              <w:jc w:val="center"/>
              <w:rPr>
                <w:rFonts w:hint="default" w:ascii="宋体" w:hAnsi="宋体"/>
                <w:lang w:val="en-US" w:eastAsia="zh-CN"/>
              </w:rPr>
            </w:pPr>
            <w:r>
              <w:rPr>
                <w:rFonts w:hint="eastAsia" w:ascii="宋体" w:hAnsi="宋体"/>
                <w:lang w:val="en-US" w:eastAsia="zh-CN"/>
              </w:rPr>
              <w:t>6</w:t>
            </w:r>
          </w:p>
        </w:tc>
        <w:tc>
          <w:tcPr>
            <w:tcW w:w="804" w:type="dxa"/>
            <w:vMerge w:val="continue"/>
            <w:noWrap w:val="0"/>
            <w:vAlign w:val="top"/>
          </w:tcPr>
          <w:p w14:paraId="6259A6CF">
            <w:pPr>
              <w:ind w:firstLine="0" w:firstLineChars="0"/>
              <w:jc w:val="left"/>
              <w:rPr>
                <w:rFonts w:hint="eastAsia" w:ascii="宋体" w:hAnsi="宋体"/>
              </w:rPr>
            </w:pPr>
          </w:p>
        </w:tc>
      </w:tr>
      <w:tr w14:paraId="1BC84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148" w:type="dxa"/>
            <w:vMerge w:val="restart"/>
            <w:shd w:val="clear" w:color="auto" w:fill="auto"/>
            <w:noWrap w:val="0"/>
            <w:vAlign w:val="top"/>
          </w:tcPr>
          <w:p w14:paraId="393EBAD5">
            <w:pPr>
              <w:ind w:firstLine="0" w:firstLineChars="0"/>
              <w:rPr>
                <w:rFonts w:ascii="宋体" w:hAnsi="宋体"/>
              </w:rPr>
            </w:pPr>
            <w:r>
              <w:rPr>
                <w:rFonts w:hint="eastAsia" w:ascii="宋体" w:hAnsi="宋体"/>
              </w:rPr>
              <w:t>四、</w:t>
            </w:r>
            <w:r>
              <w:rPr>
                <w:rFonts w:hint="eastAsia" w:ascii="宋体" w:hAnsi="宋体"/>
                <w:lang w:eastAsia="zh-CN"/>
              </w:rPr>
              <w:t>连衣裙</w:t>
            </w:r>
            <w:r>
              <w:rPr>
                <w:rFonts w:hint="eastAsia" w:ascii="宋体" w:hAnsi="宋体"/>
              </w:rPr>
              <w:t>立体造型</w:t>
            </w:r>
          </w:p>
        </w:tc>
        <w:tc>
          <w:tcPr>
            <w:tcW w:w="975" w:type="dxa"/>
            <w:shd w:val="clear" w:color="auto" w:fill="auto"/>
            <w:noWrap w:val="0"/>
            <w:vAlign w:val="top"/>
          </w:tcPr>
          <w:p w14:paraId="29C4B447">
            <w:pPr>
              <w:ind w:firstLine="0" w:firstLineChars="0"/>
              <w:rPr>
                <w:rFonts w:hint="eastAsia" w:ascii="宋体" w:hAnsi="宋体"/>
              </w:rPr>
            </w:pPr>
            <w:r>
              <w:rPr>
                <w:rFonts w:hint="eastAsia" w:ascii="宋体" w:hAnsi="宋体"/>
              </w:rPr>
              <w:t>项目1</w:t>
            </w:r>
          </w:p>
        </w:tc>
        <w:tc>
          <w:tcPr>
            <w:tcW w:w="4275" w:type="dxa"/>
            <w:shd w:val="clear" w:color="auto" w:fill="auto"/>
            <w:noWrap w:val="0"/>
            <w:vAlign w:val="center"/>
          </w:tcPr>
          <w:p w14:paraId="4C0A935B">
            <w:pPr>
              <w:ind w:firstLine="0" w:firstLineChars="0"/>
              <w:rPr>
                <w:rFonts w:hint="eastAsia" w:ascii="宋体" w:hAnsi="宋体" w:eastAsia="宋体"/>
                <w:lang w:eastAsia="zh-CN"/>
              </w:rPr>
            </w:pPr>
            <w:r>
              <w:rPr>
                <w:rFonts w:hint="eastAsia" w:ascii="宋体" w:hAnsi="宋体"/>
                <w:lang w:eastAsia="zh-CN"/>
              </w:rPr>
              <w:t>连衣裙原型立体造型</w:t>
            </w:r>
          </w:p>
        </w:tc>
        <w:tc>
          <w:tcPr>
            <w:tcW w:w="1187" w:type="dxa"/>
            <w:shd w:val="clear" w:color="auto" w:fill="auto"/>
            <w:noWrap w:val="0"/>
            <w:vAlign w:val="top"/>
          </w:tcPr>
          <w:p w14:paraId="1D486EB9">
            <w:pPr>
              <w:ind w:firstLine="0" w:firstLineChars="0"/>
              <w:jc w:val="center"/>
              <w:rPr>
                <w:rFonts w:hint="eastAsia" w:ascii="宋体" w:hAnsi="宋体" w:eastAsia="宋体"/>
                <w:lang w:eastAsia="zh-CN"/>
              </w:rPr>
            </w:pPr>
            <w:r>
              <w:rPr>
                <w:rFonts w:hint="eastAsia" w:ascii="宋体" w:hAnsi="宋体"/>
                <w:lang w:val="en-US" w:eastAsia="zh-CN"/>
              </w:rPr>
              <w:t>8</w:t>
            </w:r>
          </w:p>
        </w:tc>
        <w:tc>
          <w:tcPr>
            <w:tcW w:w="804" w:type="dxa"/>
            <w:vMerge w:val="continue"/>
            <w:shd w:val="clear" w:color="auto" w:fill="FDEADA"/>
            <w:noWrap w:val="0"/>
            <w:vAlign w:val="top"/>
          </w:tcPr>
          <w:p w14:paraId="56F5DA48">
            <w:pPr>
              <w:ind w:firstLine="0" w:firstLineChars="0"/>
              <w:jc w:val="left"/>
              <w:rPr>
                <w:rFonts w:hint="default" w:ascii="宋体" w:hAnsi="宋体" w:eastAsia="宋体"/>
                <w:lang w:val="en-US" w:eastAsia="zh-CN"/>
              </w:rPr>
            </w:pPr>
          </w:p>
        </w:tc>
      </w:tr>
      <w:tr w14:paraId="21FD3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2148" w:type="dxa"/>
            <w:vMerge w:val="continue"/>
            <w:shd w:val="clear" w:color="auto" w:fill="auto"/>
            <w:noWrap w:val="0"/>
            <w:vAlign w:val="top"/>
          </w:tcPr>
          <w:p w14:paraId="0ACAE834">
            <w:pPr>
              <w:ind w:firstLine="0" w:firstLineChars="0"/>
              <w:rPr>
                <w:rFonts w:hint="eastAsia" w:ascii="宋体" w:hAnsi="宋体"/>
              </w:rPr>
            </w:pPr>
          </w:p>
        </w:tc>
        <w:tc>
          <w:tcPr>
            <w:tcW w:w="975" w:type="dxa"/>
            <w:shd w:val="clear" w:color="auto" w:fill="auto"/>
            <w:noWrap w:val="0"/>
            <w:vAlign w:val="top"/>
          </w:tcPr>
          <w:p w14:paraId="3B450B7C">
            <w:pPr>
              <w:ind w:firstLine="0" w:firstLineChars="0"/>
              <w:rPr>
                <w:rFonts w:hint="eastAsia" w:ascii="宋体" w:hAnsi="宋体"/>
              </w:rPr>
            </w:pPr>
            <w:r>
              <w:rPr>
                <w:rFonts w:hint="eastAsia" w:ascii="宋体" w:hAnsi="宋体"/>
              </w:rPr>
              <w:t>项目2</w:t>
            </w:r>
          </w:p>
        </w:tc>
        <w:tc>
          <w:tcPr>
            <w:tcW w:w="4275" w:type="dxa"/>
            <w:shd w:val="clear" w:color="auto" w:fill="auto"/>
            <w:noWrap w:val="0"/>
            <w:vAlign w:val="center"/>
          </w:tcPr>
          <w:p w14:paraId="3CBBF90C">
            <w:pPr>
              <w:ind w:firstLine="0" w:firstLineChars="0"/>
              <w:rPr>
                <w:rFonts w:hint="eastAsia" w:ascii="宋体" w:hAnsi="宋体" w:eastAsia="宋体"/>
                <w:lang w:eastAsia="zh-CN"/>
              </w:rPr>
            </w:pPr>
            <w:r>
              <w:rPr>
                <w:rFonts w:hint="eastAsia" w:ascii="宋体" w:hAnsi="宋体"/>
                <w:lang w:eastAsia="zh-CN"/>
              </w:rPr>
              <w:t>连衣裙款式变化造型</w:t>
            </w:r>
          </w:p>
        </w:tc>
        <w:tc>
          <w:tcPr>
            <w:tcW w:w="1187" w:type="dxa"/>
            <w:shd w:val="clear" w:color="auto" w:fill="auto"/>
            <w:noWrap w:val="0"/>
            <w:vAlign w:val="top"/>
          </w:tcPr>
          <w:p w14:paraId="76A13C91">
            <w:pPr>
              <w:ind w:firstLine="0" w:firstLineChars="0"/>
              <w:jc w:val="center"/>
              <w:rPr>
                <w:rFonts w:hint="default" w:ascii="宋体" w:hAnsi="宋体" w:eastAsia="宋体"/>
                <w:lang w:val="en-US" w:eastAsia="zh-CN"/>
              </w:rPr>
            </w:pPr>
            <w:r>
              <w:rPr>
                <w:rFonts w:hint="eastAsia" w:ascii="宋体" w:hAnsi="宋体"/>
                <w:lang w:val="en-US" w:eastAsia="zh-CN"/>
              </w:rPr>
              <w:t>8</w:t>
            </w:r>
          </w:p>
        </w:tc>
        <w:tc>
          <w:tcPr>
            <w:tcW w:w="804" w:type="dxa"/>
            <w:vMerge w:val="continue"/>
            <w:shd w:val="clear" w:color="auto" w:fill="FDEADA"/>
            <w:noWrap w:val="0"/>
            <w:vAlign w:val="top"/>
          </w:tcPr>
          <w:p w14:paraId="2E0C936A">
            <w:pPr>
              <w:ind w:firstLine="0" w:firstLineChars="0"/>
              <w:jc w:val="left"/>
              <w:rPr>
                <w:rFonts w:hint="eastAsia" w:ascii="宋体" w:hAnsi="宋体"/>
              </w:rPr>
            </w:pPr>
          </w:p>
        </w:tc>
      </w:tr>
      <w:tr w14:paraId="6AF8B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2148" w:type="dxa"/>
            <w:vMerge w:val="continue"/>
            <w:shd w:val="clear" w:color="auto" w:fill="auto"/>
            <w:noWrap w:val="0"/>
            <w:vAlign w:val="top"/>
          </w:tcPr>
          <w:p w14:paraId="543FF7E6">
            <w:pPr>
              <w:ind w:firstLine="0" w:firstLineChars="0"/>
              <w:rPr>
                <w:rFonts w:hint="eastAsia" w:ascii="宋体" w:hAnsi="宋体"/>
              </w:rPr>
            </w:pPr>
          </w:p>
        </w:tc>
        <w:tc>
          <w:tcPr>
            <w:tcW w:w="975" w:type="dxa"/>
            <w:shd w:val="clear" w:color="auto" w:fill="auto"/>
            <w:noWrap w:val="0"/>
            <w:vAlign w:val="top"/>
          </w:tcPr>
          <w:p w14:paraId="634821E9">
            <w:pPr>
              <w:ind w:firstLine="0" w:firstLineChars="0"/>
              <w:rPr>
                <w:rFonts w:hint="eastAsia" w:ascii="宋体" w:hAnsi="宋体"/>
              </w:rPr>
            </w:pPr>
            <w:r>
              <w:rPr>
                <w:rFonts w:hint="eastAsia" w:ascii="宋体" w:hAnsi="宋体"/>
              </w:rPr>
              <w:t>项目3</w:t>
            </w:r>
          </w:p>
        </w:tc>
        <w:tc>
          <w:tcPr>
            <w:tcW w:w="4275" w:type="dxa"/>
            <w:shd w:val="clear" w:color="auto" w:fill="auto"/>
            <w:noWrap w:val="0"/>
            <w:vAlign w:val="center"/>
          </w:tcPr>
          <w:p w14:paraId="2B886E77">
            <w:pPr>
              <w:ind w:firstLine="0" w:firstLineChars="0"/>
              <w:rPr>
                <w:rFonts w:hint="eastAsia" w:ascii="宋体" w:hAnsi="宋体" w:eastAsia="宋体"/>
                <w:lang w:eastAsia="zh-CN"/>
              </w:rPr>
            </w:pPr>
            <w:r>
              <w:rPr>
                <w:rFonts w:hint="eastAsia" w:ascii="宋体" w:hAnsi="宋体"/>
                <w:lang w:eastAsia="zh-CN"/>
              </w:rPr>
              <w:t>领子原型立体造型</w:t>
            </w:r>
          </w:p>
        </w:tc>
        <w:tc>
          <w:tcPr>
            <w:tcW w:w="1187" w:type="dxa"/>
            <w:shd w:val="clear" w:color="auto" w:fill="auto"/>
            <w:noWrap w:val="0"/>
            <w:vAlign w:val="top"/>
          </w:tcPr>
          <w:p w14:paraId="08A0DAC6">
            <w:pPr>
              <w:ind w:firstLine="0" w:firstLineChars="0"/>
              <w:jc w:val="center"/>
              <w:rPr>
                <w:rFonts w:hint="eastAsia" w:ascii="宋体" w:hAnsi="宋体" w:eastAsia="宋体"/>
                <w:lang w:eastAsia="zh-CN"/>
              </w:rPr>
            </w:pPr>
            <w:r>
              <w:rPr>
                <w:rFonts w:hint="eastAsia" w:ascii="宋体" w:hAnsi="宋体"/>
                <w:lang w:val="en-US" w:eastAsia="zh-CN"/>
              </w:rPr>
              <w:t>4</w:t>
            </w:r>
          </w:p>
        </w:tc>
        <w:tc>
          <w:tcPr>
            <w:tcW w:w="804" w:type="dxa"/>
            <w:vMerge w:val="continue"/>
            <w:shd w:val="clear" w:color="auto" w:fill="FDEADA"/>
            <w:noWrap w:val="0"/>
            <w:vAlign w:val="top"/>
          </w:tcPr>
          <w:p w14:paraId="19326D32">
            <w:pPr>
              <w:ind w:firstLine="0" w:firstLineChars="0"/>
              <w:jc w:val="left"/>
              <w:rPr>
                <w:rFonts w:hint="eastAsia" w:ascii="宋体" w:hAnsi="宋体"/>
              </w:rPr>
            </w:pPr>
          </w:p>
        </w:tc>
      </w:tr>
      <w:tr w14:paraId="01D8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148" w:type="dxa"/>
            <w:vMerge w:val="continue"/>
            <w:shd w:val="clear" w:color="auto" w:fill="auto"/>
            <w:noWrap w:val="0"/>
            <w:vAlign w:val="top"/>
          </w:tcPr>
          <w:p w14:paraId="761F91A6">
            <w:pPr>
              <w:ind w:firstLine="0" w:firstLineChars="0"/>
              <w:rPr>
                <w:rFonts w:hint="eastAsia" w:ascii="宋体" w:hAnsi="宋体"/>
              </w:rPr>
            </w:pPr>
          </w:p>
        </w:tc>
        <w:tc>
          <w:tcPr>
            <w:tcW w:w="975" w:type="dxa"/>
            <w:shd w:val="clear" w:color="auto" w:fill="auto"/>
            <w:noWrap w:val="0"/>
            <w:vAlign w:val="top"/>
          </w:tcPr>
          <w:p w14:paraId="1A422F98">
            <w:pPr>
              <w:ind w:firstLine="0" w:firstLineChars="0"/>
              <w:rPr>
                <w:rFonts w:hint="eastAsia" w:ascii="宋体" w:hAnsi="宋体"/>
              </w:rPr>
            </w:pPr>
            <w:r>
              <w:rPr>
                <w:rFonts w:hint="eastAsia" w:ascii="宋体" w:hAnsi="宋体"/>
              </w:rPr>
              <w:t>项目4</w:t>
            </w:r>
          </w:p>
        </w:tc>
        <w:tc>
          <w:tcPr>
            <w:tcW w:w="4275" w:type="dxa"/>
            <w:shd w:val="clear" w:color="auto" w:fill="auto"/>
            <w:noWrap w:val="0"/>
            <w:vAlign w:val="center"/>
          </w:tcPr>
          <w:p w14:paraId="0BFB427C">
            <w:pPr>
              <w:ind w:firstLine="0" w:firstLineChars="0"/>
              <w:rPr>
                <w:rFonts w:hint="eastAsia" w:ascii="宋体" w:hAnsi="宋体" w:eastAsia="宋体"/>
                <w:lang w:eastAsia="zh-CN"/>
              </w:rPr>
            </w:pPr>
            <w:r>
              <w:rPr>
                <w:rFonts w:hint="eastAsia" w:ascii="宋体" w:hAnsi="宋体"/>
                <w:lang w:eastAsia="zh-CN"/>
              </w:rPr>
              <w:t>领子款式变化立体造型</w:t>
            </w:r>
          </w:p>
        </w:tc>
        <w:tc>
          <w:tcPr>
            <w:tcW w:w="1187" w:type="dxa"/>
            <w:shd w:val="clear" w:color="auto" w:fill="auto"/>
            <w:noWrap w:val="0"/>
            <w:vAlign w:val="top"/>
          </w:tcPr>
          <w:p w14:paraId="14E5E8DC">
            <w:pPr>
              <w:ind w:firstLine="0" w:firstLineChars="0"/>
              <w:jc w:val="center"/>
              <w:rPr>
                <w:rFonts w:hint="eastAsia" w:ascii="宋体" w:hAnsi="宋体" w:eastAsia="宋体"/>
                <w:lang w:val="en-US" w:eastAsia="zh-CN"/>
              </w:rPr>
            </w:pPr>
            <w:r>
              <w:rPr>
                <w:rFonts w:hint="eastAsia" w:ascii="宋体" w:hAnsi="宋体"/>
                <w:lang w:val="en-US" w:eastAsia="zh-CN"/>
              </w:rPr>
              <w:t>4</w:t>
            </w:r>
          </w:p>
        </w:tc>
        <w:tc>
          <w:tcPr>
            <w:tcW w:w="804" w:type="dxa"/>
            <w:vMerge w:val="continue"/>
            <w:shd w:val="clear" w:color="auto" w:fill="FDEADA"/>
            <w:noWrap w:val="0"/>
            <w:vAlign w:val="top"/>
          </w:tcPr>
          <w:p w14:paraId="664E45C8">
            <w:pPr>
              <w:ind w:firstLine="0" w:firstLineChars="0"/>
              <w:jc w:val="left"/>
              <w:rPr>
                <w:rFonts w:hint="eastAsia" w:ascii="宋体" w:hAnsi="宋体"/>
              </w:rPr>
            </w:pPr>
          </w:p>
        </w:tc>
      </w:tr>
      <w:tr w14:paraId="341C8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148" w:type="dxa"/>
            <w:vMerge w:val="restart"/>
            <w:shd w:val="clear" w:color="auto" w:fill="auto"/>
            <w:noWrap w:val="0"/>
            <w:vAlign w:val="top"/>
          </w:tcPr>
          <w:p w14:paraId="022DF3A9">
            <w:pPr>
              <w:ind w:firstLine="0" w:firstLineChars="0"/>
              <w:rPr>
                <w:rFonts w:hint="eastAsia" w:ascii="宋体" w:hAnsi="宋体"/>
              </w:rPr>
            </w:pPr>
            <w:r>
              <w:rPr>
                <w:rFonts w:hint="eastAsia" w:ascii="宋体" w:hAnsi="宋体"/>
              </w:rPr>
              <w:t>五、连衣裙立体造型</w:t>
            </w:r>
          </w:p>
        </w:tc>
        <w:tc>
          <w:tcPr>
            <w:tcW w:w="975" w:type="dxa"/>
            <w:shd w:val="clear" w:color="auto" w:fill="auto"/>
            <w:noWrap w:val="0"/>
            <w:vAlign w:val="top"/>
          </w:tcPr>
          <w:p w14:paraId="7B5F378B">
            <w:pPr>
              <w:ind w:firstLine="0" w:firstLineChars="0"/>
              <w:rPr>
                <w:rFonts w:hint="eastAsia" w:ascii="宋体" w:hAnsi="宋体"/>
              </w:rPr>
            </w:pPr>
            <w:r>
              <w:rPr>
                <w:rFonts w:hint="eastAsia" w:ascii="宋体" w:hAnsi="宋体"/>
              </w:rPr>
              <w:t>项目1</w:t>
            </w:r>
          </w:p>
        </w:tc>
        <w:tc>
          <w:tcPr>
            <w:tcW w:w="4275" w:type="dxa"/>
            <w:shd w:val="clear" w:color="auto" w:fill="auto"/>
            <w:noWrap w:val="0"/>
            <w:vAlign w:val="center"/>
          </w:tcPr>
          <w:p w14:paraId="261CCBAD">
            <w:pPr>
              <w:ind w:firstLine="0" w:firstLineChars="0"/>
              <w:rPr>
                <w:rFonts w:ascii="宋体" w:hAnsi="宋体"/>
              </w:rPr>
            </w:pPr>
            <w:r>
              <w:rPr>
                <w:rFonts w:hint="eastAsia" w:ascii="宋体" w:hAnsi="宋体"/>
                <w:lang w:eastAsia="zh-CN"/>
              </w:rPr>
              <w:t>袖子原型立体造型</w:t>
            </w:r>
          </w:p>
        </w:tc>
        <w:tc>
          <w:tcPr>
            <w:tcW w:w="1187" w:type="dxa"/>
            <w:shd w:val="clear" w:color="auto" w:fill="auto"/>
            <w:noWrap w:val="0"/>
            <w:vAlign w:val="top"/>
          </w:tcPr>
          <w:p w14:paraId="67DAA749">
            <w:pPr>
              <w:ind w:firstLine="0" w:firstLineChars="0"/>
              <w:jc w:val="center"/>
              <w:rPr>
                <w:rFonts w:hint="eastAsia" w:ascii="宋体" w:hAnsi="宋体" w:eastAsia="宋体"/>
                <w:lang w:eastAsia="zh-CN"/>
              </w:rPr>
            </w:pPr>
            <w:r>
              <w:rPr>
                <w:rFonts w:hint="eastAsia" w:ascii="宋体" w:hAnsi="宋体"/>
                <w:lang w:val="en-US" w:eastAsia="zh-CN"/>
              </w:rPr>
              <w:t>4</w:t>
            </w:r>
          </w:p>
        </w:tc>
        <w:tc>
          <w:tcPr>
            <w:tcW w:w="804" w:type="dxa"/>
            <w:vMerge w:val="continue"/>
            <w:shd w:val="clear" w:color="auto" w:fill="FDEADA"/>
            <w:noWrap w:val="0"/>
            <w:vAlign w:val="top"/>
          </w:tcPr>
          <w:p w14:paraId="0FD13EC5">
            <w:pPr>
              <w:ind w:firstLine="0" w:firstLineChars="0"/>
              <w:jc w:val="left"/>
              <w:rPr>
                <w:rFonts w:hint="eastAsia" w:ascii="宋体" w:hAnsi="宋体"/>
              </w:rPr>
            </w:pPr>
          </w:p>
        </w:tc>
      </w:tr>
      <w:tr w14:paraId="75894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148" w:type="dxa"/>
            <w:vMerge w:val="continue"/>
            <w:shd w:val="clear" w:color="auto" w:fill="auto"/>
            <w:noWrap w:val="0"/>
            <w:vAlign w:val="top"/>
          </w:tcPr>
          <w:p w14:paraId="0EA44739">
            <w:pPr>
              <w:ind w:firstLine="0" w:firstLineChars="0"/>
              <w:rPr>
                <w:rFonts w:ascii="宋体" w:hAnsi="宋体"/>
              </w:rPr>
            </w:pPr>
          </w:p>
        </w:tc>
        <w:tc>
          <w:tcPr>
            <w:tcW w:w="975" w:type="dxa"/>
            <w:shd w:val="clear" w:color="auto" w:fill="auto"/>
            <w:noWrap w:val="0"/>
            <w:vAlign w:val="top"/>
          </w:tcPr>
          <w:p w14:paraId="537D5A74">
            <w:pPr>
              <w:ind w:firstLine="0" w:firstLineChars="0"/>
              <w:rPr>
                <w:rFonts w:hint="eastAsia" w:ascii="宋体" w:hAnsi="宋体"/>
              </w:rPr>
            </w:pPr>
            <w:r>
              <w:rPr>
                <w:rFonts w:hint="eastAsia" w:ascii="宋体" w:hAnsi="宋体"/>
              </w:rPr>
              <w:t>项目2</w:t>
            </w:r>
          </w:p>
        </w:tc>
        <w:tc>
          <w:tcPr>
            <w:tcW w:w="4275" w:type="dxa"/>
            <w:shd w:val="clear" w:color="auto" w:fill="auto"/>
            <w:noWrap w:val="0"/>
            <w:vAlign w:val="center"/>
          </w:tcPr>
          <w:p w14:paraId="25333FC3">
            <w:pPr>
              <w:ind w:firstLine="0" w:firstLineChars="0"/>
              <w:rPr>
                <w:rFonts w:hint="eastAsia" w:ascii="宋体" w:hAnsi="宋体" w:eastAsia="宋体"/>
                <w:lang w:eastAsia="zh-CN"/>
              </w:rPr>
            </w:pPr>
            <w:r>
              <w:rPr>
                <w:rFonts w:hint="eastAsia" w:ascii="宋体" w:hAnsi="宋体"/>
                <w:lang w:eastAsia="zh-CN"/>
              </w:rPr>
              <w:t>袖子款式变化立体造型</w:t>
            </w:r>
          </w:p>
        </w:tc>
        <w:tc>
          <w:tcPr>
            <w:tcW w:w="1187" w:type="dxa"/>
            <w:shd w:val="clear" w:color="auto" w:fill="auto"/>
            <w:noWrap w:val="0"/>
            <w:vAlign w:val="top"/>
          </w:tcPr>
          <w:p w14:paraId="5EEF700A">
            <w:pPr>
              <w:ind w:firstLine="0" w:firstLineChars="0"/>
              <w:jc w:val="center"/>
              <w:rPr>
                <w:rFonts w:hint="default" w:ascii="宋体" w:hAnsi="宋体" w:eastAsia="宋体"/>
                <w:lang w:val="en-US" w:eastAsia="zh-CN"/>
              </w:rPr>
            </w:pPr>
            <w:r>
              <w:rPr>
                <w:rFonts w:hint="eastAsia" w:ascii="宋体" w:hAnsi="宋体"/>
                <w:lang w:val="en-US" w:eastAsia="zh-CN"/>
              </w:rPr>
              <w:t>8</w:t>
            </w:r>
          </w:p>
        </w:tc>
        <w:tc>
          <w:tcPr>
            <w:tcW w:w="804" w:type="dxa"/>
            <w:vMerge w:val="continue"/>
            <w:shd w:val="clear" w:color="auto" w:fill="FDEADA"/>
            <w:noWrap w:val="0"/>
            <w:vAlign w:val="top"/>
          </w:tcPr>
          <w:p w14:paraId="6E9056BA">
            <w:pPr>
              <w:ind w:firstLine="0" w:firstLineChars="0"/>
              <w:jc w:val="left"/>
              <w:rPr>
                <w:rFonts w:hint="eastAsia" w:ascii="宋体" w:hAnsi="宋体"/>
              </w:rPr>
            </w:pPr>
          </w:p>
        </w:tc>
      </w:tr>
      <w:tr w14:paraId="6366B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148" w:type="dxa"/>
            <w:vMerge w:val="continue"/>
            <w:shd w:val="clear" w:color="auto" w:fill="auto"/>
            <w:noWrap w:val="0"/>
            <w:vAlign w:val="top"/>
          </w:tcPr>
          <w:p w14:paraId="1760F5E0">
            <w:pPr>
              <w:ind w:firstLine="0" w:firstLineChars="0"/>
              <w:rPr>
                <w:rFonts w:ascii="宋体" w:hAnsi="宋体"/>
              </w:rPr>
            </w:pPr>
          </w:p>
        </w:tc>
        <w:tc>
          <w:tcPr>
            <w:tcW w:w="975" w:type="dxa"/>
            <w:shd w:val="clear" w:color="auto" w:fill="auto"/>
            <w:noWrap w:val="0"/>
            <w:vAlign w:val="top"/>
          </w:tcPr>
          <w:p w14:paraId="15739B08">
            <w:pPr>
              <w:ind w:firstLine="0" w:firstLineChars="0"/>
              <w:rPr>
                <w:rFonts w:hint="eastAsia" w:ascii="宋体" w:hAnsi="宋体"/>
              </w:rPr>
            </w:pPr>
            <w:r>
              <w:rPr>
                <w:rFonts w:hint="eastAsia" w:ascii="宋体" w:hAnsi="宋体"/>
              </w:rPr>
              <w:t>项目3</w:t>
            </w:r>
          </w:p>
        </w:tc>
        <w:tc>
          <w:tcPr>
            <w:tcW w:w="4275" w:type="dxa"/>
            <w:shd w:val="clear" w:color="auto" w:fill="auto"/>
            <w:noWrap w:val="0"/>
            <w:vAlign w:val="center"/>
          </w:tcPr>
          <w:p w14:paraId="75AAE238">
            <w:pPr>
              <w:ind w:firstLine="0" w:firstLineChars="0"/>
              <w:rPr>
                <w:rFonts w:hint="eastAsia" w:ascii="宋体" w:hAnsi="宋体" w:eastAsia="宋体"/>
                <w:lang w:eastAsia="zh-CN"/>
              </w:rPr>
            </w:pPr>
            <w:r>
              <w:rPr>
                <w:rFonts w:hint="eastAsia" w:ascii="宋体" w:hAnsi="宋体"/>
                <w:lang w:eastAsia="zh-CN"/>
              </w:rPr>
              <w:t>时尚连衣裙款式立体造型</w:t>
            </w:r>
          </w:p>
        </w:tc>
        <w:tc>
          <w:tcPr>
            <w:tcW w:w="1187" w:type="dxa"/>
            <w:shd w:val="clear" w:color="auto" w:fill="auto"/>
            <w:noWrap w:val="0"/>
            <w:vAlign w:val="top"/>
          </w:tcPr>
          <w:p w14:paraId="259F6601">
            <w:pPr>
              <w:ind w:firstLine="0" w:firstLineChars="0"/>
              <w:jc w:val="center"/>
              <w:rPr>
                <w:rFonts w:hint="default" w:ascii="宋体" w:hAnsi="宋体" w:eastAsia="宋体"/>
                <w:lang w:val="en-US" w:eastAsia="zh-CN"/>
              </w:rPr>
            </w:pPr>
            <w:r>
              <w:rPr>
                <w:rFonts w:hint="eastAsia" w:ascii="宋体" w:hAnsi="宋体"/>
                <w:lang w:val="en-US" w:eastAsia="zh-CN"/>
              </w:rPr>
              <w:t>12</w:t>
            </w:r>
          </w:p>
        </w:tc>
        <w:tc>
          <w:tcPr>
            <w:tcW w:w="804" w:type="dxa"/>
            <w:vMerge w:val="continue"/>
            <w:shd w:val="clear" w:color="auto" w:fill="FDEADA"/>
            <w:noWrap w:val="0"/>
            <w:vAlign w:val="top"/>
          </w:tcPr>
          <w:p w14:paraId="61D3EC50">
            <w:pPr>
              <w:ind w:firstLine="0" w:firstLineChars="0"/>
              <w:jc w:val="left"/>
              <w:rPr>
                <w:rFonts w:hint="eastAsia" w:ascii="宋体" w:hAnsi="宋体"/>
              </w:rPr>
            </w:pPr>
          </w:p>
        </w:tc>
      </w:tr>
      <w:tr w14:paraId="7CC51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148" w:type="dxa"/>
            <w:vMerge w:val="continue"/>
            <w:shd w:val="clear" w:color="auto" w:fill="auto"/>
            <w:noWrap w:val="0"/>
            <w:vAlign w:val="top"/>
          </w:tcPr>
          <w:p w14:paraId="18E34BB6">
            <w:pPr>
              <w:ind w:firstLine="0" w:firstLineChars="0"/>
              <w:rPr>
                <w:rFonts w:ascii="宋体" w:hAnsi="宋体"/>
              </w:rPr>
            </w:pPr>
          </w:p>
        </w:tc>
        <w:tc>
          <w:tcPr>
            <w:tcW w:w="975" w:type="dxa"/>
            <w:shd w:val="clear" w:color="auto" w:fill="auto"/>
            <w:noWrap w:val="0"/>
            <w:vAlign w:val="top"/>
          </w:tcPr>
          <w:p w14:paraId="7A2F8677">
            <w:pPr>
              <w:ind w:firstLine="0" w:firstLineChars="0"/>
              <w:rPr>
                <w:rFonts w:hint="eastAsia" w:ascii="宋体" w:hAnsi="宋体"/>
              </w:rPr>
            </w:pPr>
            <w:r>
              <w:rPr>
                <w:rFonts w:hint="eastAsia" w:ascii="宋体" w:hAnsi="宋体"/>
              </w:rPr>
              <w:t>项目4</w:t>
            </w:r>
          </w:p>
        </w:tc>
        <w:tc>
          <w:tcPr>
            <w:tcW w:w="4275" w:type="dxa"/>
            <w:shd w:val="clear" w:color="auto" w:fill="auto"/>
            <w:noWrap w:val="0"/>
            <w:vAlign w:val="center"/>
          </w:tcPr>
          <w:p w14:paraId="4B24EF78">
            <w:pPr>
              <w:ind w:firstLine="0" w:firstLineChars="0"/>
              <w:rPr>
                <w:rFonts w:hint="eastAsia" w:ascii="宋体" w:hAnsi="宋体" w:eastAsia="宋体"/>
                <w:lang w:eastAsia="zh-CN"/>
              </w:rPr>
            </w:pPr>
            <w:r>
              <w:rPr>
                <w:rFonts w:hint="eastAsia" w:ascii="宋体" w:hAnsi="宋体"/>
                <w:lang w:eastAsia="zh-CN"/>
              </w:rPr>
              <w:t>外套立体造型</w:t>
            </w:r>
          </w:p>
        </w:tc>
        <w:tc>
          <w:tcPr>
            <w:tcW w:w="1187" w:type="dxa"/>
            <w:shd w:val="clear" w:color="auto" w:fill="auto"/>
            <w:noWrap w:val="0"/>
            <w:vAlign w:val="top"/>
          </w:tcPr>
          <w:p w14:paraId="4AFB619C">
            <w:pPr>
              <w:ind w:firstLine="0" w:firstLineChars="0"/>
              <w:jc w:val="center"/>
              <w:rPr>
                <w:rFonts w:hint="default" w:ascii="宋体" w:hAnsi="宋体" w:eastAsia="宋体"/>
                <w:lang w:val="en-US" w:eastAsia="zh-CN"/>
              </w:rPr>
            </w:pPr>
            <w:r>
              <w:rPr>
                <w:rFonts w:hint="eastAsia" w:ascii="宋体" w:hAnsi="宋体"/>
                <w:lang w:val="en-US" w:eastAsia="zh-CN"/>
              </w:rPr>
              <w:t>12</w:t>
            </w:r>
          </w:p>
        </w:tc>
        <w:tc>
          <w:tcPr>
            <w:tcW w:w="804" w:type="dxa"/>
            <w:vMerge w:val="continue"/>
            <w:shd w:val="clear" w:color="auto" w:fill="FDEADA"/>
            <w:noWrap w:val="0"/>
            <w:vAlign w:val="top"/>
          </w:tcPr>
          <w:p w14:paraId="2C634EC0">
            <w:pPr>
              <w:ind w:firstLine="0" w:firstLineChars="0"/>
              <w:jc w:val="left"/>
              <w:rPr>
                <w:rFonts w:hint="eastAsia" w:ascii="宋体" w:hAnsi="宋体"/>
              </w:rPr>
            </w:pPr>
          </w:p>
        </w:tc>
      </w:tr>
      <w:tr w14:paraId="45F9F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148" w:type="dxa"/>
            <w:vMerge w:val="continue"/>
            <w:shd w:val="clear" w:color="auto" w:fill="auto"/>
            <w:noWrap w:val="0"/>
            <w:vAlign w:val="top"/>
          </w:tcPr>
          <w:p w14:paraId="200DA85C">
            <w:pPr>
              <w:ind w:firstLine="0" w:firstLineChars="0"/>
              <w:rPr>
                <w:rFonts w:ascii="宋体" w:hAnsi="宋体"/>
              </w:rPr>
            </w:pPr>
          </w:p>
        </w:tc>
        <w:tc>
          <w:tcPr>
            <w:tcW w:w="975" w:type="dxa"/>
            <w:shd w:val="clear" w:color="auto" w:fill="auto"/>
            <w:noWrap w:val="0"/>
            <w:vAlign w:val="top"/>
          </w:tcPr>
          <w:p w14:paraId="4563E817">
            <w:pPr>
              <w:ind w:firstLine="0" w:firstLineChars="0"/>
              <w:rPr>
                <w:rFonts w:hint="default" w:ascii="宋体" w:hAnsi="宋体" w:eastAsia="宋体"/>
                <w:lang w:val="en-US" w:eastAsia="zh-CN"/>
              </w:rPr>
            </w:pPr>
            <w:r>
              <w:rPr>
                <w:rFonts w:hint="eastAsia" w:ascii="宋体" w:hAnsi="宋体"/>
                <w:lang w:eastAsia="zh-CN"/>
              </w:rPr>
              <w:t>项目</w:t>
            </w:r>
            <w:r>
              <w:rPr>
                <w:rFonts w:hint="eastAsia" w:ascii="宋体" w:hAnsi="宋体"/>
                <w:lang w:val="en-US" w:eastAsia="zh-CN"/>
              </w:rPr>
              <w:t>5</w:t>
            </w:r>
          </w:p>
        </w:tc>
        <w:tc>
          <w:tcPr>
            <w:tcW w:w="4275" w:type="dxa"/>
            <w:shd w:val="clear" w:color="auto" w:fill="auto"/>
            <w:noWrap w:val="0"/>
            <w:vAlign w:val="center"/>
          </w:tcPr>
          <w:p w14:paraId="745D3936">
            <w:pPr>
              <w:ind w:firstLine="0" w:firstLineChars="0"/>
              <w:rPr>
                <w:rFonts w:ascii="宋体" w:hAnsi="宋体"/>
              </w:rPr>
            </w:pPr>
            <w:r>
              <w:rPr>
                <w:rFonts w:hint="eastAsia" w:ascii="宋体" w:hAnsi="宋体"/>
                <w:lang w:eastAsia="zh-CN"/>
              </w:rPr>
              <w:t>礼服立体造型</w:t>
            </w:r>
          </w:p>
        </w:tc>
        <w:tc>
          <w:tcPr>
            <w:tcW w:w="1187" w:type="dxa"/>
            <w:shd w:val="clear" w:color="auto" w:fill="auto"/>
            <w:noWrap w:val="0"/>
            <w:vAlign w:val="top"/>
          </w:tcPr>
          <w:p w14:paraId="5CF12763">
            <w:pPr>
              <w:ind w:firstLine="0" w:firstLineChars="0"/>
              <w:jc w:val="center"/>
              <w:rPr>
                <w:rFonts w:hint="default" w:ascii="宋体" w:hAnsi="宋体" w:eastAsia="宋体"/>
                <w:lang w:val="en-US" w:eastAsia="zh-CN"/>
              </w:rPr>
            </w:pPr>
            <w:r>
              <w:rPr>
                <w:rFonts w:hint="eastAsia" w:ascii="宋体" w:hAnsi="宋体"/>
                <w:lang w:val="en-US" w:eastAsia="zh-CN"/>
              </w:rPr>
              <w:t>16</w:t>
            </w:r>
          </w:p>
        </w:tc>
        <w:tc>
          <w:tcPr>
            <w:tcW w:w="804" w:type="dxa"/>
            <w:vMerge w:val="continue"/>
            <w:noWrap w:val="0"/>
            <w:vAlign w:val="top"/>
          </w:tcPr>
          <w:p w14:paraId="74ACED62">
            <w:pPr>
              <w:ind w:firstLine="0" w:firstLineChars="0"/>
              <w:jc w:val="left"/>
              <w:rPr>
                <w:rFonts w:hint="eastAsia" w:ascii="宋体" w:hAnsi="宋体"/>
              </w:rPr>
            </w:pPr>
          </w:p>
        </w:tc>
      </w:tr>
      <w:tr w14:paraId="7D4A6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7398" w:type="dxa"/>
            <w:gridSpan w:val="3"/>
            <w:noWrap w:val="0"/>
            <w:vAlign w:val="top"/>
          </w:tcPr>
          <w:p w14:paraId="2EBFAB84">
            <w:pPr>
              <w:ind w:firstLine="0" w:firstLineChars="0"/>
              <w:jc w:val="center"/>
              <w:rPr>
                <w:rFonts w:hint="eastAsia" w:ascii="宋体" w:hAnsi="宋体"/>
              </w:rPr>
            </w:pPr>
            <w:r>
              <w:rPr>
                <w:rFonts w:hint="eastAsia" w:ascii="宋体" w:hAnsi="宋体"/>
              </w:rPr>
              <w:t>总学时</w:t>
            </w:r>
          </w:p>
        </w:tc>
        <w:tc>
          <w:tcPr>
            <w:tcW w:w="1187" w:type="dxa"/>
            <w:noWrap w:val="0"/>
            <w:vAlign w:val="top"/>
          </w:tcPr>
          <w:p w14:paraId="10EFDA09">
            <w:pPr>
              <w:ind w:firstLine="0" w:firstLineChars="0"/>
              <w:jc w:val="center"/>
              <w:rPr>
                <w:rFonts w:hint="default" w:ascii="宋体" w:hAnsi="宋体" w:eastAsia="宋体"/>
                <w:lang w:val="en-US" w:eastAsia="zh-CN"/>
              </w:rPr>
            </w:pPr>
            <w:r>
              <w:rPr>
                <w:rFonts w:hint="eastAsia" w:ascii="宋体" w:hAnsi="宋体"/>
                <w:lang w:val="en-US" w:eastAsia="zh-CN"/>
              </w:rPr>
              <w:t>108</w:t>
            </w:r>
          </w:p>
        </w:tc>
        <w:tc>
          <w:tcPr>
            <w:tcW w:w="804" w:type="dxa"/>
            <w:noWrap w:val="0"/>
            <w:vAlign w:val="top"/>
          </w:tcPr>
          <w:p w14:paraId="3A5FA6F5">
            <w:pPr>
              <w:ind w:firstLine="0" w:firstLineChars="0"/>
              <w:rPr>
                <w:rFonts w:hint="eastAsia" w:ascii="宋体" w:hAnsi="宋体"/>
              </w:rPr>
            </w:pPr>
          </w:p>
        </w:tc>
      </w:tr>
    </w:tbl>
    <w:p w14:paraId="747E01A6">
      <w:pPr>
        <w:pStyle w:val="5"/>
        <w:spacing w:before="0" w:beforeAutospacing="0" w:after="0" w:afterAutospacing="0" w:line="240" w:lineRule="auto"/>
        <w:jc w:val="both"/>
        <w:rPr>
          <w:rFonts w:hint="eastAsia" w:cs="仿宋_GB2312"/>
          <w:b/>
          <w:kern w:val="2"/>
          <w:position w:val="6"/>
        </w:rPr>
      </w:pPr>
    </w:p>
    <w:p w14:paraId="7C92B2D1">
      <w:pPr>
        <w:pStyle w:val="5"/>
        <w:spacing w:before="0" w:beforeAutospacing="0" w:after="0" w:afterAutospacing="0" w:line="360" w:lineRule="auto"/>
        <w:jc w:val="both"/>
        <w:rPr>
          <w:rFonts w:hint="eastAsia" w:cs="仿宋_GB2312"/>
          <w:b/>
          <w:kern w:val="2"/>
          <w:position w:val="6"/>
        </w:rPr>
      </w:pPr>
      <w:r>
        <w:rPr>
          <w:rFonts w:hint="eastAsia" w:cs="仿宋_GB2312"/>
          <w:b/>
          <w:kern w:val="2"/>
          <w:position w:val="6"/>
        </w:rPr>
        <w:t>2.单元（或项目）设计</w:t>
      </w:r>
    </w:p>
    <w:tbl>
      <w:tblPr>
        <w:tblStyle w:val="9"/>
        <w:tblW w:w="93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4"/>
        <w:gridCol w:w="1106"/>
        <w:gridCol w:w="2473"/>
        <w:gridCol w:w="1080"/>
        <w:gridCol w:w="900"/>
        <w:gridCol w:w="1080"/>
        <w:gridCol w:w="1383"/>
      </w:tblGrid>
      <w:tr w14:paraId="2F2F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0" w:type="dxa"/>
            <w:gridSpan w:val="2"/>
            <w:tcBorders>
              <w:top w:val="single" w:color="auto" w:sz="4" w:space="0"/>
              <w:left w:val="single" w:color="auto" w:sz="4" w:space="0"/>
              <w:bottom w:val="single" w:color="auto" w:sz="4" w:space="0"/>
              <w:right w:val="single" w:color="auto" w:sz="4" w:space="0"/>
            </w:tcBorders>
            <w:noWrap w:val="0"/>
            <w:vAlign w:val="center"/>
          </w:tcPr>
          <w:p w14:paraId="5C5279E0">
            <w:pPr>
              <w:widowControl/>
              <w:spacing w:line="240" w:lineRule="auto"/>
              <w:ind w:firstLine="480" w:firstLineChars="0"/>
              <w:jc w:val="center"/>
              <w:rPr>
                <w:rFonts w:ascii="宋体" w:hAnsi="宋体" w:cs="宋体"/>
                <w:kern w:val="0"/>
              </w:rPr>
            </w:pPr>
            <w:r>
              <w:rPr>
                <w:rFonts w:hint="eastAsia" w:ascii="宋体" w:hAnsi="宋体" w:cs="宋体"/>
                <w:kern w:val="0"/>
              </w:rPr>
              <w:t>模块一</w:t>
            </w:r>
          </w:p>
        </w:tc>
        <w:tc>
          <w:tcPr>
            <w:tcW w:w="6916" w:type="dxa"/>
            <w:gridSpan w:val="5"/>
            <w:tcBorders>
              <w:top w:val="single" w:color="auto" w:sz="4" w:space="0"/>
              <w:left w:val="single" w:color="auto" w:sz="4" w:space="0"/>
              <w:bottom w:val="single" w:color="auto" w:sz="4" w:space="0"/>
              <w:right w:val="single" w:color="auto" w:sz="4" w:space="0"/>
            </w:tcBorders>
            <w:noWrap w:val="0"/>
            <w:vAlign w:val="center"/>
          </w:tcPr>
          <w:p w14:paraId="01E49D5B">
            <w:pPr>
              <w:widowControl/>
              <w:spacing w:line="240" w:lineRule="auto"/>
              <w:ind w:firstLine="0" w:firstLineChars="0"/>
              <w:jc w:val="center"/>
              <w:rPr>
                <w:rFonts w:ascii="宋体" w:hAnsi="宋体" w:cs="宋体"/>
                <w:kern w:val="0"/>
              </w:rPr>
            </w:pPr>
            <w:r>
              <w:rPr>
                <w:rFonts w:hint="eastAsia" w:ascii="宋体" w:hAnsi="宋体"/>
              </w:rPr>
              <w:t>立体造型概述</w:t>
            </w:r>
          </w:p>
        </w:tc>
      </w:tr>
      <w:tr w14:paraId="619E16A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66" w:hRule="atLeast"/>
          <w:jc w:val="center"/>
        </w:trPr>
        <w:tc>
          <w:tcPr>
            <w:tcW w:w="1314" w:type="dxa"/>
            <w:tcBorders>
              <w:top w:val="nil"/>
              <w:left w:val="single" w:color="auto" w:sz="4" w:space="0"/>
              <w:bottom w:val="single" w:color="auto" w:sz="4" w:space="0"/>
              <w:right w:val="single" w:color="auto" w:sz="4" w:space="0"/>
            </w:tcBorders>
            <w:shd w:val="clear" w:color="auto" w:fill="auto"/>
            <w:noWrap w:val="0"/>
            <w:vAlign w:val="center"/>
          </w:tcPr>
          <w:p w14:paraId="4329F98B">
            <w:pPr>
              <w:widowControl/>
              <w:spacing w:line="240" w:lineRule="auto"/>
              <w:ind w:firstLine="0" w:firstLineChars="0"/>
              <w:jc w:val="center"/>
              <w:rPr>
                <w:rFonts w:ascii="宋体" w:hAnsi="宋体" w:cs="宋体"/>
                <w:kern w:val="0"/>
              </w:rPr>
            </w:pPr>
            <w:r>
              <w:rPr>
                <w:rFonts w:hint="eastAsia" w:ascii="宋体" w:hAnsi="宋体" w:cs="宋体"/>
                <w:kern w:val="0"/>
              </w:rPr>
              <w:t>项目1</w:t>
            </w:r>
          </w:p>
        </w:tc>
        <w:tc>
          <w:tcPr>
            <w:tcW w:w="4659" w:type="dxa"/>
            <w:gridSpan w:val="3"/>
            <w:tcBorders>
              <w:top w:val="nil"/>
              <w:left w:val="nil"/>
              <w:bottom w:val="single" w:color="auto" w:sz="4" w:space="0"/>
              <w:right w:val="single" w:color="auto" w:sz="4" w:space="0"/>
            </w:tcBorders>
            <w:shd w:val="clear" w:color="auto" w:fill="auto"/>
            <w:noWrap/>
            <w:vAlign w:val="center"/>
          </w:tcPr>
          <w:p w14:paraId="6F15FF67">
            <w:pPr>
              <w:ind w:firstLine="0" w:firstLineChars="0"/>
              <w:rPr>
                <w:rFonts w:hint="eastAsia" w:ascii="宋体" w:hAnsi="宋体"/>
              </w:rPr>
            </w:pPr>
            <w:r>
              <w:rPr>
                <w:rFonts w:hint="eastAsia" w:ascii="宋体" w:hAnsi="宋体" w:cs="宋体"/>
                <w:kern w:val="0"/>
              </w:rPr>
              <w:t>立体造型概述简介</w:t>
            </w:r>
          </w:p>
        </w:tc>
        <w:tc>
          <w:tcPr>
            <w:tcW w:w="900" w:type="dxa"/>
            <w:tcBorders>
              <w:top w:val="nil"/>
              <w:left w:val="single" w:color="auto" w:sz="4" w:space="0"/>
              <w:bottom w:val="single" w:color="auto" w:sz="4" w:space="0"/>
              <w:right w:val="single" w:color="auto" w:sz="4" w:space="0"/>
            </w:tcBorders>
            <w:shd w:val="clear" w:color="auto" w:fill="auto"/>
            <w:noWrap/>
            <w:vAlign w:val="center"/>
          </w:tcPr>
          <w:p w14:paraId="54EC2A0B">
            <w:pPr>
              <w:widowControl/>
              <w:spacing w:line="240" w:lineRule="auto"/>
              <w:ind w:firstLine="0" w:firstLineChars="0"/>
              <w:jc w:val="center"/>
              <w:rPr>
                <w:rFonts w:ascii="宋体" w:hAnsi="宋体" w:cs="宋体"/>
                <w:kern w:val="0"/>
              </w:rPr>
            </w:pPr>
            <w:r>
              <w:rPr>
                <w:rFonts w:hint="eastAsia" w:ascii="宋体" w:hAnsi="宋体" w:cs="宋体"/>
                <w:kern w:val="0"/>
              </w:rPr>
              <w:t>2学时</w:t>
            </w:r>
          </w:p>
        </w:tc>
        <w:tc>
          <w:tcPr>
            <w:tcW w:w="1080" w:type="dxa"/>
            <w:tcBorders>
              <w:top w:val="nil"/>
              <w:left w:val="nil"/>
              <w:bottom w:val="single" w:color="auto" w:sz="4" w:space="0"/>
              <w:right w:val="single" w:color="auto" w:sz="4" w:space="0"/>
            </w:tcBorders>
            <w:shd w:val="clear" w:color="auto" w:fill="FFFFFF"/>
            <w:noWrap w:val="0"/>
            <w:vAlign w:val="center"/>
          </w:tcPr>
          <w:p w14:paraId="78854EB0">
            <w:pPr>
              <w:widowControl/>
              <w:spacing w:line="240" w:lineRule="auto"/>
              <w:ind w:firstLine="0" w:firstLineChars="0"/>
              <w:jc w:val="center"/>
              <w:rPr>
                <w:rFonts w:ascii="宋体" w:hAnsi="宋体" w:cs="宋体"/>
                <w:kern w:val="0"/>
              </w:rPr>
            </w:pPr>
            <w:r>
              <w:rPr>
                <w:rFonts w:hint="eastAsia" w:ascii="宋体" w:hAnsi="宋体" w:cs="宋体"/>
                <w:kern w:val="0"/>
              </w:rPr>
              <w:t>理论</w:t>
            </w:r>
          </w:p>
        </w:tc>
        <w:tc>
          <w:tcPr>
            <w:tcW w:w="1383" w:type="dxa"/>
            <w:tcBorders>
              <w:top w:val="nil"/>
              <w:left w:val="nil"/>
              <w:bottom w:val="single" w:color="auto" w:sz="4" w:space="0"/>
              <w:right w:val="single" w:color="auto" w:sz="4" w:space="0"/>
            </w:tcBorders>
            <w:noWrap/>
            <w:vAlign w:val="center"/>
          </w:tcPr>
          <w:p w14:paraId="47F940C7">
            <w:pPr>
              <w:widowControl/>
              <w:spacing w:line="240" w:lineRule="auto"/>
              <w:ind w:firstLine="0" w:firstLineChars="0"/>
              <w:jc w:val="center"/>
              <w:rPr>
                <w:rFonts w:hint="eastAsia" w:ascii="宋体" w:hAnsi="宋体" w:cs="宋体"/>
                <w:kern w:val="0"/>
              </w:rPr>
            </w:pPr>
            <w:r>
              <w:rPr>
                <w:rFonts w:hint="eastAsia" w:ascii="宋体" w:hAnsi="宋体" w:cs="宋体"/>
                <w:kern w:val="0"/>
              </w:rPr>
              <w:t>实践</w:t>
            </w:r>
          </w:p>
        </w:tc>
      </w:tr>
      <w:tr w14:paraId="1473048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12" w:hRule="atLeast"/>
          <w:jc w:val="center"/>
        </w:trPr>
        <w:tc>
          <w:tcPr>
            <w:tcW w:w="1314" w:type="dxa"/>
            <w:tcBorders>
              <w:top w:val="single" w:color="auto" w:sz="4" w:space="0"/>
              <w:left w:val="single" w:color="auto" w:sz="4" w:space="0"/>
              <w:right w:val="single" w:color="auto" w:sz="4" w:space="0"/>
            </w:tcBorders>
            <w:shd w:val="clear" w:color="auto" w:fill="auto"/>
            <w:noWrap w:val="0"/>
            <w:vAlign w:val="center"/>
          </w:tcPr>
          <w:p w14:paraId="35862718">
            <w:pPr>
              <w:widowControl/>
              <w:spacing w:line="240" w:lineRule="auto"/>
              <w:ind w:firstLine="0" w:firstLineChars="0"/>
              <w:jc w:val="center"/>
              <w:rPr>
                <w:rFonts w:ascii="宋体" w:hAnsi="宋体" w:cs="宋体"/>
                <w:kern w:val="0"/>
              </w:rPr>
            </w:pPr>
            <w:r>
              <w:rPr>
                <w:rFonts w:hint="eastAsia" w:ascii="宋体" w:hAnsi="宋体" w:cs="宋体"/>
                <w:kern w:val="0"/>
              </w:rPr>
              <w:t>项目2　</w:t>
            </w:r>
          </w:p>
        </w:tc>
        <w:tc>
          <w:tcPr>
            <w:tcW w:w="4659" w:type="dxa"/>
            <w:gridSpan w:val="3"/>
            <w:tcBorders>
              <w:top w:val="single" w:color="auto" w:sz="4" w:space="0"/>
              <w:left w:val="nil"/>
              <w:right w:val="single" w:color="auto" w:sz="4" w:space="0"/>
            </w:tcBorders>
            <w:shd w:val="clear" w:color="auto" w:fill="auto"/>
            <w:noWrap/>
            <w:vAlign w:val="center"/>
          </w:tcPr>
          <w:p w14:paraId="3A910D85">
            <w:pPr>
              <w:ind w:firstLine="0" w:firstLineChars="0"/>
              <w:rPr>
                <w:rFonts w:hint="eastAsia" w:ascii="宋体" w:hAnsi="宋体"/>
              </w:rPr>
            </w:pPr>
            <w:r>
              <w:rPr>
                <w:rFonts w:hint="eastAsia" w:ascii="宋体" w:hAnsi="宋体" w:cs="仿宋_GB2312"/>
                <w:position w:val="6"/>
              </w:rPr>
              <w:t>人台基础线标记、立裁针法</w:t>
            </w:r>
          </w:p>
        </w:tc>
        <w:tc>
          <w:tcPr>
            <w:tcW w:w="900" w:type="dxa"/>
            <w:tcBorders>
              <w:top w:val="single" w:color="auto" w:sz="4" w:space="0"/>
              <w:left w:val="single" w:color="auto" w:sz="4" w:space="0"/>
              <w:right w:val="single" w:color="auto" w:sz="4" w:space="0"/>
            </w:tcBorders>
            <w:shd w:val="clear" w:color="auto" w:fill="auto"/>
            <w:noWrap w:val="0"/>
            <w:vAlign w:val="center"/>
          </w:tcPr>
          <w:p w14:paraId="6005258D">
            <w:pPr>
              <w:widowControl/>
              <w:spacing w:line="240" w:lineRule="auto"/>
              <w:ind w:firstLine="0" w:firstLineChars="0"/>
              <w:jc w:val="left"/>
              <w:rPr>
                <w:rFonts w:ascii="宋体" w:hAnsi="宋体" w:cs="宋体"/>
                <w:kern w:val="0"/>
              </w:rPr>
            </w:pPr>
            <w:r>
              <w:rPr>
                <w:rFonts w:hint="eastAsia" w:ascii="宋体" w:hAnsi="宋体" w:cs="宋体"/>
                <w:kern w:val="0"/>
              </w:rPr>
              <w:t>4学时</w:t>
            </w:r>
          </w:p>
        </w:tc>
        <w:tc>
          <w:tcPr>
            <w:tcW w:w="1080" w:type="dxa"/>
            <w:tcBorders>
              <w:top w:val="single" w:color="auto" w:sz="4" w:space="0"/>
              <w:left w:val="nil"/>
              <w:right w:val="single" w:color="auto" w:sz="4" w:space="0"/>
            </w:tcBorders>
            <w:shd w:val="clear" w:color="auto" w:fill="FFFFFF"/>
            <w:noWrap w:val="0"/>
            <w:vAlign w:val="center"/>
          </w:tcPr>
          <w:p w14:paraId="1A72725C">
            <w:pPr>
              <w:widowControl/>
              <w:spacing w:line="240" w:lineRule="auto"/>
              <w:ind w:firstLine="0" w:firstLineChars="0"/>
              <w:jc w:val="center"/>
              <w:rPr>
                <w:rFonts w:ascii="宋体" w:hAnsi="宋体" w:cs="宋体"/>
                <w:kern w:val="0"/>
              </w:rPr>
            </w:pPr>
            <w:r>
              <w:rPr>
                <w:rFonts w:hint="eastAsia" w:ascii="宋体" w:hAnsi="宋体" w:cs="宋体"/>
                <w:kern w:val="0"/>
              </w:rPr>
              <w:t>2学时</w:t>
            </w:r>
          </w:p>
        </w:tc>
        <w:tc>
          <w:tcPr>
            <w:tcW w:w="1383" w:type="dxa"/>
            <w:tcBorders>
              <w:top w:val="single" w:color="auto" w:sz="4" w:space="0"/>
              <w:left w:val="nil"/>
              <w:right w:val="single" w:color="auto" w:sz="4" w:space="0"/>
            </w:tcBorders>
            <w:noWrap/>
            <w:vAlign w:val="center"/>
          </w:tcPr>
          <w:p w14:paraId="091E60F8">
            <w:pPr>
              <w:widowControl/>
              <w:spacing w:line="240" w:lineRule="auto"/>
              <w:ind w:firstLine="0" w:firstLineChars="0"/>
              <w:jc w:val="center"/>
              <w:rPr>
                <w:rFonts w:ascii="宋体" w:hAnsi="宋体" w:cs="宋体"/>
                <w:kern w:val="0"/>
              </w:rPr>
            </w:pPr>
            <w:r>
              <w:rPr>
                <w:rFonts w:hint="eastAsia" w:ascii="宋体" w:hAnsi="宋体" w:cs="宋体"/>
                <w:kern w:val="0"/>
              </w:rPr>
              <w:t>4学时</w:t>
            </w:r>
          </w:p>
        </w:tc>
      </w:tr>
      <w:tr w14:paraId="52D3A65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36" w:type="dxa"/>
            <w:gridSpan w:val="7"/>
            <w:tcBorders>
              <w:top w:val="single" w:color="auto" w:sz="4" w:space="0"/>
              <w:left w:val="single" w:color="auto" w:sz="4" w:space="0"/>
              <w:bottom w:val="single" w:color="auto" w:sz="4" w:space="0"/>
              <w:right w:val="single" w:color="auto" w:sz="4" w:space="0"/>
            </w:tcBorders>
            <w:noWrap/>
            <w:vAlign w:val="center"/>
          </w:tcPr>
          <w:p w14:paraId="3391D6F6">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2649EB9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36" w:type="dxa"/>
            <w:gridSpan w:val="7"/>
            <w:tcBorders>
              <w:top w:val="single" w:color="auto" w:sz="4" w:space="0"/>
              <w:left w:val="single" w:color="auto" w:sz="4" w:space="0"/>
              <w:bottom w:val="single" w:color="auto" w:sz="4" w:space="0"/>
              <w:right w:val="single" w:color="auto" w:sz="4" w:space="0"/>
            </w:tcBorders>
            <w:noWrap w:val="0"/>
            <w:vAlign w:val="center"/>
          </w:tcPr>
          <w:p w14:paraId="6DA1D849">
            <w:pPr>
              <w:widowControl/>
              <w:spacing w:line="240" w:lineRule="auto"/>
              <w:ind w:firstLine="0" w:firstLineChars="0"/>
              <w:jc w:val="left"/>
              <w:rPr>
                <w:rFonts w:hint="eastAsia" w:ascii="宋体" w:hAnsi="宋体" w:cs="宋体"/>
                <w:kern w:val="0"/>
              </w:rPr>
            </w:pPr>
            <w:r>
              <w:rPr>
                <w:rFonts w:hint="eastAsia" w:ascii="宋体" w:hAnsi="宋体" w:cs="宋体"/>
                <w:kern w:val="0"/>
              </w:rPr>
              <w:t xml:space="preserve">    认知目标：通过了解立体造型的起源及发展历史，学习立体造型的方法，应用范围。</w:t>
            </w:r>
          </w:p>
          <w:p w14:paraId="58A99CE8">
            <w:pPr>
              <w:widowControl/>
              <w:spacing w:line="240" w:lineRule="auto"/>
              <w:ind w:left="360" w:firstLine="0" w:firstLineChars="0"/>
              <w:jc w:val="left"/>
              <w:rPr>
                <w:rFonts w:ascii="宋体" w:hAnsi="宋体" w:cs="宋体"/>
                <w:kern w:val="0"/>
              </w:rPr>
            </w:pPr>
            <w:r>
              <w:rPr>
                <w:rFonts w:hint="eastAsia" w:ascii="宋体" w:hAnsi="宋体" w:cs="宋体"/>
                <w:kern w:val="0"/>
              </w:rPr>
              <w:t xml:space="preserve"> 技能目标：</w:t>
            </w:r>
            <w:r>
              <w:rPr>
                <w:rFonts w:hint="eastAsia" w:ascii="宋体" w:hAnsi="宋体" w:cs="仿宋_GB2312"/>
                <w:position w:val="6"/>
              </w:rPr>
              <w:t>立体造型人台基础线标记；立裁针法</w:t>
            </w:r>
            <w:r>
              <w:rPr>
                <w:rFonts w:hint="eastAsia" w:ascii="宋体" w:hAnsi="宋体" w:cs="宋体"/>
                <w:kern w:val="0"/>
              </w:rPr>
              <w:t xml:space="preserve"> </w:t>
            </w:r>
            <w:r>
              <w:rPr>
                <w:rFonts w:hint="eastAsia" w:ascii="宋体" w:hAnsi="宋体" w:cs="仿宋_GB2312"/>
                <w:position w:val="6"/>
              </w:rPr>
              <w:t>；</w:t>
            </w:r>
          </w:p>
        </w:tc>
      </w:tr>
      <w:tr w14:paraId="428DFB9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57" w:hRule="atLeast"/>
          <w:jc w:val="center"/>
        </w:trPr>
        <w:tc>
          <w:tcPr>
            <w:tcW w:w="4893" w:type="dxa"/>
            <w:gridSpan w:val="3"/>
            <w:tcBorders>
              <w:top w:val="single" w:color="auto" w:sz="4" w:space="0"/>
              <w:left w:val="single" w:color="auto" w:sz="4" w:space="0"/>
              <w:bottom w:val="single" w:color="auto" w:sz="4" w:space="0"/>
              <w:right w:val="single" w:color="auto" w:sz="4" w:space="0"/>
            </w:tcBorders>
            <w:noWrap/>
            <w:vAlign w:val="center"/>
          </w:tcPr>
          <w:p w14:paraId="478BC80A">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443" w:type="dxa"/>
            <w:gridSpan w:val="4"/>
            <w:vMerge w:val="restart"/>
            <w:tcBorders>
              <w:top w:val="nil"/>
              <w:left w:val="nil"/>
              <w:right w:val="single" w:color="auto" w:sz="4" w:space="0"/>
            </w:tcBorders>
            <w:noWrap/>
            <w:vAlign w:val="center"/>
          </w:tcPr>
          <w:p w14:paraId="57ADA6F4">
            <w:pPr>
              <w:widowControl/>
              <w:spacing w:line="240" w:lineRule="auto"/>
              <w:ind w:firstLine="0" w:firstLineChars="0"/>
              <w:jc w:val="left"/>
              <w:rPr>
                <w:rFonts w:ascii="宋体" w:hAnsi="宋体" w:cs="宋体"/>
                <w:kern w:val="0"/>
              </w:rPr>
            </w:pPr>
            <w:r>
              <w:rPr>
                <w:rFonts w:hint="eastAsia" w:ascii="宋体" w:hAnsi="宋体" w:cs="宋体"/>
                <w:kern w:val="0"/>
              </w:rPr>
              <w:t>主要教学方法：讲解、示范、指导</w:t>
            </w:r>
          </w:p>
        </w:tc>
      </w:tr>
      <w:tr w14:paraId="01EB0C6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12" w:hRule="atLeast"/>
          <w:jc w:val="center"/>
        </w:trPr>
        <w:tc>
          <w:tcPr>
            <w:tcW w:w="4893"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79BD6BA9">
            <w:pPr>
              <w:widowControl/>
              <w:spacing w:line="240" w:lineRule="auto"/>
              <w:ind w:firstLine="0" w:firstLineChars="0"/>
              <w:jc w:val="left"/>
              <w:rPr>
                <w:rFonts w:hint="eastAsia" w:ascii="宋体" w:hAnsi="宋体" w:cs="宋体"/>
                <w:kern w:val="0"/>
              </w:rPr>
            </w:pPr>
          </w:p>
          <w:p w14:paraId="14AED4BC">
            <w:pPr>
              <w:widowControl/>
              <w:spacing w:line="240" w:lineRule="auto"/>
              <w:ind w:firstLine="0" w:firstLineChars="0"/>
              <w:jc w:val="left"/>
              <w:rPr>
                <w:rFonts w:hint="eastAsia" w:ascii="宋体" w:hAnsi="宋体" w:cs="宋体"/>
                <w:kern w:val="0"/>
              </w:rPr>
            </w:pPr>
            <w:r>
              <w:rPr>
                <w:rFonts w:hint="eastAsia" w:ascii="宋体" w:hAnsi="宋体" w:cs="宋体"/>
                <w:kern w:val="0"/>
              </w:rPr>
              <w:t>模块一</w:t>
            </w:r>
          </w:p>
          <w:p w14:paraId="75C62719">
            <w:pPr>
              <w:widowControl/>
              <w:spacing w:line="240" w:lineRule="auto"/>
              <w:ind w:firstLine="0" w:firstLineChars="0"/>
              <w:jc w:val="left"/>
              <w:rPr>
                <w:rFonts w:hint="eastAsia" w:ascii="宋体" w:hAnsi="宋体" w:cs="宋体"/>
                <w:kern w:val="0"/>
              </w:rPr>
            </w:pPr>
          </w:p>
          <w:p w14:paraId="4910BC21">
            <w:pPr>
              <w:widowControl/>
              <w:spacing w:line="240" w:lineRule="auto"/>
              <w:ind w:firstLine="0" w:firstLineChars="0"/>
              <w:jc w:val="left"/>
              <w:rPr>
                <w:rFonts w:hint="eastAsia" w:ascii="宋体" w:hAnsi="宋体" w:cs="宋体"/>
                <w:kern w:val="0"/>
              </w:rPr>
            </w:pPr>
            <w:r>
              <w:rPr>
                <w:rFonts w:hint="eastAsia" w:ascii="宋体" w:hAnsi="宋体" w:cs="宋体"/>
                <w:kern w:val="0"/>
              </w:rPr>
              <w:t>项目1  立体造型的起源、发展历史、应用范围；</w:t>
            </w:r>
          </w:p>
          <w:p w14:paraId="09B6109C">
            <w:pPr>
              <w:widowControl/>
              <w:spacing w:line="240" w:lineRule="auto"/>
              <w:ind w:firstLine="0" w:firstLineChars="0"/>
              <w:jc w:val="left"/>
              <w:rPr>
                <w:rFonts w:hint="eastAsia" w:ascii="宋体" w:hAnsi="宋体" w:cs="宋体"/>
                <w:kern w:val="0"/>
              </w:rPr>
            </w:pPr>
          </w:p>
          <w:p w14:paraId="6A44DCC5">
            <w:pPr>
              <w:widowControl/>
              <w:spacing w:line="240" w:lineRule="auto"/>
              <w:ind w:firstLine="0" w:firstLineChars="0"/>
              <w:jc w:val="left"/>
              <w:rPr>
                <w:rFonts w:hint="eastAsia" w:ascii="宋体" w:hAnsi="宋体" w:cs="宋体"/>
                <w:kern w:val="0"/>
              </w:rPr>
            </w:pPr>
            <w:r>
              <w:rPr>
                <w:rFonts w:hint="eastAsia" w:ascii="宋体" w:hAnsi="宋体" w:cs="宋体"/>
                <w:kern w:val="0"/>
              </w:rPr>
              <w:t>项目2   人台基础线测量，标记， 调整；</w:t>
            </w:r>
          </w:p>
          <w:p w14:paraId="6FF21EB9">
            <w:pPr>
              <w:widowControl/>
              <w:spacing w:line="240" w:lineRule="auto"/>
              <w:ind w:firstLine="0" w:firstLineChars="0"/>
              <w:jc w:val="left"/>
              <w:rPr>
                <w:rFonts w:hint="eastAsia" w:ascii="宋体" w:hAnsi="宋体" w:cs="仿宋_GB2312"/>
                <w:position w:val="6"/>
              </w:rPr>
            </w:pPr>
            <w:r>
              <w:rPr>
                <w:rFonts w:hint="eastAsia" w:ascii="宋体" w:hAnsi="宋体" w:cs="仿宋_GB2312"/>
                <w:position w:val="6"/>
              </w:rPr>
              <w:t>立裁针法：固定针法、抓别针法、盖叠针法等，各种针法的使用位置；</w:t>
            </w:r>
          </w:p>
          <w:p w14:paraId="01E8F708">
            <w:pPr>
              <w:widowControl/>
              <w:spacing w:line="240" w:lineRule="auto"/>
              <w:ind w:firstLine="0" w:firstLineChars="0"/>
              <w:jc w:val="left"/>
              <w:rPr>
                <w:rFonts w:hint="eastAsia" w:ascii="宋体" w:hAnsi="宋体" w:cs="仿宋_GB2312"/>
                <w:position w:val="6"/>
              </w:rPr>
            </w:pPr>
            <w:r>
              <w:rPr>
                <w:rFonts w:hint="eastAsia" w:ascii="宋体" w:hAnsi="宋体" w:cs="仿宋_GB2312"/>
                <w:position w:val="6"/>
              </w:rPr>
              <w:t xml:space="preserve">  </w:t>
            </w:r>
          </w:p>
          <w:p w14:paraId="747DC7A6">
            <w:pPr>
              <w:widowControl/>
              <w:spacing w:line="240" w:lineRule="auto"/>
              <w:ind w:firstLine="0" w:firstLineChars="0"/>
              <w:jc w:val="left"/>
              <w:rPr>
                <w:rFonts w:hint="eastAsia" w:ascii="宋体" w:hAnsi="宋体" w:cs="仿宋_GB2312"/>
                <w:position w:val="6"/>
                <w:lang w:eastAsia="zh-CN"/>
              </w:rPr>
            </w:pPr>
            <w:r>
              <w:rPr>
                <w:rFonts w:hint="eastAsia" w:ascii="宋体" w:hAnsi="宋体" w:cs="仿宋_GB2312"/>
                <w:position w:val="6"/>
                <w:lang w:eastAsia="zh-CN"/>
              </w:rPr>
              <w:t>重点：正确使用各种针法</w:t>
            </w:r>
          </w:p>
          <w:p w14:paraId="24003F4D">
            <w:pPr>
              <w:widowControl/>
              <w:spacing w:line="240" w:lineRule="auto"/>
              <w:ind w:firstLine="0" w:firstLineChars="0"/>
              <w:jc w:val="left"/>
              <w:rPr>
                <w:rFonts w:hint="eastAsia" w:ascii="宋体" w:hAnsi="宋体" w:cs="仿宋_GB2312"/>
                <w:position w:val="6"/>
                <w:lang w:eastAsia="zh-CN"/>
              </w:rPr>
            </w:pPr>
            <w:r>
              <w:rPr>
                <w:rFonts w:hint="eastAsia" w:ascii="宋体" w:hAnsi="宋体" w:cs="仿宋_GB2312"/>
                <w:position w:val="6"/>
                <w:lang w:eastAsia="zh-CN"/>
              </w:rPr>
              <w:t>难点：人台各部位的准确标记线条</w:t>
            </w:r>
          </w:p>
        </w:tc>
        <w:tc>
          <w:tcPr>
            <w:tcW w:w="4443" w:type="dxa"/>
            <w:gridSpan w:val="4"/>
            <w:vMerge w:val="continue"/>
            <w:tcBorders>
              <w:left w:val="nil"/>
              <w:bottom w:val="single" w:color="auto" w:sz="4" w:space="0"/>
              <w:right w:val="single" w:color="auto" w:sz="4" w:space="0"/>
            </w:tcBorders>
            <w:noWrap/>
            <w:vAlign w:val="center"/>
          </w:tcPr>
          <w:p w14:paraId="2514C17B">
            <w:pPr>
              <w:widowControl/>
              <w:spacing w:line="240" w:lineRule="auto"/>
              <w:ind w:firstLine="0" w:firstLineChars="0"/>
              <w:jc w:val="left"/>
              <w:rPr>
                <w:rFonts w:ascii="宋体" w:hAnsi="宋体" w:cs="宋体"/>
                <w:kern w:val="0"/>
              </w:rPr>
            </w:pPr>
          </w:p>
        </w:tc>
      </w:tr>
      <w:tr w14:paraId="5F2CC68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64" w:hRule="atLeast"/>
          <w:jc w:val="center"/>
        </w:trPr>
        <w:tc>
          <w:tcPr>
            <w:tcW w:w="489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1C653DE2">
            <w:pPr>
              <w:widowControl/>
              <w:spacing w:line="240" w:lineRule="auto"/>
              <w:ind w:firstLine="0" w:firstLineChars="0"/>
              <w:jc w:val="left"/>
              <w:rPr>
                <w:rFonts w:ascii="宋体" w:hAnsi="宋体" w:cs="宋体"/>
                <w:kern w:val="0"/>
              </w:rPr>
            </w:pPr>
          </w:p>
        </w:tc>
        <w:tc>
          <w:tcPr>
            <w:tcW w:w="4443" w:type="dxa"/>
            <w:gridSpan w:val="4"/>
            <w:tcBorders>
              <w:top w:val="nil"/>
              <w:left w:val="nil"/>
              <w:bottom w:val="single" w:color="auto" w:sz="4" w:space="0"/>
              <w:right w:val="single" w:color="auto" w:sz="4" w:space="0"/>
            </w:tcBorders>
            <w:noWrap/>
            <w:vAlign w:val="center"/>
          </w:tcPr>
          <w:p w14:paraId="098F2B46">
            <w:pPr>
              <w:widowControl/>
              <w:spacing w:line="240" w:lineRule="auto"/>
              <w:ind w:firstLine="0" w:firstLineChars="0"/>
              <w:jc w:val="left"/>
              <w:rPr>
                <w:rFonts w:ascii="宋体" w:hAnsi="宋体" w:cs="宋体"/>
                <w:kern w:val="0"/>
              </w:rPr>
            </w:pPr>
            <w:r>
              <w:rPr>
                <w:rFonts w:hint="eastAsia" w:ascii="宋体" w:hAnsi="宋体" w:cs="宋体"/>
                <w:kern w:val="0"/>
              </w:rPr>
              <w:t>教学地点：多媒体</w:t>
            </w:r>
            <w:r>
              <w:rPr>
                <w:rFonts w:hint="eastAsia" w:ascii="宋体" w:hAnsi="宋体" w:cs="宋体"/>
                <w:kern w:val="0"/>
                <w:lang w:eastAsia="zh-CN"/>
              </w:rPr>
              <w:t>立体造型</w:t>
            </w:r>
            <w:r>
              <w:rPr>
                <w:rFonts w:hint="eastAsia" w:ascii="宋体" w:hAnsi="宋体" w:cs="宋体"/>
                <w:kern w:val="0"/>
              </w:rPr>
              <w:t>教室</w:t>
            </w:r>
          </w:p>
        </w:tc>
      </w:tr>
      <w:tr w14:paraId="047A044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489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595F858">
            <w:pPr>
              <w:widowControl/>
              <w:spacing w:line="240" w:lineRule="auto"/>
              <w:ind w:firstLine="0" w:firstLineChars="0"/>
              <w:jc w:val="left"/>
              <w:rPr>
                <w:rFonts w:ascii="宋体" w:hAnsi="宋体" w:cs="宋体"/>
                <w:kern w:val="0"/>
              </w:rPr>
            </w:pPr>
          </w:p>
        </w:tc>
        <w:tc>
          <w:tcPr>
            <w:tcW w:w="4443" w:type="dxa"/>
            <w:gridSpan w:val="4"/>
            <w:tcBorders>
              <w:top w:val="nil"/>
              <w:left w:val="nil"/>
              <w:bottom w:val="single" w:color="auto" w:sz="4" w:space="0"/>
              <w:right w:val="single" w:color="auto" w:sz="4" w:space="0"/>
            </w:tcBorders>
            <w:noWrap w:val="0"/>
            <w:vAlign w:val="center"/>
          </w:tcPr>
          <w:p w14:paraId="7DDDAEE4">
            <w:pPr>
              <w:widowControl/>
              <w:spacing w:line="240" w:lineRule="auto"/>
              <w:ind w:firstLine="0" w:firstLineChars="0"/>
              <w:jc w:val="left"/>
              <w:rPr>
                <w:rFonts w:hint="eastAsia" w:ascii="宋体" w:hAnsi="宋体" w:cs="宋体"/>
                <w:kern w:val="0"/>
              </w:rPr>
            </w:pPr>
            <w:r>
              <w:rPr>
                <w:rFonts w:hint="eastAsia" w:ascii="宋体" w:hAnsi="宋体" w:cs="宋体"/>
              </w:rPr>
              <w:t>教材：《服装立体裁剪基础篇》</w:t>
            </w:r>
          </w:p>
        </w:tc>
      </w:tr>
      <w:tr w14:paraId="60975DA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67" w:hRule="atLeast"/>
          <w:jc w:val="center"/>
        </w:trPr>
        <w:tc>
          <w:tcPr>
            <w:tcW w:w="489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015A794">
            <w:pPr>
              <w:widowControl/>
              <w:spacing w:line="240" w:lineRule="auto"/>
              <w:ind w:firstLine="0" w:firstLineChars="0"/>
              <w:jc w:val="left"/>
              <w:rPr>
                <w:rFonts w:ascii="宋体" w:hAnsi="宋体" w:cs="宋体"/>
                <w:kern w:val="0"/>
              </w:rPr>
            </w:pPr>
          </w:p>
        </w:tc>
        <w:tc>
          <w:tcPr>
            <w:tcW w:w="4443" w:type="dxa"/>
            <w:gridSpan w:val="4"/>
            <w:tcBorders>
              <w:top w:val="nil"/>
              <w:left w:val="nil"/>
              <w:bottom w:val="single" w:color="auto" w:sz="4" w:space="0"/>
              <w:right w:val="single" w:color="auto" w:sz="4" w:space="0"/>
            </w:tcBorders>
            <w:noWrap/>
            <w:vAlign w:val="center"/>
          </w:tcPr>
          <w:p w14:paraId="12331845">
            <w:pPr>
              <w:widowControl/>
              <w:spacing w:line="240" w:lineRule="auto"/>
              <w:ind w:firstLine="0" w:firstLineChars="0"/>
              <w:jc w:val="left"/>
              <w:rPr>
                <w:rFonts w:ascii="宋体" w:hAnsi="宋体" w:cs="宋体"/>
                <w:kern w:val="0"/>
              </w:rPr>
            </w:pPr>
            <w:r>
              <w:rPr>
                <w:rFonts w:hint="eastAsia" w:ascii="宋体" w:hAnsi="宋体" w:cs="宋体"/>
              </w:rPr>
              <w:t>参考资料：学校的网络平台《省道的设计与连衣裙的制作》</w:t>
            </w:r>
          </w:p>
        </w:tc>
      </w:tr>
      <w:tr w14:paraId="79C9AB1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312" w:hRule="atLeast"/>
          <w:jc w:val="center"/>
        </w:trPr>
        <w:tc>
          <w:tcPr>
            <w:tcW w:w="489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A73DF3D">
            <w:pPr>
              <w:widowControl/>
              <w:spacing w:line="240" w:lineRule="auto"/>
              <w:ind w:firstLine="0" w:firstLineChars="0"/>
              <w:jc w:val="left"/>
              <w:rPr>
                <w:rFonts w:ascii="宋体" w:hAnsi="宋体" w:cs="宋体"/>
                <w:kern w:val="0"/>
              </w:rPr>
            </w:pPr>
          </w:p>
        </w:tc>
        <w:tc>
          <w:tcPr>
            <w:tcW w:w="4443" w:type="dxa"/>
            <w:gridSpan w:val="4"/>
            <w:tcBorders>
              <w:top w:val="nil"/>
              <w:left w:val="nil"/>
              <w:bottom w:val="single" w:color="auto" w:sz="4" w:space="0"/>
              <w:right w:val="single" w:color="auto" w:sz="4" w:space="0"/>
            </w:tcBorders>
            <w:noWrap/>
            <w:vAlign w:val="center"/>
          </w:tcPr>
          <w:p w14:paraId="2C6DC8A1">
            <w:pPr>
              <w:widowControl/>
              <w:spacing w:line="240" w:lineRule="auto"/>
              <w:ind w:firstLine="0" w:firstLineChars="0"/>
              <w:jc w:val="left"/>
              <w:rPr>
                <w:rFonts w:hint="eastAsia" w:ascii="宋体" w:hAnsi="宋体" w:cs="宋体"/>
                <w:kern w:val="0"/>
              </w:rPr>
            </w:pPr>
            <w:r>
              <w:rPr>
                <w:rFonts w:hint="eastAsia" w:ascii="宋体" w:hAnsi="宋体" w:cs="宋体"/>
                <w:kern w:val="0"/>
              </w:rPr>
              <w:t>练习与习题建议：</w:t>
            </w:r>
          </w:p>
          <w:p w14:paraId="3A85F787">
            <w:pPr>
              <w:widowControl/>
              <w:spacing w:line="240" w:lineRule="auto"/>
              <w:ind w:firstLine="0" w:firstLineChars="0"/>
              <w:jc w:val="left"/>
              <w:rPr>
                <w:rFonts w:ascii="宋体" w:hAnsi="宋体" w:cs="宋体"/>
                <w:kern w:val="0"/>
              </w:rPr>
            </w:pPr>
            <w:r>
              <w:rPr>
                <w:rFonts w:hint="eastAsia" w:ascii="宋体" w:hAnsi="宋体" w:cs="宋体"/>
                <w:kern w:val="0"/>
              </w:rPr>
              <w:t>小组合作标记线练习，针法速学练习；</w:t>
            </w:r>
          </w:p>
        </w:tc>
      </w:tr>
      <w:tr w14:paraId="365D317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36" w:type="dxa"/>
            <w:gridSpan w:val="7"/>
            <w:tcBorders>
              <w:top w:val="single" w:color="auto" w:sz="4" w:space="0"/>
              <w:left w:val="single" w:color="auto" w:sz="4" w:space="0"/>
              <w:bottom w:val="single" w:color="auto" w:sz="4" w:space="0"/>
              <w:right w:val="single" w:color="auto" w:sz="4" w:space="0"/>
            </w:tcBorders>
            <w:noWrap/>
            <w:vAlign w:val="center"/>
          </w:tcPr>
          <w:p w14:paraId="61BCF07A">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考核与评价方式说明：占项目作业权重10%</w:t>
            </w:r>
          </w:p>
        </w:tc>
      </w:tr>
      <w:tr w14:paraId="17403D5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9336" w:type="dxa"/>
            <w:gridSpan w:val="7"/>
            <w:tcBorders>
              <w:top w:val="single" w:color="auto" w:sz="4" w:space="0"/>
              <w:left w:val="single" w:color="auto" w:sz="4" w:space="0"/>
              <w:bottom w:val="single" w:color="auto" w:sz="4" w:space="0"/>
              <w:right w:val="single" w:color="auto" w:sz="4" w:space="0"/>
            </w:tcBorders>
            <w:noWrap/>
            <w:vAlign w:val="center"/>
          </w:tcPr>
          <w:p w14:paraId="0A6AFDDC">
            <w:pPr>
              <w:widowControl/>
              <w:spacing w:line="240" w:lineRule="auto"/>
              <w:ind w:firstLine="0" w:firstLineChars="0"/>
              <w:jc w:val="center"/>
              <w:rPr>
                <w:rFonts w:hint="eastAsia" w:ascii="宋体" w:hAnsi="宋体" w:cs="宋体"/>
                <w:kern w:val="0"/>
              </w:rPr>
            </w:pPr>
            <w:r>
              <w:rPr>
                <w:rFonts w:hint="eastAsia" w:ascii="宋体" w:hAnsi="宋体" w:cs="宋体"/>
                <w:kern w:val="0"/>
              </w:rPr>
              <w:t>　同学们的参与度：100%参与</w:t>
            </w:r>
          </w:p>
          <w:p w14:paraId="32D6DFF7">
            <w:pPr>
              <w:widowControl/>
              <w:spacing w:line="240" w:lineRule="auto"/>
              <w:ind w:firstLine="0" w:firstLineChars="0"/>
              <w:jc w:val="center"/>
              <w:rPr>
                <w:rFonts w:hint="eastAsia" w:ascii="宋体" w:hAnsi="宋体" w:cs="宋体"/>
                <w:kern w:val="0"/>
              </w:rPr>
            </w:pPr>
          </w:p>
          <w:p w14:paraId="3F82F91A">
            <w:pPr>
              <w:widowControl/>
              <w:spacing w:line="240" w:lineRule="auto"/>
              <w:ind w:firstLine="0" w:firstLineChars="0"/>
              <w:jc w:val="center"/>
              <w:rPr>
                <w:rFonts w:hint="eastAsia" w:ascii="宋体" w:hAnsi="宋体" w:cs="宋体"/>
                <w:kern w:val="0"/>
              </w:rPr>
            </w:pPr>
          </w:p>
          <w:p w14:paraId="4A89AD1F">
            <w:pPr>
              <w:widowControl/>
              <w:spacing w:line="240" w:lineRule="auto"/>
              <w:ind w:firstLine="0" w:firstLineChars="0"/>
              <w:rPr>
                <w:rFonts w:ascii="宋体" w:hAnsi="宋体" w:cs="宋体"/>
                <w:kern w:val="0"/>
              </w:rPr>
            </w:pPr>
          </w:p>
        </w:tc>
      </w:tr>
    </w:tbl>
    <w:tbl>
      <w:tblPr>
        <w:tblStyle w:val="9"/>
        <w:tblpPr w:leftFromText="180" w:rightFromText="180" w:vertAnchor="text" w:horzAnchor="page" w:tblpX="1440" w:tblpY="465"/>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1"/>
        <w:gridCol w:w="1106"/>
        <w:gridCol w:w="2473"/>
        <w:gridCol w:w="1080"/>
        <w:gridCol w:w="900"/>
        <w:gridCol w:w="1080"/>
        <w:gridCol w:w="1440"/>
      </w:tblGrid>
      <w:tr w14:paraId="69924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7" w:type="dxa"/>
            <w:gridSpan w:val="2"/>
            <w:tcBorders>
              <w:top w:val="single" w:color="auto" w:sz="4" w:space="0"/>
              <w:left w:val="single" w:color="auto" w:sz="4" w:space="0"/>
              <w:bottom w:val="single" w:color="auto" w:sz="4" w:space="0"/>
              <w:right w:val="single" w:color="auto" w:sz="4" w:space="0"/>
            </w:tcBorders>
            <w:noWrap w:val="0"/>
            <w:vAlign w:val="center"/>
          </w:tcPr>
          <w:p w14:paraId="345A4433">
            <w:pPr>
              <w:widowControl/>
              <w:spacing w:line="240" w:lineRule="auto"/>
              <w:ind w:firstLine="480" w:firstLineChars="0"/>
              <w:jc w:val="center"/>
              <w:rPr>
                <w:rFonts w:ascii="宋体" w:hAnsi="宋体" w:cs="宋体"/>
                <w:kern w:val="0"/>
              </w:rPr>
            </w:pPr>
            <w:r>
              <w:rPr>
                <w:rFonts w:hint="eastAsia" w:ascii="宋体" w:hAnsi="宋体" w:cs="宋体"/>
                <w:kern w:val="0"/>
              </w:rPr>
              <w:t>模块二</w:t>
            </w:r>
          </w:p>
        </w:tc>
        <w:tc>
          <w:tcPr>
            <w:tcW w:w="6973" w:type="dxa"/>
            <w:gridSpan w:val="5"/>
            <w:tcBorders>
              <w:top w:val="single" w:color="auto" w:sz="4" w:space="0"/>
              <w:left w:val="single" w:color="auto" w:sz="4" w:space="0"/>
              <w:bottom w:val="single" w:color="auto" w:sz="4" w:space="0"/>
              <w:right w:val="single" w:color="auto" w:sz="4" w:space="0"/>
            </w:tcBorders>
            <w:noWrap w:val="0"/>
            <w:vAlign w:val="center"/>
          </w:tcPr>
          <w:p w14:paraId="4AB079FE">
            <w:pPr>
              <w:widowControl/>
              <w:spacing w:line="240" w:lineRule="auto"/>
              <w:ind w:firstLine="0" w:firstLineChars="0"/>
              <w:jc w:val="center"/>
              <w:rPr>
                <w:rFonts w:ascii="宋体" w:hAnsi="宋体" w:cs="宋体"/>
                <w:kern w:val="0"/>
              </w:rPr>
            </w:pPr>
            <w:r>
              <w:rPr>
                <w:rFonts w:hint="eastAsia" w:ascii="宋体" w:hAnsi="宋体"/>
              </w:rPr>
              <w:t>裙子立体造型</w:t>
            </w:r>
          </w:p>
        </w:tc>
      </w:tr>
      <w:tr w14:paraId="3FC307F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88" w:hRule="atLeast"/>
        </w:trPr>
        <w:tc>
          <w:tcPr>
            <w:tcW w:w="1281" w:type="dxa"/>
            <w:tcBorders>
              <w:top w:val="nil"/>
              <w:left w:val="single" w:color="auto" w:sz="4" w:space="0"/>
              <w:bottom w:val="single" w:color="auto" w:sz="4" w:space="0"/>
              <w:right w:val="single" w:color="auto" w:sz="4" w:space="0"/>
            </w:tcBorders>
            <w:shd w:val="clear" w:color="auto" w:fill="auto"/>
            <w:noWrap w:val="0"/>
            <w:vAlign w:val="center"/>
          </w:tcPr>
          <w:p w14:paraId="70DB1F57">
            <w:pPr>
              <w:widowControl/>
              <w:spacing w:line="240" w:lineRule="auto"/>
              <w:ind w:firstLine="0" w:firstLineChars="0"/>
              <w:jc w:val="center"/>
              <w:rPr>
                <w:rFonts w:ascii="宋体" w:hAnsi="宋体" w:cs="宋体"/>
                <w:kern w:val="0"/>
              </w:rPr>
            </w:pPr>
            <w:r>
              <w:rPr>
                <w:rFonts w:hint="eastAsia" w:ascii="宋体" w:hAnsi="宋体" w:cs="宋体"/>
                <w:kern w:val="0"/>
              </w:rPr>
              <w:t>项目1</w:t>
            </w:r>
          </w:p>
        </w:tc>
        <w:tc>
          <w:tcPr>
            <w:tcW w:w="4659" w:type="dxa"/>
            <w:gridSpan w:val="3"/>
            <w:tcBorders>
              <w:top w:val="nil"/>
              <w:left w:val="nil"/>
              <w:bottom w:val="single" w:color="auto" w:sz="4" w:space="0"/>
              <w:right w:val="single" w:color="auto" w:sz="4" w:space="0"/>
            </w:tcBorders>
            <w:shd w:val="clear" w:color="auto" w:fill="auto"/>
            <w:noWrap/>
            <w:vAlign w:val="center"/>
          </w:tcPr>
          <w:p w14:paraId="289EC5AF">
            <w:pPr>
              <w:ind w:firstLine="0" w:firstLineChars="0"/>
              <w:rPr>
                <w:rFonts w:hint="eastAsia" w:ascii="宋体" w:hAnsi="宋体"/>
              </w:rPr>
            </w:pPr>
            <w:r>
              <w:rPr>
                <w:rFonts w:hint="eastAsia" w:ascii="宋体" w:hAnsi="宋体"/>
              </w:rPr>
              <w:t>原型裙立体造型</w:t>
            </w:r>
          </w:p>
        </w:tc>
        <w:tc>
          <w:tcPr>
            <w:tcW w:w="900" w:type="dxa"/>
            <w:tcBorders>
              <w:top w:val="nil"/>
              <w:left w:val="single" w:color="auto" w:sz="4" w:space="0"/>
              <w:bottom w:val="single" w:color="auto" w:sz="4" w:space="0"/>
              <w:right w:val="single" w:color="auto" w:sz="4" w:space="0"/>
            </w:tcBorders>
            <w:shd w:val="clear" w:color="auto" w:fill="auto"/>
            <w:noWrap/>
            <w:vAlign w:val="center"/>
          </w:tcPr>
          <w:p w14:paraId="5D7EA5EC">
            <w:pPr>
              <w:widowControl/>
              <w:spacing w:line="240" w:lineRule="auto"/>
              <w:ind w:firstLine="0" w:firstLineChars="0"/>
              <w:jc w:val="center"/>
              <w:rPr>
                <w:rFonts w:ascii="宋体" w:hAnsi="宋体" w:cs="宋体"/>
                <w:kern w:val="0"/>
              </w:rPr>
            </w:pPr>
            <w:r>
              <w:rPr>
                <w:rFonts w:hint="eastAsia" w:ascii="宋体" w:hAnsi="宋体" w:cs="宋体"/>
                <w:kern w:val="0"/>
                <w:lang w:val="en-US" w:eastAsia="zh-CN"/>
              </w:rPr>
              <w:t>8</w:t>
            </w:r>
            <w:r>
              <w:rPr>
                <w:rFonts w:hint="eastAsia" w:ascii="宋体" w:hAnsi="宋体" w:cs="宋体"/>
                <w:kern w:val="0"/>
              </w:rPr>
              <w:t>学时</w:t>
            </w:r>
          </w:p>
        </w:tc>
        <w:tc>
          <w:tcPr>
            <w:tcW w:w="1080" w:type="dxa"/>
            <w:tcBorders>
              <w:top w:val="nil"/>
              <w:left w:val="nil"/>
              <w:bottom w:val="single" w:color="auto" w:sz="4" w:space="0"/>
              <w:right w:val="single" w:color="auto" w:sz="4" w:space="0"/>
            </w:tcBorders>
            <w:shd w:val="clear" w:color="auto" w:fill="FFFFFF"/>
            <w:noWrap w:val="0"/>
            <w:vAlign w:val="center"/>
          </w:tcPr>
          <w:p w14:paraId="69430ACC">
            <w:pPr>
              <w:widowControl/>
              <w:spacing w:line="240" w:lineRule="auto"/>
              <w:ind w:firstLine="0" w:firstLineChars="0"/>
              <w:jc w:val="center"/>
              <w:rPr>
                <w:rFonts w:ascii="宋体" w:hAnsi="宋体" w:cs="宋体"/>
                <w:kern w:val="0"/>
              </w:rPr>
            </w:pPr>
            <w:r>
              <w:rPr>
                <w:rFonts w:hint="eastAsia" w:ascii="宋体" w:hAnsi="宋体" w:cs="宋体"/>
                <w:kern w:val="0"/>
              </w:rPr>
              <w:t>理论</w:t>
            </w:r>
          </w:p>
        </w:tc>
        <w:tc>
          <w:tcPr>
            <w:tcW w:w="1440" w:type="dxa"/>
            <w:tcBorders>
              <w:top w:val="nil"/>
              <w:left w:val="nil"/>
              <w:bottom w:val="single" w:color="auto" w:sz="4" w:space="0"/>
              <w:right w:val="single" w:color="auto" w:sz="4" w:space="0"/>
            </w:tcBorders>
            <w:noWrap/>
            <w:vAlign w:val="center"/>
          </w:tcPr>
          <w:p w14:paraId="1EFF589D">
            <w:pPr>
              <w:widowControl/>
              <w:spacing w:line="240" w:lineRule="auto"/>
              <w:ind w:firstLine="0" w:firstLineChars="0"/>
              <w:jc w:val="center"/>
              <w:rPr>
                <w:rFonts w:hint="eastAsia" w:ascii="宋体" w:hAnsi="宋体" w:cs="宋体"/>
                <w:kern w:val="0"/>
              </w:rPr>
            </w:pPr>
            <w:r>
              <w:rPr>
                <w:rFonts w:hint="eastAsia" w:ascii="宋体" w:hAnsi="宋体" w:cs="宋体"/>
                <w:kern w:val="0"/>
              </w:rPr>
              <w:t>实践</w:t>
            </w:r>
          </w:p>
        </w:tc>
      </w:tr>
      <w:tr w14:paraId="1794D21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04" w:hRule="atLeast"/>
        </w:trPr>
        <w:tc>
          <w:tcPr>
            <w:tcW w:w="128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A5AC399">
            <w:pPr>
              <w:widowControl/>
              <w:spacing w:line="240" w:lineRule="auto"/>
              <w:ind w:firstLine="0" w:firstLineChars="0"/>
              <w:jc w:val="center"/>
              <w:rPr>
                <w:rFonts w:ascii="宋体" w:hAnsi="宋体" w:cs="宋体"/>
                <w:kern w:val="0"/>
              </w:rPr>
            </w:pPr>
            <w:r>
              <w:rPr>
                <w:rFonts w:hint="eastAsia" w:ascii="宋体" w:hAnsi="宋体" w:cs="宋体"/>
                <w:kern w:val="0"/>
              </w:rPr>
              <w:t>项目2　</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65DB5993">
            <w:pPr>
              <w:ind w:firstLine="0" w:firstLineChars="0"/>
              <w:rPr>
                <w:rFonts w:hint="eastAsia" w:ascii="宋体" w:hAnsi="宋体"/>
              </w:rPr>
            </w:pPr>
            <w:r>
              <w:rPr>
                <w:rFonts w:hint="eastAsia" w:ascii="宋体" w:hAnsi="宋体" w:cs="仿宋_GB2312"/>
                <w:position w:val="6"/>
              </w:rPr>
              <w:t>裙子变化立体造型</w:t>
            </w:r>
          </w:p>
        </w:tc>
        <w:tc>
          <w:tcPr>
            <w:tcW w:w="90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A30AA8D">
            <w:pPr>
              <w:widowControl/>
              <w:spacing w:line="240" w:lineRule="auto"/>
              <w:ind w:firstLine="0" w:firstLineChars="0"/>
              <w:jc w:val="left"/>
              <w:rPr>
                <w:rFonts w:ascii="宋体" w:hAnsi="宋体" w:cs="宋体"/>
                <w:kern w:val="0"/>
              </w:rPr>
            </w:pPr>
            <w:r>
              <w:rPr>
                <w:rFonts w:hint="eastAsia" w:ascii="宋体" w:hAnsi="宋体" w:cs="宋体"/>
                <w:kern w:val="0"/>
                <w:lang w:val="en-US" w:eastAsia="zh-CN"/>
              </w:rPr>
              <w:t>8</w:t>
            </w:r>
            <w:r>
              <w:rPr>
                <w:rFonts w:hint="eastAsia" w:ascii="宋体" w:hAnsi="宋体" w:cs="宋体"/>
                <w:kern w:val="0"/>
              </w:rPr>
              <w:t>学时</w:t>
            </w:r>
          </w:p>
        </w:tc>
        <w:tc>
          <w:tcPr>
            <w:tcW w:w="108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706ABA2">
            <w:pPr>
              <w:widowControl/>
              <w:spacing w:line="240" w:lineRule="auto"/>
              <w:ind w:firstLine="0" w:firstLineChars="0"/>
              <w:jc w:val="center"/>
              <w:rPr>
                <w:rFonts w:ascii="宋体" w:hAnsi="宋体" w:cs="宋体"/>
                <w:kern w:val="0"/>
              </w:rPr>
            </w:pPr>
            <w:r>
              <w:rPr>
                <w:rFonts w:hint="eastAsia" w:ascii="宋体" w:hAnsi="宋体" w:cs="宋体"/>
                <w:kern w:val="0"/>
                <w:lang w:val="en-US" w:eastAsia="zh-CN"/>
              </w:rPr>
              <w:t>8</w:t>
            </w:r>
            <w:r>
              <w:rPr>
                <w:rFonts w:hint="eastAsia" w:ascii="宋体" w:hAnsi="宋体" w:cs="宋体"/>
                <w:kern w:val="0"/>
              </w:rPr>
              <w:t>学时</w:t>
            </w:r>
          </w:p>
        </w:tc>
        <w:tc>
          <w:tcPr>
            <w:tcW w:w="1440" w:type="dxa"/>
            <w:tcBorders>
              <w:top w:val="single" w:color="auto" w:sz="4" w:space="0"/>
              <w:left w:val="nil"/>
              <w:bottom w:val="single" w:color="auto" w:sz="4" w:space="0"/>
              <w:right w:val="single" w:color="auto" w:sz="4" w:space="0"/>
            </w:tcBorders>
            <w:noWrap/>
            <w:vAlign w:val="center"/>
          </w:tcPr>
          <w:p w14:paraId="204F9363">
            <w:pPr>
              <w:widowControl/>
              <w:spacing w:line="240" w:lineRule="auto"/>
              <w:ind w:firstLine="0" w:firstLineChars="0"/>
              <w:jc w:val="center"/>
              <w:rPr>
                <w:rFonts w:ascii="宋体" w:hAnsi="宋体" w:cs="宋体"/>
                <w:kern w:val="0"/>
              </w:rPr>
            </w:pPr>
            <w:r>
              <w:rPr>
                <w:rFonts w:hint="eastAsia" w:ascii="宋体" w:hAnsi="宋体" w:cs="宋体"/>
                <w:kern w:val="0"/>
                <w:lang w:val="en-US" w:eastAsia="zh-CN"/>
              </w:rPr>
              <w:t>8</w:t>
            </w:r>
            <w:r>
              <w:rPr>
                <w:rFonts w:hint="eastAsia" w:ascii="宋体" w:hAnsi="宋体" w:cs="宋体"/>
                <w:kern w:val="0"/>
              </w:rPr>
              <w:t>学时</w:t>
            </w:r>
          </w:p>
        </w:tc>
      </w:tr>
      <w:tr w14:paraId="5C07497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9360" w:type="dxa"/>
            <w:gridSpan w:val="7"/>
            <w:tcBorders>
              <w:top w:val="single" w:color="auto" w:sz="4" w:space="0"/>
              <w:left w:val="single" w:color="auto" w:sz="4" w:space="0"/>
              <w:bottom w:val="single" w:color="auto" w:sz="4" w:space="0"/>
              <w:right w:val="single" w:color="auto" w:sz="4" w:space="0"/>
            </w:tcBorders>
            <w:noWrap/>
            <w:vAlign w:val="center"/>
          </w:tcPr>
          <w:p w14:paraId="729FE7B5">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64BC58C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trPr>
        <w:tc>
          <w:tcPr>
            <w:tcW w:w="9360" w:type="dxa"/>
            <w:gridSpan w:val="7"/>
            <w:tcBorders>
              <w:top w:val="single" w:color="auto" w:sz="4" w:space="0"/>
              <w:left w:val="single" w:color="auto" w:sz="4" w:space="0"/>
              <w:bottom w:val="single" w:color="auto" w:sz="4" w:space="0"/>
              <w:right w:val="single" w:color="auto" w:sz="4" w:space="0"/>
            </w:tcBorders>
            <w:noWrap w:val="0"/>
            <w:vAlign w:val="center"/>
          </w:tcPr>
          <w:p w14:paraId="520E5971">
            <w:pPr>
              <w:widowControl/>
              <w:spacing w:line="240" w:lineRule="auto"/>
              <w:ind w:firstLine="0" w:firstLineChars="0"/>
              <w:jc w:val="left"/>
              <w:rPr>
                <w:rFonts w:hint="eastAsia" w:ascii="宋体" w:hAnsi="宋体" w:cs="宋体"/>
                <w:kern w:val="0"/>
              </w:rPr>
            </w:pPr>
            <w:r>
              <w:rPr>
                <w:rFonts w:hint="eastAsia" w:ascii="宋体" w:hAnsi="宋体" w:cs="宋体"/>
                <w:kern w:val="0"/>
              </w:rPr>
              <w:t xml:space="preserve">    认知目标：通过学习</w:t>
            </w:r>
            <w:r>
              <w:rPr>
                <w:rFonts w:hint="eastAsia" w:ascii="宋体" w:hAnsi="宋体"/>
              </w:rPr>
              <w:t>原型裙</w:t>
            </w:r>
            <w:r>
              <w:rPr>
                <w:rFonts w:hint="eastAsia" w:ascii="宋体" w:hAnsi="宋体" w:cs="宋体"/>
                <w:kern w:val="0"/>
              </w:rPr>
              <w:t>，了解短裙的基础结构；</w:t>
            </w:r>
          </w:p>
          <w:p w14:paraId="5F1CCCB1">
            <w:pPr>
              <w:widowControl/>
              <w:spacing w:line="240" w:lineRule="auto"/>
              <w:ind w:firstLine="480"/>
              <w:jc w:val="left"/>
              <w:rPr>
                <w:rFonts w:ascii="宋体" w:hAnsi="宋体" w:cs="宋体"/>
                <w:kern w:val="0"/>
              </w:rPr>
            </w:pPr>
            <w:r>
              <w:rPr>
                <w:rFonts w:hint="eastAsia" w:ascii="宋体" w:hAnsi="宋体" w:cs="仿宋_GB2312"/>
                <w:position w:val="6"/>
              </w:rPr>
              <w:t>技能目标：掌握原型裙和裙子变化立体造型手法</w:t>
            </w:r>
            <w:r>
              <w:rPr>
                <w:rFonts w:hint="eastAsia" w:ascii="宋体" w:hAnsi="宋体" w:cs="宋体"/>
                <w:kern w:val="0"/>
              </w:rPr>
              <w:t xml:space="preserve"> </w:t>
            </w:r>
            <w:r>
              <w:rPr>
                <w:rFonts w:hint="eastAsia" w:ascii="宋体" w:hAnsi="宋体" w:cs="仿宋_GB2312"/>
                <w:position w:val="6"/>
              </w:rPr>
              <w:t>；</w:t>
            </w:r>
          </w:p>
        </w:tc>
      </w:tr>
      <w:tr w14:paraId="688A1A5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4860" w:type="dxa"/>
            <w:gridSpan w:val="3"/>
            <w:tcBorders>
              <w:top w:val="single" w:color="auto" w:sz="4" w:space="0"/>
              <w:left w:val="single" w:color="auto" w:sz="4" w:space="0"/>
              <w:bottom w:val="single" w:color="auto" w:sz="4" w:space="0"/>
              <w:right w:val="single" w:color="auto" w:sz="4" w:space="0"/>
            </w:tcBorders>
            <w:noWrap/>
            <w:vAlign w:val="center"/>
          </w:tcPr>
          <w:p w14:paraId="1BAE562B">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500" w:type="dxa"/>
            <w:gridSpan w:val="4"/>
            <w:tcBorders>
              <w:top w:val="nil"/>
              <w:left w:val="nil"/>
              <w:bottom w:val="single" w:color="auto" w:sz="4" w:space="0"/>
              <w:right w:val="single" w:color="auto" w:sz="4" w:space="0"/>
            </w:tcBorders>
            <w:noWrap/>
            <w:vAlign w:val="center"/>
          </w:tcPr>
          <w:p w14:paraId="1FE3B0D4">
            <w:pPr>
              <w:widowControl/>
              <w:spacing w:line="240" w:lineRule="auto"/>
              <w:ind w:firstLine="0" w:firstLineChars="0"/>
              <w:jc w:val="left"/>
              <w:rPr>
                <w:rFonts w:ascii="宋体" w:hAnsi="宋体" w:cs="宋体"/>
                <w:kern w:val="0"/>
              </w:rPr>
            </w:pPr>
            <w:r>
              <w:rPr>
                <w:rFonts w:hint="eastAsia" w:ascii="宋体" w:hAnsi="宋体" w:cs="宋体"/>
                <w:kern w:val="0"/>
              </w:rPr>
              <w:t>主要教学方法：讲解、示范、指导</w:t>
            </w:r>
          </w:p>
        </w:tc>
      </w:tr>
      <w:tr w14:paraId="43AEFCC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08" w:hRule="atLeast"/>
        </w:trPr>
        <w:tc>
          <w:tcPr>
            <w:tcW w:w="4860"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5075B52E">
            <w:pPr>
              <w:widowControl/>
              <w:spacing w:line="240" w:lineRule="auto"/>
              <w:ind w:firstLine="0" w:firstLineChars="0"/>
              <w:jc w:val="left"/>
              <w:rPr>
                <w:rFonts w:hint="eastAsia" w:ascii="宋体" w:hAnsi="宋体" w:cs="宋体"/>
                <w:kern w:val="0"/>
              </w:rPr>
            </w:pPr>
          </w:p>
          <w:p w14:paraId="025B9892">
            <w:pPr>
              <w:widowControl/>
              <w:spacing w:line="240" w:lineRule="auto"/>
              <w:ind w:firstLine="0" w:firstLineChars="0"/>
              <w:jc w:val="left"/>
              <w:rPr>
                <w:rFonts w:hint="eastAsia" w:ascii="宋体" w:hAnsi="宋体" w:cs="宋体"/>
                <w:kern w:val="0"/>
              </w:rPr>
            </w:pPr>
            <w:r>
              <w:rPr>
                <w:rFonts w:hint="eastAsia" w:ascii="宋体" w:hAnsi="宋体" w:cs="宋体"/>
                <w:kern w:val="0"/>
              </w:rPr>
              <w:t>模块二</w:t>
            </w:r>
          </w:p>
          <w:p w14:paraId="56EA5283">
            <w:pPr>
              <w:widowControl/>
              <w:spacing w:line="240" w:lineRule="auto"/>
              <w:ind w:firstLine="0" w:firstLineChars="0"/>
              <w:jc w:val="left"/>
              <w:rPr>
                <w:rFonts w:hint="eastAsia" w:ascii="宋体" w:hAnsi="宋体" w:cs="宋体"/>
                <w:kern w:val="0"/>
              </w:rPr>
            </w:pPr>
          </w:p>
          <w:p w14:paraId="3935455A">
            <w:pPr>
              <w:widowControl/>
              <w:spacing w:line="240" w:lineRule="auto"/>
              <w:ind w:firstLine="0" w:firstLineChars="0"/>
              <w:jc w:val="left"/>
              <w:rPr>
                <w:rFonts w:hint="eastAsia" w:ascii="宋体" w:hAnsi="宋体" w:cs="宋体"/>
                <w:kern w:val="0"/>
              </w:rPr>
            </w:pPr>
            <w:r>
              <w:rPr>
                <w:rFonts w:hint="eastAsia" w:ascii="宋体" w:hAnsi="宋体" w:cs="宋体"/>
                <w:kern w:val="0"/>
              </w:rPr>
              <w:t xml:space="preserve">项目1  </w:t>
            </w:r>
            <w:r>
              <w:rPr>
                <w:rFonts w:hint="eastAsia" w:ascii="宋体" w:hAnsi="宋体"/>
              </w:rPr>
              <w:t>原型裙立体造型</w:t>
            </w:r>
            <w:r>
              <w:rPr>
                <w:rFonts w:hint="eastAsia" w:ascii="宋体" w:hAnsi="宋体" w:cs="宋体"/>
                <w:kern w:val="0"/>
              </w:rPr>
              <w:t>；</w:t>
            </w:r>
          </w:p>
          <w:p w14:paraId="29F84B5A">
            <w:pPr>
              <w:widowControl/>
              <w:spacing w:line="240" w:lineRule="auto"/>
              <w:ind w:firstLine="0" w:firstLineChars="0"/>
              <w:jc w:val="left"/>
              <w:rPr>
                <w:rFonts w:hint="eastAsia" w:ascii="宋体" w:hAnsi="宋体" w:cs="宋体"/>
                <w:kern w:val="0"/>
              </w:rPr>
            </w:pPr>
          </w:p>
          <w:p w14:paraId="7C12FACE">
            <w:pPr>
              <w:widowControl/>
              <w:tabs>
                <w:tab w:val="left" w:pos="1230"/>
              </w:tabs>
              <w:spacing w:line="240" w:lineRule="auto"/>
              <w:ind w:firstLine="0" w:firstLineChars="0"/>
              <w:jc w:val="left"/>
              <w:rPr>
                <w:rFonts w:hint="eastAsia" w:ascii="宋体" w:hAnsi="宋体" w:cs="宋体"/>
                <w:kern w:val="0"/>
              </w:rPr>
            </w:pPr>
            <w:r>
              <w:rPr>
                <w:rFonts w:hint="eastAsia" w:ascii="宋体" w:hAnsi="宋体" w:cs="仿宋_GB2312"/>
                <w:position w:val="6"/>
              </w:rPr>
              <w:t>项目2  裙子变化立体造型</w:t>
            </w:r>
          </w:p>
          <w:p w14:paraId="378C1A5D">
            <w:pPr>
              <w:widowControl/>
              <w:tabs>
                <w:tab w:val="left" w:pos="1230"/>
              </w:tabs>
              <w:spacing w:line="240" w:lineRule="auto"/>
              <w:ind w:firstLine="0" w:firstLineChars="0"/>
              <w:jc w:val="left"/>
              <w:rPr>
                <w:rFonts w:hint="eastAsia" w:ascii="宋体" w:hAnsi="宋体" w:cs="宋体"/>
                <w:kern w:val="0"/>
              </w:rPr>
            </w:pPr>
          </w:p>
          <w:p w14:paraId="3A1512B9">
            <w:pPr>
              <w:widowControl/>
              <w:spacing w:line="240" w:lineRule="auto"/>
              <w:ind w:firstLine="0" w:firstLineChars="0"/>
              <w:jc w:val="left"/>
              <w:rPr>
                <w:rFonts w:hint="eastAsia" w:ascii="宋体" w:hAnsi="宋体" w:cs="仿宋_GB2312"/>
                <w:position w:val="6"/>
                <w:lang w:eastAsia="zh-CN"/>
              </w:rPr>
            </w:pPr>
            <w:r>
              <w:rPr>
                <w:rFonts w:hint="eastAsia" w:ascii="宋体" w:hAnsi="宋体" w:cs="仿宋_GB2312"/>
                <w:position w:val="6"/>
                <w:lang w:eastAsia="zh-CN"/>
              </w:rPr>
              <w:t>重点：认识裙子版型结构</w:t>
            </w:r>
          </w:p>
          <w:p w14:paraId="19360606">
            <w:pPr>
              <w:widowControl/>
              <w:tabs>
                <w:tab w:val="left" w:pos="1230"/>
              </w:tabs>
              <w:spacing w:line="240" w:lineRule="auto"/>
              <w:ind w:firstLine="0" w:firstLineChars="0"/>
              <w:jc w:val="left"/>
              <w:rPr>
                <w:rFonts w:hint="eastAsia" w:ascii="宋体" w:hAnsi="宋体" w:cs="宋体"/>
                <w:kern w:val="0"/>
              </w:rPr>
            </w:pPr>
            <w:r>
              <w:rPr>
                <w:rFonts w:hint="eastAsia" w:ascii="宋体" w:hAnsi="宋体" w:cs="仿宋_GB2312"/>
                <w:position w:val="6"/>
                <w:lang w:eastAsia="zh-CN"/>
              </w:rPr>
              <w:t>难点：裙子省量设置及松量设置</w:t>
            </w:r>
          </w:p>
          <w:p w14:paraId="3C79EB44">
            <w:pPr>
              <w:widowControl/>
              <w:tabs>
                <w:tab w:val="left" w:pos="1230"/>
              </w:tabs>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ign w:val="center"/>
          </w:tcPr>
          <w:p w14:paraId="6E0879A6">
            <w:pPr>
              <w:widowControl/>
              <w:spacing w:line="240" w:lineRule="auto"/>
              <w:ind w:firstLine="0" w:firstLineChars="0"/>
              <w:jc w:val="left"/>
              <w:rPr>
                <w:rFonts w:ascii="宋体" w:hAnsi="宋体" w:cs="宋体"/>
                <w:kern w:val="0"/>
              </w:rPr>
            </w:pPr>
            <w:r>
              <w:rPr>
                <w:rFonts w:hint="eastAsia" w:ascii="宋体" w:hAnsi="宋体" w:cs="宋体"/>
                <w:kern w:val="0"/>
              </w:rPr>
              <w:t>教学地点：多媒体</w:t>
            </w:r>
            <w:r>
              <w:rPr>
                <w:rFonts w:hint="eastAsia" w:ascii="宋体" w:hAnsi="宋体" w:cs="宋体"/>
                <w:kern w:val="0"/>
                <w:lang w:eastAsia="zh-CN"/>
              </w:rPr>
              <w:t>立体造型</w:t>
            </w:r>
            <w:r>
              <w:rPr>
                <w:rFonts w:hint="eastAsia" w:ascii="宋体" w:hAnsi="宋体" w:cs="宋体"/>
                <w:kern w:val="0"/>
              </w:rPr>
              <w:t>教室</w:t>
            </w:r>
          </w:p>
        </w:tc>
      </w:tr>
      <w:tr w14:paraId="15B8A61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182A303">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ign w:val="center"/>
          </w:tcPr>
          <w:p w14:paraId="2FFAC7DF">
            <w:pPr>
              <w:widowControl/>
              <w:spacing w:line="240" w:lineRule="auto"/>
              <w:ind w:firstLine="0" w:firstLineChars="0"/>
              <w:jc w:val="left"/>
              <w:rPr>
                <w:rFonts w:ascii="宋体" w:hAnsi="宋体" w:cs="宋体"/>
                <w:kern w:val="0"/>
              </w:rPr>
            </w:pPr>
            <w:r>
              <w:rPr>
                <w:rFonts w:hint="eastAsia" w:ascii="宋体" w:hAnsi="宋体" w:cs="宋体"/>
              </w:rPr>
              <w:t>教材：《服装立体裁剪基础篇》</w:t>
            </w:r>
          </w:p>
        </w:tc>
      </w:tr>
      <w:tr w14:paraId="7D1A1CE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80" w:hRule="atLeast"/>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44E48064">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3AF459BC">
            <w:pPr>
              <w:widowControl/>
              <w:spacing w:line="240" w:lineRule="auto"/>
              <w:ind w:firstLine="0" w:firstLineChars="0"/>
              <w:jc w:val="left"/>
              <w:rPr>
                <w:rFonts w:ascii="宋体" w:hAnsi="宋体" w:cs="宋体"/>
                <w:kern w:val="0"/>
              </w:rPr>
            </w:pPr>
            <w:r>
              <w:rPr>
                <w:rFonts w:hint="eastAsia" w:ascii="宋体" w:hAnsi="宋体" w:cs="宋体"/>
              </w:rPr>
              <w:t>参考资料：学校的网络平台《省道的设计与连衣裙的制作》</w:t>
            </w:r>
          </w:p>
        </w:tc>
      </w:tr>
      <w:tr w14:paraId="5102A8C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64AA6DA">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ign w:val="center"/>
          </w:tcPr>
          <w:p w14:paraId="61798AB5">
            <w:pPr>
              <w:widowControl/>
              <w:spacing w:line="240" w:lineRule="auto"/>
              <w:ind w:firstLine="0" w:firstLineChars="0"/>
              <w:jc w:val="left"/>
              <w:rPr>
                <w:rFonts w:ascii="宋体" w:hAnsi="宋体" w:cs="宋体"/>
                <w:kern w:val="0"/>
              </w:rPr>
            </w:pPr>
            <w:r>
              <w:rPr>
                <w:rFonts w:hint="eastAsia" w:ascii="宋体" w:hAnsi="宋体" w:cs="宋体"/>
                <w:kern w:val="0"/>
              </w:rPr>
              <w:t>主要教学方法：讲解、示范、指导</w:t>
            </w:r>
          </w:p>
        </w:tc>
      </w:tr>
      <w:tr w14:paraId="2219C3F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67" w:hRule="atLeast"/>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2E92B13">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ign w:val="center"/>
          </w:tcPr>
          <w:p w14:paraId="4C39DAFF">
            <w:pPr>
              <w:widowControl/>
              <w:spacing w:line="240" w:lineRule="auto"/>
              <w:ind w:firstLine="0" w:firstLineChars="0"/>
              <w:jc w:val="left"/>
              <w:rPr>
                <w:rFonts w:ascii="宋体" w:hAnsi="宋体" w:cs="宋体"/>
                <w:kern w:val="0"/>
              </w:rPr>
            </w:pPr>
            <w:r>
              <w:rPr>
                <w:rFonts w:hint="eastAsia" w:ascii="宋体" w:hAnsi="宋体" w:cs="宋体"/>
                <w:kern w:val="0"/>
              </w:rPr>
              <w:t>教学地点：多媒体教室</w:t>
            </w:r>
          </w:p>
        </w:tc>
      </w:tr>
      <w:tr w14:paraId="548353B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8F35B17">
            <w:pPr>
              <w:widowControl/>
              <w:spacing w:line="240" w:lineRule="auto"/>
              <w:ind w:firstLine="0" w:firstLineChars="0"/>
              <w:jc w:val="left"/>
              <w:rPr>
                <w:rFonts w:ascii="宋体" w:hAnsi="宋体" w:cs="宋体"/>
                <w:kern w:val="0"/>
              </w:rPr>
            </w:pPr>
          </w:p>
        </w:tc>
        <w:tc>
          <w:tcPr>
            <w:tcW w:w="4500" w:type="dxa"/>
            <w:gridSpan w:val="4"/>
            <w:tcBorders>
              <w:top w:val="single" w:color="auto" w:sz="4" w:space="0"/>
              <w:left w:val="single" w:color="auto" w:sz="4" w:space="0"/>
              <w:bottom w:val="single" w:color="auto" w:sz="4" w:space="0"/>
              <w:right w:val="single" w:color="auto" w:sz="4" w:space="0"/>
            </w:tcBorders>
            <w:noWrap/>
            <w:vAlign w:val="center"/>
          </w:tcPr>
          <w:p w14:paraId="32607AB6">
            <w:pPr>
              <w:widowControl/>
              <w:spacing w:line="240" w:lineRule="auto"/>
              <w:ind w:firstLine="0" w:firstLineChars="0"/>
              <w:jc w:val="left"/>
              <w:rPr>
                <w:rFonts w:hint="eastAsia" w:ascii="宋体" w:hAnsi="宋体" w:cs="宋体"/>
                <w:kern w:val="0"/>
              </w:rPr>
            </w:pPr>
            <w:r>
              <w:rPr>
                <w:rFonts w:hint="eastAsia" w:ascii="宋体" w:hAnsi="宋体" w:cs="宋体"/>
                <w:kern w:val="0"/>
              </w:rPr>
              <w:t>练习与习题建议：</w:t>
            </w:r>
          </w:p>
          <w:p w14:paraId="29749049">
            <w:pPr>
              <w:widowControl/>
              <w:spacing w:line="240" w:lineRule="auto"/>
              <w:ind w:firstLine="0" w:firstLineChars="0"/>
              <w:jc w:val="left"/>
              <w:rPr>
                <w:rFonts w:ascii="宋体" w:hAnsi="宋体" w:cs="宋体"/>
                <w:kern w:val="0"/>
              </w:rPr>
            </w:pPr>
            <w:r>
              <w:rPr>
                <w:rFonts w:hint="eastAsia" w:ascii="宋体" w:hAnsi="宋体" w:cs="宋体"/>
                <w:kern w:val="0"/>
              </w:rPr>
              <w:t>小组讨论结构分析，原型裙、裙子变化立体造型练习，注意标记清晰、针法准确。</w:t>
            </w:r>
          </w:p>
        </w:tc>
      </w:tr>
      <w:tr w14:paraId="69D8CC6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trPr>
        <w:tc>
          <w:tcPr>
            <w:tcW w:w="9360" w:type="dxa"/>
            <w:gridSpan w:val="7"/>
            <w:tcBorders>
              <w:top w:val="single" w:color="auto" w:sz="4" w:space="0"/>
              <w:left w:val="single" w:color="auto" w:sz="4" w:space="0"/>
              <w:bottom w:val="single" w:color="auto" w:sz="4" w:space="0"/>
              <w:right w:val="single" w:color="auto" w:sz="4" w:space="0"/>
            </w:tcBorders>
            <w:noWrap/>
            <w:vAlign w:val="center"/>
          </w:tcPr>
          <w:p w14:paraId="0259948B">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考核与评价方式说明：占项目作业权重10%</w:t>
            </w:r>
          </w:p>
        </w:tc>
      </w:tr>
      <w:tr w14:paraId="6E6DECE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trPr>
        <w:tc>
          <w:tcPr>
            <w:tcW w:w="9360" w:type="dxa"/>
            <w:gridSpan w:val="7"/>
            <w:tcBorders>
              <w:top w:val="single" w:color="auto" w:sz="4" w:space="0"/>
              <w:left w:val="single" w:color="auto" w:sz="4" w:space="0"/>
              <w:bottom w:val="single" w:color="auto" w:sz="4" w:space="0"/>
              <w:right w:val="single" w:color="auto" w:sz="4" w:space="0"/>
            </w:tcBorders>
            <w:noWrap/>
            <w:vAlign w:val="center"/>
          </w:tcPr>
          <w:p w14:paraId="62396FDE">
            <w:pPr>
              <w:widowControl/>
              <w:spacing w:line="240" w:lineRule="auto"/>
              <w:ind w:firstLine="0" w:firstLineChars="0"/>
              <w:jc w:val="center"/>
              <w:rPr>
                <w:rFonts w:ascii="宋体" w:hAnsi="宋体" w:cs="宋体"/>
                <w:kern w:val="0"/>
              </w:rPr>
            </w:pPr>
            <w:r>
              <w:rPr>
                <w:rFonts w:hint="eastAsia" w:ascii="宋体" w:hAnsi="宋体" w:cs="宋体"/>
                <w:kern w:val="0"/>
              </w:rPr>
              <w:t>　同学们的参与度：100%参与</w:t>
            </w:r>
          </w:p>
        </w:tc>
      </w:tr>
    </w:tbl>
    <w:p w14:paraId="57E763D3">
      <w:pPr>
        <w:pStyle w:val="5"/>
        <w:spacing w:before="0" w:beforeAutospacing="0" w:after="0" w:afterAutospacing="0" w:line="360" w:lineRule="auto"/>
        <w:jc w:val="both"/>
        <w:rPr>
          <w:rFonts w:hint="eastAsia" w:cs="仿宋_GB2312"/>
          <w:b/>
          <w:kern w:val="2"/>
          <w:position w:val="6"/>
        </w:rPr>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561"/>
        <w:gridCol w:w="1013"/>
        <w:gridCol w:w="1012"/>
        <w:gridCol w:w="914"/>
      </w:tblGrid>
      <w:tr w14:paraId="27A4D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noWrap w:val="0"/>
            <w:vAlign w:val="center"/>
          </w:tcPr>
          <w:p w14:paraId="47BC874C">
            <w:pPr>
              <w:widowControl/>
              <w:spacing w:line="240" w:lineRule="auto"/>
              <w:ind w:firstLine="480" w:firstLineChars="0"/>
              <w:jc w:val="center"/>
              <w:rPr>
                <w:rFonts w:ascii="宋体" w:hAnsi="宋体" w:cs="宋体"/>
                <w:kern w:val="0"/>
              </w:rPr>
            </w:pPr>
            <w:r>
              <w:rPr>
                <w:rFonts w:hint="eastAsia" w:ascii="宋体" w:hAnsi="宋体" w:cs="宋体"/>
                <w:kern w:val="0"/>
              </w:rPr>
              <w:t>模块三</w:t>
            </w:r>
          </w:p>
        </w:tc>
        <w:tc>
          <w:tcPr>
            <w:tcW w:w="6973" w:type="dxa"/>
            <w:gridSpan w:val="5"/>
            <w:tcBorders>
              <w:top w:val="single" w:color="auto" w:sz="4" w:space="0"/>
              <w:left w:val="single" w:color="auto" w:sz="4" w:space="0"/>
              <w:bottom w:val="single" w:color="auto" w:sz="4" w:space="0"/>
              <w:right w:val="single" w:color="auto" w:sz="4" w:space="0"/>
            </w:tcBorders>
            <w:noWrap w:val="0"/>
            <w:vAlign w:val="center"/>
          </w:tcPr>
          <w:p w14:paraId="080A8C39">
            <w:pPr>
              <w:widowControl/>
              <w:spacing w:line="240" w:lineRule="auto"/>
              <w:ind w:firstLine="0" w:firstLineChars="0"/>
              <w:jc w:val="center"/>
              <w:rPr>
                <w:rFonts w:hint="eastAsia" w:ascii="宋体" w:hAnsi="宋体" w:eastAsia="宋体" w:cs="宋体"/>
                <w:kern w:val="0"/>
                <w:lang w:eastAsia="zh-CN"/>
              </w:rPr>
            </w:pPr>
            <w:r>
              <w:rPr>
                <w:rFonts w:hint="eastAsia" w:ascii="宋体" w:hAnsi="宋体"/>
              </w:rPr>
              <w:t>衣身原型立体造型</w:t>
            </w:r>
            <w:r>
              <w:rPr>
                <w:rFonts w:hint="eastAsia" w:ascii="宋体" w:hAnsi="宋体"/>
                <w:lang w:eastAsia="zh-CN"/>
              </w:rPr>
              <w:t>及省道转移</w:t>
            </w:r>
          </w:p>
        </w:tc>
      </w:tr>
      <w:tr w14:paraId="47E04D0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66" w:hRule="atLeast"/>
          <w:jc w:val="center"/>
        </w:trPr>
        <w:tc>
          <w:tcPr>
            <w:tcW w:w="1281" w:type="dxa"/>
            <w:tcBorders>
              <w:top w:val="nil"/>
              <w:left w:val="single" w:color="auto" w:sz="4" w:space="0"/>
              <w:bottom w:val="single" w:color="auto" w:sz="4" w:space="0"/>
              <w:right w:val="single" w:color="auto" w:sz="4" w:space="0"/>
            </w:tcBorders>
            <w:shd w:val="clear" w:color="auto" w:fill="auto"/>
            <w:noWrap w:val="0"/>
            <w:vAlign w:val="center"/>
          </w:tcPr>
          <w:p w14:paraId="36AD4E16">
            <w:pPr>
              <w:widowControl/>
              <w:spacing w:line="240" w:lineRule="auto"/>
              <w:ind w:firstLine="0" w:firstLineChars="0"/>
              <w:jc w:val="center"/>
              <w:rPr>
                <w:rFonts w:ascii="宋体" w:hAnsi="宋体" w:cs="宋体"/>
                <w:kern w:val="0"/>
              </w:rPr>
            </w:pPr>
            <w:r>
              <w:rPr>
                <w:rFonts w:hint="eastAsia" w:ascii="宋体" w:hAnsi="宋体" w:cs="宋体"/>
                <w:kern w:val="0"/>
              </w:rPr>
              <w:t>项目1</w:t>
            </w:r>
          </w:p>
        </w:tc>
        <w:tc>
          <w:tcPr>
            <w:tcW w:w="5140" w:type="dxa"/>
            <w:gridSpan w:val="3"/>
            <w:tcBorders>
              <w:top w:val="nil"/>
              <w:left w:val="nil"/>
              <w:bottom w:val="single" w:color="auto" w:sz="4" w:space="0"/>
              <w:right w:val="single" w:color="auto" w:sz="4" w:space="0"/>
            </w:tcBorders>
            <w:shd w:val="clear" w:color="auto" w:fill="auto"/>
            <w:noWrap/>
            <w:vAlign w:val="center"/>
          </w:tcPr>
          <w:p w14:paraId="2CFBE0C5">
            <w:pPr>
              <w:ind w:firstLine="0" w:firstLineChars="0"/>
              <w:rPr>
                <w:rFonts w:hint="eastAsia" w:ascii="宋体" w:hAnsi="宋体"/>
              </w:rPr>
            </w:pPr>
            <w:r>
              <w:rPr>
                <w:rFonts w:hint="eastAsia" w:ascii="宋体" w:hAnsi="宋体"/>
              </w:rPr>
              <w:t>衣身原型立体造型；</w:t>
            </w:r>
          </w:p>
        </w:tc>
        <w:tc>
          <w:tcPr>
            <w:tcW w:w="1013" w:type="dxa"/>
            <w:tcBorders>
              <w:top w:val="nil"/>
              <w:left w:val="single" w:color="auto" w:sz="4" w:space="0"/>
              <w:bottom w:val="single" w:color="auto" w:sz="4" w:space="0"/>
              <w:right w:val="single" w:color="auto" w:sz="4" w:space="0"/>
            </w:tcBorders>
            <w:shd w:val="clear" w:color="auto" w:fill="auto"/>
            <w:noWrap/>
            <w:vAlign w:val="center"/>
          </w:tcPr>
          <w:p w14:paraId="7DA14D90">
            <w:pPr>
              <w:widowControl/>
              <w:spacing w:line="240" w:lineRule="auto"/>
              <w:ind w:firstLine="0" w:firstLineChars="0"/>
              <w:jc w:val="center"/>
              <w:rPr>
                <w:rFonts w:ascii="宋体" w:hAnsi="宋体" w:cs="宋体"/>
                <w:kern w:val="0"/>
              </w:rPr>
            </w:pPr>
            <w:r>
              <w:rPr>
                <w:rFonts w:hint="eastAsia" w:ascii="宋体" w:hAnsi="宋体" w:cs="宋体"/>
                <w:kern w:val="0"/>
                <w:lang w:val="en-US" w:eastAsia="zh-CN"/>
              </w:rPr>
              <w:t>4</w:t>
            </w:r>
            <w:r>
              <w:rPr>
                <w:rFonts w:hint="eastAsia" w:ascii="宋体" w:hAnsi="宋体" w:cs="宋体"/>
                <w:kern w:val="0"/>
              </w:rPr>
              <w:t>学时</w:t>
            </w:r>
          </w:p>
        </w:tc>
        <w:tc>
          <w:tcPr>
            <w:tcW w:w="1012" w:type="dxa"/>
            <w:tcBorders>
              <w:top w:val="nil"/>
              <w:left w:val="nil"/>
              <w:bottom w:val="single" w:color="auto" w:sz="4" w:space="0"/>
              <w:right w:val="single" w:color="auto" w:sz="4" w:space="0"/>
            </w:tcBorders>
            <w:shd w:val="clear" w:color="auto" w:fill="FFFFFF"/>
            <w:noWrap w:val="0"/>
            <w:vAlign w:val="center"/>
          </w:tcPr>
          <w:p w14:paraId="2FF08670">
            <w:pPr>
              <w:widowControl/>
              <w:spacing w:line="240" w:lineRule="auto"/>
              <w:ind w:firstLine="0" w:firstLineChars="0"/>
              <w:jc w:val="center"/>
              <w:rPr>
                <w:rFonts w:ascii="宋体" w:hAnsi="宋体" w:cs="宋体"/>
                <w:kern w:val="0"/>
              </w:rPr>
            </w:pPr>
            <w:r>
              <w:rPr>
                <w:rFonts w:hint="eastAsia" w:ascii="宋体" w:hAnsi="宋体" w:cs="宋体"/>
                <w:kern w:val="0"/>
              </w:rPr>
              <w:t>理论</w:t>
            </w:r>
          </w:p>
        </w:tc>
        <w:tc>
          <w:tcPr>
            <w:tcW w:w="914" w:type="dxa"/>
            <w:tcBorders>
              <w:top w:val="nil"/>
              <w:left w:val="nil"/>
              <w:bottom w:val="single" w:color="auto" w:sz="4" w:space="0"/>
              <w:right w:val="single" w:color="auto" w:sz="4" w:space="0"/>
            </w:tcBorders>
            <w:noWrap/>
            <w:vAlign w:val="center"/>
          </w:tcPr>
          <w:p w14:paraId="27466D14">
            <w:pPr>
              <w:widowControl/>
              <w:spacing w:line="240" w:lineRule="auto"/>
              <w:ind w:firstLine="0" w:firstLineChars="0"/>
              <w:jc w:val="left"/>
              <w:rPr>
                <w:rFonts w:hint="eastAsia" w:ascii="宋体" w:hAnsi="宋体" w:cs="宋体"/>
                <w:kern w:val="0"/>
              </w:rPr>
            </w:pPr>
            <w:r>
              <w:rPr>
                <w:rFonts w:hint="eastAsia" w:ascii="宋体" w:hAnsi="宋体" w:cs="宋体"/>
                <w:kern w:val="0"/>
              </w:rPr>
              <w:t>实践　</w:t>
            </w:r>
          </w:p>
        </w:tc>
      </w:tr>
      <w:tr w14:paraId="6DDEF90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27"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42C47B4">
            <w:pPr>
              <w:widowControl/>
              <w:spacing w:line="240" w:lineRule="auto"/>
              <w:ind w:firstLine="0" w:firstLineChars="0"/>
              <w:jc w:val="center"/>
              <w:rPr>
                <w:rFonts w:ascii="宋体" w:hAnsi="宋体" w:cs="宋体"/>
                <w:kern w:val="0"/>
              </w:rPr>
            </w:pPr>
            <w:r>
              <w:rPr>
                <w:rFonts w:hint="eastAsia" w:ascii="宋体" w:hAnsi="宋体" w:cs="宋体"/>
                <w:kern w:val="0"/>
              </w:rPr>
              <w:t>项目2　</w:t>
            </w:r>
          </w:p>
        </w:tc>
        <w:tc>
          <w:tcPr>
            <w:tcW w:w="5140" w:type="dxa"/>
            <w:gridSpan w:val="3"/>
            <w:tcBorders>
              <w:top w:val="single" w:color="auto" w:sz="4" w:space="0"/>
              <w:left w:val="nil"/>
              <w:bottom w:val="single" w:color="auto" w:sz="4" w:space="0"/>
              <w:right w:val="single" w:color="auto" w:sz="4" w:space="0"/>
            </w:tcBorders>
            <w:shd w:val="clear" w:color="auto" w:fill="auto"/>
            <w:noWrap/>
            <w:vAlign w:val="center"/>
          </w:tcPr>
          <w:p w14:paraId="30E3A694">
            <w:pPr>
              <w:ind w:firstLine="0" w:firstLineChars="0"/>
              <w:rPr>
                <w:rFonts w:hint="eastAsia" w:ascii="宋体" w:hAnsi="宋体"/>
              </w:rPr>
            </w:pPr>
            <w:r>
              <w:rPr>
                <w:rFonts w:hint="eastAsia" w:ascii="宋体" w:hAnsi="宋体" w:cs="仿宋_GB2312"/>
                <w:position w:val="6"/>
              </w:rPr>
              <w:t>衣身</w:t>
            </w:r>
            <w:r>
              <w:rPr>
                <w:rFonts w:hint="eastAsia" w:ascii="宋体" w:hAnsi="宋体" w:cs="仿宋_GB2312"/>
                <w:position w:val="6"/>
                <w:lang w:eastAsia="zh-CN"/>
              </w:rPr>
              <w:t>省转移基础造型</w:t>
            </w:r>
            <w:r>
              <w:rPr>
                <w:rFonts w:hint="eastAsia" w:ascii="宋体" w:hAnsi="宋体" w:cs="仿宋_GB2312"/>
                <w:position w:val="6"/>
              </w:rPr>
              <w:t>；</w:t>
            </w:r>
          </w:p>
        </w:tc>
        <w:tc>
          <w:tcPr>
            <w:tcW w:w="1013"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F898B0E">
            <w:pPr>
              <w:widowControl/>
              <w:spacing w:line="240" w:lineRule="auto"/>
              <w:ind w:firstLine="0" w:firstLineChars="0"/>
              <w:jc w:val="center"/>
              <w:rPr>
                <w:rFonts w:ascii="宋体" w:hAnsi="宋体" w:cs="宋体"/>
                <w:kern w:val="0"/>
              </w:rPr>
            </w:pPr>
            <w:r>
              <w:rPr>
                <w:rFonts w:hint="eastAsia" w:ascii="宋体" w:hAnsi="宋体" w:cs="宋体"/>
                <w:kern w:val="0"/>
                <w:lang w:val="en-US" w:eastAsia="zh-CN"/>
              </w:rPr>
              <w:t>4</w:t>
            </w:r>
            <w:r>
              <w:rPr>
                <w:rFonts w:hint="eastAsia" w:ascii="宋体" w:hAnsi="宋体" w:cs="宋体"/>
                <w:kern w:val="0"/>
              </w:rPr>
              <w:t>学时</w:t>
            </w:r>
          </w:p>
        </w:tc>
        <w:tc>
          <w:tcPr>
            <w:tcW w:w="1012" w:type="dxa"/>
            <w:tcBorders>
              <w:top w:val="single" w:color="auto" w:sz="4" w:space="0"/>
              <w:left w:val="nil"/>
              <w:bottom w:val="single" w:color="auto" w:sz="4" w:space="0"/>
              <w:right w:val="single" w:color="auto" w:sz="4" w:space="0"/>
            </w:tcBorders>
            <w:shd w:val="clear" w:color="auto" w:fill="FFFFFF"/>
            <w:noWrap w:val="0"/>
            <w:vAlign w:val="center"/>
          </w:tcPr>
          <w:p w14:paraId="0A59821B">
            <w:pPr>
              <w:ind w:firstLine="0" w:firstLineChars="0"/>
              <w:jc w:val="center"/>
              <w:rPr>
                <w:rFonts w:hint="eastAsia" w:ascii="宋体" w:hAnsi="宋体" w:cs="宋体"/>
                <w:kern w:val="0"/>
              </w:rPr>
            </w:pPr>
            <w:r>
              <w:rPr>
                <w:rFonts w:hint="eastAsia" w:ascii="宋体" w:hAnsi="宋体" w:cs="宋体"/>
                <w:kern w:val="0"/>
                <w:lang w:val="en-US" w:eastAsia="zh-CN"/>
              </w:rPr>
              <w:t>4</w:t>
            </w:r>
            <w:r>
              <w:rPr>
                <w:rFonts w:hint="eastAsia" w:ascii="宋体" w:hAnsi="宋体" w:cs="宋体"/>
                <w:kern w:val="0"/>
              </w:rPr>
              <w:t>学时</w:t>
            </w:r>
          </w:p>
        </w:tc>
        <w:tc>
          <w:tcPr>
            <w:tcW w:w="914" w:type="dxa"/>
            <w:tcBorders>
              <w:top w:val="single" w:color="auto" w:sz="4" w:space="0"/>
              <w:left w:val="nil"/>
              <w:bottom w:val="single" w:color="auto" w:sz="4" w:space="0"/>
              <w:right w:val="single" w:color="auto" w:sz="4" w:space="0"/>
            </w:tcBorders>
            <w:noWrap/>
            <w:vAlign w:val="center"/>
          </w:tcPr>
          <w:p w14:paraId="5BDC374F">
            <w:pPr>
              <w:widowControl/>
              <w:spacing w:line="240" w:lineRule="auto"/>
              <w:ind w:firstLine="0" w:firstLineChars="0"/>
              <w:jc w:val="left"/>
              <w:rPr>
                <w:rFonts w:hint="eastAsia" w:ascii="宋体" w:hAnsi="宋体" w:cs="宋体"/>
                <w:kern w:val="0"/>
              </w:rPr>
            </w:pPr>
            <w:r>
              <w:rPr>
                <w:rFonts w:hint="eastAsia" w:ascii="宋体" w:hAnsi="宋体" w:cs="宋体"/>
                <w:kern w:val="0"/>
              </w:rPr>
              <w:t>4学时</w:t>
            </w:r>
          </w:p>
        </w:tc>
      </w:tr>
      <w:tr w14:paraId="410E389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22" w:hRule="atLeast"/>
          <w:jc w:val="center"/>
        </w:trPr>
        <w:tc>
          <w:tcPr>
            <w:tcW w:w="1281" w:type="dxa"/>
            <w:tcBorders>
              <w:top w:val="single" w:color="auto" w:sz="4" w:space="0"/>
              <w:left w:val="single" w:color="auto" w:sz="4" w:space="0"/>
              <w:right w:val="single" w:color="auto" w:sz="4" w:space="0"/>
            </w:tcBorders>
            <w:shd w:val="clear" w:color="auto" w:fill="auto"/>
            <w:noWrap w:val="0"/>
            <w:vAlign w:val="center"/>
          </w:tcPr>
          <w:p w14:paraId="677812DB">
            <w:pPr>
              <w:widowControl/>
              <w:spacing w:line="240" w:lineRule="auto"/>
              <w:ind w:firstLine="0" w:firstLineChars="0"/>
              <w:jc w:val="center"/>
              <w:rPr>
                <w:rFonts w:hint="default" w:ascii="宋体" w:hAnsi="宋体" w:eastAsia="宋体" w:cs="宋体"/>
                <w:kern w:val="0"/>
                <w:lang w:val="en-US" w:eastAsia="zh-CN"/>
              </w:rPr>
            </w:pPr>
            <w:r>
              <w:rPr>
                <w:rFonts w:hint="eastAsia" w:ascii="宋体" w:hAnsi="宋体" w:cs="宋体"/>
                <w:kern w:val="0"/>
                <w:lang w:eastAsia="zh-CN"/>
              </w:rPr>
              <w:t>项目</w:t>
            </w:r>
            <w:r>
              <w:rPr>
                <w:rFonts w:hint="eastAsia" w:ascii="宋体" w:hAnsi="宋体" w:cs="宋体"/>
                <w:kern w:val="0"/>
                <w:lang w:val="en-US" w:eastAsia="zh-CN"/>
              </w:rPr>
              <w:t>3</w:t>
            </w:r>
          </w:p>
        </w:tc>
        <w:tc>
          <w:tcPr>
            <w:tcW w:w="5140" w:type="dxa"/>
            <w:gridSpan w:val="3"/>
            <w:tcBorders>
              <w:top w:val="single" w:color="auto" w:sz="4" w:space="0"/>
              <w:left w:val="nil"/>
              <w:right w:val="single" w:color="auto" w:sz="4" w:space="0"/>
            </w:tcBorders>
            <w:shd w:val="clear" w:color="auto" w:fill="auto"/>
            <w:noWrap/>
            <w:vAlign w:val="center"/>
          </w:tcPr>
          <w:p w14:paraId="66326FD4">
            <w:pPr>
              <w:ind w:firstLine="0" w:firstLineChars="0"/>
              <w:rPr>
                <w:rFonts w:hint="eastAsia" w:ascii="宋体" w:hAnsi="宋体" w:eastAsia="宋体" w:cs="仿宋_GB2312"/>
                <w:position w:val="6"/>
                <w:lang w:eastAsia="zh-CN"/>
              </w:rPr>
            </w:pPr>
            <w:r>
              <w:rPr>
                <w:rFonts w:hint="eastAsia" w:ascii="宋体" w:hAnsi="宋体" w:cs="仿宋_GB2312"/>
                <w:position w:val="6"/>
                <w:lang w:eastAsia="zh-CN"/>
              </w:rPr>
              <w:t>衣身省转移变化造型</w:t>
            </w:r>
          </w:p>
        </w:tc>
        <w:tc>
          <w:tcPr>
            <w:tcW w:w="1013" w:type="dxa"/>
            <w:tcBorders>
              <w:top w:val="single" w:color="auto" w:sz="4" w:space="0"/>
              <w:left w:val="single" w:color="auto" w:sz="4" w:space="0"/>
              <w:right w:val="single" w:color="auto" w:sz="4" w:space="0"/>
            </w:tcBorders>
            <w:shd w:val="clear" w:color="auto" w:fill="auto"/>
            <w:noWrap w:val="0"/>
            <w:vAlign w:val="center"/>
          </w:tcPr>
          <w:p w14:paraId="0FABB11D">
            <w:pPr>
              <w:widowControl/>
              <w:spacing w:line="240" w:lineRule="auto"/>
              <w:ind w:firstLine="0" w:firstLineChars="0"/>
              <w:jc w:val="center"/>
              <w:rPr>
                <w:rFonts w:hint="default" w:ascii="宋体" w:hAnsi="宋体" w:cs="宋体"/>
                <w:kern w:val="0"/>
                <w:lang w:val="en-US" w:eastAsia="zh-CN"/>
              </w:rPr>
            </w:pPr>
            <w:r>
              <w:rPr>
                <w:rFonts w:hint="eastAsia" w:ascii="宋体" w:hAnsi="宋体" w:cs="宋体"/>
                <w:kern w:val="0"/>
                <w:lang w:val="en-US" w:eastAsia="zh-CN"/>
              </w:rPr>
              <w:t>6学时</w:t>
            </w:r>
          </w:p>
        </w:tc>
        <w:tc>
          <w:tcPr>
            <w:tcW w:w="1012" w:type="dxa"/>
            <w:tcBorders>
              <w:top w:val="single" w:color="auto" w:sz="4" w:space="0"/>
              <w:left w:val="nil"/>
              <w:right w:val="single" w:color="auto" w:sz="4" w:space="0"/>
            </w:tcBorders>
            <w:shd w:val="clear" w:color="auto" w:fill="FFFFFF"/>
            <w:noWrap w:val="0"/>
            <w:vAlign w:val="center"/>
          </w:tcPr>
          <w:p w14:paraId="056BFF33">
            <w:pPr>
              <w:ind w:firstLine="0" w:firstLineChars="0"/>
              <w:jc w:val="center"/>
              <w:rPr>
                <w:rFonts w:hint="default" w:ascii="宋体" w:hAnsi="宋体" w:cs="宋体"/>
                <w:kern w:val="0"/>
                <w:lang w:val="en-US" w:eastAsia="zh-CN"/>
              </w:rPr>
            </w:pPr>
            <w:r>
              <w:rPr>
                <w:rFonts w:hint="eastAsia" w:ascii="宋体" w:hAnsi="宋体" w:cs="宋体"/>
                <w:kern w:val="0"/>
                <w:lang w:val="en-US" w:eastAsia="zh-CN"/>
              </w:rPr>
              <w:t>3学时</w:t>
            </w:r>
          </w:p>
        </w:tc>
        <w:tc>
          <w:tcPr>
            <w:tcW w:w="914" w:type="dxa"/>
            <w:tcBorders>
              <w:top w:val="single" w:color="auto" w:sz="4" w:space="0"/>
              <w:left w:val="nil"/>
              <w:right w:val="single" w:color="auto" w:sz="4" w:space="0"/>
            </w:tcBorders>
            <w:noWrap/>
            <w:vAlign w:val="center"/>
          </w:tcPr>
          <w:p w14:paraId="4CDD330E">
            <w:pPr>
              <w:widowControl/>
              <w:spacing w:line="240" w:lineRule="auto"/>
              <w:ind w:firstLine="0" w:firstLineChars="0"/>
              <w:jc w:val="left"/>
              <w:rPr>
                <w:rFonts w:hint="eastAsia" w:ascii="宋体" w:hAnsi="宋体" w:eastAsia="宋体" w:cs="宋体"/>
                <w:kern w:val="0"/>
                <w:lang w:val="en-US" w:eastAsia="zh-CN"/>
              </w:rPr>
            </w:pPr>
            <w:r>
              <w:rPr>
                <w:rFonts w:hint="eastAsia" w:ascii="宋体" w:hAnsi="宋体" w:cs="宋体"/>
                <w:kern w:val="0"/>
                <w:lang w:val="en-US" w:eastAsia="zh-CN"/>
              </w:rPr>
              <w:t>3学时</w:t>
            </w:r>
          </w:p>
        </w:tc>
      </w:tr>
      <w:tr w14:paraId="4E2DE2E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ign w:val="center"/>
          </w:tcPr>
          <w:p w14:paraId="6A83B9B5">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519A25A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0"/>
            <w:vAlign w:val="center"/>
          </w:tcPr>
          <w:p w14:paraId="5FE1A584">
            <w:pPr>
              <w:widowControl/>
              <w:spacing w:line="240" w:lineRule="auto"/>
              <w:ind w:firstLine="0" w:firstLineChars="0"/>
              <w:jc w:val="left"/>
              <w:rPr>
                <w:rFonts w:hint="eastAsia" w:ascii="宋体" w:hAnsi="宋体" w:cs="宋体"/>
                <w:kern w:val="0"/>
              </w:rPr>
            </w:pPr>
            <w:r>
              <w:rPr>
                <w:rFonts w:hint="eastAsia" w:ascii="宋体" w:hAnsi="宋体" w:cs="宋体"/>
                <w:kern w:val="0"/>
              </w:rPr>
              <w:t xml:space="preserve">    认知目标：通过学习衣身原型，了解衣身的基础结构；</w:t>
            </w:r>
          </w:p>
          <w:p w14:paraId="35B4CE05">
            <w:pPr>
              <w:widowControl/>
              <w:spacing w:line="240" w:lineRule="auto"/>
              <w:ind w:left="360" w:firstLine="0" w:firstLineChars="0"/>
              <w:jc w:val="left"/>
              <w:rPr>
                <w:rFonts w:ascii="宋体" w:hAnsi="宋体" w:cs="宋体"/>
                <w:kern w:val="0"/>
              </w:rPr>
            </w:pPr>
            <w:r>
              <w:rPr>
                <w:rFonts w:hint="eastAsia" w:ascii="宋体" w:hAnsi="宋体" w:cs="宋体"/>
                <w:kern w:val="0"/>
              </w:rPr>
              <w:t xml:space="preserve"> 技能目标：</w:t>
            </w:r>
            <w:r>
              <w:rPr>
                <w:rFonts w:hint="eastAsia" w:ascii="宋体" w:hAnsi="宋体" w:cs="仿宋_GB2312"/>
                <w:position w:val="6"/>
              </w:rPr>
              <w:t>掌握衣身原型立体造型手法</w:t>
            </w:r>
            <w:r>
              <w:rPr>
                <w:rFonts w:hint="eastAsia" w:ascii="宋体" w:hAnsi="宋体" w:cs="宋体"/>
                <w:kern w:val="0"/>
              </w:rPr>
              <w:t xml:space="preserve"> </w:t>
            </w:r>
            <w:r>
              <w:rPr>
                <w:rFonts w:hint="eastAsia" w:ascii="宋体" w:hAnsi="宋体" w:cs="仿宋_GB2312"/>
                <w:position w:val="6"/>
              </w:rPr>
              <w:t>；</w:t>
            </w:r>
          </w:p>
        </w:tc>
      </w:tr>
      <w:tr w14:paraId="43283C6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ign w:val="center"/>
          </w:tcPr>
          <w:p w14:paraId="62D610D2">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500" w:type="dxa"/>
            <w:gridSpan w:val="4"/>
            <w:tcBorders>
              <w:top w:val="nil"/>
              <w:left w:val="nil"/>
              <w:bottom w:val="single" w:color="auto" w:sz="4" w:space="0"/>
              <w:right w:val="single" w:color="auto" w:sz="4" w:space="0"/>
            </w:tcBorders>
            <w:noWrap/>
            <w:vAlign w:val="center"/>
          </w:tcPr>
          <w:p w14:paraId="0FEDC2B7">
            <w:pPr>
              <w:widowControl/>
              <w:spacing w:line="240" w:lineRule="auto"/>
              <w:ind w:firstLine="0" w:firstLineChars="0"/>
              <w:jc w:val="left"/>
              <w:rPr>
                <w:rFonts w:ascii="宋体" w:hAnsi="宋体" w:cs="宋体"/>
                <w:kern w:val="0"/>
              </w:rPr>
            </w:pPr>
            <w:r>
              <w:rPr>
                <w:rFonts w:hint="eastAsia" w:ascii="宋体" w:hAnsi="宋体" w:cs="宋体"/>
                <w:kern w:val="0"/>
              </w:rPr>
              <w:t>主要教学方法：讲解、示范、指导</w:t>
            </w:r>
          </w:p>
        </w:tc>
      </w:tr>
      <w:tr w14:paraId="0645B7C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08"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1AEB4C88">
            <w:pPr>
              <w:widowControl/>
              <w:spacing w:line="240" w:lineRule="auto"/>
              <w:ind w:firstLine="0" w:firstLineChars="0"/>
              <w:jc w:val="left"/>
              <w:rPr>
                <w:rFonts w:hint="eastAsia" w:ascii="宋体" w:hAnsi="宋体" w:cs="宋体"/>
                <w:kern w:val="0"/>
              </w:rPr>
            </w:pPr>
          </w:p>
          <w:p w14:paraId="50A97C0E">
            <w:pPr>
              <w:widowControl/>
              <w:spacing w:line="240" w:lineRule="auto"/>
              <w:ind w:firstLine="0" w:firstLineChars="0"/>
              <w:jc w:val="left"/>
              <w:rPr>
                <w:rFonts w:hint="eastAsia" w:ascii="宋体" w:hAnsi="宋体" w:cs="宋体"/>
                <w:kern w:val="0"/>
              </w:rPr>
            </w:pPr>
            <w:r>
              <w:rPr>
                <w:rFonts w:hint="eastAsia" w:ascii="宋体" w:hAnsi="宋体" w:cs="宋体"/>
                <w:kern w:val="0"/>
              </w:rPr>
              <w:t>模块三</w:t>
            </w:r>
          </w:p>
          <w:p w14:paraId="3075E130">
            <w:pPr>
              <w:widowControl/>
              <w:spacing w:line="240" w:lineRule="auto"/>
              <w:ind w:firstLine="0" w:firstLineChars="0"/>
              <w:jc w:val="left"/>
              <w:rPr>
                <w:rFonts w:hint="eastAsia" w:ascii="宋体" w:hAnsi="宋体" w:cs="宋体"/>
                <w:kern w:val="0"/>
              </w:rPr>
            </w:pPr>
          </w:p>
          <w:p w14:paraId="19BDDA94">
            <w:pPr>
              <w:widowControl/>
              <w:spacing w:line="240" w:lineRule="auto"/>
              <w:ind w:firstLine="0" w:firstLineChars="0"/>
              <w:jc w:val="left"/>
              <w:rPr>
                <w:rFonts w:hint="eastAsia" w:ascii="宋体" w:hAnsi="宋体" w:cs="宋体"/>
                <w:kern w:val="0"/>
              </w:rPr>
            </w:pPr>
            <w:r>
              <w:rPr>
                <w:rFonts w:hint="eastAsia" w:ascii="宋体" w:hAnsi="宋体" w:cs="宋体"/>
                <w:kern w:val="0"/>
              </w:rPr>
              <w:t>项目1  衣身原型立体造型分析：省道设置、省量设计，进行衣身原型立体造型；</w:t>
            </w:r>
          </w:p>
          <w:p w14:paraId="277E8EA2">
            <w:pPr>
              <w:widowControl/>
              <w:spacing w:line="240" w:lineRule="auto"/>
              <w:ind w:firstLine="0" w:firstLineChars="0"/>
              <w:jc w:val="left"/>
              <w:rPr>
                <w:rFonts w:hint="eastAsia" w:ascii="宋体" w:hAnsi="宋体" w:cs="宋体"/>
                <w:kern w:val="0"/>
              </w:rPr>
            </w:pPr>
          </w:p>
          <w:p w14:paraId="27FF9C21">
            <w:pPr>
              <w:widowControl/>
              <w:tabs>
                <w:tab w:val="left" w:pos="1230"/>
              </w:tabs>
              <w:spacing w:line="240" w:lineRule="auto"/>
              <w:ind w:firstLine="0" w:firstLineChars="0"/>
              <w:jc w:val="left"/>
              <w:rPr>
                <w:rFonts w:hint="eastAsia" w:ascii="宋体" w:hAnsi="宋体" w:cs="宋体"/>
                <w:kern w:val="0"/>
              </w:rPr>
            </w:pPr>
            <w:r>
              <w:rPr>
                <w:rFonts w:hint="eastAsia" w:ascii="宋体" w:hAnsi="宋体" w:cs="宋体"/>
                <w:kern w:val="0"/>
              </w:rPr>
              <w:t>项目2  衣身原型样衣假缝、纸样修正；根据款式要求进行松量设计；</w:t>
            </w:r>
          </w:p>
          <w:p w14:paraId="4B13873D">
            <w:pPr>
              <w:widowControl/>
              <w:tabs>
                <w:tab w:val="left" w:pos="1230"/>
              </w:tabs>
              <w:spacing w:line="240" w:lineRule="auto"/>
              <w:ind w:firstLine="0" w:firstLineChars="0"/>
              <w:jc w:val="left"/>
              <w:rPr>
                <w:rFonts w:hint="eastAsia" w:ascii="宋体" w:hAnsi="宋体" w:cs="宋体"/>
                <w:kern w:val="0"/>
              </w:rPr>
            </w:pPr>
          </w:p>
          <w:p w14:paraId="6FC919EB">
            <w:pPr>
              <w:widowControl/>
              <w:tabs>
                <w:tab w:val="left" w:pos="1230"/>
              </w:tabs>
              <w:spacing w:line="240" w:lineRule="auto"/>
              <w:ind w:firstLine="0" w:firstLineChars="0"/>
              <w:jc w:val="left"/>
              <w:rPr>
                <w:rFonts w:hint="eastAsia" w:ascii="宋体" w:hAnsi="宋体" w:cs="宋体"/>
                <w:kern w:val="0"/>
                <w:szCs w:val="22"/>
                <w:lang w:eastAsia="zh-CN"/>
              </w:rPr>
            </w:pPr>
            <w:r>
              <w:rPr>
                <w:rFonts w:hint="eastAsia" w:ascii="宋体" w:hAnsi="宋体" w:cs="宋体"/>
                <w:kern w:val="0"/>
                <w:lang w:eastAsia="zh-CN"/>
              </w:rPr>
              <w:t>项目</w:t>
            </w:r>
            <w:r>
              <w:rPr>
                <w:rFonts w:hint="eastAsia" w:ascii="宋体" w:hAnsi="宋体" w:cs="宋体"/>
                <w:kern w:val="0"/>
                <w:lang w:val="en-US" w:eastAsia="zh-CN"/>
              </w:rPr>
              <w:t xml:space="preserve">3 </w:t>
            </w:r>
            <w:r>
              <w:rPr>
                <w:rFonts w:hint="eastAsia" w:ascii="宋体" w:hAnsi="宋体" w:cs="宋体"/>
                <w:kern w:val="0"/>
                <w:szCs w:val="22"/>
                <w:lang w:val="en-US" w:eastAsia="zh-CN"/>
              </w:rPr>
              <w:t xml:space="preserve"> </w:t>
            </w:r>
            <w:r>
              <w:rPr>
                <w:rFonts w:hint="eastAsia" w:ascii="宋体" w:hAnsi="宋体" w:cs="宋体"/>
                <w:kern w:val="0"/>
                <w:szCs w:val="22"/>
                <w:lang w:eastAsia="zh-CN"/>
              </w:rPr>
              <w:t>衣身省转移变化造型：省道设计，褶皱变化、分割线处理；</w:t>
            </w:r>
          </w:p>
          <w:p w14:paraId="17FF2EE9">
            <w:pPr>
              <w:widowControl/>
              <w:tabs>
                <w:tab w:val="left" w:pos="1230"/>
              </w:tabs>
              <w:spacing w:line="240" w:lineRule="auto"/>
              <w:ind w:firstLine="0" w:firstLineChars="0"/>
              <w:jc w:val="left"/>
              <w:rPr>
                <w:rFonts w:hint="eastAsia" w:ascii="宋体" w:hAnsi="宋体" w:cs="仿宋_GB2312"/>
                <w:position w:val="6"/>
                <w:lang w:eastAsia="zh-CN"/>
              </w:rPr>
            </w:pPr>
          </w:p>
          <w:p w14:paraId="0448F828">
            <w:pPr>
              <w:widowControl/>
              <w:spacing w:line="240" w:lineRule="auto"/>
              <w:ind w:firstLine="0" w:firstLineChars="0"/>
              <w:jc w:val="left"/>
              <w:rPr>
                <w:rFonts w:hint="eastAsia" w:ascii="宋体" w:hAnsi="宋体" w:cs="仿宋_GB2312"/>
                <w:position w:val="6"/>
                <w:lang w:eastAsia="zh-CN"/>
              </w:rPr>
            </w:pPr>
            <w:r>
              <w:rPr>
                <w:rFonts w:hint="eastAsia" w:ascii="宋体" w:hAnsi="宋体" w:cs="仿宋_GB2312"/>
                <w:position w:val="6"/>
                <w:lang w:eastAsia="zh-CN"/>
              </w:rPr>
              <w:t>重点：认识衣身原型的版型结构</w:t>
            </w:r>
          </w:p>
          <w:p w14:paraId="1C3DC3FD">
            <w:pPr>
              <w:widowControl/>
              <w:tabs>
                <w:tab w:val="left" w:pos="1230"/>
              </w:tabs>
              <w:spacing w:line="240" w:lineRule="auto"/>
              <w:ind w:firstLine="0" w:firstLineChars="0"/>
              <w:jc w:val="left"/>
              <w:rPr>
                <w:rFonts w:hint="eastAsia" w:ascii="宋体" w:hAnsi="宋体" w:cs="仿宋_GB2312"/>
                <w:position w:val="6"/>
                <w:lang w:eastAsia="zh-CN"/>
              </w:rPr>
            </w:pPr>
            <w:r>
              <w:rPr>
                <w:rFonts w:hint="eastAsia" w:ascii="宋体" w:hAnsi="宋体" w:cs="仿宋_GB2312"/>
                <w:position w:val="6"/>
                <w:lang w:eastAsia="zh-CN"/>
              </w:rPr>
              <w:t>难点：上衣省道处理与松量设置，省转移原理与处理手法，通过省转移进行款式拓展设计</w:t>
            </w:r>
          </w:p>
          <w:p w14:paraId="45B9F236">
            <w:pPr>
              <w:widowControl/>
              <w:tabs>
                <w:tab w:val="left" w:pos="1230"/>
              </w:tabs>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ign w:val="center"/>
          </w:tcPr>
          <w:p w14:paraId="7616E695">
            <w:pPr>
              <w:widowControl/>
              <w:spacing w:line="240" w:lineRule="auto"/>
              <w:ind w:firstLine="0" w:firstLineChars="0"/>
              <w:jc w:val="left"/>
              <w:rPr>
                <w:rFonts w:ascii="宋体" w:hAnsi="宋体" w:cs="宋体"/>
                <w:kern w:val="0"/>
              </w:rPr>
            </w:pPr>
            <w:r>
              <w:rPr>
                <w:rFonts w:hint="eastAsia" w:ascii="宋体" w:hAnsi="宋体" w:cs="宋体"/>
                <w:kern w:val="0"/>
              </w:rPr>
              <w:t>教学地点：多媒体</w:t>
            </w:r>
            <w:r>
              <w:rPr>
                <w:rFonts w:hint="eastAsia" w:ascii="宋体" w:hAnsi="宋体" w:cs="宋体"/>
                <w:kern w:val="0"/>
                <w:lang w:eastAsia="zh-CN"/>
              </w:rPr>
              <w:t>立体造型</w:t>
            </w:r>
            <w:r>
              <w:rPr>
                <w:rFonts w:hint="eastAsia" w:ascii="宋体" w:hAnsi="宋体" w:cs="宋体"/>
                <w:kern w:val="0"/>
              </w:rPr>
              <w:t>教室</w:t>
            </w:r>
          </w:p>
        </w:tc>
      </w:tr>
      <w:tr w14:paraId="4EB009A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D064014">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ign w:val="center"/>
          </w:tcPr>
          <w:p w14:paraId="27017729">
            <w:pPr>
              <w:widowControl/>
              <w:spacing w:line="240" w:lineRule="auto"/>
              <w:ind w:firstLine="0" w:firstLineChars="0"/>
              <w:jc w:val="left"/>
              <w:rPr>
                <w:rFonts w:ascii="宋体" w:hAnsi="宋体" w:cs="宋体"/>
                <w:kern w:val="0"/>
              </w:rPr>
            </w:pPr>
            <w:r>
              <w:rPr>
                <w:rFonts w:hint="eastAsia" w:ascii="宋体" w:hAnsi="宋体" w:cs="宋体"/>
              </w:rPr>
              <w:t>教材：《服装立体裁剪基础篇》</w:t>
            </w:r>
          </w:p>
        </w:tc>
      </w:tr>
      <w:tr w14:paraId="6665605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80"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15504744">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57BBE86C">
            <w:pPr>
              <w:widowControl/>
              <w:spacing w:line="240" w:lineRule="auto"/>
              <w:ind w:firstLine="0" w:firstLineChars="0"/>
              <w:jc w:val="left"/>
              <w:rPr>
                <w:rFonts w:ascii="宋体" w:hAnsi="宋体" w:cs="宋体"/>
                <w:kern w:val="0"/>
              </w:rPr>
            </w:pPr>
            <w:r>
              <w:rPr>
                <w:rFonts w:hint="eastAsia" w:ascii="宋体" w:hAnsi="宋体" w:cs="宋体"/>
              </w:rPr>
              <w:t>参考资料：学校的网络平台《省道的设计与连衣裙的制作》</w:t>
            </w:r>
          </w:p>
        </w:tc>
      </w:tr>
      <w:tr w14:paraId="1BB3AAA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48A31B8C">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ign w:val="center"/>
          </w:tcPr>
          <w:p w14:paraId="74C3DDC1">
            <w:pPr>
              <w:widowControl/>
              <w:spacing w:line="240" w:lineRule="auto"/>
              <w:ind w:firstLine="0" w:firstLineChars="0"/>
              <w:jc w:val="left"/>
              <w:rPr>
                <w:rFonts w:ascii="宋体" w:hAnsi="宋体" w:cs="宋体"/>
                <w:kern w:val="0"/>
              </w:rPr>
            </w:pPr>
            <w:r>
              <w:rPr>
                <w:rFonts w:hint="eastAsia" w:ascii="宋体" w:hAnsi="宋体" w:cs="宋体"/>
                <w:kern w:val="0"/>
              </w:rPr>
              <w:t>主要教学方法：讲解、示范、指导</w:t>
            </w:r>
          </w:p>
        </w:tc>
      </w:tr>
      <w:tr w14:paraId="4D1D1E3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67"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D783069">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ign w:val="center"/>
          </w:tcPr>
          <w:p w14:paraId="21ACCDB6">
            <w:pPr>
              <w:widowControl/>
              <w:spacing w:line="240" w:lineRule="auto"/>
              <w:ind w:firstLine="0" w:firstLineChars="0"/>
              <w:jc w:val="left"/>
              <w:rPr>
                <w:rFonts w:ascii="宋体" w:hAnsi="宋体" w:cs="宋体"/>
                <w:kern w:val="0"/>
              </w:rPr>
            </w:pPr>
            <w:r>
              <w:rPr>
                <w:rFonts w:hint="eastAsia" w:ascii="宋体" w:hAnsi="宋体" w:cs="宋体"/>
                <w:kern w:val="0"/>
              </w:rPr>
              <w:t>教学地点：多媒体教室</w:t>
            </w:r>
          </w:p>
        </w:tc>
      </w:tr>
      <w:tr w14:paraId="17709BA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201"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FF18A05">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ign w:val="center"/>
          </w:tcPr>
          <w:p w14:paraId="2FF6E105">
            <w:pPr>
              <w:widowControl/>
              <w:spacing w:line="240" w:lineRule="auto"/>
              <w:ind w:firstLine="0" w:firstLineChars="0"/>
              <w:jc w:val="left"/>
              <w:rPr>
                <w:rFonts w:hint="eastAsia" w:ascii="宋体" w:hAnsi="宋体" w:cs="宋体"/>
                <w:kern w:val="0"/>
              </w:rPr>
            </w:pPr>
            <w:r>
              <w:rPr>
                <w:rFonts w:hint="eastAsia" w:ascii="宋体" w:hAnsi="宋体" w:cs="宋体"/>
                <w:kern w:val="0"/>
              </w:rPr>
              <w:t>练习与习题建议：</w:t>
            </w:r>
          </w:p>
          <w:p w14:paraId="304D16E8">
            <w:pPr>
              <w:widowControl/>
              <w:spacing w:line="240" w:lineRule="auto"/>
              <w:ind w:firstLine="0" w:firstLineChars="0"/>
              <w:jc w:val="left"/>
              <w:rPr>
                <w:rFonts w:ascii="宋体" w:hAnsi="宋体" w:cs="宋体"/>
                <w:kern w:val="0"/>
              </w:rPr>
            </w:pPr>
            <w:r>
              <w:rPr>
                <w:rFonts w:hint="eastAsia" w:ascii="宋体" w:hAnsi="宋体" w:cs="宋体"/>
                <w:kern w:val="0"/>
              </w:rPr>
              <w:t>小组讨论结构分析，衣身原型立体造型练习，注意标记清晰、针法准确，松量适度；</w:t>
            </w:r>
          </w:p>
        </w:tc>
      </w:tr>
      <w:tr w14:paraId="2256EE6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ign w:val="center"/>
          </w:tcPr>
          <w:p w14:paraId="5B297175">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考核与评价方式说明：占项目作业权重10%</w:t>
            </w:r>
          </w:p>
        </w:tc>
      </w:tr>
      <w:tr w14:paraId="168C92C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ign w:val="center"/>
          </w:tcPr>
          <w:p w14:paraId="0BA19D58">
            <w:pPr>
              <w:widowControl/>
              <w:spacing w:line="240" w:lineRule="auto"/>
              <w:ind w:firstLine="0" w:firstLineChars="0"/>
              <w:jc w:val="center"/>
              <w:rPr>
                <w:rFonts w:ascii="宋体" w:hAnsi="宋体" w:cs="宋体"/>
                <w:kern w:val="0"/>
              </w:rPr>
            </w:pPr>
            <w:r>
              <w:rPr>
                <w:rFonts w:hint="eastAsia" w:ascii="宋体" w:hAnsi="宋体" w:cs="宋体"/>
                <w:kern w:val="0"/>
              </w:rPr>
              <w:t>　同学们的参与度：100%参与</w:t>
            </w:r>
          </w:p>
        </w:tc>
      </w:tr>
    </w:tbl>
    <w:p w14:paraId="75F93F50">
      <w:pPr>
        <w:pStyle w:val="5"/>
        <w:spacing w:before="0" w:beforeAutospacing="0" w:after="0" w:afterAutospacing="0" w:line="240" w:lineRule="auto"/>
        <w:jc w:val="both"/>
        <w:rPr>
          <w:rFonts w:hint="eastAsia" w:cs="仿宋_GB2312"/>
          <w:b/>
          <w:kern w:val="2"/>
          <w:position w:val="6"/>
        </w:rPr>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1"/>
        <w:gridCol w:w="1106"/>
        <w:gridCol w:w="2473"/>
        <w:gridCol w:w="1080"/>
        <w:gridCol w:w="900"/>
        <w:gridCol w:w="1080"/>
        <w:gridCol w:w="1440"/>
      </w:tblGrid>
      <w:tr w14:paraId="16303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87" w:type="dxa"/>
            <w:gridSpan w:val="2"/>
            <w:tcBorders>
              <w:top w:val="single" w:color="auto" w:sz="4" w:space="0"/>
              <w:left w:val="single" w:color="auto" w:sz="4" w:space="0"/>
              <w:bottom w:val="single" w:color="auto" w:sz="4" w:space="0"/>
              <w:right w:val="single" w:color="auto" w:sz="4" w:space="0"/>
            </w:tcBorders>
            <w:noWrap w:val="0"/>
            <w:vAlign w:val="center"/>
          </w:tcPr>
          <w:p w14:paraId="34DDFA5D">
            <w:pPr>
              <w:widowControl/>
              <w:spacing w:line="240" w:lineRule="auto"/>
              <w:ind w:firstLine="480" w:firstLineChars="0"/>
              <w:jc w:val="center"/>
              <w:rPr>
                <w:rFonts w:ascii="宋体" w:hAnsi="宋体" w:cs="宋体"/>
                <w:kern w:val="0"/>
              </w:rPr>
            </w:pPr>
            <w:r>
              <w:rPr>
                <w:rFonts w:hint="eastAsia" w:ascii="宋体" w:hAnsi="宋体" w:cs="宋体"/>
                <w:kern w:val="0"/>
              </w:rPr>
              <w:t>模块四</w:t>
            </w:r>
          </w:p>
        </w:tc>
        <w:tc>
          <w:tcPr>
            <w:tcW w:w="6973" w:type="dxa"/>
            <w:gridSpan w:val="5"/>
            <w:tcBorders>
              <w:top w:val="single" w:color="auto" w:sz="4" w:space="0"/>
              <w:left w:val="single" w:color="auto" w:sz="4" w:space="0"/>
              <w:bottom w:val="single" w:color="auto" w:sz="4" w:space="0"/>
              <w:right w:val="single" w:color="auto" w:sz="4" w:space="0"/>
            </w:tcBorders>
            <w:noWrap w:val="0"/>
            <w:vAlign w:val="center"/>
          </w:tcPr>
          <w:p w14:paraId="535F7552">
            <w:pPr>
              <w:widowControl/>
              <w:spacing w:line="240" w:lineRule="auto"/>
              <w:ind w:firstLine="0" w:firstLineChars="0"/>
              <w:jc w:val="center"/>
              <w:rPr>
                <w:rFonts w:ascii="宋体" w:hAnsi="宋体" w:cs="宋体"/>
                <w:kern w:val="0"/>
              </w:rPr>
            </w:pPr>
            <w:r>
              <w:rPr>
                <w:rFonts w:hint="eastAsia" w:ascii="宋体" w:hAnsi="宋体"/>
                <w:lang w:eastAsia="zh-CN"/>
              </w:rPr>
              <w:t>连衣裙</w:t>
            </w:r>
            <w:r>
              <w:rPr>
                <w:rFonts w:hint="eastAsia" w:ascii="宋体" w:hAnsi="宋体"/>
              </w:rPr>
              <w:t>立体造型</w:t>
            </w:r>
          </w:p>
        </w:tc>
      </w:tr>
      <w:tr w14:paraId="640CAA9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92" w:hRule="atLeast"/>
          <w:jc w:val="center"/>
        </w:trPr>
        <w:tc>
          <w:tcPr>
            <w:tcW w:w="1281" w:type="dxa"/>
            <w:tcBorders>
              <w:top w:val="nil"/>
              <w:left w:val="single" w:color="auto" w:sz="4" w:space="0"/>
              <w:bottom w:val="single" w:color="auto" w:sz="4" w:space="0"/>
              <w:right w:val="single" w:color="auto" w:sz="4" w:space="0"/>
            </w:tcBorders>
            <w:noWrap w:val="0"/>
            <w:vAlign w:val="center"/>
          </w:tcPr>
          <w:p w14:paraId="40E52FFA">
            <w:pPr>
              <w:widowControl/>
              <w:spacing w:line="240" w:lineRule="auto"/>
              <w:ind w:firstLine="0" w:firstLineChars="0"/>
              <w:jc w:val="center"/>
              <w:rPr>
                <w:rFonts w:ascii="宋体" w:hAnsi="宋体" w:cs="宋体"/>
                <w:kern w:val="0"/>
              </w:rPr>
            </w:pPr>
            <w:r>
              <w:rPr>
                <w:rFonts w:hint="eastAsia" w:ascii="宋体" w:hAnsi="宋体" w:cs="宋体"/>
                <w:kern w:val="0"/>
              </w:rPr>
              <w:t>项目1</w:t>
            </w:r>
          </w:p>
        </w:tc>
        <w:tc>
          <w:tcPr>
            <w:tcW w:w="4659" w:type="dxa"/>
            <w:gridSpan w:val="3"/>
            <w:tcBorders>
              <w:top w:val="nil"/>
              <w:left w:val="nil"/>
              <w:bottom w:val="single" w:color="auto" w:sz="4" w:space="0"/>
              <w:right w:val="single" w:color="auto" w:sz="4" w:space="0"/>
            </w:tcBorders>
            <w:noWrap/>
            <w:vAlign w:val="center"/>
          </w:tcPr>
          <w:p w14:paraId="6F79D1C5">
            <w:pPr>
              <w:ind w:firstLine="0" w:firstLineChars="0"/>
              <w:rPr>
                <w:rFonts w:hint="eastAsia" w:ascii="宋体" w:hAnsi="宋体" w:eastAsia="宋体"/>
                <w:lang w:eastAsia="zh-CN"/>
              </w:rPr>
            </w:pPr>
            <w:r>
              <w:rPr>
                <w:rFonts w:hint="eastAsia" w:ascii="宋体" w:hAnsi="宋体"/>
                <w:lang w:eastAsia="zh-CN"/>
              </w:rPr>
              <w:t>连衣裙原型立体造型</w:t>
            </w:r>
          </w:p>
        </w:tc>
        <w:tc>
          <w:tcPr>
            <w:tcW w:w="900" w:type="dxa"/>
            <w:tcBorders>
              <w:top w:val="nil"/>
              <w:left w:val="single" w:color="auto" w:sz="4" w:space="0"/>
              <w:bottom w:val="single" w:color="auto" w:sz="4" w:space="0"/>
              <w:right w:val="single" w:color="auto" w:sz="4" w:space="0"/>
            </w:tcBorders>
            <w:noWrap/>
            <w:vAlign w:val="center"/>
          </w:tcPr>
          <w:p w14:paraId="218EB358">
            <w:pPr>
              <w:widowControl/>
              <w:spacing w:line="240" w:lineRule="auto"/>
              <w:ind w:firstLine="0" w:firstLineChars="0"/>
              <w:jc w:val="center"/>
              <w:rPr>
                <w:rFonts w:ascii="宋体" w:hAnsi="宋体" w:cs="宋体"/>
                <w:kern w:val="0"/>
              </w:rPr>
            </w:pPr>
            <w:r>
              <w:rPr>
                <w:rFonts w:hint="eastAsia" w:ascii="宋体" w:hAnsi="宋体" w:cs="宋体"/>
                <w:kern w:val="0"/>
                <w:lang w:val="en-US" w:eastAsia="zh-CN"/>
              </w:rPr>
              <w:t>8</w:t>
            </w:r>
            <w:r>
              <w:rPr>
                <w:rFonts w:hint="eastAsia" w:ascii="宋体" w:hAnsi="宋体" w:cs="宋体"/>
                <w:kern w:val="0"/>
              </w:rPr>
              <w:t>学时</w:t>
            </w:r>
          </w:p>
        </w:tc>
        <w:tc>
          <w:tcPr>
            <w:tcW w:w="1080" w:type="dxa"/>
            <w:vMerge w:val="restart"/>
            <w:tcBorders>
              <w:top w:val="nil"/>
              <w:left w:val="nil"/>
              <w:right w:val="single" w:color="auto" w:sz="4" w:space="0"/>
            </w:tcBorders>
            <w:noWrap w:val="0"/>
            <w:vAlign w:val="center"/>
          </w:tcPr>
          <w:p w14:paraId="2F7D6E73">
            <w:pPr>
              <w:widowControl/>
              <w:spacing w:line="240" w:lineRule="auto"/>
              <w:ind w:firstLine="0" w:firstLineChars="0"/>
              <w:jc w:val="center"/>
              <w:rPr>
                <w:rFonts w:ascii="宋体" w:hAnsi="宋体" w:cs="宋体"/>
                <w:kern w:val="0"/>
              </w:rPr>
            </w:pPr>
            <w:r>
              <w:rPr>
                <w:rFonts w:hint="eastAsia" w:ascii="宋体" w:hAnsi="宋体" w:cs="宋体"/>
                <w:kern w:val="0"/>
              </w:rPr>
              <w:t>理论</w:t>
            </w:r>
          </w:p>
        </w:tc>
        <w:tc>
          <w:tcPr>
            <w:tcW w:w="1440" w:type="dxa"/>
            <w:vMerge w:val="restart"/>
            <w:tcBorders>
              <w:top w:val="nil"/>
              <w:left w:val="nil"/>
              <w:right w:val="single" w:color="auto" w:sz="4" w:space="0"/>
            </w:tcBorders>
            <w:noWrap/>
            <w:vAlign w:val="center"/>
          </w:tcPr>
          <w:p w14:paraId="1CC8B3A0">
            <w:pPr>
              <w:widowControl/>
              <w:spacing w:line="240" w:lineRule="auto"/>
              <w:ind w:firstLine="0" w:firstLineChars="0"/>
              <w:jc w:val="center"/>
              <w:rPr>
                <w:rFonts w:hint="eastAsia" w:ascii="宋体" w:hAnsi="宋体" w:cs="宋体"/>
                <w:kern w:val="0"/>
              </w:rPr>
            </w:pPr>
            <w:r>
              <w:rPr>
                <w:rFonts w:hint="eastAsia" w:ascii="宋体" w:hAnsi="宋体" w:cs="宋体"/>
                <w:kern w:val="0"/>
              </w:rPr>
              <w:t>实践</w:t>
            </w:r>
          </w:p>
        </w:tc>
      </w:tr>
      <w:tr w14:paraId="1670220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35" w:hRule="atLeast"/>
          <w:jc w:val="center"/>
        </w:trPr>
        <w:tc>
          <w:tcPr>
            <w:tcW w:w="1281" w:type="dxa"/>
            <w:tcBorders>
              <w:top w:val="single" w:color="auto" w:sz="4" w:space="0"/>
              <w:left w:val="single" w:color="auto" w:sz="4" w:space="0"/>
              <w:right w:val="single" w:color="auto" w:sz="4" w:space="0"/>
            </w:tcBorders>
            <w:noWrap w:val="0"/>
            <w:vAlign w:val="center"/>
          </w:tcPr>
          <w:p w14:paraId="661F21CF">
            <w:pPr>
              <w:widowControl/>
              <w:spacing w:line="240" w:lineRule="auto"/>
              <w:ind w:firstLine="0" w:firstLineChars="0"/>
              <w:jc w:val="center"/>
              <w:rPr>
                <w:rFonts w:ascii="宋体" w:hAnsi="宋体" w:cs="宋体"/>
                <w:kern w:val="0"/>
              </w:rPr>
            </w:pPr>
            <w:r>
              <w:rPr>
                <w:rFonts w:hint="eastAsia" w:ascii="宋体" w:hAnsi="宋体" w:cs="宋体"/>
                <w:kern w:val="0"/>
              </w:rPr>
              <w:t>项目2</w:t>
            </w:r>
          </w:p>
        </w:tc>
        <w:tc>
          <w:tcPr>
            <w:tcW w:w="4659" w:type="dxa"/>
            <w:gridSpan w:val="3"/>
            <w:tcBorders>
              <w:top w:val="single" w:color="auto" w:sz="4" w:space="0"/>
              <w:left w:val="nil"/>
              <w:right w:val="single" w:color="auto" w:sz="4" w:space="0"/>
            </w:tcBorders>
            <w:noWrap/>
            <w:vAlign w:val="center"/>
          </w:tcPr>
          <w:p w14:paraId="0E9E1806">
            <w:pPr>
              <w:ind w:firstLine="0" w:firstLineChars="0"/>
              <w:rPr>
                <w:rFonts w:hint="eastAsia" w:ascii="宋体" w:hAnsi="宋体" w:eastAsia="宋体"/>
                <w:lang w:eastAsia="zh-CN"/>
              </w:rPr>
            </w:pPr>
            <w:r>
              <w:rPr>
                <w:rFonts w:hint="eastAsia" w:ascii="宋体" w:hAnsi="宋体"/>
                <w:lang w:eastAsia="zh-CN"/>
              </w:rPr>
              <w:t>连衣裙款式变化造型</w:t>
            </w:r>
          </w:p>
        </w:tc>
        <w:tc>
          <w:tcPr>
            <w:tcW w:w="900" w:type="dxa"/>
            <w:tcBorders>
              <w:top w:val="single" w:color="auto" w:sz="4" w:space="0"/>
              <w:left w:val="single" w:color="auto" w:sz="4" w:space="0"/>
              <w:bottom w:val="single" w:color="auto" w:sz="4" w:space="0"/>
              <w:right w:val="single" w:color="auto" w:sz="4" w:space="0"/>
            </w:tcBorders>
            <w:noWrap w:val="0"/>
            <w:vAlign w:val="center"/>
          </w:tcPr>
          <w:p w14:paraId="6446A59C">
            <w:pPr>
              <w:widowControl/>
              <w:spacing w:line="240" w:lineRule="auto"/>
              <w:ind w:firstLine="0" w:firstLineChars="0"/>
              <w:jc w:val="left"/>
              <w:rPr>
                <w:rFonts w:ascii="宋体" w:hAnsi="宋体" w:cs="宋体"/>
                <w:kern w:val="0"/>
              </w:rPr>
            </w:pPr>
            <w:r>
              <w:rPr>
                <w:rFonts w:hint="eastAsia" w:ascii="宋体" w:hAnsi="宋体" w:cs="宋体"/>
                <w:kern w:val="0"/>
                <w:lang w:val="en-US" w:eastAsia="zh-CN"/>
              </w:rPr>
              <w:t>8</w:t>
            </w:r>
            <w:r>
              <w:rPr>
                <w:rFonts w:hint="eastAsia" w:ascii="宋体" w:hAnsi="宋体" w:cs="宋体"/>
                <w:kern w:val="0"/>
              </w:rPr>
              <w:t>学时</w:t>
            </w:r>
          </w:p>
        </w:tc>
        <w:tc>
          <w:tcPr>
            <w:tcW w:w="1080" w:type="dxa"/>
            <w:vMerge w:val="continue"/>
            <w:tcBorders>
              <w:left w:val="nil"/>
              <w:bottom w:val="single" w:color="auto" w:sz="4" w:space="0"/>
              <w:right w:val="single" w:color="auto" w:sz="4" w:space="0"/>
            </w:tcBorders>
            <w:noWrap w:val="0"/>
            <w:vAlign w:val="center"/>
          </w:tcPr>
          <w:p w14:paraId="7E1014CC">
            <w:pPr>
              <w:widowControl/>
              <w:spacing w:line="240" w:lineRule="auto"/>
              <w:ind w:firstLine="0" w:firstLineChars="0"/>
              <w:jc w:val="center"/>
              <w:rPr>
                <w:rFonts w:ascii="宋体" w:hAnsi="宋体" w:cs="宋体"/>
                <w:kern w:val="0"/>
              </w:rPr>
            </w:pPr>
          </w:p>
        </w:tc>
        <w:tc>
          <w:tcPr>
            <w:tcW w:w="1440" w:type="dxa"/>
            <w:vMerge w:val="continue"/>
            <w:tcBorders>
              <w:left w:val="nil"/>
              <w:bottom w:val="single" w:color="auto" w:sz="4" w:space="0"/>
              <w:right w:val="single" w:color="auto" w:sz="4" w:space="0"/>
            </w:tcBorders>
            <w:noWrap/>
            <w:vAlign w:val="center"/>
          </w:tcPr>
          <w:p w14:paraId="500AE1B5">
            <w:pPr>
              <w:widowControl/>
              <w:spacing w:line="240" w:lineRule="auto"/>
              <w:ind w:firstLine="0" w:firstLineChars="0"/>
              <w:jc w:val="center"/>
              <w:rPr>
                <w:rFonts w:ascii="宋体" w:hAnsi="宋体" w:cs="宋体"/>
                <w:kern w:val="0"/>
              </w:rPr>
            </w:pPr>
          </w:p>
        </w:tc>
      </w:tr>
      <w:tr w14:paraId="2D81B03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00" w:hRule="atLeast"/>
          <w:jc w:val="center"/>
        </w:trPr>
        <w:tc>
          <w:tcPr>
            <w:tcW w:w="1281" w:type="dxa"/>
            <w:tcBorders>
              <w:top w:val="single" w:color="auto" w:sz="4" w:space="0"/>
              <w:left w:val="single" w:color="auto" w:sz="4" w:space="0"/>
              <w:bottom w:val="single" w:color="auto" w:sz="4" w:space="0"/>
              <w:right w:val="single" w:color="auto" w:sz="4" w:space="0"/>
            </w:tcBorders>
            <w:noWrap w:val="0"/>
            <w:vAlign w:val="center"/>
          </w:tcPr>
          <w:p w14:paraId="7DC7C2B5">
            <w:pPr>
              <w:ind w:firstLine="0" w:firstLineChars="0"/>
              <w:jc w:val="center"/>
              <w:rPr>
                <w:rFonts w:hint="eastAsia" w:ascii="宋体" w:hAnsi="宋体" w:cs="宋体"/>
                <w:kern w:val="0"/>
              </w:rPr>
            </w:pPr>
            <w:r>
              <w:rPr>
                <w:rFonts w:hint="eastAsia" w:ascii="宋体" w:hAnsi="宋体" w:cs="宋体"/>
                <w:kern w:val="0"/>
              </w:rPr>
              <w:t>项目3</w:t>
            </w:r>
          </w:p>
        </w:tc>
        <w:tc>
          <w:tcPr>
            <w:tcW w:w="4659" w:type="dxa"/>
            <w:gridSpan w:val="3"/>
            <w:tcBorders>
              <w:top w:val="single" w:color="auto" w:sz="4" w:space="0"/>
              <w:left w:val="nil"/>
              <w:bottom w:val="single" w:color="auto" w:sz="4" w:space="0"/>
              <w:right w:val="single" w:color="auto" w:sz="4" w:space="0"/>
            </w:tcBorders>
            <w:noWrap/>
            <w:vAlign w:val="center"/>
          </w:tcPr>
          <w:p w14:paraId="507DA017">
            <w:pPr>
              <w:ind w:firstLine="0" w:firstLineChars="0"/>
              <w:rPr>
                <w:rFonts w:hint="eastAsia" w:ascii="宋体" w:hAnsi="宋体" w:eastAsia="宋体"/>
                <w:lang w:eastAsia="zh-CN"/>
              </w:rPr>
            </w:pPr>
            <w:r>
              <w:rPr>
                <w:rFonts w:hint="eastAsia" w:ascii="宋体" w:hAnsi="宋体"/>
                <w:lang w:eastAsia="zh-CN"/>
              </w:rPr>
              <w:t>领子原型立体造型</w:t>
            </w:r>
          </w:p>
        </w:tc>
        <w:tc>
          <w:tcPr>
            <w:tcW w:w="900" w:type="dxa"/>
            <w:tcBorders>
              <w:top w:val="single" w:color="auto" w:sz="4" w:space="0"/>
              <w:left w:val="single" w:color="auto" w:sz="4" w:space="0"/>
              <w:bottom w:val="single" w:color="auto" w:sz="4" w:space="0"/>
              <w:right w:val="single" w:color="auto" w:sz="4" w:space="0"/>
            </w:tcBorders>
            <w:noWrap w:val="0"/>
            <w:vAlign w:val="center"/>
          </w:tcPr>
          <w:p w14:paraId="7294663C">
            <w:pPr>
              <w:ind w:firstLine="0" w:firstLineChars="0"/>
              <w:rPr>
                <w:rFonts w:ascii="宋体" w:hAnsi="宋体" w:cs="宋体"/>
                <w:kern w:val="0"/>
              </w:rPr>
            </w:pPr>
            <w:r>
              <w:rPr>
                <w:rFonts w:hint="eastAsia" w:ascii="宋体" w:hAnsi="宋体" w:cs="宋体"/>
                <w:kern w:val="0"/>
                <w:lang w:val="en-US" w:eastAsia="zh-CN"/>
              </w:rPr>
              <w:t>4</w:t>
            </w:r>
            <w:r>
              <w:rPr>
                <w:rFonts w:hint="eastAsia" w:ascii="宋体" w:hAnsi="宋体" w:cs="宋体"/>
                <w:kern w:val="0"/>
              </w:rPr>
              <w:t>学时</w:t>
            </w:r>
          </w:p>
        </w:tc>
        <w:tc>
          <w:tcPr>
            <w:tcW w:w="1080" w:type="dxa"/>
            <w:vMerge w:val="restart"/>
            <w:tcBorders>
              <w:top w:val="single" w:color="auto" w:sz="4" w:space="0"/>
              <w:left w:val="nil"/>
              <w:right w:val="single" w:color="auto" w:sz="4" w:space="0"/>
            </w:tcBorders>
            <w:noWrap w:val="0"/>
            <w:vAlign w:val="center"/>
          </w:tcPr>
          <w:p w14:paraId="5C200DD1">
            <w:pPr>
              <w:ind w:firstLine="0" w:firstLineChars="0"/>
              <w:jc w:val="center"/>
              <w:rPr>
                <w:rFonts w:hint="eastAsia" w:ascii="宋体" w:hAnsi="宋体" w:cs="宋体"/>
                <w:kern w:val="0"/>
              </w:rPr>
            </w:pPr>
            <w:r>
              <w:rPr>
                <w:rFonts w:hint="eastAsia" w:ascii="宋体" w:hAnsi="宋体" w:cs="宋体"/>
                <w:kern w:val="0"/>
                <w:lang w:val="en-US" w:eastAsia="zh-CN"/>
              </w:rPr>
              <w:t>10</w:t>
            </w:r>
            <w:r>
              <w:rPr>
                <w:rFonts w:hint="eastAsia" w:ascii="宋体" w:hAnsi="宋体" w:cs="宋体"/>
                <w:kern w:val="0"/>
              </w:rPr>
              <w:t>学时</w:t>
            </w:r>
          </w:p>
        </w:tc>
        <w:tc>
          <w:tcPr>
            <w:tcW w:w="1440" w:type="dxa"/>
            <w:vMerge w:val="restart"/>
            <w:tcBorders>
              <w:top w:val="single" w:color="auto" w:sz="4" w:space="0"/>
              <w:left w:val="nil"/>
              <w:right w:val="single" w:color="auto" w:sz="4" w:space="0"/>
            </w:tcBorders>
            <w:noWrap/>
            <w:vAlign w:val="center"/>
          </w:tcPr>
          <w:p w14:paraId="6FA3B91C">
            <w:pPr>
              <w:ind w:firstLine="0" w:firstLineChars="0"/>
              <w:jc w:val="center"/>
              <w:rPr>
                <w:rFonts w:hint="eastAsia" w:ascii="宋体" w:hAnsi="宋体" w:cs="宋体"/>
                <w:kern w:val="0"/>
              </w:rPr>
            </w:pPr>
            <w:r>
              <w:rPr>
                <w:rFonts w:hint="eastAsia" w:ascii="宋体" w:hAnsi="宋体" w:cs="宋体"/>
                <w:kern w:val="0"/>
                <w:lang w:val="en-US" w:eastAsia="zh-CN"/>
              </w:rPr>
              <w:t>14</w:t>
            </w:r>
            <w:r>
              <w:rPr>
                <w:rFonts w:hint="eastAsia" w:ascii="宋体" w:hAnsi="宋体" w:cs="宋体"/>
                <w:kern w:val="0"/>
              </w:rPr>
              <w:t>学时</w:t>
            </w:r>
          </w:p>
        </w:tc>
      </w:tr>
      <w:tr w14:paraId="6116418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40" w:hRule="atLeast"/>
          <w:jc w:val="center"/>
        </w:trPr>
        <w:tc>
          <w:tcPr>
            <w:tcW w:w="1281" w:type="dxa"/>
            <w:tcBorders>
              <w:top w:val="single" w:color="auto" w:sz="4" w:space="0"/>
              <w:left w:val="single" w:color="auto" w:sz="4" w:space="0"/>
              <w:right w:val="single" w:color="auto" w:sz="4" w:space="0"/>
            </w:tcBorders>
            <w:noWrap w:val="0"/>
            <w:vAlign w:val="center"/>
          </w:tcPr>
          <w:p w14:paraId="7545A84D">
            <w:pPr>
              <w:ind w:firstLine="0" w:firstLineChars="0"/>
              <w:jc w:val="center"/>
              <w:rPr>
                <w:rFonts w:hint="eastAsia" w:ascii="宋体" w:hAnsi="宋体" w:cs="宋体"/>
                <w:kern w:val="0"/>
              </w:rPr>
            </w:pPr>
            <w:r>
              <w:rPr>
                <w:rFonts w:hint="eastAsia" w:ascii="宋体" w:hAnsi="宋体" w:cs="宋体"/>
                <w:kern w:val="0"/>
              </w:rPr>
              <w:t>项目4</w:t>
            </w:r>
          </w:p>
        </w:tc>
        <w:tc>
          <w:tcPr>
            <w:tcW w:w="4659" w:type="dxa"/>
            <w:gridSpan w:val="3"/>
            <w:tcBorders>
              <w:top w:val="single" w:color="auto" w:sz="4" w:space="0"/>
              <w:left w:val="nil"/>
              <w:right w:val="single" w:color="auto" w:sz="4" w:space="0"/>
            </w:tcBorders>
            <w:noWrap/>
            <w:vAlign w:val="center"/>
          </w:tcPr>
          <w:p w14:paraId="6368644F">
            <w:pPr>
              <w:ind w:firstLine="0" w:firstLineChars="0"/>
              <w:rPr>
                <w:rFonts w:hint="eastAsia" w:ascii="宋体" w:hAnsi="宋体" w:eastAsia="宋体"/>
                <w:lang w:eastAsia="zh-CN"/>
              </w:rPr>
            </w:pPr>
            <w:r>
              <w:rPr>
                <w:rFonts w:hint="eastAsia" w:ascii="宋体" w:hAnsi="宋体"/>
                <w:lang w:eastAsia="zh-CN"/>
              </w:rPr>
              <w:t>领子款式变化立体造型</w:t>
            </w:r>
          </w:p>
        </w:tc>
        <w:tc>
          <w:tcPr>
            <w:tcW w:w="900" w:type="dxa"/>
            <w:tcBorders>
              <w:top w:val="single" w:color="auto" w:sz="4" w:space="0"/>
              <w:left w:val="single" w:color="auto" w:sz="4" w:space="0"/>
              <w:right w:val="single" w:color="auto" w:sz="4" w:space="0"/>
            </w:tcBorders>
            <w:noWrap w:val="0"/>
            <w:vAlign w:val="center"/>
          </w:tcPr>
          <w:p w14:paraId="0650AB4B">
            <w:pPr>
              <w:ind w:firstLine="0" w:firstLineChars="0"/>
              <w:rPr>
                <w:rFonts w:ascii="宋体" w:hAnsi="宋体" w:cs="宋体"/>
                <w:kern w:val="0"/>
              </w:rPr>
            </w:pPr>
            <w:r>
              <w:rPr>
                <w:rFonts w:hint="eastAsia" w:ascii="宋体" w:hAnsi="宋体" w:cs="宋体"/>
                <w:kern w:val="0"/>
                <w:lang w:val="en-US" w:eastAsia="zh-CN"/>
              </w:rPr>
              <w:t>4</w:t>
            </w:r>
            <w:r>
              <w:rPr>
                <w:rFonts w:hint="eastAsia" w:ascii="宋体" w:hAnsi="宋体" w:cs="宋体"/>
                <w:kern w:val="0"/>
              </w:rPr>
              <w:t>学时</w:t>
            </w:r>
          </w:p>
        </w:tc>
        <w:tc>
          <w:tcPr>
            <w:tcW w:w="1080" w:type="dxa"/>
            <w:vMerge w:val="continue"/>
            <w:tcBorders>
              <w:left w:val="nil"/>
              <w:right w:val="single" w:color="auto" w:sz="4" w:space="0"/>
            </w:tcBorders>
            <w:noWrap w:val="0"/>
            <w:vAlign w:val="center"/>
          </w:tcPr>
          <w:p w14:paraId="49CE5F61">
            <w:pPr>
              <w:ind w:firstLine="0" w:firstLineChars="0"/>
              <w:jc w:val="center"/>
              <w:rPr>
                <w:rFonts w:hint="eastAsia" w:ascii="宋体" w:hAnsi="宋体" w:cs="宋体"/>
                <w:kern w:val="0"/>
                <w:sz w:val="21"/>
                <w:szCs w:val="21"/>
              </w:rPr>
            </w:pPr>
          </w:p>
        </w:tc>
        <w:tc>
          <w:tcPr>
            <w:tcW w:w="1440" w:type="dxa"/>
            <w:vMerge w:val="continue"/>
            <w:tcBorders>
              <w:left w:val="nil"/>
              <w:bottom w:val="single" w:color="auto" w:sz="4" w:space="0"/>
              <w:right w:val="single" w:color="auto" w:sz="4" w:space="0"/>
            </w:tcBorders>
            <w:noWrap/>
            <w:vAlign w:val="center"/>
          </w:tcPr>
          <w:p w14:paraId="22623EF4">
            <w:pPr>
              <w:ind w:firstLine="480"/>
              <w:jc w:val="left"/>
              <w:rPr>
                <w:rFonts w:hint="eastAsia" w:ascii="宋体" w:hAnsi="宋体" w:cs="宋体"/>
                <w:kern w:val="0"/>
              </w:rPr>
            </w:pPr>
          </w:p>
        </w:tc>
      </w:tr>
      <w:tr w14:paraId="319C5B4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ign w:val="center"/>
          </w:tcPr>
          <w:p w14:paraId="1243649D">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7BE5C69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0"/>
            <w:vAlign w:val="center"/>
          </w:tcPr>
          <w:p w14:paraId="748424E3">
            <w:pPr>
              <w:widowControl/>
              <w:spacing w:line="240" w:lineRule="auto"/>
              <w:ind w:firstLine="0" w:firstLineChars="0"/>
              <w:jc w:val="left"/>
              <w:rPr>
                <w:rFonts w:hint="eastAsia" w:ascii="宋体" w:hAnsi="宋体" w:cs="宋体"/>
                <w:kern w:val="0"/>
              </w:rPr>
            </w:pPr>
            <w:r>
              <w:rPr>
                <w:rFonts w:hint="eastAsia" w:ascii="宋体" w:hAnsi="宋体" w:cs="宋体"/>
                <w:kern w:val="0"/>
              </w:rPr>
              <w:t xml:space="preserve">    认知目标：通过学习</w:t>
            </w:r>
            <w:r>
              <w:rPr>
                <w:rFonts w:hint="eastAsia" w:ascii="宋体" w:hAnsi="宋体"/>
                <w:lang w:eastAsia="zh-CN"/>
              </w:rPr>
              <w:t>裙子基本结构</w:t>
            </w:r>
            <w:r>
              <w:rPr>
                <w:rFonts w:hint="eastAsia" w:ascii="宋体" w:hAnsi="宋体" w:cs="宋体"/>
                <w:kern w:val="0"/>
              </w:rPr>
              <w:t>知识，了解多维度的立体造型方法；</w:t>
            </w:r>
          </w:p>
          <w:p w14:paraId="6808E98A">
            <w:pPr>
              <w:widowControl/>
              <w:spacing w:line="240" w:lineRule="auto"/>
              <w:ind w:firstLine="420" w:firstLineChars="200"/>
              <w:jc w:val="left"/>
              <w:rPr>
                <w:rFonts w:hint="eastAsia" w:ascii="宋体" w:hAnsi="宋体" w:cs="宋体"/>
                <w:kern w:val="0"/>
              </w:rPr>
            </w:pPr>
            <w:r>
              <w:rPr>
                <w:rFonts w:hint="eastAsia" w:ascii="宋体" w:hAnsi="宋体" w:cs="宋体"/>
                <w:kern w:val="0"/>
              </w:rPr>
              <w:t>技能目标：能灵活运用省转移原理，</w:t>
            </w:r>
            <w:r>
              <w:rPr>
                <w:rFonts w:hint="eastAsia" w:ascii="宋体" w:hAnsi="宋体" w:cs="宋体"/>
                <w:kern w:val="0"/>
                <w:lang w:eastAsia="zh-CN"/>
              </w:rPr>
              <w:t>利用分割线、皱褶</w:t>
            </w:r>
            <w:r>
              <w:rPr>
                <w:rFonts w:hint="eastAsia" w:ascii="宋体" w:hAnsi="宋体" w:cs="宋体"/>
                <w:kern w:val="0"/>
              </w:rPr>
              <w:t>变化</w:t>
            </w:r>
            <w:r>
              <w:rPr>
                <w:rFonts w:hint="eastAsia" w:ascii="宋体" w:hAnsi="宋体" w:cs="宋体"/>
                <w:kern w:val="0"/>
                <w:lang w:eastAsia="zh-CN"/>
              </w:rPr>
              <w:t>进行</w:t>
            </w:r>
            <w:r>
              <w:rPr>
                <w:rFonts w:hint="eastAsia" w:ascii="宋体" w:hAnsi="宋体" w:cs="宋体"/>
                <w:kern w:val="0"/>
              </w:rPr>
              <w:t>拓展设计</w:t>
            </w:r>
            <w:r>
              <w:rPr>
                <w:rFonts w:hint="eastAsia" w:ascii="宋体" w:hAnsi="宋体" w:cs="宋体"/>
                <w:kern w:val="0"/>
                <w:lang w:eastAsia="zh-CN"/>
              </w:rPr>
              <w:t>并立体造型</w:t>
            </w:r>
            <w:r>
              <w:rPr>
                <w:rFonts w:hint="eastAsia" w:ascii="宋体" w:hAnsi="宋体" w:cs="宋体"/>
                <w:kern w:val="0"/>
              </w:rPr>
              <w:t>。</w:t>
            </w:r>
          </w:p>
        </w:tc>
      </w:tr>
      <w:tr w14:paraId="3BE2488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ign w:val="center"/>
          </w:tcPr>
          <w:p w14:paraId="2B6FD4AB">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500" w:type="dxa"/>
            <w:gridSpan w:val="4"/>
            <w:tcBorders>
              <w:top w:val="nil"/>
              <w:left w:val="nil"/>
              <w:bottom w:val="single" w:color="auto" w:sz="4" w:space="0"/>
              <w:right w:val="single" w:color="auto" w:sz="4" w:space="0"/>
            </w:tcBorders>
            <w:noWrap/>
            <w:vAlign w:val="center"/>
          </w:tcPr>
          <w:p w14:paraId="0A00F014">
            <w:pPr>
              <w:widowControl/>
              <w:spacing w:line="240" w:lineRule="auto"/>
              <w:ind w:firstLine="0" w:firstLineChars="0"/>
              <w:jc w:val="left"/>
              <w:rPr>
                <w:rFonts w:ascii="宋体" w:hAnsi="宋体" w:cs="宋体"/>
                <w:kern w:val="0"/>
              </w:rPr>
            </w:pPr>
            <w:r>
              <w:rPr>
                <w:rFonts w:hint="eastAsia" w:ascii="宋体" w:hAnsi="宋体" w:cs="宋体"/>
                <w:kern w:val="0"/>
              </w:rPr>
              <w:t>主要教学方法：讲解、示范、指导</w:t>
            </w:r>
          </w:p>
        </w:tc>
      </w:tr>
      <w:tr w14:paraId="4AD64CD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08"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noWrap w:val="0"/>
            <w:vAlign w:val="center"/>
          </w:tcPr>
          <w:p w14:paraId="5EF56B31">
            <w:pPr>
              <w:ind w:firstLine="0" w:firstLineChars="0"/>
              <w:rPr>
                <w:rFonts w:hint="eastAsia" w:ascii="宋体" w:hAnsi="宋体"/>
              </w:rPr>
            </w:pPr>
            <w:r>
              <w:rPr>
                <w:rFonts w:hint="eastAsia" w:ascii="宋体" w:hAnsi="宋体"/>
              </w:rPr>
              <w:t>模块四：</w:t>
            </w:r>
          </w:p>
          <w:p w14:paraId="19D3F7A4">
            <w:pPr>
              <w:ind w:firstLine="0" w:firstLineChars="0"/>
              <w:rPr>
                <w:rFonts w:hint="eastAsia" w:ascii="宋体" w:hAnsi="宋体"/>
                <w:lang w:eastAsia="zh-CN"/>
              </w:rPr>
            </w:pPr>
            <w:r>
              <w:rPr>
                <w:rFonts w:hint="eastAsia" w:ascii="宋体" w:hAnsi="宋体"/>
              </w:rPr>
              <w:t xml:space="preserve">项目1  </w:t>
            </w:r>
            <w:r>
              <w:rPr>
                <w:rFonts w:hint="eastAsia" w:ascii="宋体" w:hAnsi="宋体"/>
                <w:lang w:eastAsia="zh-CN"/>
              </w:rPr>
              <w:t>连衣裙原型立体造型</w:t>
            </w:r>
          </w:p>
          <w:p w14:paraId="440495A1">
            <w:pPr>
              <w:ind w:firstLine="0" w:firstLineChars="0"/>
              <w:rPr>
                <w:rFonts w:hint="eastAsia" w:ascii="宋体" w:hAnsi="宋体"/>
                <w:lang w:eastAsia="zh-CN"/>
              </w:rPr>
            </w:pPr>
          </w:p>
          <w:p w14:paraId="0A38045B">
            <w:pPr>
              <w:ind w:firstLine="0" w:firstLineChars="0"/>
              <w:rPr>
                <w:rFonts w:hint="eastAsia" w:ascii="宋体" w:hAnsi="宋体"/>
                <w:lang w:eastAsia="zh-CN"/>
              </w:rPr>
            </w:pPr>
            <w:r>
              <w:rPr>
                <w:rFonts w:hint="eastAsia" w:ascii="宋体" w:hAnsi="宋体"/>
              </w:rPr>
              <w:t xml:space="preserve">项目2  </w:t>
            </w:r>
            <w:r>
              <w:rPr>
                <w:rFonts w:hint="eastAsia" w:ascii="宋体" w:hAnsi="宋体"/>
                <w:lang w:eastAsia="zh-CN"/>
              </w:rPr>
              <w:t>连衣裙款式变化造型</w:t>
            </w:r>
          </w:p>
          <w:p w14:paraId="2AD4399E">
            <w:pPr>
              <w:ind w:firstLine="0" w:firstLineChars="0"/>
              <w:rPr>
                <w:rFonts w:hint="eastAsia" w:ascii="宋体" w:hAnsi="宋体"/>
                <w:lang w:eastAsia="zh-CN"/>
              </w:rPr>
            </w:pPr>
          </w:p>
          <w:p w14:paraId="57EEBA8F">
            <w:pPr>
              <w:ind w:firstLine="0" w:firstLineChars="0"/>
              <w:rPr>
                <w:rFonts w:hint="eastAsia" w:ascii="宋体" w:hAnsi="宋体"/>
                <w:lang w:eastAsia="zh-CN"/>
              </w:rPr>
            </w:pPr>
            <w:r>
              <w:rPr>
                <w:rFonts w:hint="eastAsia" w:ascii="宋体" w:hAnsi="宋体"/>
              </w:rPr>
              <w:t xml:space="preserve">项目3  </w:t>
            </w:r>
            <w:r>
              <w:rPr>
                <w:rFonts w:hint="eastAsia" w:ascii="宋体" w:hAnsi="宋体"/>
                <w:lang w:eastAsia="zh-CN"/>
              </w:rPr>
              <w:t>领子原型立体造型</w:t>
            </w:r>
          </w:p>
          <w:p w14:paraId="663350EE">
            <w:pPr>
              <w:ind w:firstLine="0" w:firstLineChars="0"/>
              <w:rPr>
                <w:rFonts w:hint="eastAsia" w:ascii="宋体" w:hAnsi="宋体"/>
                <w:lang w:eastAsia="zh-CN"/>
              </w:rPr>
            </w:pPr>
          </w:p>
          <w:p w14:paraId="1A00C6AF">
            <w:pPr>
              <w:ind w:firstLine="0" w:firstLineChars="0"/>
              <w:rPr>
                <w:rFonts w:hint="eastAsia" w:ascii="宋体" w:hAnsi="宋体"/>
                <w:lang w:eastAsia="zh-CN"/>
              </w:rPr>
            </w:pPr>
            <w:r>
              <w:rPr>
                <w:rFonts w:hint="eastAsia" w:ascii="宋体" w:hAnsi="宋体"/>
                <w:shd w:val="clear" w:color="auto" w:fill="FFFFFF"/>
              </w:rPr>
              <w:t xml:space="preserve">项目4  </w:t>
            </w:r>
            <w:r>
              <w:rPr>
                <w:rFonts w:hint="eastAsia" w:ascii="宋体" w:hAnsi="宋体"/>
                <w:lang w:eastAsia="zh-CN"/>
              </w:rPr>
              <w:t>领子款式变化立体造型</w:t>
            </w:r>
          </w:p>
          <w:p w14:paraId="131510B6">
            <w:pPr>
              <w:ind w:firstLine="0" w:firstLineChars="0"/>
              <w:rPr>
                <w:rFonts w:hint="eastAsia" w:ascii="宋体" w:hAnsi="宋体"/>
                <w:lang w:eastAsia="zh-CN"/>
              </w:rPr>
            </w:pPr>
          </w:p>
          <w:p w14:paraId="1C137C0B">
            <w:pPr>
              <w:widowControl/>
              <w:spacing w:line="240" w:lineRule="auto"/>
              <w:ind w:firstLine="0" w:firstLineChars="0"/>
              <w:jc w:val="left"/>
              <w:rPr>
                <w:rFonts w:hint="eastAsia" w:ascii="宋体" w:hAnsi="宋体" w:cs="仿宋_GB2312"/>
                <w:position w:val="6"/>
                <w:lang w:eastAsia="zh-CN"/>
              </w:rPr>
            </w:pPr>
            <w:r>
              <w:rPr>
                <w:rFonts w:hint="eastAsia" w:ascii="宋体" w:hAnsi="宋体" w:cs="仿宋_GB2312"/>
                <w:position w:val="6"/>
                <w:lang w:eastAsia="zh-CN"/>
              </w:rPr>
              <w:t>重点：认识连衣裙衣身及领子的版型结构</w:t>
            </w:r>
          </w:p>
          <w:p w14:paraId="5F94A8EE">
            <w:pPr>
              <w:widowControl/>
              <w:tabs>
                <w:tab w:val="left" w:pos="1230"/>
              </w:tabs>
              <w:spacing w:line="240" w:lineRule="auto"/>
              <w:ind w:firstLine="0" w:firstLineChars="0"/>
              <w:jc w:val="left"/>
              <w:rPr>
                <w:rFonts w:hint="eastAsia" w:ascii="宋体" w:hAnsi="宋体" w:cs="仿宋_GB2312"/>
                <w:position w:val="6"/>
                <w:lang w:eastAsia="zh-CN"/>
              </w:rPr>
            </w:pPr>
            <w:r>
              <w:rPr>
                <w:rFonts w:hint="eastAsia" w:ascii="宋体" w:hAnsi="宋体" w:cs="仿宋_GB2312"/>
                <w:position w:val="6"/>
                <w:lang w:eastAsia="zh-CN"/>
              </w:rPr>
              <w:t>难点：通过立体造型手法进行连衣裙及领型款式变化设计，得到正确的版型结构</w:t>
            </w:r>
          </w:p>
          <w:p w14:paraId="62FBFB2B">
            <w:pPr>
              <w:ind w:firstLine="0" w:firstLineChars="0"/>
              <w:rPr>
                <w:rFonts w:hint="eastAsia" w:ascii="宋体" w:hAnsi="宋体"/>
                <w:lang w:eastAsia="zh-CN"/>
              </w:rPr>
            </w:pPr>
          </w:p>
        </w:tc>
        <w:tc>
          <w:tcPr>
            <w:tcW w:w="4500" w:type="dxa"/>
            <w:gridSpan w:val="4"/>
            <w:tcBorders>
              <w:top w:val="nil"/>
              <w:left w:val="nil"/>
              <w:bottom w:val="single" w:color="auto" w:sz="4" w:space="0"/>
              <w:right w:val="single" w:color="auto" w:sz="4" w:space="0"/>
            </w:tcBorders>
            <w:noWrap/>
            <w:vAlign w:val="center"/>
          </w:tcPr>
          <w:p w14:paraId="59883FD6">
            <w:pPr>
              <w:widowControl/>
              <w:spacing w:line="240" w:lineRule="auto"/>
              <w:ind w:firstLine="0" w:firstLineChars="0"/>
              <w:jc w:val="left"/>
              <w:rPr>
                <w:rFonts w:ascii="宋体" w:hAnsi="宋体" w:cs="宋体"/>
                <w:kern w:val="0"/>
              </w:rPr>
            </w:pPr>
            <w:r>
              <w:rPr>
                <w:rFonts w:hint="eastAsia" w:ascii="宋体" w:hAnsi="宋体" w:cs="宋体"/>
                <w:kern w:val="0"/>
              </w:rPr>
              <w:t>教学地点：多媒体</w:t>
            </w:r>
            <w:r>
              <w:rPr>
                <w:rFonts w:hint="eastAsia" w:ascii="宋体" w:hAnsi="宋体" w:cs="宋体"/>
                <w:kern w:val="0"/>
                <w:lang w:eastAsia="zh-CN"/>
              </w:rPr>
              <w:t>立体造型</w:t>
            </w:r>
            <w:r>
              <w:rPr>
                <w:rFonts w:hint="eastAsia" w:ascii="宋体" w:hAnsi="宋体" w:cs="宋体"/>
                <w:kern w:val="0"/>
              </w:rPr>
              <w:t>教室</w:t>
            </w:r>
          </w:p>
        </w:tc>
      </w:tr>
      <w:tr w14:paraId="5120BF3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24E0458">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ign w:val="center"/>
          </w:tcPr>
          <w:p w14:paraId="76520D73">
            <w:pPr>
              <w:widowControl/>
              <w:spacing w:line="240" w:lineRule="auto"/>
              <w:ind w:firstLine="0" w:firstLineChars="0"/>
              <w:jc w:val="left"/>
              <w:rPr>
                <w:rFonts w:ascii="宋体" w:hAnsi="宋体" w:cs="宋体"/>
                <w:kern w:val="0"/>
              </w:rPr>
            </w:pPr>
            <w:r>
              <w:rPr>
                <w:rFonts w:hint="eastAsia" w:ascii="宋体" w:hAnsi="宋体" w:cs="宋体"/>
              </w:rPr>
              <w:t>教材：《服装立体裁剪基础篇》</w:t>
            </w:r>
          </w:p>
        </w:tc>
      </w:tr>
      <w:tr w14:paraId="71FEDB9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80"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81405AF">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36D1A9CC">
            <w:pPr>
              <w:widowControl/>
              <w:spacing w:line="240" w:lineRule="auto"/>
              <w:ind w:firstLine="0" w:firstLineChars="0"/>
              <w:jc w:val="left"/>
              <w:rPr>
                <w:rFonts w:ascii="宋体" w:hAnsi="宋体" w:cs="宋体"/>
                <w:kern w:val="0"/>
              </w:rPr>
            </w:pPr>
            <w:r>
              <w:rPr>
                <w:rFonts w:hint="eastAsia" w:ascii="宋体" w:hAnsi="宋体" w:cs="宋体"/>
              </w:rPr>
              <w:t>参考资料：学校的网络平台《省道的设计与连衣裙的制作》</w:t>
            </w:r>
          </w:p>
        </w:tc>
      </w:tr>
      <w:tr w14:paraId="16477AD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11EBB5B">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ign w:val="center"/>
          </w:tcPr>
          <w:p w14:paraId="76F88C98">
            <w:pPr>
              <w:widowControl/>
              <w:spacing w:line="240" w:lineRule="auto"/>
              <w:ind w:firstLine="0" w:firstLineChars="0"/>
              <w:jc w:val="left"/>
              <w:rPr>
                <w:rFonts w:ascii="宋体" w:hAnsi="宋体" w:cs="宋体"/>
                <w:kern w:val="0"/>
              </w:rPr>
            </w:pPr>
            <w:r>
              <w:rPr>
                <w:rFonts w:hint="eastAsia" w:ascii="宋体" w:hAnsi="宋体" w:cs="宋体"/>
                <w:kern w:val="0"/>
              </w:rPr>
              <w:t>主要教学方法：讲解、示范、指导</w:t>
            </w:r>
          </w:p>
        </w:tc>
      </w:tr>
      <w:tr w14:paraId="1E63933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67"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B9CAB0D">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ign w:val="center"/>
          </w:tcPr>
          <w:p w14:paraId="2C0DBCA1">
            <w:pPr>
              <w:widowControl/>
              <w:spacing w:line="240" w:lineRule="auto"/>
              <w:ind w:firstLine="0" w:firstLineChars="0"/>
              <w:jc w:val="left"/>
              <w:rPr>
                <w:rFonts w:ascii="宋体" w:hAnsi="宋体" w:cs="宋体"/>
                <w:kern w:val="0"/>
              </w:rPr>
            </w:pPr>
            <w:r>
              <w:rPr>
                <w:rFonts w:hint="eastAsia" w:ascii="宋体" w:hAnsi="宋体" w:cs="宋体"/>
                <w:kern w:val="0"/>
              </w:rPr>
              <w:t>教学地点：多媒体教室</w:t>
            </w:r>
          </w:p>
        </w:tc>
      </w:tr>
      <w:tr w14:paraId="1D950EA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74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B69BB43">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ign w:val="center"/>
          </w:tcPr>
          <w:p w14:paraId="2E00D2AC">
            <w:pPr>
              <w:widowControl/>
              <w:spacing w:line="240" w:lineRule="auto"/>
              <w:ind w:firstLine="0" w:firstLineChars="0"/>
              <w:jc w:val="left"/>
              <w:rPr>
                <w:rFonts w:hint="eastAsia" w:ascii="宋体" w:hAnsi="宋体" w:cs="宋体"/>
                <w:kern w:val="0"/>
              </w:rPr>
            </w:pPr>
            <w:r>
              <w:rPr>
                <w:rFonts w:hint="eastAsia" w:ascii="宋体" w:hAnsi="宋体" w:cs="宋体"/>
                <w:kern w:val="0"/>
              </w:rPr>
              <w:t>练习与习题建议：</w:t>
            </w:r>
          </w:p>
          <w:p w14:paraId="639087BE">
            <w:pPr>
              <w:ind w:firstLine="0" w:firstLineChars="0"/>
              <w:rPr>
                <w:rFonts w:ascii="宋体" w:hAnsi="宋体" w:cs="宋体"/>
                <w:kern w:val="0"/>
              </w:rPr>
            </w:pPr>
            <w:r>
              <w:rPr>
                <w:rFonts w:hint="eastAsia" w:ascii="宋体" w:hAnsi="宋体" w:cs="宋体"/>
                <w:kern w:val="0"/>
              </w:rPr>
              <w:t>小组讨论分析，进行</w:t>
            </w:r>
            <w:r>
              <w:rPr>
                <w:rFonts w:hint="eastAsia" w:ascii="宋体" w:hAnsi="宋体"/>
                <w:lang w:eastAsia="zh-CN"/>
              </w:rPr>
              <w:t>连衣裙</w:t>
            </w:r>
            <w:r>
              <w:rPr>
                <w:rFonts w:hint="eastAsia" w:ascii="宋体" w:hAnsi="宋体" w:cs="宋体"/>
                <w:kern w:val="0"/>
              </w:rPr>
              <w:t>基础造型、</w:t>
            </w:r>
            <w:r>
              <w:rPr>
                <w:rFonts w:hint="eastAsia" w:ascii="宋体" w:hAnsi="宋体"/>
                <w:lang w:eastAsia="zh-CN"/>
              </w:rPr>
              <w:t>通过省道或者褶皱对连衣裙款式进行变化设计并立体造型</w:t>
            </w:r>
            <w:r>
              <w:rPr>
                <w:rFonts w:hint="eastAsia" w:ascii="宋体" w:hAnsi="宋体" w:cs="宋体"/>
                <w:kern w:val="0"/>
              </w:rPr>
              <w:t>，</w:t>
            </w:r>
            <w:r>
              <w:rPr>
                <w:rFonts w:hint="eastAsia" w:ascii="宋体" w:hAnsi="宋体"/>
                <w:lang w:eastAsia="zh-CN"/>
              </w:rPr>
              <w:t>领子原型立体造型、领子</w:t>
            </w:r>
            <w:r>
              <w:rPr>
                <w:rFonts w:hint="eastAsia" w:ascii="宋体" w:hAnsi="宋体"/>
              </w:rPr>
              <w:t>款式拓展设计，立体造型效果</w:t>
            </w:r>
            <w:r>
              <w:rPr>
                <w:rFonts w:hint="eastAsia" w:ascii="宋体" w:hAnsi="宋体" w:cs="宋体"/>
                <w:kern w:val="0"/>
              </w:rPr>
              <w:t>注意标记清晰、针法准确，松量适度；</w:t>
            </w:r>
          </w:p>
        </w:tc>
      </w:tr>
      <w:tr w14:paraId="5819E0A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ign w:val="center"/>
          </w:tcPr>
          <w:p w14:paraId="2FF3AA36">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考核与评价方式说明：占项目作业权重30%</w:t>
            </w:r>
          </w:p>
        </w:tc>
      </w:tr>
      <w:tr w14:paraId="58EC13E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ign w:val="center"/>
          </w:tcPr>
          <w:p w14:paraId="75A34CAC">
            <w:pPr>
              <w:widowControl/>
              <w:spacing w:line="240" w:lineRule="auto"/>
              <w:ind w:firstLine="0" w:firstLineChars="0"/>
              <w:jc w:val="center"/>
              <w:rPr>
                <w:rFonts w:ascii="宋体" w:hAnsi="宋体" w:cs="宋体"/>
                <w:kern w:val="0"/>
              </w:rPr>
            </w:pPr>
            <w:r>
              <w:rPr>
                <w:rFonts w:hint="eastAsia" w:ascii="宋体" w:hAnsi="宋体" w:cs="宋体"/>
                <w:kern w:val="0"/>
              </w:rPr>
              <w:t>　同学们的参与度：100%参与</w:t>
            </w:r>
          </w:p>
        </w:tc>
      </w:tr>
    </w:tbl>
    <w:p w14:paraId="12C97077">
      <w:pPr>
        <w:pStyle w:val="5"/>
        <w:spacing w:before="0" w:beforeAutospacing="0" w:after="0" w:afterAutospacing="0" w:line="240" w:lineRule="auto"/>
        <w:ind w:firstLine="0" w:firstLineChars="0"/>
        <w:jc w:val="both"/>
        <w:rPr>
          <w:rFonts w:hint="eastAsia" w:cs="仿宋_GB2312"/>
          <w:b/>
          <w:kern w:val="2"/>
          <w:position w:val="6"/>
        </w:rPr>
      </w:pPr>
    </w:p>
    <w:tbl>
      <w:tblPr>
        <w:tblStyle w:val="9"/>
        <w:tblW w:w="93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1"/>
        <w:gridCol w:w="1106"/>
        <w:gridCol w:w="2473"/>
        <w:gridCol w:w="1080"/>
        <w:gridCol w:w="900"/>
        <w:gridCol w:w="1080"/>
        <w:gridCol w:w="1514"/>
      </w:tblGrid>
      <w:tr w14:paraId="5A1FB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27" w:type="dxa"/>
            <w:gridSpan w:val="2"/>
            <w:tcBorders>
              <w:top w:val="single" w:color="auto" w:sz="4" w:space="0"/>
              <w:left w:val="single" w:color="auto" w:sz="4" w:space="0"/>
              <w:bottom w:val="single" w:color="auto" w:sz="4" w:space="0"/>
              <w:right w:val="single" w:color="auto" w:sz="4" w:space="0"/>
            </w:tcBorders>
            <w:noWrap w:val="0"/>
            <w:vAlign w:val="center"/>
          </w:tcPr>
          <w:p w14:paraId="6676F10B">
            <w:pPr>
              <w:widowControl/>
              <w:spacing w:line="240" w:lineRule="auto"/>
              <w:ind w:firstLine="480" w:firstLineChars="0"/>
              <w:jc w:val="center"/>
              <w:rPr>
                <w:rFonts w:ascii="宋体" w:hAnsi="宋体" w:cs="宋体"/>
                <w:kern w:val="0"/>
              </w:rPr>
            </w:pPr>
            <w:r>
              <w:rPr>
                <w:rFonts w:hint="eastAsia" w:ascii="宋体" w:hAnsi="宋体" w:cs="宋体"/>
                <w:kern w:val="0"/>
              </w:rPr>
              <w:t>模块五</w:t>
            </w:r>
          </w:p>
        </w:tc>
        <w:tc>
          <w:tcPr>
            <w:tcW w:w="7047" w:type="dxa"/>
            <w:gridSpan w:val="5"/>
            <w:tcBorders>
              <w:top w:val="single" w:color="auto" w:sz="4" w:space="0"/>
              <w:left w:val="single" w:color="auto" w:sz="4" w:space="0"/>
              <w:bottom w:val="single" w:color="auto" w:sz="4" w:space="0"/>
              <w:right w:val="single" w:color="auto" w:sz="4" w:space="0"/>
            </w:tcBorders>
            <w:noWrap w:val="0"/>
            <w:vAlign w:val="center"/>
          </w:tcPr>
          <w:p w14:paraId="41FE4727">
            <w:pPr>
              <w:widowControl/>
              <w:spacing w:line="240" w:lineRule="auto"/>
              <w:ind w:firstLine="0" w:firstLineChars="0"/>
              <w:jc w:val="center"/>
              <w:rPr>
                <w:rFonts w:ascii="宋体" w:hAnsi="宋体" w:cs="宋体"/>
                <w:kern w:val="0"/>
              </w:rPr>
            </w:pPr>
            <w:r>
              <w:rPr>
                <w:rFonts w:hint="eastAsia" w:ascii="宋体" w:hAnsi="宋体" w:cs="宋体"/>
                <w:kern w:val="0"/>
                <w:lang w:eastAsia="zh-CN"/>
              </w:rPr>
              <w:t>时尚女装</w:t>
            </w:r>
            <w:r>
              <w:rPr>
                <w:rFonts w:hint="eastAsia" w:ascii="宋体" w:hAnsi="宋体" w:cs="宋体"/>
                <w:kern w:val="0"/>
              </w:rPr>
              <w:t>立体造型</w:t>
            </w:r>
          </w:p>
        </w:tc>
      </w:tr>
      <w:tr w14:paraId="43DE787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58" w:hRule="atLeast"/>
          <w:jc w:val="center"/>
        </w:trPr>
        <w:tc>
          <w:tcPr>
            <w:tcW w:w="1221" w:type="dxa"/>
            <w:tcBorders>
              <w:top w:val="nil"/>
              <w:left w:val="single" w:color="auto" w:sz="4" w:space="0"/>
              <w:bottom w:val="single" w:color="auto" w:sz="4" w:space="0"/>
              <w:right w:val="single" w:color="auto" w:sz="4" w:space="0"/>
            </w:tcBorders>
            <w:noWrap w:val="0"/>
            <w:vAlign w:val="center"/>
          </w:tcPr>
          <w:p w14:paraId="7A522710">
            <w:pPr>
              <w:widowControl/>
              <w:spacing w:line="240" w:lineRule="auto"/>
              <w:ind w:firstLine="0" w:firstLineChars="0"/>
              <w:jc w:val="center"/>
              <w:rPr>
                <w:rFonts w:ascii="宋体" w:hAnsi="宋体" w:cs="宋体"/>
                <w:kern w:val="0"/>
              </w:rPr>
            </w:pPr>
            <w:r>
              <w:rPr>
                <w:rFonts w:hint="eastAsia" w:ascii="宋体" w:hAnsi="宋体"/>
              </w:rPr>
              <w:t>项目</w:t>
            </w:r>
            <w:r>
              <w:rPr>
                <w:rFonts w:hint="eastAsia" w:ascii="宋体" w:hAnsi="宋体" w:cs="宋体"/>
                <w:kern w:val="0"/>
              </w:rPr>
              <w:t>1</w:t>
            </w:r>
          </w:p>
        </w:tc>
        <w:tc>
          <w:tcPr>
            <w:tcW w:w="4659" w:type="dxa"/>
            <w:gridSpan w:val="3"/>
            <w:tcBorders>
              <w:top w:val="nil"/>
              <w:left w:val="nil"/>
              <w:bottom w:val="single" w:color="auto" w:sz="4" w:space="0"/>
              <w:right w:val="single" w:color="auto" w:sz="4" w:space="0"/>
            </w:tcBorders>
            <w:noWrap/>
            <w:vAlign w:val="center"/>
          </w:tcPr>
          <w:p w14:paraId="32089317">
            <w:pPr>
              <w:ind w:firstLine="0" w:firstLineChars="0"/>
              <w:rPr>
                <w:rFonts w:hint="eastAsia" w:ascii="宋体" w:hAnsi="宋体" w:eastAsia="宋体"/>
                <w:lang w:eastAsia="zh-CN"/>
              </w:rPr>
            </w:pPr>
            <w:r>
              <w:rPr>
                <w:rFonts w:hint="eastAsia" w:ascii="宋体" w:hAnsi="宋体"/>
                <w:lang w:eastAsia="zh-CN"/>
              </w:rPr>
              <w:t>袖子原型立体造型</w:t>
            </w:r>
          </w:p>
        </w:tc>
        <w:tc>
          <w:tcPr>
            <w:tcW w:w="900" w:type="dxa"/>
            <w:tcBorders>
              <w:top w:val="nil"/>
              <w:left w:val="single" w:color="auto" w:sz="4" w:space="0"/>
              <w:bottom w:val="single" w:color="auto" w:sz="4" w:space="0"/>
              <w:right w:val="single" w:color="auto" w:sz="4" w:space="0"/>
            </w:tcBorders>
            <w:noWrap/>
            <w:vAlign w:val="center"/>
          </w:tcPr>
          <w:p w14:paraId="397F01D7">
            <w:pPr>
              <w:widowControl/>
              <w:spacing w:line="240" w:lineRule="auto"/>
              <w:ind w:firstLine="0" w:firstLineChars="0"/>
              <w:jc w:val="center"/>
              <w:rPr>
                <w:rFonts w:ascii="宋体" w:hAnsi="宋体" w:cs="宋体"/>
                <w:kern w:val="0"/>
              </w:rPr>
            </w:pPr>
            <w:r>
              <w:rPr>
                <w:rFonts w:hint="eastAsia" w:ascii="宋体" w:hAnsi="宋体" w:cs="宋体"/>
                <w:kern w:val="0"/>
                <w:lang w:val="en-US" w:eastAsia="zh-CN"/>
              </w:rPr>
              <w:t>4</w:t>
            </w:r>
            <w:r>
              <w:rPr>
                <w:rFonts w:hint="eastAsia" w:ascii="宋体" w:hAnsi="宋体" w:cs="宋体"/>
                <w:kern w:val="0"/>
              </w:rPr>
              <w:t>学时</w:t>
            </w:r>
          </w:p>
        </w:tc>
        <w:tc>
          <w:tcPr>
            <w:tcW w:w="1080" w:type="dxa"/>
            <w:vMerge w:val="restart"/>
            <w:tcBorders>
              <w:top w:val="nil"/>
              <w:left w:val="nil"/>
              <w:right w:val="single" w:color="auto" w:sz="4" w:space="0"/>
            </w:tcBorders>
            <w:noWrap w:val="0"/>
            <w:vAlign w:val="center"/>
          </w:tcPr>
          <w:p w14:paraId="3FE6891F">
            <w:pPr>
              <w:widowControl/>
              <w:spacing w:line="240" w:lineRule="auto"/>
              <w:ind w:firstLine="0" w:firstLineChars="0"/>
              <w:jc w:val="center"/>
              <w:rPr>
                <w:rFonts w:ascii="宋体" w:hAnsi="宋体" w:cs="宋体"/>
                <w:kern w:val="0"/>
              </w:rPr>
            </w:pPr>
            <w:r>
              <w:rPr>
                <w:rFonts w:hint="eastAsia" w:ascii="宋体" w:hAnsi="宋体" w:cs="宋体"/>
                <w:kern w:val="0"/>
              </w:rPr>
              <w:t>理论</w:t>
            </w:r>
          </w:p>
        </w:tc>
        <w:tc>
          <w:tcPr>
            <w:tcW w:w="1514" w:type="dxa"/>
            <w:vMerge w:val="restart"/>
            <w:tcBorders>
              <w:top w:val="nil"/>
              <w:left w:val="nil"/>
              <w:right w:val="single" w:color="auto" w:sz="4" w:space="0"/>
            </w:tcBorders>
            <w:noWrap/>
            <w:vAlign w:val="center"/>
          </w:tcPr>
          <w:p w14:paraId="01DD469D">
            <w:pPr>
              <w:widowControl/>
              <w:spacing w:line="240" w:lineRule="auto"/>
              <w:ind w:firstLine="0" w:firstLineChars="0"/>
              <w:jc w:val="center"/>
              <w:rPr>
                <w:rFonts w:hint="eastAsia" w:ascii="宋体" w:hAnsi="宋体" w:cs="宋体"/>
                <w:kern w:val="0"/>
              </w:rPr>
            </w:pPr>
            <w:r>
              <w:rPr>
                <w:rFonts w:hint="eastAsia" w:ascii="宋体" w:hAnsi="宋体" w:cs="宋体"/>
                <w:kern w:val="0"/>
              </w:rPr>
              <w:t>实践</w:t>
            </w:r>
          </w:p>
        </w:tc>
      </w:tr>
      <w:tr w14:paraId="7056120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12" w:hRule="atLeast"/>
          <w:jc w:val="center"/>
        </w:trPr>
        <w:tc>
          <w:tcPr>
            <w:tcW w:w="1221" w:type="dxa"/>
            <w:vMerge w:val="restart"/>
            <w:tcBorders>
              <w:top w:val="single" w:color="auto" w:sz="4" w:space="0"/>
              <w:left w:val="single" w:color="auto" w:sz="4" w:space="0"/>
              <w:right w:val="single" w:color="auto" w:sz="4" w:space="0"/>
            </w:tcBorders>
            <w:noWrap w:val="0"/>
            <w:vAlign w:val="center"/>
          </w:tcPr>
          <w:p w14:paraId="2B03BBE4">
            <w:pPr>
              <w:widowControl/>
              <w:spacing w:line="240" w:lineRule="auto"/>
              <w:ind w:firstLine="0" w:firstLineChars="0"/>
              <w:jc w:val="center"/>
              <w:rPr>
                <w:rFonts w:ascii="宋体" w:hAnsi="宋体" w:cs="宋体"/>
                <w:kern w:val="0"/>
              </w:rPr>
            </w:pPr>
            <w:r>
              <w:rPr>
                <w:rFonts w:hint="eastAsia" w:ascii="宋体" w:hAnsi="宋体"/>
              </w:rPr>
              <w:t>项目</w:t>
            </w:r>
            <w:r>
              <w:rPr>
                <w:rFonts w:hint="eastAsia" w:ascii="宋体" w:hAnsi="宋体" w:cs="宋体"/>
                <w:kern w:val="0"/>
              </w:rPr>
              <w:t>2　</w:t>
            </w:r>
          </w:p>
        </w:tc>
        <w:tc>
          <w:tcPr>
            <w:tcW w:w="4659" w:type="dxa"/>
            <w:gridSpan w:val="3"/>
            <w:vMerge w:val="restart"/>
            <w:tcBorders>
              <w:top w:val="single" w:color="auto" w:sz="4" w:space="0"/>
              <w:left w:val="nil"/>
              <w:right w:val="single" w:color="auto" w:sz="4" w:space="0"/>
            </w:tcBorders>
            <w:noWrap/>
            <w:vAlign w:val="center"/>
          </w:tcPr>
          <w:p w14:paraId="648F578B">
            <w:pPr>
              <w:ind w:firstLine="0" w:firstLineChars="0"/>
              <w:rPr>
                <w:rFonts w:hint="eastAsia" w:ascii="宋体" w:hAnsi="宋体" w:eastAsia="宋体"/>
                <w:lang w:eastAsia="zh-CN"/>
              </w:rPr>
            </w:pPr>
            <w:r>
              <w:rPr>
                <w:rFonts w:hint="eastAsia" w:ascii="宋体" w:hAnsi="宋体"/>
                <w:lang w:eastAsia="zh-CN"/>
              </w:rPr>
              <w:t>袖子款式变化立体造型</w:t>
            </w:r>
          </w:p>
        </w:tc>
        <w:tc>
          <w:tcPr>
            <w:tcW w:w="900" w:type="dxa"/>
            <w:vMerge w:val="restart"/>
            <w:tcBorders>
              <w:top w:val="single" w:color="auto" w:sz="4" w:space="0"/>
              <w:left w:val="single" w:color="auto" w:sz="4" w:space="0"/>
              <w:right w:val="single" w:color="auto" w:sz="4" w:space="0"/>
            </w:tcBorders>
            <w:noWrap w:val="0"/>
            <w:vAlign w:val="center"/>
          </w:tcPr>
          <w:p w14:paraId="037A7F89">
            <w:pPr>
              <w:widowControl/>
              <w:spacing w:line="240" w:lineRule="auto"/>
              <w:ind w:firstLine="0" w:firstLineChars="0"/>
              <w:jc w:val="left"/>
              <w:rPr>
                <w:rFonts w:ascii="宋体" w:hAnsi="宋体" w:cs="宋体"/>
                <w:kern w:val="0"/>
              </w:rPr>
            </w:pPr>
            <w:r>
              <w:rPr>
                <w:rFonts w:hint="eastAsia" w:ascii="宋体" w:hAnsi="宋体" w:cs="宋体"/>
                <w:kern w:val="0"/>
                <w:lang w:val="en-US" w:eastAsia="zh-CN"/>
              </w:rPr>
              <w:t>8</w:t>
            </w:r>
            <w:r>
              <w:rPr>
                <w:rFonts w:hint="eastAsia" w:ascii="宋体" w:hAnsi="宋体" w:cs="宋体"/>
                <w:kern w:val="0"/>
              </w:rPr>
              <w:t>学时</w:t>
            </w:r>
          </w:p>
        </w:tc>
        <w:tc>
          <w:tcPr>
            <w:tcW w:w="1080" w:type="dxa"/>
            <w:vMerge w:val="continue"/>
            <w:tcBorders>
              <w:left w:val="nil"/>
              <w:bottom w:val="single" w:color="auto" w:sz="4" w:space="0"/>
              <w:right w:val="single" w:color="auto" w:sz="4" w:space="0"/>
            </w:tcBorders>
            <w:noWrap w:val="0"/>
            <w:vAlign w:val="center"/>
          </w:tcPr>
          <w:p w14:paraId="6D904346">
            <w:pPr>
              <w:widowControl/>
              <w:spacing w:line="240" w:lineRule="auto"/>
              <w:ind w:firstLine="0" w:firstLineChars="0"/>
              <w:jc w:val="center"/>
              <w:rPr>
                <w:rFonts w:ascii="宋体" w:hAnsi="宋体" w:cs="宋体"/>
                <w:kern w:val="0"/>
              </w:rPr>
            </w:pPr>
          </w:p>
        </w:tc>
        <w:tc>
          <w:tcPr>
            <w:tcW w:w="1514" w:type="dxa"/>
            <w:vMerge w:val="continue"/>
            <w:tcBorders>
              <w:left w:val="nil"/>
              <w:bottom w:val="single" w:color="auto" w:sz="4" w:space="0"/>
              <w:right w:val="single" w:color="auto" w:sz="4" w:space="0"/>
            </w:tcBorders>
            <w:noWrap/>
            <w:vAlign w:val="center"/>
          </w:tcPr>
          <w:p w14:paraId="019260D9">
            <w:pPr>
              <w:widowControl/>
              <w:spacing w:line="240" w:lineRule="auto"/>
              <w:ind w:firstLine="0" w:firstLineChars="0"/>
              <w:jc w:val="center"/>
              <w:rPr>
                <w:rFonts w:ascii="宋体" w:hAnsi="宋体" w:cs="宋体"/>
                <w:kern w:val="0"/>
              </w:rPr>
            </w:pPr>
          </w:p>
        </w:tc>
      </w:tr>
      <w:tr w14:paraId="396B1EF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12" w:hRule="atLeast"/>
          <w:jc w:val="center"/>
        </w:trPr>
        <w:tc>
          <w:tcPr>
            <w:tcW w:w="1221" w:type="dxa"/>
            <w:vMerge w:val="continue"/>
            <w:tcBorders>
              <w:left w:val="single" w:color="auto" w:sz="4" w:space="0"/>
              <w:bottom w:val="single" w:color="auto" w:sz="4" w:space="0"/>
              <w:right w:val="single" w:color="auto" w:sz="4" w:space="0"/>
            </w:tcBorders>
            <w:noWrap w:val="0"/>
            <w:vAlign w:val="center"/>
          </w:tcPr>
          <w:p w14:paraId="5EF26A21">
            <w:pPr>
              <w:widowControl/>
              <w:spacing w:line="240" w:lineRule="auto"/>
              <w:ind w:firstLine="0" w:firstLineChars="0"/>
              <w:jc w:val="center"/>
              <w:rPr>
                <w:rFonts w:hint="eastAsia" w:ascii="宋体" w:hAnsi="宋体"/>
              </w:rPr>
            </w:pPr>
          </w:p>
        </w:tc>
        <w:tc>
          <w:tcPr>
            <w:tcW w:w="4659" w:type="dxa"/>
            <w:gridSpan w:val="3"/>
            <w:vMerge w:val="continue"/>
            <w:tcBorders>
              <w:left w:val="nil"/>
              <w:bottom w:val="single" w:color="auto" w:sz="4" w:space="0"/>
              <w:right w:val="single" w:color="auto" w:sz="4" w:space="0"/>
            </w:tcBorders>
            <w:noWrap/>
            <w:vAlign w:val="center"/>
          </w:tcPr>
          <w:p w14:paraId="7A36151C">
            <w:pPr>
              <w:ind w:firstLine="0" w:firstLineChars="0"/>
              <w:rPr>
                <w:rFonts w:hint="eastAsia" w:ascii="宋体" w:hAnsi="宋体"/>
              </w:rPr>
            </w:pPr>
          </w:p>
        </w:tc>
        <w:tc>
          <w:tcPr>
            <w:tcW w:w="900" w:type="dxa"/>
            <w:vMerge w:val="continue"/>
            <w:tcBorders>
              <w:left w:val="single" w:color="auto" w:sz="4" w:space="0"/>
              <w:bottom w:val="single" w:color="auto" w:sz="4" w:space="0"/>
              <w:right w:val="single" w:color="auto" w:sz="4" w:space="0"/>
            </w:tcBorders>
            <w:noWrap w:val="0"/>
            <w:vAlign w:val="center"/>
          </w:tcPr>
          <w:p w14:paraId="3C053C2E">
            <w:pPr>
              <w:widowControl/>
              <w:spacing w:line="240" w:lineRule="auto"/>
              <w:ind w:firstLine="0" w:firstLineChars="0"/>
              <w:jc w:val="left"/>
              <w:rPr>
                <w:rFonts w:ascii="宋体" w:hAnsi="宋体" w:cs="宋体"/>
                <w:kern w:val="0"/>
              </w:rPr>
            </w:pPr>
          </w:p>
        </w:tc>
        <w:tc>
          <w:tcPr>
            <w:tcW w:w="1080" w:type="dxa"/>
            <w:vMerge w:val="restart"/>
            <w:tcBorders>
              <w:top w:val="single" w:color="auto" w:sz="4" w:space="0"/>
              <w:left w:val="nil"/>
              <w:right w:val="single" w:color="auto" w:sz="4" w:space="0"/>
            </w:tcBorders>
            <w:noWrap w:val="0"/>
            <w:vAlign w:val="center"/>
          </w:tcPr>
          <w:p w14:paraId="333A890B">
            <w:pPr>
              <w:widowControl/>
              <w:spacing w:line="240" w:lineRule="auto"/>
              <w:ind w:firstLine="0" w:firstLineChars="0"/>
              <w:jc w:val="center"/>
              <w:rPr>
                <w:rFonts w:ascii="宋体" w:hAnsi="宋体" w:cs="宋体"/>
                <w:kern w:val="0"/>
              </w:rPr>
            </w:pPr>
            <w:r>
              <w:rPr>
                <w:rFonts w:hint="eastAsia" w:ascii="宋体" w:hAnsi="宋体" w:cs="宋体"/>
                <w:kern w:val="0"/>
                <w:lang w:val="en-US" w:eastAsia="zh-CN"/>
              </w:rPr>
              <w:t>12</w:t>
            </w:r>
            <w:r>
              <w:rPr>
                <w:rFonts w:hint="eastAsia" w:ascii="宋体" w:hAnsi="宋体" w:cs="宋体"/>
                <w:kern w:val="0"/>
              </w:rPr>
              <w:t>学时</w:t>
            </w:r>
          </w:p>
        </w:tc>
        <w:tc>
          <w:tcPr>
            <w:tcW w:w="1514" w:type="dxa"/>
            <w:vMerge w:val="restart"/>
            <w:tcBorders>
              <w:top w:val="single" w:color="auto" w:sz="4" w:space="0"/>
              <w:left w:val="nil"/>
              <w:right w:val="single" w:color="auto" w:sz="4" w:space="0"/>
            </w:tcBorders>
            <w:noWrap/>
            <w:vAlign w:val="center"/>
          </w:tcPr>
          <w:p w14:paraId="1DCEF7D4">
            <w:pPr>
              <w:widowControl/>
              <w:spacing w:line="240" w:lineRule="auto"/>
              <w:ind w:firstLine="0" w:firstLineChars="0"/>
              <w:jc w:val="center"/>
              <w:rPr>
                <w:rFonts w:ascii="宋体" w:hAnsi="宋体" w:cs="宋体"/>
                <w:kern w:val="0"/>
              </w:rPr>
            </w:pPr>
            <w:r>
              <w:rPr>
                <w:rFonts w:hint="eastAsia" w:ascii="宋体" w:hAnsi="宋体" w:cs="宋体"/>
                <w:kern w:val="0"/>
                <w:lang w:val="en-US" w:eastAsia="zh-CN"/>
              </w:rPr>
              <w:t>16</w:t>
            </w:r>
            <w:r>
              <w:rPr>
                <w:rFonts w:hint="eastAsia" w:ascii="宋体" w:hAnsi="宋体" w:cs="宋体"/>
                <w:kern w:val="0"/>
              </w:rPr>
              <w:t>学时</w:t>
            </w:r>
          </w:p>
        </w:tc>
      </w:tr>
      <w:tr w14:paraId="33F1CD2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66" w:hRule="atLeast"/>
          <w:jc w:val="center"/>
        </w:trPr>
        <w:tc>
          <w:tcPr>
            <w:tcW w:w="1221" w:type="dxa"/>
            <w:tcBorders>
              <w:top w:val="single" w:color="auto" w:sz="4" w:space="0"/>
              <w:left w:val="single" w:color="auto" w:sz="4" w:space="0"/>
              <w:bottom w:val="single" w:color="auto" w:sz="4" w:space="0"/>
              <w:right w:val="single" w:color="auto" w:sz="4" w:space="0"/>
            </w:tcBorders>
            <w:noWrap w:val="0"/>
            <w:vAlign w:val="center"/>
          </w:tcPr>
          <w:p w14:paraId="6E39FC0B">
            <w:pPr>
              <w:widowControl/>
              <w:spacing w:line="240" w:lineRule="auto"/>
              <w:ind w:firstLine="0" w:firstLineChars="0"/>
              <w:jc w:val="center"/>
              <w:rPr>
                <w:rFonts w:hint="eastAsia" w:ascii="宋体" w:hAnsi="宋体"/>
              </w:rPr>
            </w:pPr>
            <w:r>
              <w:rPr>
                <w:rFonts w:hint="eastAsia" w:ascii="宋体" w:hAnsi="宋体"/>
              </w:rPr>
              <w:t>项目</w:t>
            </w:r>
            <w:r>
              <w:rPr>
                <w:rFonts w:hint="eastAsia" w:ascii="宋体" w:hAnsi="宋体" w:cs="宋体"/>
                <w:kern w:val="0"/>
              </w:rPr>
              <w:t>3　</w:t>
            </w:r>
          </w:p>
        </w:tc>
        <w:tc>
          <w:tcPr>
            <w:tcW w:w="4659" w:type="dxa"/>
            <w:gridSpan w:val="3"/>
            <w:tcBorders>
              <w:top w:val="single" w:color="auto" w:sz="4" w:space="0"/>
              <w:left w:val="nil"/>
              <w:bottom w:val="single" w:color="auto" w:sz="4" w:space="0"/>
              <w:right w:val="single" w:color="auto" w:sz="4" w:space="0"/>
            </w:tcBorders>
            <w:noWrap/>
            <w:vAlign w:val="center"/>
          </w:tcPr>
          <w:p w14:paraId="0654F4C3">
            <w:pPr>
              <w:ind w:firstLine="0" w:firstLineChars="0"/>
              <w:rPr>
                <w:rFonts w:hint="eastAsia" w:ascii="宋体" w:hAnsi="宋体" w:eastAsia="宋体"/>
                <w:lang w:eastAsia="zh-CN"/>
              </w:rPr>
            </w:pPr>
            <w:r>
              <w:rPr>
                <w:rFonts w:hint="eastAsia" w:ascii="宋体" w:hAnsi="宋体"/>
                <w:lang w:eastAsia="zh-CN"/>
              </w:rPr>
              <w:t>时尚连衣裙款式立体造型</w:t>
            </w:r>
          </w:p>
        </w:tc>
        <w:tc>
          <w:tcPr>
            <w:tcW w:w="900" w:type="dxa"/>
            <w:tcBorders>
              <w:top w:val="single" w:color="auto" w:sz="4" w:space="0"/>
              <w:left w:val="single" w:color="auto" w:sz="4" w:space="0"/>
              <w:bottom w:val="single" w:color="auto" w:sz="4" w:space="0"/>
              <w:right w:val="single" w:color="auto" w:sz="4" w:space="0"/>
            </w:tcBorders>
            <w:noWrap w:val="0"/>
            <w:vAlign w:val="center"/>
          </w:tcPr>
          <w:p w14:paraId="5EAF44D5">
            <w:pPr>
              <w:widowControl/>
              <w:spacing w:line="240" w:lineRule="auto"/>
              <w:ind w:firstLine="0" w:firstLineChars="0"/>
              <w:jc w:val="left"/>
              <w:rPr>
                <w:rFonts w:ascii="宋体" w:hAnsi="宋体" w:cs="宋体"/>
                <w:kern w:val="0"/>
              </w:rPr>
            </w:pPr>
            <w:r>
              <w:rPr>
                <w:rFonts w:hint="eastAsia" w:ascii="宋体" w:hAnsi="宋体" w:cs="宋体"/>
                <w:kern w:val="0"/>
                <w:lang w:val="en-US" w:eastAsia="zh-CN"/>
              </w:rPr>
              <w:t>12</w:t>
            </w:r>
            <w:r>
              <w:rPr>
                <w:rFonts w:hint="eastAsia" w:ascii="宋体" w:hAnsi="宋体" w:cs="宋体"/>
                <w:kern w:val="0"/>
              </w:rPr>
              <w:t>学时</w:t>
            </w:r>
          </w:p>
        </w:tc>
        <w:tc>
          <w:tcPr>
            <w:tcW w:w="1080" w:type="dxa"/>
            <w:vMerge w:val="continue"/>
            <w:tcBorders>
              <w:left w:val="nil"/>
              <w:right w:val="single" w:color="auto" w:sz="4" w:space="0"/>
            </w:tcBorders>
            <w:noWrap w:val="0"/>
            <w:vAlign w:val="center"/>
          </w:tcPr>
          <w:p w14:paraId="3904B8F7">
            <w:pPr>
              <w:widowControl/>
              <w:spacing w:line="240" w:lineRule="auto"/>
              <w:ind w:firstLine="0" w:firstLineChars="0"/>
              <w:jc w:val="center"/>
              <w:rPr>
                <w:rFonts w:hint="eastAsia" w:ascii="宋体" w:hAnsi="宋体" w:cs="宋体"/>
                <w:kern w:val="0"/>
              </w:rPr>
            </w:pPr>
          </w:p>
        </w:tc>
        <w:tc>
          <w:tcPr>
            <w:tcW w:w="1514" w:type="dxa"/>
            <w:vMerge w:val="continue"/>
            <w:tcBorders>
              <w:left w:val="nil"/>
              <w:right w:val="single" w:color="auto" w:sz="4" w:space="0"/>
            </w:tcBorders>
            <w:noWrap/>
            <w:vAlign w:val="center"/>
          </w:tcPr>
          <w:p w14:paraId="5D1A3764">
            <w:pPr>
              <w:widowControl/>
              <w:spacing w:line="240" w:lineRule="auto"/>
              <w:ind w:firstLine="0" w:firstLineChars="0"/>
              <w:jc w:val="center"/>
              <w:rPr>
                <w:rFonts w:hint="eastAsia" w:ascii="宋体" w:hAnsi="宋体" w:cs="宋体"/>
                <w:kern w:val="0"/>
              </w:rPr>
            </w:pPr>
          </w:p>
        </w:tc>
      </w:tr>
      <w:tr w14:paraId="59D5EA9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08" w:hRule="atLeast"/>
          <w:jc w:val="center"/>
        </w:trPr>
        <w:tc>
          <w:tcPr>
            <w:tcW w:w="1221" w:type="dxa"/>
            <w:tcBorders>
              <w:top w:val="single" w:color="auto" w:sz="4" w:space="0"/>
              <w:left w:val="single" w:color="auto" w:sz="4" w:space="0"/>
              <w:right w:val="single" w:color="auto" w:sz="4" w:space="0"/>
            </w:tcBorders>
            <w:noWrap w:val="0"/>
            <w:vAlign w:val="center"/>
          </w:tcPr>
          <w:p w14:paraId="28F2B4B2">
            <w:pPr>
              <w:widowControl/>
              <w:spacing w:line="240" w:lineRule="auto"/>
              <w:ind w:firstLine="0" w:firstLineChars="0"/>
              <w:jc w:val="center"/>
              <w:rPr>
                <w:rFonts w:hint="eastAsia" w:ascii="宋体" w:hAnsi="宋体"/>
              </w:rPr>
            </w:pPr>
            <w:r>
              <w:rPr>
                <w:rFonts w:hint="eastAsia" w:ascii="宋体" w:hAnsi="宋体"/>
              </w:rPr>
              <w:t>项目</w:t>
            </w:r>
            <w:r>
              <w:rPr>
                <w:rFonts w:hint="eastAsia" w:ascii="宋体" w:hAnsi="宋体" w:cs="宋体"/>
                <w:kern w:val="0"/>
              </w:rPr>
              <w:t>4　</w:t>
            </w:r>
          </w:p>
        </w:tc>
        <w:tc>
          <w:tcPr>
            <w:tcW w:w="4659" w:type="dxa"/>
            <w:gridSpan w:val="3"/>
            <w:tcBorders>
              <w:top w:val="single" w:color="auto" w:sz="4" w:space="0"/>
              <w:left w:val="nil"/>
              <w:right w:val="single" w:color="auto" w:sz="4" w:space="0"/>
            </w:tcBorders>
            <w:noWrap/>
            <w:vAlign w:val="center"/>
          </w:tcPr>
          <w:p w14:paraId="35A5E653">
            <w:pPr>
              <w:ind w:firstLine="0" w:firstLineChars="0"/>
              <w:rPr>
                <w:rFonts w:hint="eastAsia" w:ascii="宋体" w:hAnsi="宋体" w:eastAsia="宋体"/>
                <w:lang w:eastAsia="zh-CN"/>
              </w:rPr>
            </w:pPr>
            <w:r>
              <w:rPr>
                <w:rFonts w:hint="eastAsia" w:ascii="宋体" w:hAnsi="宋体"/>
                <w:lang w:eastAsia="zh-CN"/>
              </w:rPr>
              <w:t>外套立体造型</w:t>
            </w:r>
          </w:p>
        </w:tc>
        <w:tc>
          <w:tcPr>
            <w:tcW w:w="900" w:type="dxa"/>
            <w:tcBorders>
              <w:top w:val="single" w:color="auto" w:sz="4" w:space="0"/>
              <w:left w:val="single" w:color="auto" w:sz="4" w:space="0"/>
              <w:right w:val="single" w:color="auto" w:sz="4" w:space="0"/>
            </w:tcBorders>
            <w:noWrap w:val="0"/>
            <w:vAlign w:val="center"/>
          </w:tcPr>
          <w:p w14:paraId="3954CE99">
            <w:pPr>
              <w:widowControl/>
              <w:spacing w:line="240" w:lineRule="auto"/>
              <w:ind w:firstLine="0" w:firstLineChars="0"/>
              <w:jc w:val="left"/>
              <w:rPr>
                <w:rFonts w:ascii="宋体" w:hAnsi="宋体" w:cs="宋体"/>
                <w:kern w:val="0"/>
              </w:rPr>
            </w:pPr>
            <w:r>
              <w:rPr>
                <w:rFonts w:hint="eastAsia" w:ascii="宋体" w:hAnsi="宋体" w:cs="宋体"/>
                <w:kern w:val="0"/>
                <w:lang w:val="en-US" w:eastAsia="zh-CN"/>
              </w:rPr>
              <w:t>12</w:t>
            </w:r>
            <w:r>
              <w:rPr>
                <w:rFonts w:hint="eastAsia" w:ascii="宋体" w:hAnsi="宋体" w:cs="宋体"/>
                <w:kern w:val="0"/>
              </w:rPr>
              <w:t>学时</w:t>
            </w:r>
          </w:p>
        </w:tc>
        <w:tc>
          <w:tcPr>
            <w:tcW w:w="1080" w:type="dxa"/>
            <w:vMerge w:val="continue"/>
            <w:tcBorders>
              <w:left w:val="nil"/>
              <w:right w:val="single" w:color="auto" w:sz="4" w:space="0"/>
            </w:tcBorders>
            <w:noWrap w:val="0"/>
            <w:vAlign w:val="center"/>
          </w:tcPr>
          <w:p w14:paraId="2B648A67">
            <w:pPr>
              <w:widowControl/>
              <w:spacing w:line="240" w:lineRule="auto"/>
              <w:ind w:firstLine="0" w:firstLineChars="0"/>
              <w:jc w:val="center"/>
              <w:rPr>
                <w:rFonts w:hint="eastAsia" w:ascii="宋体" w:hAnsi="宋体" w:cs="宋体"/>
                <w:kern w:val="0"/>
              </w:rPr>
            </w:pPr>
          </w:p>
        </w:tc>
        <w:tc>
          <w:tcPr>
            <w:tcW w:w="1514" w:type="dxa"/>
            <w:vMerge w:val="continue"/>
            <w:tcBorders>
              <w:left w:val="nil"/>
              <w:right w:val="single" w:color="auto" w:sz="4" w:space="0"/>
            </w:tcBorders>
            <w:noWrap/>
            <w:vAlign w:val="center"/>
          </w:tcPr>
          <w:p w14:paraId="46DD41D6">
            <w:pPr>
              <w:widowControl/>
              <w:spacing w:line="240" w:lineRule="auto"/>
              <w:ind w:firstLine="0" w:firstLineChars="0"/>
              <w:jc w:val="center"/>
              <w:rPr>
                <w:rFonts w:hint="eastAsia" w:ascii="宋体" w:hAnsi="宋体" w:cs="宋体"/>
                <w:kern w:val="0"/>
              </w:rPr>
            </w:pPr>
          </w:p>
        </w:tc>
      </w:tr>
      <w:tr w14:paraId="151F368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03" w:hRule="atLeast"/>
          <w:jc w:val="center"/>
        </w:trPr>
        <w:tc>
          <w:tcPr>
            <w:tcW w:w="1221" w:type="dxa"/>
            <w:tcBorders>
              <w:top w:val="single" w:color="auto" w:sz="4" w:space="0"/>
              <w:left w:val="single" w:color="auto" w:sz="4" w:space="0"/>
              <w:right w:val="single" w:color="auto" w:sz="4" w:space="0"/>
            </w:tcBorders>
            <w:noWrap w:val="0"/>
            <w:vAlign w:val="center"/>
          </w:tcPr>
          <w:p w14:paraId="4CB91A89">
            <w:pPr>
              <w:ind w:firstLine="0" w:firstLineChars="0"/>
              <w:jc w:val="center"/>
              <w:rPr>
                <w:rFonts w:hint="eastAsia" w:ascii="宋体" w:hAnsi="宋体" w:cs="宋体"/>
                <w:kern w:val="0"/>
              </w:rPr>
            </w:pPr>
            <w:r>
              <w:rPr>
                <w:rFonts w:hint="eastAsia" w:ascii="宋体" w:hAnsi="宋体"/>
              </w:rPr>
              <w:t>项目</w:t>
            </w:r>
            <w:r>
              <w:rPr>
                <w:rFonts w:hint="eastAsia" w:ascii="宋体" w:hAnsi="宋体" w:cs="宋体"/>
                <w:kern w:val="0"/>
              </w:rPr>
              <w:t>5　</w:t>
            </w:r>
          </w:p>
        </w:tc>
        <w:tc>
          <w:tcPr>
            <w:tcW w:w="4659" w:type="dxa"/>
            <w:gridSpan w:val="3"/>
            <w:tcBorders>
              <w:top w:val="single" w:color="auto" w:sz="4" w:space="0"/>
              <w:left w:val="nil"/>
              <w:right w:val="single" w:color="auto" w:sz="4" w:space="0"/>
            </w:tcBorders>
            <w:noWrap/>
            <w:vAlign w:val="center"/>
          </w:tcPr>
          <w:p w14:paraId="54A043BD">
            <w:pPr>
              <w:ind w:firstLine="0" w:firstLineChars="0"/>
              <w:rPr>
                <w:rFonts w:hint="eastAsia" w:ascii="宋体" w:hAnsi="宋体" w:eastAsia="宋体"/>
                <w:lang w:eastAsia="zh-CN"/>
              </w:rPr>
            </w:pPr>
            <w:r>
              <w:rPr>
                <w:rFonts w:hint="eastAsia" w:ascii="宋体" w:hAnsi="宋体"/>
                <w:lang w:eastAsia="zh-CN"/>
              </w:rPr>
              <w:t>礼服立体造型</w:t>
            </w:r>
          </w:p>
        </w:tc>
        <w:tc>
          <w:tcPr>
            <w:tcW w:w="900" w:type="dxa"/>
            <w:tcBorders>
              <w:top w:val="single" w:color="auto" w:sz="4" w:space="0"/>
              <w:left w:val="single" w:color="auto" w:sz="4" w:space="0"/>
              <w:right w:val="single" w:color="auto" w:sz="4" w:space="0"/>
            </w:tcBorders>
            <w:noWrap w:val="0"/>
            <w:vAlign w:val="center"/>
          </w:tcPr>
          <w:p w14:paraId="12079B6C">
            <w:pPr>
              <w:ind w:firstLine="0" w:firstLineChars="0"/>
              <w:rPr>
                <w:rFonts w:ascii="宋体" w:hAnsi="宋体" w:cs="宋体"/>
                <w:kern w:val="0"/>
              </w:rPr>
            </w:pPr>
            <w:r>
              <w:rPr>
                <w:rFonts w:hint="eastAsia" w:ascii="宋体" w:hAnsi="宋体" w:cs="宋体"/>
                <w:kern w:val="0"/>
                <w:lang w:val="en-US" w:eastAsia="zh-CN"/>
              </w:rPr>
              <w:t>12</w:t>
            </w:r>
            <w:r>
              <w:rPr>
                <w:rFonts w:hint="eastAsia" w:ascii="宋体" w:hAnsi="宋体" w:cs="宋体"/>
                <w:kern w:val="0"/>
              </w:rPr>
              <w:t>学时</w:t>
            </w:r>
          </w:p>
        </w:tc>
        <w:tc>
          <w:tcPr>
            <w:tcW w:w="1080" w:type="dxa"/>
            <w:vMerge w:val="continue"/>
            <w:tcBorders>
              <w:left w:val="nil"/>
              <w:right w:val="single" w:color="auto" w:sz="4" w:space="0"/>
            </w:tcBorders>
            <w:noWrap w:val="0"/>
            <w:vAlign w:val="center"/>
          </w:tcPr>
          <w:p w14:paraId="7DD45201">
            <w:pPr>
              <w:ind w:firstLine="0" w:firstLineChars="0"/>
              <w:jc w:val="center"/>
              <w:rPr>
                <w:rFonts w:hint="eastAsia" w:ascii="宋体" w:hAnsi="宋体" w:cs="宋体"/>
                <w:kern w:val="0"/>
                <w:sz w:val="21"/>
                <w:szCs w:val="21"/>
              </w:rPr>
            </w:pPr>
          </w:p>
        </w:tc>
        <w:tc>
          <w:tcPr>
            <w:tcW w:w="1514" w:type="dxa"/>
            <w:vMerge w:val="continue"/>
            <w:tcBorders>
              <w:left w:val="nil"/>
              <w:right w:val="single" w:color="auto" w:sz="4" w:space="0"/>
            </w:tcBorders>
            <w:noWrap/>
            <w:vAlign w:val="center"/>
          </w:tcPr>
          <w:p w14:paraId="0A413BA1">
            <w:pPr>
              <w:ind w:firstLine="480"/>
              <w:jc w:val="left"/>
              <w:rPr>
                <w:rFonts w:hint="eastAsia" w:ascii="宋体" w:hAnsi="宋体" w:cs="宋体"/>
                <w:kern w:val="0"/>
              </w:rPr>
            </w:pPr>
          </w:p>
        </w:tc>
      </w:tr>
      <w:tr w14:paraId="7919C3D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74" w:type="dxa"/>
            <w:gridSpan w:val="7"/>
            <w:tcBorders>
              <w:top w:val="single" w:color="auto" w:sz="4" w:space="0"/>
              <w:left w:val="single" w:color="auto" w:sz="4" w:space="0"/>
              <w:bottom w:val="single" w:color="auto" w:sz="4" w:space="0"/>
              <w:right w:val="single" w:color="auto" w:sz="4" w:space="0"/>
            </w:tcBorders>
            <w:noWrap/>
            <w:vAlign w:val="center"/>
          </w:tcPr>
          <w:p w14:paraId="1AEF0801">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13F3CFE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74" w:type="dxa"/>
            <w:gridSpan w:val="7"/>
            <w:tcBorders>
              <w:top w:val="single" w:color="auto" w:sz="4" w:space="0"/>
              <w:left w:val="single" w:color="auto" w:sz="4" w:space="0"/>
              <w:bottom w:val="single" w:color="auto" w:sz="4" w:space="0"/>
              <w:right w:val="single" w:color="auto" w:sz="4" w:space="0"/>
            </w:tcBorders>
            <w:noWrap w:val="0"/>
            <w:vAlign w:val="center"/>
          </w:tcPr>
          <w:p w14:paraId="255B4613">
            <w:pPr>
              <w:widowControl/>
              <w:spacing w:line="240" w:lineRule="auto"/>
              <w:ind w:firstLine="0" w:firstLineChars="0"/>
              <w:jc w:val="left"/>
              <w:rPr>
                <w:rFonts w:ascii="宋体" w:hAnsi="宋体" w:cs="宋体"/>
                <w:kern w:val="0"/>
              </w:rPr>
            </w:pPr>
            <w:r>
              <w:rPr>
                <w:rFonts w:hint="eastAsia" w:ascii="宋体" w:hAnsi="宋体" w:cs="宋体"/>
                <w:kern w:val="0"/>
              </w:rPr>
              <w:t xml:space="preserve">    认知目标：通过学习</w:t>
            </w:r>
            <w:r>
              <w:rPr>
                <w:rFonts w:hint="eastAsia" w:ascii="宋体" w:hAnsi="宋体" w:cs="宋体"/>
                <w:kern w:val="0"/>
                <w:lang w:eastAsia="zh-CN"/>
              </w:rPr>
              <w:t>袖子</w:t>
            </w:r>
            <w:r>
              <w:rPr>
                <w:rFonts w:hint="eastAsia" w:ascii="宋体" w:hAnsi="宋体" w:cs="宋体"/>
                <w:kern w:val="0"/>
              </w:rPr>
              <w:t>立体造型，了解</w:t>
            </w:r>
            <w:r>
              <w:rPr>
                <w:rFonts w:hint="eastAsia" w:ascii="宋体" w:hAnsi="宋体" w:cs="宋体"/>
                <w:kern w:val="0"/>
                <w:lang w:eastAsia="zh-CN"/>
              </w:rPr>
              <w:t>袖子基础结构及多种款式变化结构。</w:t>
            </w:r>
          </w:p>
          <w:p w14:paraId="51623498">
            <w:pPr>
              <w:widowControl/>
              <w:spacing w:line="240" w:lineRule="auto"/>
              <w:ind w:left="1680" w:hanging="1470" w:hangingChars="700"/>
              <w:jc w:val="left"/>
              <w:rPr>
                <w:rFonts w:hint="eastAsia" w:ascii="宋体" w:hAnsi="宋体" w:eastAsia="宋体" w:cs="宋体"/>
                <w:kern w:val="0"/>
                <w:lang w:eastAsia="zh-CN"/>
              </w:rPr>
            </w:pPr>
            <w:r>
              <w:rPr>
                <w:rFonts w:hint="eastAsia" w:ascii="宋体" w:hAnsi="宋体" w:cs="宋体"/>
                <w:kern w:val="0"/>
              </w:rPr>
              <w:t xml:space="preserve"> </w:t>
            </w:r>
            <w:r>
              <w:rPr>
                <w:rFonts w:hint="eastAsia" w:ascii="宋体" w:hAnsi="宋体" w:cs="宋体"/>
                <w:kern w:val="0"/>
                <w:lang w:val="en-US" w:eastAsia="zh-CN"/>
              </w:rPr>
              <w:t xml:space="preserve">   </w:t>
            </w:r>
            <w:r>
              <w:rPr>
                <w:rFonts w:hint="eastAsia" w:ascii="宋体" w:hAnsi="宋体" w:cs="宋体"/>
                <w:kern w:val="0"/>
              </w:rPr>
              <w:t>技能目标：</w:t>
            </w:r>
            <w:r>
              <w:rPr>
                <w:rFonts w:hint="eastAsia" w:ascii="宋体" w:hAnsi="宋体" w:cs="宋体"/>
                <w:kern w:val="0"/>
                <w:lang w:eastAsia="zh-CN"/>
              </w:rPr>
              <w:t>学习</w:t>
            </w:r>
            <w:r>
              <w:rPr>
                <w:rFonts w:hint="eastAsia" w:ascii="宋体" w:hAnsi="宋体" w:cs="宋体"/>
                <w:kern w:val="0"/>
              </w:rPr>
              <w:t>多种立体造型技术，适应时代发展的要求。</w:t>
            </w:r>
            <w:r>
              <w:rPr>
                <w:rFonts w:hint="eastAsia" w:ascii="宋体" w:hAnsi="宋体" w:cs="宋体"/>
                <w:kern w:val="0"/>
                <w:lang w:eastAsia="zh-CN"/>
              </w:rPr>
              <w:t>针对不同时尚女装款式进行准确立体造型。</w:t>
            </w:r>
          </w:p>
        </w:tc>
      </w:tr>
      <w:tr w14:paraId="73837EC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00" w:type="dxa"/>
            <w:gridSpan w:val="3"/>
            <w:tcBorders>
              <w:top w:val="single" w:color="auto" w:sz="4" w:space="0"/>
              <w:left w:val="single" w:color="auto" w:sz="4" w:space="0"/>
              <w:bottom w:val="single" w:color="auto" w:sz="4" w:space="0"/>
              <w:right w:val="single" w:color="auto" w:sz="4" w:space="0"/>
            </w:tcBorders>
            <w:noWrap/>
            <w:vAlign w:val="center"/>
          </w:tcPr>
          <w:p w14:paraId="2E5CF7A3">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574" w:type="dxa"/>
            <w:gridSpan w:val="4"/>
            <w:tcBorders>
              <w:top w:val="nil"/>
              <w:left w:val="nil"/>
              <w:bottom w:val="single" w:color="auto" w:sz="4" w:space="0"/>
              <w:right w:val="single" w:color="auto" w:sz="4" w:space="0"/>
            </w:tcBorders>
            <w:noWrap/>
            <w:vAlign w:val="center"/>
          </w:tcPr>
          <w:p w14:paraId="5277DD1E">
            <w:pPr>
              <w:widowControl/>
              <w:spacing w:line="240" w:lineRule="auto"/>
              <w:ind w:firstLine="0" w:firstLineChars="0"/>
              <w:jc w:val="left"/>
              <w:rPr>
                <w:rFonts w:ascii="宋体" w:hAnsi="宋体" w:cs="宋体"/>
                <w:kern w:val="0"/>
              </w:rPr>
            </w:pPr>
            <w:r>
              <w:rPr>
                <w:rFonts w:hint="eastAsia" w:ascii="宋体" w:hAnsi="宋体" w:cs="宋体"/>
                <w:kern w:val="0"/>
              </w:rPr>
              <w:t>主要教学方法：讲解、示范、指导</w:t>
            </w:r>
          </w:p>
        </w:tc>
      </w:tr>
      <w:tr w14:paraId="0485B46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08" w:hRule="atLeast"/>
          <w:jc w:val="center"/>
        </w:trPr>
        <w:tc>
          <w:tcPr>
            <w:tcW w:w="4800"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14F0CE01">
            <w:pPr>
              <w:widowControl/>
              <w:spacing w:line="240" w:lineRule="auto"/>
              <w:ind w:firstLine="0" w:firstLineChars="0"/>
              <w:jc w:val="left"/>
              <w:rPr>
                <w:rFonts w:hint="eastAsia" w:ascii="宋体" w:hAnsi="宋体" w:cs="宋体"/>
                <w:kern w:val="0"/>
              </w:rPr>
            </w:pPr>
          </w:p>
          <w:p w14:paraId="4E330DCC">
            <w:pPr>
              <w:widowControl/>
              <w:spacing w:line="240" w:lineRule="auto"/>
              <w:ind w:firstLine="0" w:firstLineChars="0"/>
              <w:jc w:val="left"/>
              <w:rPr>
                <w:rFonts w:hint="eastAsia" w:ascii="宋体" w:hAnsi="宋体" w:cs="宋体"/>
                <w:kern w:val="0"/>
              </w:rPr>
            </w:pPr>
            <w:r>
              <w:rPr>
                <w:rFonts w:hint="eastAsia" w:ascii="宋体" w:hAnsi="宋体" w:cs="宋体"/>
                <w:kern w:val="0"/>
              </w:rPr>
              <w:t>模块五</w:t>
            </w:r>
          </w:p>
          <w:p w14:paraId="0316400D">
            <w:pPr>
              <w:widowControl/>
              <w:spacing w:line="240" w:lineRule="auto"/>
              <w:ind w:firstLine="0" w:firstLineChars="0"/>
              <w:jc w:val="left"/>
              <w:rPr>
                <w:rFonts w:hint="eastAsia" w:ascii="宋体" w:hAnsi="宋体" w:cs="宋体"/>
                <w:kern w:val="0"/>
              </w:rPr>
            </w:pPr>
          </w:p>
          <w:p w14:paraId="7D21F17D">
            <w:pPr>
              <w:widowControl/>
              <w:spacing w:line="240" w:lineRule="auto"/>
              <w:ind w:firstLine="0" w:firstLineChars="0"/>
              <w:jc w:val="left"/>
              <w:rPr>
                <w:rFonts w:hint="eastAsia" w:ascii="宋体" w:hAnsi="宋体" w:cs="宋体"/>
                <w:kern w:val="0"/>
              </w:rPr>
            </w:pPr>
            <w:r>
              <w:rPr>
                <w:rFonts w:hint="eastAsia" w:ascii="宋体" w:hAnsi="宋体"/>
              </w:rPr>
              <w:t>项目</w:t>
            </w:r>
            <w:r>
              <w:rPr>
                <w:rFonts w:hint="eastAsia" w:ascii="宋体" w:hAnsi="宋体" w:cs="宋体"/>
                <w:kern w:val="0"/>
              </w:rPr>
              <w:t xml:space="preserve">1  </w:t>
            </w:r>
            <w:r>
              <w:rPr>
                <w:rFonts w:hint="eastAsia" w:ascii="宋体" w:hAnsi="宋体"/>
                <w:lang w:eastAsia="zh-CN"/>
              </w:rPr>
              <w:t>袖子原型立体造型</w:t>
            </w:r>
            <w:r>
              <w:rPr>
                <w:rFonts w:hint="eastAsia" w:ascii="宋体" w:hAnsi="宋体"/>
              </w:rPr>
              <w:t>；</w:t>
            </w:r>
          </w:p>
          <w:p w14:paraId="7DE2E25B">
            <w:pPr>
              <w:widowControl/>
              <w:spacing w:line="240" w:lineRule="auto"/>
              <w:ind w:firstLine="0" w:firstLineChars="0"/>
              <w:jc w:val="left"/>
              <w:rPr>
                <w:rFonts w:hint="eastAsia" w:ascii="宋体" w:hAnsi="宋体" w:cs="宋体"/>
                <w:kern w:val="0"/>
              </w:rPr>
            </w:pPr>
          </w:p>
          <w:p w14:paraId="02477C82">
            <w:pPr>
              <w:widowControl/>
              <w:tabs>
                <w:tab w:val="left" w:pos="1230"/>
              </w:tabs>
              <w:spacing w:line="240" w:lineRule="auto"/>
              <w:ind w:firstLine="0" w:firstLineChars="0"/>
              <w:jc w:val="left"/>
              <w:rPr>
                <w:rFonts w:hint="eastAsia" w:ascii="宋体" w:hAnsi="宋体" w:cs="宋体"/>
                <w:kern w:val="0"/>
              </w:rPr>
            </w:pPr>
            <w:r>
              <w:rPr>
                <w:rFonts w:hint="eastAsia" w:ascii="宋体" w:hAnsi="宋体"/>
              </w:rPr>
              <w:t>项目2</w:t>
            </w:r>
            <w:r>
              <w:rPr>
                <w:rFonts w:hint="eastAsia" w:ascii="宋体" w:hAnsi="宋体" w:cs="宋体"/>
                <w:kern w:val="0"/>
              </w:rPr>
              <w:t xml:space="preserve">  </w:t>
            </w:r>
            <w:r>
              <w:rPr>
                <w:rFonts w:hint="eastAsia" w:ascii="宋体" w:hAnsi="宋体"/>
                <w:lang w:eastAsia="zh-CN"/>
              </w:rPr>
              <w:t>袖子款式变化立体造型</w:t>
            </w:r>
          </w:p>
          <w:p w14:paraId="6A3D2D37">
            <w:pPr>
              <w:widowControl/>
              <w:tabs>
                <w:tab w:val="left" w:pos="1230"/>
              </w:tabs>
              <w:spacing w:line="240" w:lineRule="auto"/>
              <w:ind w:firstLineChars="0"/>
              <w:jc w:val="left"/>
              <w:rPr>
                <w:rFonts w:hint="eastAsia" w:ascii="宋体" w:hAnsi="宋体" w:cs="宋体"/>
                <w:kern w:val="0"/>
              </w:rPr>
            </w:pPr>
          </w:p>
          <w:p w14:paraId="1FB7CBAB">
            <w:pPr>
              <w:widowControl/>
              <w:spacing w:line="240" w:lineRule="auto"/>
              <w:ind w:firstLine="0" w:firstLineChars="0"/>
              <w:jc w:val="left"/>
              <w:rPr>
                <w:rFonts w:hint="eastAsia" w:ascii="宋体" w:hAnsi="宋体" w:cs="宋体"/>
                <w:kern w:val="0"/>
              </w:rPr>
            </w:pPr>
            <w:r>
              <w:rPr>
                <w:rFonts w:hint="eastAsia" w:ascii="宋体" w:hAnsi="宋体"/>
              </w:rPr>
              <w:t>项目3</w:t>
            </w:r>
            <w:r>
              <w:rPr>
                <w:rFonts w:hint="eastAsia" w:ascii="宋体" w:hAnsi="宋体" w:cs="宋体"/>
                <w:kern w:val="0"/>
              </w:rPr>
              <w:t xml:space="preserve">  </w:t>
            </w:r>
            <w:r>
              <w:rPr>
                <w:rFonts w:hint="eastAsia" w:ascii="宋体" w:hAnsi="宋体"/>
                <w:lang w:eastAsia="zh-CN"/>
              </w:rPr>
              <w:t>时尚连衣裙款式立体造型</w:t>
            </w:r>
            <w:r>
              <w:rPr>
                <w:rFonts w:hint="eastAsia" w:ascii="宋体" w:hAnsi="宋体" w:cs="宋体"/>
                <w:kern w:val="0"/>
              </w:rPr>
              <w:t>；</w:t>
            </w:r>
          </w:p>
          <w:p w14:paraId="39A598A0">
            <w:pPr>
              <w:widowControl/>
              <w:spacing w:line="240" w:lineRule="auto"/>
              <w:ind w:firstLine="0" w:firstLineChars="0"/>
              <w:jc w:val="left"/>
              <w:rPr>
                <w:rFonts w:hint="eastAsia" w:ascii="宋体" w:hAnsi="宋体" w:cs="宋体"/>
                <w:kern w:val="0"/>
              </w:rPr>
            </w:pPr>
          </w:p>
          <w:p w14:paraId="625C1ED0">
            <w:pPr>
              <w:widowControl/>
              <w:spacing w:line="240" w:lineRule="auto"/>
              <w:ind w:firstLine="0" w:firstLineChars="0"/>
              <w:jc w:val="left"/>
              <w:rPr>
                <w:rFonts w:hint="eastAsia" w:ascii="宋体" w:hAnsi="宋体"/>
                <w:lang w:eastAsia="zh-CN"/>
              </w:rPr>
            </w:pPr>
            <w:r>
              <w:rPr>
                <w:rFonts w:hint="eastAsia" w:ascii="宋体" w:hAnsi="宋体"/>
              </w:rPr>
              <w:t>项目</w:t>
            </w:r>
            <w:r>
              <w:rPr>
                <w:rFonts w:hint="eastAsia" w:ascii="宋体" w:hAnsi="宋体" w:cs="宋体"/>
                <w:kern w:val="0"/>
              </w:rPr>
              <w:t xml:space="preserve">4  </w:t>
            </w:r>
            <w:r>
              <w:rPr>
                <w:rFonts w:hint="eastAsia" w:ascii="宋体" w:hAnsi="宋体"/>
                <w:lang w:eastAsia="zh-CN"/>
              </w:rPr>
              <w:t>外套立体造型</w:t>
            </w:r>
          </w:p>
          <w:p w14:paraId="5FBFCE06">
            <w:pPr>
              <w:widowControl/>
              <w:spacing w:line="240" w:lineRule="auto"/>
              <w:ind w:firstLine="0" w:firstLineChars="0"/>
              <w:jc w:val="left"/>
              <w:rPr>
                <w:rFonts w:hint="eastAsia" w:ascii="宋体" w:hAnsi="宋体"/>
                <w:lang w:eastAsia="zh-CN"/>
              </w:rPr>
            </w:pPr>
          </w:p>
          <w:p w14:paraId="4D4B7110">
            <w:pPr>
              <w:widowControl/>
              <w:spacing w:line="240" w:lineRule="auto"/>
              <w:ind w:firstLine="0" w:firstLineChars="0"/>
              <w:jc w:val="left"/>
              <w:rPr>
                <w:rFonts w:hint="eastAsia" w:ascii="宋体" w:hAnsi="宋体"/>
                <w:lang w:eastAsia="zh-CN"/>
              </w:rPr>
            </w:pPr>
            <w:r>
              <w:rPr>
                <w:rFonts w:hint="eastAsia" w:ascii="宋体" w:hAnsi="宋体"/>
              </w:rPr>
              <w:t>项目</w:t>
            </w:r>
            <w:r>
              <w:rPr>
                <w:rFonts w:hint="eastAsia" w:ascii="宋体" w:hAnsi="宋体" w:cs="宋体"/>
                <w:kern w:val="0"/>
              </w:rPr>
              <w:t xml:space="preserve">5 </w:t>
            </w:r>
            <w:r>
              <w:rPr>
                <w:rFonts w:hint="eastAsia" w:ascii="宋体" w:hAnsi="宋体" w:cs="宋体"/>
                <w:kern w:val="0"/>
                <w:lang w:val="en-US" w:eastAsia="zh-CN"/>
              </w:rPr>
              <w:t xml:space="preserve"> </w:t>
            </w:r>
            <w:r>
              <w:rPr>
                <w:rFonts w:hint="eastAsia" w:ascii="宋体" w:hAnsi="宋体"/>
                <w:lang w:eastAsia="zh-CN"/>
              </w:rPr>
              <w:t>礼服立体造型</w:t>
            </w:r>
          </w:p>
          <w:p w14:paraId="3BA1F762">
            <w:pPr>
              <w:widowControl/>
              <w:spacing w:line="240" w:lineRule="auto"/>
              <w:ind w:firstLine="0" w:firstLineChars="0"/>
              <w:jc w:val="left"/>
              <w:rPr>
                <w:rFonts w:hint="eastAsia" w:ascii="宋体" w:hAnsi="宋体"/>
                <w:lang w:eastAsia="zh-CN"/>
              </w:rPr>
            </w:pPr>
          </w:p>
          <w:p w14:paraId="6C461487">
            <w:pPr>
              <w:widowControl/>
              <w:spacing w:line="240" w:lineRule="auto"/>
              <w:ind w:firstLine="0" w:firstLineChars="0"/>
              <w:jc w:val="left"/>
              <w:rPr>
                <w:rFonts w:hint="eastAsia" w:ascii="宋体" w:hAnsi="宋体"/>
                <w:lang w:eastAsia="zh-CN"/>
              </w:rPr>
            </w:pPr>
            <w:r>
              <w:rPr>
                <w:rFonts w:hint="eastAsia" w:ascii="宋体" w:hAnsi="宋体"/>
                <w:lang w:eastAsia="zh-CN"/>
              </w:rPr>
              <w:t>重点：认识袖子基础结构及变化造型</w:t>
            </w:r>
          </w:p>
          <w:p w14:paraId="4E495BB4">
            <w:pPr>
              <w:widowControl/>
              <w:spacing w:line="240" w:lineRule="auto"/>
              <w:ind w:firstLine="0" w:firstLineChars="0"/>
              <w:jc w:val="left"/>
              <w:rPr>
                <w:rFonts w:hint="eastAsia" w:ascii="宋体" w:hAnsi="宋体"/>
                <w:lang w:eastAsia="zh-CN"/>
              </w:rPr>
            </w:pPr>
            <w:r>
              <w:rPr>
                <w:rFonts w:hint="eastAsia" w:ascii="宋体" w:hAnsi="宋体"/>
                <w:lang w:eastAsia="zh-CN"/>
              </w:rPr>
              <w:t>难点：通过对结构的认识，利用立裁手法对各种时尚款式进行准确立体造型</w:t>
            </w:r>
          </w:p>
        </w:tc>
        <w:tc>
          <w:tcPr>
            <w:tcW w:w="4574" w:type="dxa"/>
            <w:gridSpan w:val="4"/>
            <w:tcBorders>
              <w:top w:val="single" w:color="auto" w:sz="4" w:space="0"/>
              <w:left w:val="single" w:color="auto" w:sz="4" w:space="0"/>
              <w:bottom w:val="single" w:color="auto" w:sz="4" w:space="0"/>
              <w:right w:val="single" w:color="auto" w:sz="4" w:space="0"/>
            </w:tcBorders>
            <w:noWrap/>
            <w:vAlign w:val="center"/>
          </w:tcPr>
          <w:p w14:paraId="0CAB5A00">
            <w:pPr>
              <w:widowControl/>
              <w:spacing w:line="240" w:lineRule="auto"/>
              <w:ind w:firstLine="0" w:firstLineChars="0"/>
              <w:jc w:val="left"/>
              <w:rPr>
                <w:rFonts w:ascii="宋体" w:hAnsi="宋体" w:cs="宋体"/>
                <w:kern w:val="0"/>
              </w:rPr>
            </w:pPr>
            <w:r>
              <w:rPr>
                <w:rFonts w:hint="eastAsia" w:ascii="宋体" w:hAnsi="宋体" w:cs="宋体"/>
                <w:kern w:val="0"/>
              </w:rPr>
              <w:t>教学地点：多媒体</w:t>
            </w:r>
            <w:r>
              <w:rPr>
                <w:rFonts w:hint="eastAsia" w:ascii="宋体" w:hAnsi="宋体" w:cs="宋体"/>
                <w:kern w:val="0"/>
                <w:lang w:eastAsia="zh-CN"/>
              </w:rPr>
              <w:t>立体造型</w:t>
            </w:r>
            <w:r>
              <w:rPr>
                <w:rFonts w:hint="eastAsia" w:ascii="宋体" w:hAnsi="宋体" w:cs="宋体"/>
                <w:kern w:val="0"/>
              </w:rPr>
              <w:t>教室</w:t>
            </w:r>
          </w:p>
        </w:tc>
      </w:tr>
      <w:tr w14:paraId="527EC3C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0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CB5EBE5">
            <w:pPr>
              <w:widowControl/>
              <w:spacing w:line="240" w:lineRule="auto"/>
              <w:ind w:firstLine="0" w:firstLineChars="0"/>
              <w:jc w:val="left"/>
              <w:rPr>
                <w:rFonts w:ascii="宋体" w:hAnsi="宋体" w:cs="宋体"/>
                <w:kern w:val="0"/>
              </w:rPr>
            </w:pPr>
          </w:p>
        </w:tc>
        <w:tc>
          <w:tcPr>
            <w:tcW w:w="4574" w:type="dxa"/>
            <w:gridSpan w:val="4"/>
            <w:tcBorders>
              <w:top w:val="single" w:color="auto" w:sz="4" w:space="0"/>
              <w:left w:val="nil"/>
              <w:bottom w:val="single" w:color="auto" w:sz="4" w:space="0"/>
              <w:right w:val="single" w:color="auto" w:sz="4" w:space="0"/>
            </w:tcBorders>
            <w:noWrap/>
            <w:vAlign w:val="center"/>
          </w:tcPr>
          <w:p w14:paraId="3F648E63">
            <w:pPr>
              <w:widowControl/>
              <w:spacing w:line="240" w:lineRule="auto"/>
              <w:ind w:firstLine="0" w:firstLineChars="0"/>
              <w:jc w:val="left"/>
              <w:rPr>
                <w:rFonts w:ascii="宋体" w:hAnsi="宋体" w:cs="宋体"/>
                <w:kern w:val="0"/>
              </w:rPr>
            </w:pPr>
            <w:r>
              <w:rPr>
                <w:rFonts w:hint="eastAsia" w:ascii="宋体" w:hAnsi="宋体" w:cs="宋体"/>
              </w:rPr>
              <w:t>教材：《服装立体裁剪基础篇》</w:t>
            </w:r>
          </w:p>
        </w:tc>
      </w:tr>
      <w:tr w14:paraId="231A6B6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80" w:hRule="atLeast"/>
          <w:jc w:val="center"/>
        </w:trPr>
        <w:tc>
          <w:tcPr>
            <w:tcW w:w="480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D50CA7E">
            <w:pPr>
              <w:widowControl/>
              <w:spacing w:line="240" w:lineRule="auto"/>
              <w:ind w:firstLine="0" w:firstLineChars="0"/>
              <w:jc w:val="left"/>
              <w:rPr>
                <w:rFonts w:ascii="宋体" w:hAnsi="宋体" w:cs="宋体"/>
                <w:kern w:val="0"/>
              </w:rPr>
            </w:pPr>
          </w:p>
        </w:tc>
        <w:tc>
          <w:tcPr>
            <w:tcW w:w="4574" w:type="dxa"/>
            <w:gridSpan w:val="4"/>
            <w:tcBorders>
              <w:top w:val="nil"/>
              <w:left w:val="nil"/>
              <w:bottom w:val="single" w:color="auto" w:sz="4" w:space="0"/>
              <w:right w:val="single" w:color="auto" w:sz="4" w:space="0"/>
            </w:tcBorders>
            <w:noWrap w:val="0"/>
            <w:vAlign w:val="center"/>
          </w:tcPr>
          <w:p w14:paraId="05B70FC6">
            <w:pPr>
              <w:widowControl/>
              <w:spacing w:line="240" w:lineRule="auto"/>
              <w:ind w:firstLine="0" w:firstLineChars="0"/>
              <w:jc w:val="left"/>
              <w:rPr>
                <w:rFonts w:ascii="宋体" w:hAnsi="宋体" w:cs="宋体"/>
                <w:kern w:val="0"/>
              </w:rPr>
            </w:pPr>
            <w:r>
              <w:rPr>
                <w:rFonts w:hint="eastAsia" w:ascii="宋体" w:hAnsi="宋体" w:cs="宋体"/>
              </w:rPr>
              <w:t>参考资料：学校的网络平台《省道的设计与连衣裙的制作》</w:t>
            </w:r>
          </w:p>
        </w:tc>
      </w:tr>
      <w:tr w14:paraId="0A966F1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0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4DDDA213">
            <w:pPr>
              <w:widowControl/>
              <w:spacing w:line="240" w:lineRule="auto"/>
              <w:ind w:firstLine="0" w:firstLineChars="0"/>
              <w:jc w:val="left"/>
              <w:rPr>
                <w:rFonts w:ascii="宋体" w:hAnsi="宋体" w:cs="宋体"/>
                <w:kern w:val="0"/>
              </w:rPr>
            </w:pPr>
          </w:p>
        </w:tc>
        <w:tc>
          <w:tcPr>
            <w:tcW w:w="4574" w:type="dxa"/>
            <w:gridSpan w:val="4"/>
            <w:tcBorders>
              <w:top w:val="nil"/>
              <w:left w:val="nil"/>
              <w:bottom w:val="single" w:color="auto" w:sz="4" w:space="0"/>
              <w:right w:val="single" w:color="auto" w:sz="4" w:space="0"/>
            </w:tcBorders>
            <w:noWrap/>
            <w:vAlign w:val="center"/>
          </w:tcPr>
          <w:p w14:paraId="621C0EB5">
            <w:pPr>
              <w:widowControl/>
              <w:spacing w:line="240" w:lineRule="auto"/>
              <w:ind w:firstLine="0" w:firstLineChars="0"/>
              <w:jc w:val="left"/>
              <w:rPr>
                <w:rFonts w:ascii="宋体" w:hAnsi="宋体" w:cs="宋体"/>
                <w:kern w:val="0"/>
              </w:rPr>
            </w:pPr>
            <w:r>
              <w:rPr>
                <w:rFonts w:hint="eastAsia" w:ascii="宋体" w:hAnsi="宋体" w:cs="宋体"/>
                <w:kern w:val="0"/>
              </w:rPr>
              <w:t>主要教学方法：讲解、示范、指导</w:t>
            </w:r>
          </w:p>
        </w:tc>
      </w:tr>
      <w:tr w14:paraId="54F147D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67" w:hRule="atLeast"/>
          <w:jc w:val="center"/>
        </w:trPr>
        <w:tc>
          <w:tcPr>
            <w:tcW w:w="480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44BB5CB">
            <w:pPr>
              <w:widowControl/>
              <w:spacing w:line="240" w:lineRule="auto"/>
              <w:ind w:firstLine="0" w:firstLineChars="0"/>
              <w:jc w:val="left"/>
              <w:rPr>
                <w:rFonts w:ascii="宋体" w:hAnsi="宋体" w:cs="宋体"/>
                <w:kern w:val="0"/>
              </w:rPr>
            </w:pPr>
          </w:p>
        </w:tc>
        <w:tc>
          <w:tcPr>
            <w:tcW w:w="4574" w:type="dxa"/>
            <w:gridSpan w:val="4"/>
            <w:tcBorders>
              <w:top w:val="nil"/>
              <w:left w:val="nil"/>
              <w:bottom w:val="single" w:color="auto" w:sz="4" w:space="0"/>
              <w:right w:val="single" w:color="auto" w:sz="4" w:space="0"/>
            </w:tcBorders>
            <w:noWrap/>
            <w:vAlign w:val="center"/>
          </w:tcPr>
          <w:p w14:paraId="6F0BAD80">
            <w:pPr>
              <w:widowControl/>
              <w:spacing w:line="240" w:lineRule="auto"/>
              <w:ind w:firstLine="0" w:firstLineChars="0"/>
              <w:jc w:val="left"/>
              <w:rPr>
                <w:rFonts w:ascii="宋体" w:hAnsi="宋体" w:cs="宋体"/>
                <w:kern w:val="0"/>
              </w:rPr>
            </w:pPr>
            <w:r>
              <w:rPr>
                <w:rFonts w:hint="eastAsia" w:ascii="宋体" w:hAnsi="宋体" w:cs="宋体"/>
                <w:kern w:val="0"/>
              </w:rPr>
              <w:t>教学地点：多媒体教室</w:t>
            </w:r>
          </w:p>
        </w:tc>
      </w:tr>
      <w:tr w14:paraId="139BB2E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201" w:hRule="atLeast"/>
          <w:jc w:val="center"/>
        </w:trPr>
        <w:tc>
          <w:tcPr>
            <w:tcW w:w="480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59401C0">
            <w:pPr>
              <w:widowControl/>
              <w:spacing w:line="240" w:lineRule="auto"/>
              <w:ind w:firstLine="0" w:firstLineChars="0"/>
              <w:jc w:val="left"/>
              <w:rPr>
                <w:rFonts w:ascii="宋体" w:hAnsi="宋体" w:cs="宋体"/>
                <w:kern w:val="0"/>
              </w:rPr>
            </w:pPr>
          </w:p>
        </w:tc>
        <w:tc>
          <w:tcPr>
            <w:tcW w:w="4574" w:type="dxa"/>
            <w:gridSpan w:val="4"/>
            <w:tcBorders>
              <w:top w:val="nil"/>
              <w:left w:val="nil"/>
              <w:bottom w:val="single" w:color="auto" w:sz="4" w:space="0"/>
              <w:right w:val="single" w:color="auto" w:sz="4" w:space="0"/>
            </w:tcBorders>
            <w:noWrap/>
            <w:vAlign w:val="center"/>
          </w:tcPr>
          <w:p w14:paraId="77276350">
            <w:pPr>
              <w:widowControl/>
              <w:spacing w:line="240" w:lineRule="auto"/>
              <w:ind w:firstLine="0" w:firstLineChars="0"/>
              <w:jc w:val="left"/>
              <w:rPr>
                <w:rFonts w:hint="eastAsia" w:ascii="宋体" w:hAnsi="宋体" w:cs="宋体"/>
                <w:kern w:val="0"/>
              </w:rPr>
            </w:pPr>
            <w:r>
              <w:rPr>
                <w:rFonts w:hint="eastAsia" w:ascii="宋体" w:hAnsi="宋体" w:cs="宋体"/>
                <w:kern w:val="0"/>
              </w:rPr>
              <w:t>练习与习题建议：</w:t>
            </w:r>
          </w:p>
          <w:p w14:paraId="1456F68A">
            <w:pPr>
              <w:widowControl/>
              <w:spacing w:line="240" w:lineRule="auto"/>
              <w:ind w:firstLine="0" w:firstLineChars="0"/>
              <w:jc w:val="left"/>
              <w:rPr>
                <w:rFonts w:ascii="宋体" w:hAnsi="宋体" w:cs="宋体"/>
                <w:kern w:val="0"/>
              </w:rPr>
            </w:pPr>
            <w:r>
              <w:rPr>
                <w:rFonts w:hint="eastAsia" w:ascii="宋体" w:hAnsi="宋体" w:cs="宋体"/>
                <w:kern w:val="0"/>
              </w:rPr>
              <w:t>小组讨论结构分析，</w:t>
            </w:r>
            <w:r>
              <w:rPr>
                <w:rFonts w:hint="eastAsia" w:ascii="宋体" w:hAnsi="宋体" w:cs="宋体"/>
                <w:kern w:val="0"/>
                <w:lang w:eastAsia="zh-CN"/>
              </w:rPr>
              <w:t>袖子原型</w:t>
            </w:r>
            <w:r>
              <w:rPr>
                <w:rFonts w:hint="eastAsia" w:ascii="宋体" w:hAnsi="宋体" w:cs="宋体"/>
                <w:kern w:val="0"/>
              </w:rPr>
              <w:t>立体造型练习，拓展设计练习小组共同完成</w:t>
            </w:r>
            <w:r>
              <w:rPr>
                <w:rFonts w:hint="eastAsia" w:ascii="宋体" w:hAnsi="宋体" w:cs="宋体"/>
                <w:kern w:val="0"/>
                <w:lang w:eastAsia="zh-CN"/>
              </w:rPr>
              <w:t>，时尚款式连衣裙、外套、礼服立体造型研究</w:t>
            </w:r>
            <w:r>
              <w:rPr>
                <w:rFonts w:hint="eastAsia" w:ascii="宋体" w:hAnsi="宋体" w:cs="宋体"/>
                <w:kern w:val="0"/>
              </w:rPr>
              <w:t>；</w:t>
            </w:r>
          </w:p>
        </w:tc>
      </w:tr>
      <w:tr w14:paraId="26F3D57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74" w:type="dxa"/>
            <w:gridSpan w:val="7"/>
            <w:tcBorders>
              <w:top w:val="single" w:color="auto" w:sz="4" w:space="0"/>
              <w:left w:val="single" w:color="auto" w:sz="4" w:space="0"/>
              <w:bottom w:val="single" w:color="auto" w:sz="4" w:space="0"/>
              <w:right w:val="single" w:color="auto" w:sz="4" w:space="0"/>
            </w:tcBorders>
            <w:noWrap/>
            <w:vAlign w:val="center"/>
          </w:tcPr>
          <w:p w14:paraId="0C57EA5B">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考核与评价方式说明：占项目作业权重40%</w:t>
            </w:r>
          </w:p>
        </w:tc>
      </w:tr>
      <w:tr w14:paraId="6976889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9374" w:type="dxa"/>
            <w:gridSpan w:val="7"/>
            <w:tcBorders>
              <w:top w:val="single" w:color="auto" w:sz="4" w:space="0"/>
              <w:left w:val="single" w:color="auto" w:sz="4" w:space="0"/>
              <w:bottom w:val="single" w:color="auto" w:sz="4" w:space="0"/>
              <w:right w:val="single" w:color="auto" w:sz="4" w:space="0"/>
            </w:tcBorders>
            <w:noWrap/>
            <w:vAlign w:val="center"/>
          </w:tcPr>
          <w:p w14:paraId="0BF45D07">
            <w:pPr>
              <w:widowControl/>
              <w:spacing w:line="240" w:lineRule="auto"/>
              <w:ind w:firstLine="0" w:firstLineChars="0"/>
              <w:jc w:val="center"/>
              <w:rPr>
                <w:rFonts w:ascii="宋体" w:hAnsi="宋体" w:cs="宋体"/>
                <w:kern w:val="0"/>
              </w:rPr>
            </w:pPr>
            <w:r>
              <w:rPr>
                <w:rFonts w:hint="eastAsia" w:ascii="宋体" w:hAnsi="宋体" w:cs="宋体"/>
                <w:kern w:val="0"/>
              </w:rPr>
              <w:t>　同学们的参与度：100%参与</w:t>
            </w:r>
          </w:p>
        </w:tc>
      </w:tr>
    </w:tbl>
    <w:p w14:paraId="31ADFF5F">
      <w:pPr>
        <w:pStyle w:val="2"/>
        <w:spacing w:before="156" w:after="156"/>
        <w:rPr>
          <w:rFonts w:hint="eastAsia"/>
        </w:rPr>
      </w:pPr>
      <w:r>
        <w:rPr>
          <w:rFonts w:hint="eastAsia"/>
          <w:lang w:eastAsia="zh-CN"/>
        </w:rPr>
        <w:t>八</w:t>
      </w:r>
      <w:r>
        <w:rPr>
          <w:rFonts w:hint="eastAsia"/>
        </w:rPr>
        <w:t>、课程实施</w:t>
      </w:r>
    </w:p>
    <w:p w14:paraId="5D5CECCC">
      <w:pPr>
        <w:ind w:firstLine="480"/>
        <w:rPr>
          <w:rFonts w:hint="eastAsia" w:ascii="宋体" w:hAnsi="宋体" w:eastAsia="宋体" w:cs="宋体"/>
          <w:position w:val="6"/>
          <w:sz w:val="24"/>
          <w:szCs w:val="24"/>
        </w:rPr>
      </w:pPr>
      <w:r>
        <w:rPr>
          <w:rFonts w:hint="eastAsia" w:ascii="宋体" w:hAnsi="宋体" w:eastAsia="宋体" w:cs="宋体"/>
          <w:position w:val="6"/>
          <w:sz w:val="24"/>
          <w:szCs w:val="24"/>
        </w:rPr>
        <w:t>(一)教学方法建议</w:t>
      </w:r>
    </w:p>
    <w:p w14:paraId="5CC898F3">
      <w:pPr>
        <w:spacing w:line="300" w:lineRule="auto"/>
        <w:ind w:firstLine="480"/>
        <w:rPr>
          <w:rFonts w:hint="eastAsia" w:ascii="宋体" w:hAnsi="宋体" w:eastAsia="宋体" w:cs="宋体"/>
          <w:sz w:val="24"/>
          <w:szCs w:val="24"/>
        </w:rPr>
      </w:pPr>
      <w:r>
        <w:rPr>
          <w:rFonts w:hint="eastAsia" w:ascii="宋体" w:hAnsi="宋体" w:eastAsia="宋体" w:cs="宋体"/>
          <w:sz w:val="24"/>
          <w:szCs w:val="24"/>
        </w:rPr>
        <w:t>本课程可以采取多种教学方法来进行教学，讲解和示范法必须依据学习法，否则便会因缺乏针对性和可行性而不能有效地达到预期的目的。但由于教师在教学过程中处于主导地位，所以在教法与学法中，教法处于主导地位。本课程采取的教学方法有：</w:t>
      </w:r>
    </w:p>
    <w:p w14:paraId="0F58BFF6">
      <w:pPr>
        <w:widowControl/>
        <w:shd w:val="clear" w:color="auto" w:fill="FFFFFF"/>
        <w:spacing w:after="150" w:line="240" w:lineRule="auto"/>
        <w:ind w:firstLine="540" w:firstLineChars="0"/>
        <w:jc w:val="left"/>
        <w:rPr>
          <w:rFonts w:hint="eastAsia" w:ascii="宋体" w:hAnsi="宋体" w:eastAsia="宋体" w:cs="宋体"/>
          <w:sz w:val="24"/>
          <w:szCs w:val="24"/>
        </w:rPr>
      </w:pPr>
      <w:r>
        <w:rPr>
          <w:rFonts w:hint="eastAsia" w:ascii="宋体" w:hAnsi="宋体" w:eastAsia="宋体" w:cs="宋体"/>
          <w:sz w:val="24"/>
          <w:szCs w:val="24"/>
        </w:rPr>
        <w:t>1.讲授法</w:t>
      </w:r>
    </w:p>
    <w:p w14:paraId="7FF6A8A2">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讲授法是教师通过简明、生动的口头语言向学生传授知识、发展学生智力的方法。如本课程每个项目的任务分解部分与案例分析部分可以采用此办法。</w:t>
      </w:r>
    </w:p>
    <w:p w14:paraId="1765A23E">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2.讨论法</w:t>
      </w:r>
    </w:p>
    <w:p w14:paraId="25CD7B69">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讨论法是在教师的指导下，学生以全班或小组为单位，围绕教材的中心问题，各抒己见，通过讨论或辩论活动，获得知识或巩固知识的一种教学方法。如本课程的服装陈列设计案例收集分析、服装陈列设计空间构成、服装店面外观设计与策划等教学内容可以采取此办法。</w:t>
      </w:r>
    </w:p>
    <w:p w14:paraId="669D4CA3">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3.直观演示法</w:t>
      </w:r>
    </w:p>
    <w:p w14:paraId="1477175F">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演示法是教师在课堂上通过展示各种实物、直观教具或进行示范性实验，让学生通过观察获得感性认识的教学方法。是一种辅助性教学方法，要和讲授法、谈话法等教学方法结合使用。</w:t>
      </w:r>
    </w:p>
    <w:p w14:paraId="601F564B">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4.练习法</w:t>
      </w:r>
    </w:p>
    <w:p w14:paraId="4C0A0315">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练习法是学生在教师的指导下巩固知识、运用知识、形成技能技巧的方法。练习分为语言练习、解答问题练习、实际操作练习三种形式，本课程主要是采取实际操作练习。</w:t>
      </w:r>
    </w:p>
    <w:p w14:paraId="17EE6CF7">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5.任务驱动法</w:t>
      </w:r>
    </w:p>
    <w:p w14:paraId="3EB7CC4F">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任务驱动法是教师给学生布置探究性的学习任务，学生查阅资料，对知识体系进行整理，再选出代表进行讲解，最后由教师进行总结。任务驱动教学法可以以小组为单位进行，也可以以个人为单位组织进行，它要求教师布置任务要具体，其他学生要极积提问，以达到共同学习的目的。</w:t>
      </w:r>
    </w:p>
    <w:p w14:paraId="5030A9BA">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6.现场教学法</w:t>
      </w:r>
    </w:p>
    <w:p w14:paraId="56825643">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以现场为中心，以现场实物为对象，以学生活动为主体的教学方法。本课程现场教学在校内外实训基地进行，主要应用于项目设计制作、毕业设计制作等项目的教学。</w:t>
      </w:r>
    </w:p>
    <w:p w14:paraId="5099DFE2">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7.基于现代信息技术的教学方法</w:t>
      </w:r>
    </w:p>
    <w:p w14:paraId="1C7A9FAB">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主要利用运用现代信息技术手段进行教学的方法，如利用视觉媒体、听觉媒体、视听媒体和交互媒体等进行教学。</w:t>
      </w:r>
    </w:p>
    <w:p w14:paraId="1D4E77DD">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（二）师资条件要求</w:t>
      </w:r>
    </w:p>
    <w:p w14:paraId="5A6BF714">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服装专业双师型教师，并具有服装企业版师、设计师工作经验。</w:t>
      </w:r>
    </w:p>
    <w:p w14:paraId="686AB53D">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（三）教学条件基本要求</w:t>
      </w:r>
    </w:p>
    <w:p w14:paraId="0F1BA8C1">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1.校内实践教学基地</w:t>
      </w:r>
    </w:p>
    <w:p w14:paraId="1195071E">
      <w:pPr>
        <w:widowControl/>
        <w:shd w:val="clear" w:color="auto" w:fill="FFFFFF"/>
        <w:spacing w:after="150" w:line="240" w:lineRule="auto"/>
        <w:ind w:firstLine="540" w:firstLineChars="0"/>
        <w:jc w:val="left"/>
        <w:rPr>
          <w:rFonts w:hint="eastAsia" w:ascii="宋体" w:hAnsi="宋体" w:eastAsia="宋体" w:cs="宋体"/>
          <w:position w:val="6"/>
          <w:sz w:val="24"/>
          <w:szCs w:val="24"/>
        </w:rPr>
      </w:pPr>
      <w:r>
        <w:rPr>
          <w:rFonts w:hint="eastAsia" w:ascii="宋体" w:hAnsi="宋体" w:eastAsia="宋体" w:cs="宋体"/>
          <w:position w:val="6"/>
          <w:sz w:val="24"/>
          <w:szCs w:val="24"/>
        </w:rPr>
        <w:t>本课程应建立配套的校内实践教学场地，主要用于课程的立体造型实操练习要求建立多媒体课室、立体造型一体化课室、服装流行趋势研发中心、服装展示场地等。</w:t>
      </w:r>
    </w:p>
    <w:p w14:paraId="76C71B77">
      <w:pPr>
        <w:widowControl/>
        <w:shd w:val="clear" w:color="auto" w:fill="FFFFFF"/>
        <w:spacing w:after="150" w:line="240" w:lineRule="auto"/>
        <w:ind w:firstLine="480" w:firstLineChars="0"/>
        <w:jc w:val="left"/>
        <w:rPr>
          <w:rFonts w:hint="eastAsia" w:ascii="宋体" w:hAnsi="宋体" w:eastAsia="宋体" w:cs="宋体"/>
          <w:position w:val="6"/>
          <w:sz w:val="24"/>
          <w:szCs w:val="24"/>
        </w:rPr>
      </w:pPr>
      <w:r>
        <w:rPr>
          <w:rFonts w:hint="eastAsia" w:ascii="宋体" w:hAnsi="宋体" w:eastAsia="宋体" w:cs="宋体"/>
          <w:position w:val="6"/>
          <w:sz w:val="24"/>
          <w:szCs w:val="24"/>
        </w:rPr>
        <w:t>2.校外实践教学基地</w:t>
      </w:r>
    </w:p>
    <w:p w14:paraId="0AE983DF">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建议本课程能够与一些服装品牌公司或工作室合作建立校外实践教学基地，在企业版房、展厅通过真实的项目设计来开展本课程的项目实操，如：款式拓展设计、结构设计等教学训练项目均可以通过校外实训基地完成。</w:t>
      </w:r>
    </w:p>
    <w:p w14:paraId="23A02CA6">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3.网络教学环境</w:t>
      </w:r>
    </w:p>
    <w:p w14:paraId="195B41AC">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本课程建议建立开放式的网络环境，供学生随时登录网络查询各种学习资料，同时建立配套的网络课程和教学资源库，也可以购买专业的设计应用软件，供学生自主学习。</w:t>
      </w:r>
    </w:p>
    <w:p w14:paraId="3351D8F1">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eastAsia="zh-CN"/>
        </w:rPr>
        <w:t>四</w:t>
      </w:r>
      <w:r>
        <w:rPr>
          <w:rFonts w:hint="eastAsia" w:ascii="宋体" w:hAnsi="宋体" w:eastAsia="宋体" w:cs="宋体"/>
          <w:sz w:val="24"/>
          <w:szCs w:val="24"/>
        </w:rPr>
        <w:t>）教学资源基本要求</w:t>
      </w:r>
    </w:p>
    <w:p w14:paraId="4A51B06F">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 xml:space="preserve"> 1.教材选用：《服装立体裁剪基础篇》刘咏梅，东华大学出版社。</w:t>
      </w:r>
    </w:p>
    <w:p w14:paraId="530DF9F4">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 xml:space="preserve">            《服装立体裁剪实训》 东华大学出版社。</w:t>
      </w:r>
    </w:p>
    <w:p w14:paraId="387A1F90">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 xml:space="preserve"> 2.网络课程建设：通过网络课程建设，将本课程的教学资源进行整合与  提炼，便于学生自主学习和教学互动。</w:t>
      </w:r>
    </w:p>
    <w:p w14:paraId="20201047">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3.教学软件开发与视频制作：本课程可以制作相关教学设计软件或制作教学课件与教学视频录像。</w:t>
      </w:r>
    </w:p>
    <w:p w14:paraId="2C7F33CA">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 xml:space="preserve"> 4.教学资源库建设：本课程可开发相应的校内实训室与校外实训基地</w:t>
      </w:r>
    </w:p>
    <w:p w14:paraId="2AAF9F0C">
      <w:pPr>
        <w:pStyle w:val="2"/>
        <w:spacing w:before="156" w:after="156"/>
        <w:rPr>
          <w:rFonts w:hint="eastAsia"/>
        </w:rPr>
      </w:pPr>
      <w:r>
        <w:rPr>
          <w:rFonts w:hint="eastAsia"/>
          <w:lang w:eastAsia="zh-CN"/>
        </w:rPr>
        <w:t>九</w:t>
      </w:r>
      <w:r>
        <w:rPr>
          <w:rFonts w:hint="eastAsia"/>
        </w:rPr>
        <w:t>、教学评价、考核要求</w:t>
      </w:r>
    </w:p>
    <w:p w14:paraId="7A186E2E">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本课程教学评价包括形成性考核和终结性考核两部分。其中形成性考核评价占60%，终结性考核评价占40%。</w:t>
      </w:r>
    </w:p>
    <w:p w14:paraId="2DE72305">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1.形成性考核（60%）</w:t>
      </w:r>
    </w:p>
    <w:p w14:paraId="3F18A0B9">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形成性考核是指任课教师将学生的学习态度和各项目完成情况进行详细记录并进行考核评价。其中考勤（10%）、学习态度（5%）、课堂提问和课堂讨论（5%）、项目平时作业（40%）。</w:t>
      </w:r>
    </w:p>
    <w:p w14:paraId="5C3EC0B4">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项目平时作业按项目名称分别进行考核，每个项目的具体分值见下表：</w:t>
      </w:r>
    </w:p>
    <w:p w14:paraId="24F0B91C">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项目1：立体造型概述（</w:t>
      </w:r>
      <w:r>
        <w:rPr>
          <w:rFonts w:hint="eastAsia" w:ascii="宋体" w:hAnsi="宋体" w:eastAsia="宋体" w:cs="宋体"/>
          <w:sz w:val="24"/>
          <w:szCs w:val="24"/>
          <w:lang w:val="en-US" w:eastAsia="zh-CN"/>
        </w:rPr>
        <w:t>30</w:t>
      </w:r>
      <w:r>
        <w:rPr>
          <w:rFonts w:hint="eastAsia" w:ascii="宋体" w:hAnsi="宋体" w:eastAsia="宋体" w:cs="宋体"/>
          <w:sz w:val="24"/>
          <w:szCs w:val="24"/>
        </w:rPr>
        <w:t>分）</w:t>
      </w:r>
    </w:p>
    <w:p w14:paraId="173C9DE1">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项目2：裙子立体造型（</w:t>
      </w:r>
      <w:r>
        <w:rPr>
          <w:rFonts w:hint="eastAsia" w:ascii="宋体" w:hAnsi="宋体" w:eastAsia="宋体" w:cs="宋体"/>
          <w:sz w:val="24"/>
          <w:szCs w:val="24"/>
          <w:lang w:val="en-US" w:eastAsia="zh-CN"/>
        </w:rPr>
        <w:t>30</w:t>
      </w:r>
      <w:r>
        <w:rPr>
          <w:rFonts w:hint="eastAsia" w:ascii="宋体" w:hAnsi="宋体" w:eastAsia="宋体" w:cs="宋体"/>
          <w:sz w:val="24"/>
          <w:szCs w:val="24"/>
        </w:rPr>
        <w:t>分）</w:t>
      </w:r>
    </w:p>
    <w:p w14:paraId="04266CA9">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项目3：衣身原型立体造型（</w:t>
      </w:r>
      <w:r>
        <w:rPr>
          <w:rFonts w:hint="eastAsia" w:ascii="宋体" w:hAnsi="宋体" w:eastAsia="宋体" w:cs="宋体"/>
          <w:sz w:val="24"/>
          <w:szCs w:val="24"/>
          <w:lang w:val="en-US" w:eastAsia="zh-CN"/>
        </w:rPr>
        <w:t>4</w:t>
      </w:r>
      <w:r>
        <w:rPr>
          <w:rFonts w:hint="eastAsia" w:ascii="宋体" w:hAnsi="宋体" w:eastAsia="宋体" w:cs="宋体"/>
          <w:sz w:val="24"/>
          <w:szCs w:val="24"/>
        </w:rPr>
        <w:t>0分）</w:t>
      </w:r>
    </w:p>
    <w:p w14:paraId="0FBB6B62">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项目4：</w:t>
      </w:r>
      <w:r>
        <w:rPr>
          <w:rFonts w:hint="eastAsia" w:ascii="宋体" w:hAnsi="宋体" w:eastAsia="宋体" w:cs="宋体"/>
          <w:sz w:val="24"/>
          <w:szCs w:val="24"/>
          <w:lang w:eastAsia="zh-CN"/>
        </w:rPr>
        <w:t>连衣裙及领子造型</w:t>
      </w:r>
      <w:r>
        <w:rPr>
          <w:rFonts w:hint="eastAsia" w:ascii="宋体" w:hAnsi="宋体" w:eastAsia="宋体" w:cs="宋体"/>
          <w:sz w:val="24"/>
          <w:szCs w:val="24"/>
        </w:rPr>
        <w:t>立体造型（</w:t>
      </w:r>
      <w:r>
        <w:rPr>
          <w:rFonts w:hint="eastAsia" w:ascii="宋体" w:hAnsi="宋体" w:eastAsia="宋体" w:cs="宋体"/>
          <w:sz w:val="24"/>
          <w:szCs w:val="24"/>
          <w:lang w:val="en-US" w:eastAsia="zh-CN"/>
        </w:rPr>
        <w:t>5</w:t>
      </w:r>
      <w:r>
        <w:rPr>
          <w:rFonts w:hint="eastAsia" w:ascii="宋体" w:hAnsi="宋体" w:eastAsia="宋体" w:cs="宋体"/>
          <w:sz w:val="24"/>
          <w:szCs w:val="24"/>
        </w:rPr>
        <w:t>0分）</w:t>
      </w:r>
    </w:p>
    <w:p w14:paraId="535B645A">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项目5：</w:t>
      </w:r>
      <w:r>
        <w:rPr>
          <w:rFonts w:hint="eastAsia" w:ascii="宋体" w:hAnsi="宋体" w:eastAsia="宋体" w:cs="宋体"/>
          <w:sz w:val="24"/>
          <w:szCs w:val="24"/>
          <w:lang w:eastAsia="zh-CN"/>
        </w:rPr>
        <w:t>时尚款式女装</w:t>
      </w:r>
      <w:r>
        <w:rPr>
          <w:rFonts w:hint="eastAsia" w:ascii="宋体" w:hAnsi="宋体" w:eastAsia="宋体" w:cs="宋体"/>
          <w:sz w:val="24"/>
          <w:szCs w:val="24"/>
        </w:rPr>
        <w:t>立体造型（</w:t>
      </w:r>
      <w:r>
        <w:rPr>
          <w:rFonts w:hint="eastAsia" w:ascii="宋体" w:hAnsi="宋体" w:eastAsia="宋体" w:cs="宋体"/>
          <w:sz w:val="24"/>
          <w:szCs w:val="24"/>
          <w:lang w:val="en-US" w:eastAsia="zh-CN"/>
        </w:rPr>
        <w:t>5</w:t>
      </w:r>
      <w:r>
        <w:rPr>
          <w:rFonts w:hint="eastAsia" w:ascii="宋体" w:hAnsi="宋体" w:eastAsia="宋体" w:cs="宋体"/>
          <w:sz w:val="24"/>
          <w:szCs w:val="24"/>
        </w:rPr>
        <w:t>0分）</w:t>
      </w:r>
    </w:p>
    <w:p w14:paraId="615AE563">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2.终结性考核（40%）</w:t>
      </w:r>
    </w:p>
    <w:p w14:paraId="25201CCC">
      <w:pPr>
        <w:widowControl/>
        <w:shd w:val="clear" w:color="auto" w:fill="FFFFFF"/>
        <w:spacing w:after="150" w:line="240" w:lineRule="auto"/>
        <w:ind w:firstLine="480" w:firstLineChars="0"/>
        <w:jc w:val="left"/>
        <w:rPr>
          <w:rFonts w:hint="eastAsia" w:ascii="宋体" w:hAnsi="宋体" w:eastAsia="宋体" w:cs="宋体"/>
          <w:sz w:val="24"/>
          <w:szCs w:val="24"/>
        </w:rPr>
      </w:pPr>
      <w:r>
        <w:rPr>
          <w:rFonts w:hint="eastAsia" w:ascii="宋体" w:hAnsi="宋体" w:eastAsia="宋体" w:cs="宋体"/>
          <w:sz w:val="24"/>
          <w:szCs w:val="24"/>
        </w:rPr>
        <w:t>终结性考核是指任课教师和企业专家共同对学生的考试或综合设计项目进行考核评价。</w:t>
      </w:r>
    </w:p>
    <w:p w14:paraId="70B84F2F">
      <w:pPr>
        <w:pStyle w:val="2"/>
        <w:spacing w:before="156" w:after="156"/>
        <w:rPr>
          <w:rFonts w:hint="eastAsia" w:ascii="宋体" w:hAnsi="宋体" w:eastAsia="宋体" w:cs="宋体"/>
          <w:sz w:val="24"/>
          <w:szCs w:val="24"/>
        </w:rPr>
      </w:pPr>
      <w:r>
        <w:rPr>
          <w:rFonts w:hint="eastAsia" w:ascii="宋体" w:hAnsi="宋体" w:eastAsia="宋体" w:cs="宋体"/>
          <w:sz w:val="24"/>
          <w:szCs w:val="24"/>
          <w:lang w:eastAsia="zh-CN"/>
        </w:rPr>
        <w:t>十</w:t>
      </w:r>
      <w:r>
        <w:rPr>
          <w:rFonts w:hint="eastAsia" w:ascii="宋体" w:hAnsi="宋体" w:eastAsia="宋体" w:cs="宋体"/>
          <w:sz w:val="24"/>
          <w:szCs w:val="24"/>
        </w:rPr>
        <w:t>、编制依据</w:t>
      </w:r>
    </w:p>
    <w:p w14:paraId="1694875E">
      <w:pPr>
        <w:ind w:firstLine="600" w:firstLineChars="250"/>
        <w:rPr>
          <w:rFonts w:hint="eastAsia" w:ascii="宋体" w:hAnsi="宋体" w:eastAsia="宋体" w:cs="宋体"/>
          <w:position w:val="6"/>
          <w:sz w:val="24"/>
          <w:szCs w:val="24"/>
        </w:rPr>
      </w:pPr>
      <w:r>
        <w:rPr>
          <w:rFonts w:hint="eastAsia" w:ascii="宋体" w:hAnsi="宋体" w:eastAsia="宋体" w:cs="宋体"/>
          <w:position w:val="6"/>
          <w:sz w:val="24"/>
          <w:szCs w:val="24"/>
        </w:rPr>
        <w:t>该课程标准是以依据服</w:t>
      </w:r>
      <w:r>
        <w:rPr>
          <w:rFonts w:hint="eastAsia" w:ascii="宋体" w:hAnsi="宋体" w:eastAsia="宋体" w:cs="宋体"/>
          <w:position w:val="6"/>
          <w:sz w:val="24"/>
          <w:szCs w:val="24"/>
          <w:lang w:eastAsia="zh-CN"/>
        </w:rPr>
        <w:t>装陈列与展示（时尚服装传播方向</w:t>
      </w:r>
      <w:r>
        <w:rPr>
          <w:rFonts w:hint="eastAsia" w:ascii="宋体" w:hAnsi="宋体" w:eastAsia="宋体" w:cs="宋体"/>
          <w:position w:val="6"/>
          <w:sz w:val="24"/>
          <w:szCs w:val="24"/>
        </w:rPr>
        <w:t>）专业调研报告和中等职业学校服装专业人才培养方案而编制的。</w:t>
      </w:r>
    </w:p>
    <w:p w14:paraId="3A13F242">
      <w:pPr>
        <w:rPr>
          <w:rFonts w:hint="eastAsia"/>
        </w:rPr>
      </w:pPr>
    </w:p>
    <w:p w14:paraId="0B6C99F3"/>
    <w:p w14:paraId="33EE77CD"/>
    <w:p w14:paraId="732552FA"/>
    <w:p w14:paraId="7C882C78"/>
    <w:p w14:paraId="10E8039D"/>
    <w:p w14:paraId="3D40E528"/>
    <w:p w14:paraId="6658FDDC"/>
    <w:p w14:paraId="455BC2D4"/>
    <w:p w14:paraId="7AF5EB5D"/>
    <w:p w14:paraId="73E1F069"/>
    <w:p w14:paraId="6EDD062F"/>
    <w:p w14:paraId="42C70CA6"/>
    <w:p w14:paraId="0450C1AB"/>
    <w:p w14:paraId="36C854F5"/>
    <w:p w14:paraId="5A5A5A51"/>
    <w:p w14:paraId="28D1A307"/>
    <w:p w14:paraId="7BB2CC77"/>
    <w:p w14:paraId="48F97C6C"/>
    <w:p w14:paraId="1A9DC647"/>
    <w:p w14:paraId="5DAB8603"/>
    <w:p w14:paraId="7EA99F4F"/>
    <w:p w14:paraId="53F9ACC3"/>
    <w:p w14:paraId="13F8E38C"/>
    <w:p w14:paraId="3B54BAEC"/>
    <w:p w14:paraId="65C20DC8"/>
    <w:p w14:paraId="62C0BAAE"/>
    <w:p w14:paraId="27A45C75"/>
    <w:p w14:paraId="216E9333"/>
    <w:p w14:paraId="79DA5C61"/>
    <w:p w14:paraId="321860DD"/>
    <w:p w14:paraId="00663AE6"/>
    <w:p w14:paraId="063ED7CD"/>
    <w:p w14:paraId="17B0A045"/>
    <w:p w14:paraId="61AF4048"/>
    <w:p w14:paraId="795E37A8"/>
    <w:p w14:paraId="07BBF50C"/>
    <w:p w14:paraId="442A1C80">
      <w:pPr>
        <w:spacing w:line="240" w:lineRule="auto"/>
        <w:jc w:val="center"/>
        <w:rPr>
          <w:rFonts w:hint="eastAsia"/>
          <w:b/>
          <w:bCs/>
          <w:sz w:val="44"/>
        </w:rPr>
      </w:pPr>
      <w:r>
        <w:rPr>
          <w:rFonts w:hint="eastAsia"/>
          <w:b/>
          <w:sz w:val="44"/>
        </w:rPr>
        <w:t>《Illustrator软件应用》</w:t>
      </w:r>
      <w:r>
        <w:rPr>
          <w:rFonts w:hint="eastAsia"/>
          <w:b/>
          <w:bCs/>
          <w:sz w:val="44"/>
        </w:rPr>
        <w:t>课程标准</w:t>
      </w:r>
    </w:p>
    <w:p w14:paraId="2140DF59">
      <w:pPr>
        <w:ind w:firstLine="0" w:firstLineChars="0"/>
        <w:jc w:val="left"/>
        <w:rPr>
          <w:rFonts w:hint="eastAsia" w:ascii="黑体" w:hAnsi="黑体" w:eastAsia="黑体"/>
          <w:sz w:val="24"/>
          <w:szCs w:val="24"/>
        </w:rPr>
      </w:pPr>
      <w:r>
        <w:rPr>
          <w:rFonts w:hint="eastAsia" w:ascii="黑体" w:hAnsi="黑体" w:eastAsia="黑体"/>
          <w:sz w:val="24"/>
          <w:szCs w:val="24"/>
        </w:rPr>
        <w:t>课程代码：</w:t>
      </w:r>
    </w:p>
    <w:p w14:paraId="12F647C5">
      <w:pPr>
        <w:ind w:firstLine="0" w:firstLineChars="0"/>
        <w:jc w:val="left"/>
        <w:rPr>
          <w:rFonts w:hint="eastAsia" w:ascii="黑体" w:hAnsi="黑体" w:eastAsia="黑体"/>
          <w:sz w:val="24"/>
          <w:szCs w:val="24"/>
        </w:rPr>
      </w:pPr>
      <w:r>
        <w:rPr>
          <w:rFonts w:hint="eastAsia" w:ascii="黑体" w:hAnsi="黑体" w:eastAsia="黑体"/>
          <w:sz w:val="24"/>
          <w:szCs w:val="24"/>
        </w:rPr>
        <w:t>课程承担单位（部门）：</w:t>
      </w:r>
      <w:r>
        <w:rPr>
          <w:rFonts w:hint="eastAsia" w:ascii="黑体" w:hAnsi="黑体" w:eastAsia="黑体"/>
          <w:sz w:val="24"/>
          <w:szCs w:val="24"/>
          <w:lang w:eastAsia="zh-CN"/>
        </w:rPr>
        <w:t>服装教学部</w:t>
      </w:r>
      <w:r>
        <w:rPr>
          <w:rFonts w:hint="eastAsia" w:ascii="黑体" w:hAnsi="黑体" w:eastAsia="黑体"/>
          <w:sz w:val="24"/>
          <w:szCs w:val="24"/>
        </w:rPr>
        <w:t xml:space="preserve">                               </w:t>
      </w:r>
    </w:p>
    <w:p w14:paraId="565D6B71">
      <w:pPr>
        <w:ind w:firstLine="0" w:firstLineChars="0"/>
        <w:jc w:val="left"/>
        <w:rPr>
          <w:rFonts w:hint="eastAsia" w:ascii="黑体" w:hAnsi="黑体" w:eastAsia="黑体"/>
          <w:sz w:val="24"/>
          <w:szCs w:val="24"/>
        </w:rPr>
      </w:pPr>
      <w:r>
        <w:rPr>
          <w:rFonts w:hint="eastAsia" w:ascii="黑体" w:hAnsi="黑体" w:eastAsia="黑体"/>
          <w:sz w:val="24"/>
          <w:szCs w:val="24"/>
        </w:rPr>
        <w:t>制定人：                     制定日期：</w:t>
      </w:r>
    </w:p>
    <w:p w14:paraId="4EDC9850">
      <w:pPr>
        <w:ind w:firstLine="0" w:firstLineChars="0"/>
        <w:jc w:val="left"/>
        <w:rPr>
          <w:rFonts w:hint="eastAsia" w:ascii="黑体" w:hAnsi="黑体" w:eastAsia="黑体"/>
          <w:sz w:val="24"/>
          <w:szCs w:val="24"/>
        </w:rPr>
      </w:pPr>
      <w:r>
        <w:rPr>
          <w:rFonts w:hint="eastAsia" w:ascii="黑体" w:hAnsi="黑体" w:eastAsia="黑体"/>
          <w:sz w:val="24"/>
          <w:szCs w:val="24"/>
        </w:rPr>
        <w:t>审核人：                     审核日期：</w:t>
      </w:r>
    </w:p>
    <w:p w14:paraId="5BC098D5">
      <w:pPr>
        <w:ind w:firstLine="0" w:firstLineChars="0"/>
        <w:jc w:val="left"/>
        <w:rPr>
          <w:rFonts w:hint="eastAsia"/>
          <w:b/>
          <w:bCs/>
          <w:sz w:val="24"/>
          <w:szCs w:val="24"/>
        </w:rPr>
      </w:pPr>
      <w:r>
        <w:rPr>
          <w:rFonts w:hint="eastAsia" w:ascii="黑体" w:hAnsi="黑体" w:eastAsia="黑体"/>
          <w:sz w:val="24"/>
          <w:szCs w:val="24"/>
        </w:rPr>
        <w:t>批准人：                     批准日期</w:t>
      </w:r>
    </w:p>
    <w:p w14:paraId="47DB9223">
      <w:pPr>
        <w:ind w:firstLine="0" w:firstLineChars="0"/>
        <w:jc w:val="center"/>
        <w:rPr>
          <w:rFonts w:hint="eastAsia" w:ascii="黑体" w:hAnsi="黑体" w:eastAsia="黑体"/>
        </w:rPr>
      </w:pPr>
    </w:p>
    <w:p w14:paraId="406A3D6C">
      <w:pPr>
        <w:pStyle w:val="2"/>
        <w:spacing w:before="156" w:after="156"/>
        <w:ind w:firstLine="489" w:firstLineChars="174"/>
      </w:pPr>
      <w:r>
        <w:t>一、适用对象</w:t>
      </w:r>
    </w:p>
    <w:p w14:paraId="2141E2DF">
      <w:pPr>
        <w:ind w:firstLine="480" w:firstLineChars="200"/>
        <w:jc w:val="left"/>
        <w:rPr>
          <w:rFonts w:hint="eastAsia"/>
          <w:lang w:eastAsia="zh-CN"/>
        </w:rPr>
      </w:pPr>
      <w:r>
        <w:rPr>
          <w:rFonts w:hint="eastAsia" w:ascii="黑体" w:hAnsi="黑体" w:eastAsia="黑体"/>
          <w:sz w:val="24"/>
          <w:szCs w:val="24"/>
        </w:rPr>
        <w:t xml:space="preserve">中等职业学校 </w:t>
      </w:r>
      <w:r>
        <w:rPr>
          <w:rFonts w:hint="eastAsia" w:ascii="黑体" w:hAnsi="黑体" w:eastAsia="黑体"/>
          <w:sz w:val="24"/>
          <w:szCs w:val="24"/>
          <w:lang w:eastAsia="zh-CN"/>
        </w:rPr>
        <w:t>服装陈列与展示设计专业（时尚服装传播方向）</w:t>
      </w:r>
      <w:r>
        <w:rPr>
          <w:rFonts w:hint="eastAsia" w:ascii="黑体" w:hAnsi="黑体" w:eastAsia="黑体"/>
          <w:sz w:val="24"/>
          <w:szCs w:val="24"/>
        </w:rPr>
        <w:t>的学生</w:t>
      </w:r>
    </w:p>
    <w:p w14:paraId="680293DA">
      <w:pPr>
        <w:pStyle w:val="2"/>
        <w:numPr>
          <w:ilvl w:val="0"/>
          <w:numId w:val="0"/>
        </w:numPr>
        <w:spacing w:before="156" w:after="156"/>
        <w:ind w:firstLine="562" w:firstLineChars="200"/>
        <w:rPr>
          <w:rFonts w:hint="eastAsia"/>
        </w:rPr>
      </w:pPr>
      <w:r>
        <w:rPr>
          <w:rFonts w:hint="eastAsia"/>
          <w:lang w:eastAsia="zh-CN"/>
        </w:rPr>
        <w:t>二、</w:t>
      </w:r>
      <w:r>
        <w:rPr>
          <w:rFonts w:hint="eastAsia"/>
        </w:rPr>
        <w:t>适用专业</w:t>
      </w:r>
    </w:p>
    <w:p w14:paraId="67A86886">
      <w:pPr>
        <w:pStyle w:val="2"/>
        <w:numPr>
          <w:ilvl w:val="0"/>
          <w:numId w:val="0"/>
        </w:numPr>
        <w:spacing w:before="156" w:after="156"/>
        <w:ind w:firstLine="720" w:firstLineChars="300"/>
        <w:rPr>
          <w:rFonts w:hint="eastAsia" w:ascii="黑体" w:hAnsi="黑体" w:eastAsia="黑体" w:cs="Times New Roman"/>
          <w:b w:val="0"/>
          <w:bCs w:val="0"/>
          <w:sz w:val="24"/>
          <w:szCs w:val="24"/>
          <w:lang w:eastAsia="zh-CN"/>
        </w:rPr>
      </w:pPr>
      <w:r>
        <w:rPr>
          <w:rFonts w:hint="eastAsia" w:ascii="黑体" w:hAnsi="黑体" w:cs="Times New Roman"/>
          <w:b w:val="0"/>
          <w:bCs w:val="0"/>
          <w:sz w:val="24"/>
          <w:szCs w:val="24"/>
          <w:lang w:eastAsia="zh-CN"/>
        </w:rPr>
        <w:t>服装陈列与展示设计专业</w:t>
      </w:r>
      <w:r>
        <w:rPr>
          <w:rFonts w:hint="eastAsia" w:ascii="黑体" w:hAnsi="黑体" w:eastAsia="黑体" w:cs="Times New Roman"/>
          <w:b w:val="0"/>
          <w:bCs w:val="0"/>
          <w:sz w:val="24"/>
          <w:szCs w:val="24"/>
          <w:lang w:eastAsia="zh-CN"/>
        </w:rPr>
        <w:t>（服装时尚传播方向）</w:t>
      </w:r>
    </w:p>
    <w:p w14:paraId="06C7B875">
      <w:pPr>
        <w:pStyle w:val="2"/>
        <w:numPr>
          <w:ilvl w:val="0"/>
          <w:numId w:val="0"/>
        </w:numPr>
        <w:spacing w:before="156" w:after="156"/>
        <w:ind w:leftChars="174" w:firstLine="281" w:firstLineChars="100"/>
        <w:rPr>
          <w:rFonts w:hint="eastAsia"/>
          <w:lang w:eastAsia="zh-CN"/>
        </w:rPr>
      </w:pPr>
      <w:r>
        <w:rPr>
          <w:rFonts w:hint="eastAsia"/>
          <w:lang w:eastAsia="zh-CN"/>
        </w:rPr>
        <w:t>三、</w:t>
      </w:r>
      <w:r>
        <w:rPr>
          <w:rFonts w:hint="eastAsia"/>
        </w:rPr>
        <w:t>课程性质</w:t>
      </w:r>
      <w:r>
        <w:rPr>
          <w:rFonts w:hint="eastAsia"/>
          <w:lang w:eastAsia="zh-CN"/>
        </w:rPr>
        <w:t>、地位、作用</w:t>
      </w:r>
    </w:p>
    <w:p w14:paraId="08D2EB76">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本课程是服装陈列与展示设计（时尚服装传播方向）专业的专业方向课程。</w:t>
      </w:r>
    </w:p>
    <w:p w14:paraId="633B4468">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本课程是依据</w:t>
      </w:r>
      <w:r>
        <w:rPr>
          <w:rFonts w:hint="eastAsia" w:cs="Times New Roman"/>
          <w:sz w:val="24"/>
          <w:szCs w:val="24"/>
          <w:lang w:val="en-US" w:eastAsia="zh-CN"/>
        </w:rPr>
        <w:t>服装陈列与展示（时尚服装传播方向）</w:t>
      </w:r>
      <w:r>
        <w:rPr>
          <w:rFonts w:hint="eastAsia" w:ascii="Times New Roman" w:hAnsi="Times New Roman" w:cs="Times New Roman"/>
          <w:sz w:val="24"/>
          <w:szCs w:val="24"/>
          <w:lang w:val="en-US" w:eastAsia="zh-CN"/>
        </w:rPr>
        <w:t>专业人才培养目标和相关职业岗位（群）的能力要求而设置的，对本专业所面向的时尚服装传播师所需要的知识、技能、和素质目标的达成起支撑作用。</w:t>
      </w:r>
    </w:p>
    <w:p w14:paraId="76A8E947">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在课程设置上，前导课程有《美术基础》、《服装设计基础》，后续课程有《时尚色彩运用》、《版式设计》等。</w:t>
      </w:r>
    </w:p>
    <w:p w14:paraId="1985EF90">
      <w:pPr>
        <w:pStyle w:val="2"/>
        <w:numPr>
          <w:ilvl w:val="0"/>
          <w:numId w:val="0"/>
        </w:numPr>
        <w:spacing w:before="156" w:after="156"/>
        <w:ind w:firstLine="562" w:firstLineChars="200"/>
        <w:rPr>
          <w:rFonts w:hint="eastAsia"/>
          <w:lang w:eastAsia="zh-CN"/>
        </w:rPr>
      </w:pPr>
      <w:r>
        <w:rPr>
          <w:rFonts w:hint="eastAsia"/>
          <w:lang w:eastAsia="zh-CN"/>
        </w:rPr>
        <w:t>四、课程的教学目标</w:t>
      </w:r>
    </w:p>
    <w:p w14:paraId="0DD3F2EB">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总体目标：</w:t>
      </w:r>
    </w:p>
    <w:p w14:paraId="3B7841E6">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通过系统地认识和学习AI软件的基本功能，进行有针对性地结合专业方向培养学生熟练操作该软件进行设计表达。</w:t>
      </w:r>
    </w:p>
    <w:p w14:paraId="4237C06E">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1、知识目标：熟悉操作环境，系统掌握AI软件的基本功能</w:t>
      </w:r>
    </w:p>
    <w:p w14:paraId="57724687">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2、技能目标：融合AI软件的各项工具及功能，有效地配合服饰设计中造型构思及表达。</w:t>
      </w:r>
    </w:p>
    <w:p w14:paraId="2CC487BD">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3、素质养成目标</w:t>
      </w:r>
    </w:p>
    <w:p w14:paraId="1F1DD71D">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通过学习及软件功能技巧的掌握，训练学生的对设计构思的表现能力从而达到服饰行业要求的基本设计技能之一——计算机辅助设计表达。</w:t>
      </w:r>
    </w:p>
    <w:p w14:paraId="71A535F8">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4、证书目标：无</w:t>
      </w:r>
    </w:p>
    <w:p w14:paraId="4D9E305B">
      <w:pPr>
        <w:pStyle w:val="2"/>
        <w:spacing w:before="156" w:after="156"/>
        <w:ind w:firstLine="562" w:firstLineChars="200"/>
        <w:rPr>
          <w:rFonts w:hint="eastAsia"/>
          <w:lang w:val="en-US" w:eastAsia="zh-CN"/>
        </w:rPr>
      </w:pPr>
      <w:r>
        <w:rPr>
          <w:rFonts w:hint="eastAsia"/>
          <w:lang w:val="en-US" w:eastAsia="zh-CN"/>
        </w:rPr>
        <w:t>五、参考学时与学分</w:t>
      </w:r>
    </w:p>
    <w:p w14:paraId="1360B85C">
      <w:pPr>
        <w:ind w:firstLine="480"/>
        <w:rPr>
          <w:rFonts w:ascii="宋体" w:hAnsi="宋体" w:cs="仿宋_GB2312"/>
          <w:position w:val="6"/>
          <w:sz w:val="24"/>
          <w:szCs w:val="24"/>
        </w:rPr>
      </w:pPr>
      <w:r>
        <w:rPr>
          <w:rFonts w:hint="eastAsia" w:ascii="宋体" w:hAnsi="宋体" w:cs="仿宋_GB2312"/>
          <w:position w:val="6"/>
          <w:sz w:val="24"/>
          <w:szCs w:val="24"/>
        </w:rPr>
        <w:t>1.学</w:t>
      </w:r>
      <w:r>
        <w:rPr>
          <w:rFonts w:ascii="宋体" w:hAnsi="宋体" w:cs="仿宋_GB2312"/>
          <w:position w:val="6"/>
          <w:sz w:val="24"/>
          <w:szCs w:val="24"/>
        </w:rPr>
        <w:t>时</w:t>
      </w:r>
      <w:r>
        <w:rPr>
          <w:rFonts w:hint="eastAsia" w:ascii="宋体" w:hAnsi="宋体" w:cs="仿宋_GB2312"/>
          <w:position w:val="6"/>
          <w:sz w:val="24"/>
          <w:szCs w:val="24"/>
        </w:rPr>
        <w:t>：72</w:t>
      </w:r>
    </w:p>
    <w:p w14:paraId="6DD11943">
      <w:pPr>
        <w:ind w:firstLine="480"/>
        <w:rPr>
          <w:rFonts w:ascii="宋体" w:hAnsi="宋体" w:cs="仿宋_GB2312"/>
          <w:position w:val="6"/>
          <w:sz w:val="24"/>
          <w:szCs w:val="24"/>
        </w:rPr>
      </w:pPr>
      <w:r>
        <w:rPr>
          <w:rFonts w:hint="eastAsia" w:ascii="宋体" w:hAnsi="宋体" w:cs="仿宋_GB2312"/>
          <w:position w:val="6"/>
          <w:sz w:val="24"/>
          <w:szCs w:val="24"/>
        </w:rPr>
        <w:t>2.学分:</w:t>
      </w:r>
      <w:r>
        <w:rPr>
          <w:rFonts w:hint="eastAsia" w:ascii="宋体" w:hAnsi="宋体" w:cs="仿宋_GB2312"/>
          <w:position w:val="6"/>
          <w:sz w:val="24"/>
          <w:szCs w:val="24"/>
          <w:lang w:val="en-US" w:eastAsia="zh-CN"/>
        </w:rPr>
        <w:t xml:space="preserve"> </w:t>
      </w:r>
      <w:r>
        <w:rPr>
          <w:rFonts w:hint="eastAsia" w:ascii="宋体" w:hAnsi="宋体" w:cs="仿宋_GB2312"/>
          <w:position w:val="6"/>
          <w:sz w:val="24"/>
          <w:szCs w:val="24"/>
        </w:rPr>
        <w:t>4</w:t>
      </w:r>
    </w:p>
    <w:p w14:paraId="79E7DB04">
      <w:pPr>
        <w:pStyle w:val="2"/>
        <w:spacing w:before="156" w:after="156"/>
        <w:ind w:firstLine="562" w:firstLineChars="200"/>
        <w:rPr>
          <w:b w:val="0"/>
          <w:color w:val="0000FF"/>
        </w:rPr>
      </w:pPr>
      <w:r>
        <w:rPr>
          <w:rFonts w:hint="eastAsia"/>
          <w:lang w:eastAsia="zh-CN"/>
        </w:rPr>
        <w:t>六</w:t>
      </w:r>
      <w:r>
        <w:rPr>
          <w:rFonts w:hint="eastAsia"/>
        </w:rPr>
        <w:t>、设计思路</w:t>
      </w:r>
    </w:p>
    <w:p w14:paraId="7041D3BD">
      <w:pPr>
        <w:spacing w:line="460" w:lineRule="exact"/>
        <w:ind w:firstLine="480"/>
        <w:rPr>
          <w:rFonts w:hint="eastAsia" w:ascii="宋体" w:hAnsi="宋体" w:eastAsia="宋体" w:cs="宋体"/>
          <w:sz w:val="24"/>
          <w:szCs w:val="24"/>
        </w:rPr>
      </w:pPr>
      <w:r>
        <w:rPr>
          <w:rFonts w:hint="eastAsia" w:ascii="宋体" w:hAnsi="宋体" w:eastAsia="宋体" w:cs="宋体"/>
          <w:sz w:val="24"/>
          <w:szCs w:val="24"/>
        </w:rPr>
        <w:t>本课程是服装设计专业的计算机辅助设计软件《Illustrator软件应用》课程。是学生必修、考试课程。依据服饰设计专业人才培养目标和相关职业岗位的能力要求而设置的，配合本专业的应用上的特点进行教学，着重以软件</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"https://www.sogou.com/link?url=DSOYnZeCC_rZXVZCtvPXjmRFzFBIhMTsyPR_0ODqj3VTzNXmYZ94563mlRzfPLR2&amp;from=knowledge" \t "_blank" </w:instrText>
      </w:r>
      <w:r>
        <w:rPr>
          <w:rFonts w:hint="eastAsia" w:ascii="宋体" w:hAnsi="宋体" w:eastAsia="宋体" w:cs="宋体"/>
          <w:sz w:val="24"/>
          <w:szCs w:val="24"/>
        </w:rPr>
        <w:fldChar w:fldCharType="separate"/>
      </w:r>
      <w:r>
        <w:rPr>
          <w:rStyle w:val="13"/>
          <w:rFonts w:hint="eastAsia" w:ascii="宋体" w:hAnsi="宋体" w:eastAsia="宋体" w:cs="宋体"/>
          <w:sz w:val="24"/>
          <w:szCs w:val="24"/>
          <w:shd w:val="clear" w:color="auto" w:fill="FFFFFF"/>
        </w:rPr>
        <w:t>Adobe</w:t>
      </w:r>
      <w:r>
        <w:rPr>
          <w:rStyle w:val="17"/>
          <w:rFonts w:hint="eastAsia" w:ascii="宋体" w:hAnsi="宋体" w:eastAsia="宋体" w:cs="宋体"/>
          <w:sz w:val="24"/>
          <w:szCs w:val="24"/>
          <w:shd w:val="clear" w:color="auto" w:fill="FFFFFF"/>
        </w:rPr>
        <w:t> </w:t>
      </w:r>
      <w:r>
        <w:rPr>
          <w:rStyle w:val="14"/>
          <w:rFonts w:hint="eastAsia" w:ascii="宋体" w:hAnsi="宋体" w:eastAsia="宋体" w:cs="宋体"/>
          <w:sz w:val="24"/>
          <w:szCs w:val="24"/>
          <w:shd w:val="clear" w:color="auto" w:fill="FFFFFF"/>
        </w:rPr>
        <w:t>Illustrator</w:t>
      </w:r>
      <w:r>
        <w:rPr>
          <w:rFonts w:hint="eastAsia" w:ascii="宋体" w:hAnsi="宋体" w:eastAsia="宋体" w:cs="宋体"/>
          <w:sz w:val="24"/>
          <w:szCs w:val="24"/>
          <w:shd w:val="clear" w:color="auto" w:fill="FFFFFF"/>
        </w:rPr>
        <w:fldChar w:fldCharType="end"/>
      </w:r>
      <w:r>
        <w:rPr>
          <w:rFonts w:hint="eastAsia" w:ascii="宋体" w:hAnsi="宋体" w:eastAsia="宋体" w:cs="宋体"/>
          <w:sz w:val="24"/>
          <w:szCs w:val="24"/>
        </w:rPr>
        <w:t>简称AI的矢量绘图基本功能为线索，学生通过学习及训练掌握操作，为服饰设计表达打下基础。</w:t>
      </w:r>
    </w:p>
    <w:p w14:paraId="5BEC13BB">
      <w:pPr>
        <w:ind w:firstLine="480"/>
        <w:rPr>
          <w:rFonts w:hint="eastAsia" w:ascii="宋体" w:hAnsi="宋体" w:eastAsia="宋体" w:cs="宋体"/>
          <w:position w:val="6"/>
          <w:sz w:val="24"/>
          <w:szCs w:val="24"/>
        </w:rPr>
      </w:pPr>
      <w:r>
        <w:rPr>
          <w:rFonts w:hint="eastAsia" w:ascii="宋体" w:hAnsi="宋体" w:eastAsia="宋体" w:cs="宋体"/>
          <w:position w:val="6"/>
          <w:sz w:val="24"/>
          <w:szCs w:val="24"/>
        </w:rPr>
        <w:t>依据学生的已有经验、心理发展水平和全面发展的需求选择课程内容，力求反映AI课程特点，重视软件功能的联系，突出学生的实践活动，使学生积极主动地获取知识，培养创新精神和实践能力。</w:t>
      </w:r>
    </w:p>
    <w:p w14:paraId="6BBA2AA3">
      <w:pPr>
        <w:pStyle w:val="2"/>
        <w:spacing w:before="156" w:after="156"/>
        <w:ind w:firstLine="562" w:firstLineChars="200"/>
      </w:pPr>
      <w:r>
        <w:rPr>
          <w:rFonts w:hint="eastAsia"/>
          <w:lang w:eastAsia="zh-CN"/>
        </w:rPr>
        <w:t>七</w:t>
      </w:r>
      <w:r>
        <w:rPr>
          <w:rFonts w:hint="eastAsia"/>
        </w:rPr>
        <w:t>、课程内容与教学要求</w:t>
      </w:r>
    </w:p>
    <w:p w14:paraId="79A3361A">
      <w:pPr>
        <w:pStyle w:val="5"/>
        <w:spacing w:before="0" w:beforeAutospacing="0" w:after="0" w:afterAutospacing="0" w:line="360" w:lineRule="auto"/>
        <w:ind w:firstLine="443" w:firstLineChars="210"/>
        <w:jc w:val="both"/>
        <w:rPr>
          <w:rFonts w:cs="仿宋_GB2312"/>
          <w:b/>
          <w:kern w:val="2"/>
          <w:position w:val="6"/>
        </w:rPr>
      </w:pPr>
      <w:r>
        <w:rPr>
          <w:rFonts w:hint="eastAsia" w:cs="仿宋_GB2312"/>
          <w:b/>
          <w:kern w:val="2"/>
          <w:position w:val="6"/>
        </w:rPr>
        <w:t>1.课时分配表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24"/>
        <w:gridCol w:w="724"/>
        <w:gridCol w:w="3536"/>
        <w:gridCol w:w="717"/>
        <w:gridCol w:w="1647"/>
      </w:tblGrid>
      <w:tr w14:paraId="32606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4" w:type="dxa"/>
            <w:noWrap w:val="0"/>
            <w:vAlign w:val="top"/>
          </w:tcPr>
          <w:p w14:paraId="65E0E1B3">
            <w:pPr>
              <w:ind w:firstLine="480"/>
              <w:jc w:val="center"/>
              <w:rPr>
                <w:rFonts w:ascii="宋体" w:hAnsi="宋体"/>
              </w:rPr>
            </w:pPr>
            <w:r>
              <w:rPr>
                <w:rFonts w:hint="eastAsia" w:ascii="宋体" w:hAnsi="宋体"/>
              </w:rPr>
              <w:t>模块（或工作情境）名称</w:t>
            </w:r>
          </w:p>
        </w:tc>
        <w:tc>
          <w:tcPr>
            <w:tcW w:w="724" w:type="dxa"/>
            <w:noWrap w:val="0"/>
            <w:vAlign w:val="top"/>
          </w:tcPr>
          <w:p w14:paraId="4773738C">
            <w:pPr>
              <w:ind w:firstLine="0" w:firstLineChars="0"/>
              <w:rPr>
                <w:rFonts w:ascii="宋体" w:hAnsi="宋体"/>
              </w:rPr>
            </w:pPr>
            <w:r>
              <w:rPr>
                <w:rFonts w:hint="eastAsia" w:ascii="宋体" w:hAnsi="宋体"/>
              </w:rPr>
              <w:t>序号</w:t>
            </w:r>
          </w:p>
        </w:tc>
        <w:tc>
          <w:tcPr>
            <w:tcW w:w="3536" w:type="dxa"/>
            <w:noWrap w:val="0"/>
            <w:vAlign w:val="top"/>
          </w:tcPr>
          <w:p w14:paraId="6B82C1AB">
            <w:pPr>
              <w:ind w:firstLine="480"/>
              <w:jc w:val="center"/>
              <w:rPr>
                <w:rFonts w:ascii="宋体" w:hAnsi="宋体"/>
              </w:rPr>
            </w:pPr>
            <w:r>
              <w:rPr>
                <w:rFonts w:hint="eastAsia" w:ascii="宋体" w:hAnsi="宋体"/>
              </w:rPr>
              <w:t>单元（或项目）内容</w:t>
            </w:r>
          </w:p>
        </w:tc>
        <w:tc>
          <w:tcPr>
            <w:tcW w:w="717" w:type="dxa"/>
            <w:noWrap w:val="0"/>
            <w:vAlign w:val="top"/>
          </w:tcPr>
          <w:p w14:paraId="3BFA1C4A">
            <w:pPr>
              <w:ind w:firstLine="0" w:firstLineChars="0"/>
              <w:rPr>
                <w:rFonts w:ascii="宋体" w:hAnsi="宋体"/>
              </w:rPr>
            </w:pPr>
            <w:r>
              <w:rPr>
                <w:rFonts w:hint="eastAsia" w:ascii="宋体" w:hAnsi="宋体"/>
              </w:rPr>
              <w:t>学时分配</w:t>
            </w:r>
          </w:p>
        </w:tc>
        <w:tc>
          <w:tcPr>
            <w:tcW w:w="1647" w:type="dxa"/>
            <w:noWrap w:val="0"/>
            <w:vAlign w:val="top"/>
          </w:tcPr>
          <w:p w14:paraId="754CFC00">
            <w:pPr>
              <w:ind w:firstLine="480"/>
              <w:jc w:val="center"/>
              <w:rPr>
                <w:rFonts w:ascii="宋体" w:hAnsi="宋体"/>
              </w:rPr>
            </w:pPr>
            <w:r>
              <w:rPr>
                <w:rFonts w:hint="eastAsia" w:ascii="宋体" w:hAnsi="宋体"/>
              </w:rPr>
              <w:t>备注</w:t>
            </w:r>
          </w:p>
        </w:tc>
      </w:tr>
      <w:tr w14:paraId="7A8B9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noWrap w:val="0"/>
            <w:vAlign w:val="top"/>
          </w:tcPr>
          <w:p w14:paraId="585F3DCF">
            <w:pPr>
              <w:spacing w:line="460" w:lineRule="exact"/>
              <w:ind w:firstLine="480"/>
              <w:jc w:val="center"/>
              <w:rPr>
                <w:b/>
                <w:bCs/>
                <w:szCs w:val="21"/>
              </w:rPr>
            </w:pPr>
            <w:r>
              <w:rPr>
                <w:rFonts w:hint="eastAsia"/>
                <w:szCs w:val="21"/>
              </w:rPr>
              <w:t>认识</w:t>
            </w:r>
            <w:r>
              <w:rPr>
                <w:rFonts w:hint="eastAsia"/>
                <w:b/>
                <w:bCs/>
                <w:szCs w:val="21"/>
              </w:rPr>
              <w:t>AI</w:t>
            </w:r>
          </w:p>
        </w:tc>
        <w:tc>
          <w:tcPr>
            <w:tcW w:w="724" w:type="dxa"/>
            <w:noWrap w:val="0"/>
            <w:vAlign w:val="top"/>
          </w:tcPr>
          <w:p w14:paraId="148A55F5">
            <w:pPr>
              <w:ind w:firstLine="0" w:firstLineChars="0"/>
              <w:rPr>
                <w:rFonts w:ascii="宋体" w:hAnsi="宋体"/>
                <w:szCs w:val="21"/>
              </w:rPr>
            </w:pPr>
            <w:r>
              <w:rPr>
                <w:rFonts w:hint="eastAsia" w:ascii="宋体" w:hAnsi="宋体"/>
                <w:szCs w:val="21"/>
              </w:rPr>
              <w:t>1</w:t>
            </w:r>
          </w:p>
        </w:tc>
        <w:tc>
          <w:tcPr>
            <w:tcW w:w="3536" w:type="dxa"/>
            <w:noWrap w:val="0"/>
            <w:vAlign w:val="center"/>
          </w:tcPr>
          <w:p w14:paraId="488B19B0">
            <w:pPr>
              <w:spacing w:line="460" w:lineRule="exact"/>
              <w:ind w:firstLine="480"/>
              <w:rPr>
                <w:szCs w:val="21"/>
              </w:rPr>
            </w:pPr>
            <w:r>
              <w:rPr>
                <w:rFonts w:hint="eastAsia"/>
                <w:szCs w:val="21"/>
              </w:rPr>
              <w:t>安装AI,了解操作界面</w:t>
            </w:r>
          </w:p>
        </w:tc>
        <w:tc>
          <w:tcPr>
            <w:tcW w:w="717" w:type="dxa"/>
            <w:noWrap w:val="0"/>
            <w:vAlign w:val="top"/>
          </w:tcPr>
          <w:p w14:paraId="7F9579D1">
            <w:pPr>
              <w:ind w:firstLine="159" w:firstLineChars="76"/>
              <w:jc w:val="left"/>
              <w:rPr>
                <w:rFonts w:ascii="宋体" w:hAnsi="宋体"/>
              </w:rPr>
            </w:pPr>
            <w:r>
              <w:rPr>
                <w:rFonts w:hint="eastAsia" w:ascii="宋体" w:hAnsi="宋体"/>
              </w:rPr>
              <w:t>2</w:t>
            </w:r>
          </w:p>
        </w:tc>
        <w:tc>
          <w:tcPr>
            <w:tcW w:w="1647" w:type="dxa"/>
            <w:noWrap w:val="0"/>
            <w:vAlign w:val="top"/>
          </w:tcPr>
          <w:p w14:paraId="6348EBBA">
            <w:pPr>
              <w:ind w:firstLine="480"/>
              <w:jc w:val="center"/>
              <w:rPr>
                <w:rFonts w:ascii="宋体" w:hAnsi="宋体"/>
              </w:rPr>
            </w:pPr>
          </w:p>
        </w:tc>
      </w:tr>
      <w:tr w14:paraId="34AB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top"/>
          </w:tcPr>
          <w:p w14:paraId="41877177">
            <w:pPr>
              <w:ind w:firstLine="480"/>
              <w:jc w:val="center"/>
              <w:rPr>
                <w:rFonts w:ascii="宋体" w:hAnsi="宋体"/>
                <w:szCs w:val="21"/>
              </w:rPr>
            </w:pPr>
          </w:p>
        </w:tc>
        <w:tc>
          <w:tcPr>
            <w:tcW w:w="724" w:type="dxa"/>
            <w:noWrap w:val="0"/>
            <w:vAlign w:val="top"/>
          </w:tcPr>
          <w:p w14:paraId="31E94691">
            <w:pPr>
              <w:spacing w:line="460" w:lineRule="exact"/>
              <w:ind w:firstLine="0" w:firstLineChars="0"/>
              <w:rPr>
                <w:szCs w:val="21"/>
              </w:rPr>
            </w:pPr>
            <w:r>
              <w:rPr>
                <w:rFonts w:hint="eastAsia" w:ascii="宋体" w:hAnsi="宋体"/>
                <w:szCs w:val="21"/>
              </w:rPr>
              <w:t>2</w:t>
            </w:r>
          </w:p>
        </w:tc>
        <w:tc>
          <w:tcPr>
            <w:tcW w:w="3536" w:type="dxa"/>
            <w:noWrap w:val="0"/>
            <w:vAlign w:val="center"/>
          </w:tcPr>
          <w:p w14:paraId="7352AAD2">
            <w:pPr>
              <w:ind w:firstLine="480"/>
              <w:rPr>
                <w:rFonts w:ascii="宋体" w:hAnsi="宋体"/>
              </w:rPr>
            </w:pPr>
            <w:r>
              <w:rPr>
                <w:rFonts w:hint="eastAsia"/>
                <w:szCs w:val="21"/>
              </w:rPr>
              <w:t>应用领域及作品赏析</w:t>
            </w:r>
          </w:p>
        </w:tc>
        <w:tc>
          <w:tcPr>
            <w:tcW w:w="717" w:type="dxa"/>
            <w:noWrap w:val="0"/>
            <w:vAlign w:val="top"/>
          </w:tcPr>
          <w:p w14:paraId="24889107">
            <w:pPr>
              <w:ind w:firstLine="159" w:firstLineChars="76"/>
              <w:jc w:val="left"/>
              <w:rPr>
                <w:rFonts w:ascii="宋体" w:hAnsi="宋体"/>
              </w:rPr>
            </w:pPr>
            <w:r>
              <w:rPr>
                <w:rFonts w:hint="eastAsia" w:ascii="宋体" w:hAnsi="宋体"/>
              </w:rPr>
              <w:t>2</w:t>
            </w:r>
          </w:p>
        </w:tc>
        <w:tc>
          <w:tcPr>
            <w:tcW w:w="1647" w:type="dxa"/>
            <w:noWrap w:val="0"/>
            <w:vAlign w:val="top"/>
          </w:tcPr>
          <w:p w14:paraId="5299A945">
            <w:pPr>
              <w:ind w:firstLine="480"/>
              <w:jc w:val="center"/>
              <w:rPr>
                <w:rFonts w:ascii="宋体" w:hAnsi="宋体"/>
              </w:rPr>
            </w:pPr>
          </w:p>
        </w:tc>
      </w:tr>
      <w:tr w14:paraId="51CFD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noWrap w:val="0"/>
            <w:vAlign w:val="top"/>
          </w:tcPr>
          <w:p w14:paraId="2E86C700">
            <w:pPr>
              <w:ind w:firstLine="482"/>
              <w:jc w:val="left"/>
              <w:rPr>
                <w:b/>
                <w:bCs/>
                <w:szCs w:val="21"/>
              </w:rPr>
            </w:pPr>
          </w:p>
          <w:p w14:paraId="32478F47">
            <w:pPr>
              <w:ind w:firstLine="482"/>
              <w:jc w:val="left"/>
              <w:rPr>
                <w:b/>
                <w:bCs/>
                <w:szCs w:val="21"/>
              </w:rPr>
            </w:pPr>
          </w:p>
          <w:p w14:paraId="28BFF6FF">
            <w:pPr>
              <w:ind w:firstLine="0" w:firstLineChars="0"/>
              <w:jc w:val="left"/>
              <w:rPr>
                <w:b/>
                <w:bCs/>
                <w:szCs w:val="21"/>
              </w:rPr>
            </w:pPr>
          </w:p>
          <w:p w14:paraId="63A11901">
            <w:pPr>
              <w:ind w:firstLine="0" w:firstLineChars="0"/>
              <w:jc w:val="left"/>
              <w:rPr>
                <w:bCs/>
                <w:szCs w:val="21"/>
              </w:rPr>
            </w:pPr>
            <w:r>
              <w:rPr>
                <w:rFonts w:hint="eastAsia"/>
                <w:b/>
                <w:bCs/>
                <w:szCs w:val="21"/>
              </w:rPr>
              <w:t>AI</w:t>
            </w:r>
            <w:r>
              <w:rPr>
                <w:rFonts w:hint="eastAsia"/>
                <w:bCs/>
                <w:szCs w:val="21"/>
              </w:rPr>
              <w:t>的基本功能及操作</w:t>
            </w:r>
          </w:p>
          <w:p w14:paraId="4066C862">
            <w:pPr>
              <w:ind w:firstLine="0" w:firstLineChars="0"/>
              <w:jc w:val="left"/>
              <w:rPr>
                <w:rFonts w:ascii="宋体" w:hAnsi="宋体"/>
                <w:szCs w:val="21"/>
              </w:rPr>
            </w:pPr>
            <w:r>
              <w:rPr>
                <w:rFonts w:hint="eastAsia"/>
                <w:bCs/>
                <w:szCs w:val="21"/>
              </w:rPr>
              <w:t>（初阶及高阶）</w:t>
            </w:r>
          </w:p>
        </w:tc>
        <w:tc>
          <w:tcPr>
            <w:tcW w:w="724" w:type="dxa"/>
            <w:noWrap w:val="0"/>
            <w:vAlign w:val="top"/>
          </w:tcPr>
          <w:p w14:paraId="058A7856">
            <w:pPr>
              <w:ind w:firstLine="0" w:firstLineChars="0"/>
              <w:rPr>
                <w:rFonts w:ascii="宋体" w:hAnsi="宋体"/>
                <w:szCs w:val="21"/>
              </w:rPr>
            </w:pPr>
            <w:r>
              <w:rPr>
                <w:rFonts w:hint="eastAsia" w:ascii="宋体" w:hAnsi="宋体"/>
                <w:szCs w:val="21"/>
              </w:rPr>
              <w:t>1</w:t>
            </w:r>
          </w:p>
        </w:tc>
        <w:tc>
          <w:tcPr>
            <w:tcW w:w="3536" w:type="dxa"/>
            <w:noWrap w:val="0"/>
            <w:vAlign w:val="center"/>
          </w:tcPr>
          <w:p w14:paraId="7A15F51A">
            <w:pPr>
              <w:spacing w:line="460" w:lineRule="exact"/>
              <w:ind w:firstLine="480"/>
              <w:rPr>
                <w:szCs w:val="21"/>
              </w:rPr>
            </w:pPr>
            <w:r>
              <w:rPr>
                <w:rFonts w:hint="eastAsia"/>
                <w:szCs w:val="21"/>
              </w:rPr>
              <w:t>图形的绘制及编辑</w:t>
            </w:r>
          </w:p>
        </w:tc>
        <w:tc>
          <w:tcPr>
            <w:tcW w:w="717" w:type="dxa"/>
            <w:noWrap w:val="0"/>
            <w:vAlign w:val="top"/>
          </w:tcPr>
          <w:p w14:paraId="16B51C62">
            <w:pPr>
              <w:ind w:firstLine="159" w:firstLineChars="76"/>
              <w:jc w:val="left"/>
              <w:rPr>
                <w:rFonts w:ascii="宋体" w:hAnsi="宋体"/>
              </w:rPr>
            </w:pPr>
            <w:r>
              <w:rPr>
                <w:rFonts w:hint="eastAsia" w:ascii="宋体" w:hAnsi="宋体"/>
              </w:rPr>
              <w:t>8</w:t>
            </w:r>
          </w:p>
        </w:tc>
        <w:tc>
          <w:tcPr>
            <w:tcW w:w="1647" w:type="dxa"/>
            <w:noWrap w:val="0"/>
            <w:vAlign w:val="top"/>
          </w:tcPr>
          <w:p w14:paraId="2532CB91">
            <w:pPr>
              <w:ind w:firstLine="480"/>
              <w:jc w:val="center"/>
              <w:rPr>
                <w:rFonts w:ascii="宋体" w:hAnsi="宋体"/>
              </w:rPr>
            </w:pPr>
          </w:p>
        </w:tc>
      </w:tr>
      <w:tr w14:paraId="28E01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top"/>
          </w:tcPr>
          <w:p w14:paraId="54F9F964">
            <w:pPr>
              <w:ind w:firstLine="480"/>
              <w:jc w:val="center"/>
              <w:rPr>
                <w:rFonts w:ascii="宋体" w:hAnsi="宋体"/>
                <w:szCs w:val="21"/>
              </w:rPr>
            </w:pPr>
          </w:p>
        </w:tc>
        <w:tc>
          <w:tcPr>
            <w:tcW w:w="724" w:type="dxa"/>
            <w:noWrap w:val="0"/>
            <w:vAlign w:val="top"/>
          </w:tcPr>
          <w:p w14:paraId="667FF8CD">
            <w:pPr>
              <w:ind w:firstLine="0" w:firstLineChars="0"/>
              <w:rPr>
                <w:rFonts w:ascii="宋体" w:hAnsi="宋体"/>
                <w:szCs w:val="21"/>
              </w:rPr>
            </w:pPr>
            <w:r>
              <w:rPr>
                <w:rFonts w:hint="eastAsia" w:ascii="宋体" w:hAnsi="宋体"/>
                <w:szCs w:val="21"/>
              </w:rPr>
              <w:t>2</w:t>
            </w:r>
          </w:p>
        </w:tc>
        <w:tc>
          <w:tcPr>
            <w:tcW w:w="3536" w:type="dxa"/>
            <w:noWrap w:val="0"/>
            <w:vAlign w:val="center"/>
          </w:tcPr>
          <w:p w14:paraId="59017E45">
            <w:pPr>
              <w:spacing w:line="460" w:lineRule="exact"/>
              <w:ind w:firstLine="480"/>
              <w:rPr>
                <w:szCs w:val="21"/>
              </w:rPr>
            </w:pPr>
            <w:r>
              <w:rPr>
                <w:rFonts w:hint="eastAsia"/>
                <w:szCs w:val="21"/>
              </w:rPr>
              <w:t>对象的操作和管理</w:t>
            </w:r>
          </w:p>
        </w:tc>
        <w:tc>
          <w:tcPr>
            <w:tcW w:w="717" w:type="dxa"/>
            <w:noWrap w:val="0"/>
            <w:vAlign w:val="top"/>
          </w:tcPr>
          <w:p w14:paraId="32E2B486">
            <w:pPr>
              <w:ind w:firstLine="159" w:firstLineChars="76"/>
              <w:jc w:val="left"/>
              <w:rPr>
                <w:rFonts w:ascii="宋体" w:hAnsi="宋体"/>
              </w:rPr>
            </w:pPr>
            <w:r>
              <w:rPr>
                <w:rFonts w:hint="eastAsia" w:ascii="宋体" w:hAnsi="宋体"/>
              </w:rPr>
              <w:t>4</w:t>
            </w:r>
          </w:p>
        </w:tc>
        <w:tc>
          <w:tcPr>
            <w:tcW w:w="1647" w:type="dxa"/>
            <w:noWrap w:val="0"/>
            <w:vAlign w:val="top"/>
          </w:tcPr>
          <w:p w14:paraId="59870F3B">
            <w:pPr>
              <w:ind w:firstLine="480"/>
              <w:jc w:val="center"/>
              <w:rPr>
                <w:rFonts w:ascii="宋体" w:hAnsi="宋体"/>
              </w:rPr>
            </w:pPr>
          </w:p>
        </w:tc>
      </w:tr>
      <w:tr w14:paraId="4DAC1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top"/>
          </w:tcPr>
          <w:p w14:paraId="2A939444">
            <w:pPr>
              <w:ind w:firstLine="480"/>
              <w:jc w:val="center"/>
              <w:rPr>
                <w:rFonts w:ascii="宋体" w:hAnsi="宋体"/>
                <w:szCs w:val="21"/>
              </w:rPr>
            </w:pPr>
          </w:p>
        </w:tc>
        <w:tc>
          <w:tcPr>
            <w:tcW w:w="724" w:type="dxa"/>
            <w:noWrap w:val="0"/>
            <w:vAlign w:val="top"/>
          </w:tcPr>
          <w:p w14:paraId="1BE41334">
            <w:pPr>
              <w:ind w:firstLine="0" w:firstLineChars="0"/>
              <w:rPr>
                <w:rFonts w:ascii="宋体" w:hAnsi="宋体"/>
                <w:szCs w:val="21"/>
              </w:rPr>
            </w:pPr>
            <w:r>
              <w:rPr>
                <w:rFonts w:hint="eastAsia" w:ascii="宋体" w:hAnsi="宋体"/>
                <w:szCs w:val="21"/>
              </w:rPr>
              <w:t>3</w:t>
            </w:r>
          </w:p>
        </w:tc>
        <w:tc>
          <w:tcPr>
            <w:tcW w:w="3536" w:type="dxa"/>
            <w:noWrap w:val="0"/>
            <w:vAlign w:val="center"/>
          </w:tcPr>
          <w:p w14:paraId="5718186F">
            <w:pPr>
              <w:spacing w:line="460" w:lineRule="exact"/>
              <w:ind w:firstLine="480"/>
              <w:rPr>
                <w:szCs w:val="21"/>
              </w:rPr>
            </w:pPr>
            <w:r>
              <w:rPr>
                <w:rFonts w:hint="eastAsia"/>
                <w:szCs w:val="21"/>
              </w:rPr>
              <w:t>轮廓线与填充效果</w:t>
            </w:r>
          </w:p>
        </w:tc>
        <w:tc>
          <w:tcPr>
            <w:tcW w:w="717" w:type="dxa"/>
            <w:noWrap w:val="0"/>
            <w:vAlign w:val="top"/>
          </w:tcPr>
          <w:p w14:paraId="5A8B8819">
            <w:pPr>
              <w:ind w:firstLine="159" w:firstLineChars="76"/>
              <w:jc w:val="left"/>
              <w:rPr>
                <w:rFonts w:ascii="宋体" w:hAnsi="宋体"/>
              </w:rPr>
            </w:pPr>
            <w:r>
              <w:rPr>
                <w:rFonts w:hint="eastAsia" w:ascii="宋体" w:hAnsi="宋体"/>
              </w:rPr>
              <w:t>8</w:t>
            </w:r>
          </w:p>
        </w:tc>
        <w:tc>
          <w:tcPr>
            <w:tcW w:w="1647" w:type="dxa"/>
            <w:noWrap w:val="0"/>
            <w:vAlign w:val="top"/>
          </w:tcPr>
          <w:p w14:paraId="7B447778">
            <w:pPr>
              <w:ind w:firstLine="480"/>
              <w:jc w:val="center"/>
              <w:rPr>
                <w:rFonts w:ascii="宋体" w:hAnsi="宋体"/>
              </w:rPr>
            </w:pPr>
          </w:p>
        </w:tc>
      </w:tr>
      <w:tr w14:paraId="25C9A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top"/>
          </w:tcPr>
          <w:p w14:paraId="267C7504">
            <w:pPr>
              <w:ind w:firstLine="480"/>
              <w:jc w:val="center"/>
              <w:rPr>
                <w:rFonts w:ascii="宋体" w:hAnsi="宋体"/>
                <w:szCs w:val="21"/>
              </w:rPr>
            </w:pPr>
          </w:p>
        </w:tc>
        <w:tc>
          <w:tcPr>
            <w:tcW w:w="724" w:type="dxa"/>
            <w:noWrap w:val="0"/>
            <w:vAlign w:val="top"/>
          </w:tcPr>
          <w:p w14:paraId="56CF8509">
            <w:pPr>
              <w:ind w:firstLine="0" w:firstLineChars="0"/>
              <w:rPr>
                <w:rFonts w:ascii="宋体" w:hAnsi="宋体"/>
                <w:szCs w:val="21"/>
              </w:rPr>
            </w:pPr>
            <w:r>
              <w:rPr>
                <w:rFonts w:hint="eastAsia" w:ascii="宋体" w:hAnsi="宋体"/>
                <w:szCs w:val="21"/>
              </w:rPr>
              <w:t>4</w:t>
            </w:r>
          </w:p>
        </w:tc>
        <w:tc>
          <w:tcPr>
            <w:tcW w:w="3536" w:type="dxa"/>
            <w:noWrap w:val="0"/>
            <w:vAlign w:val="center"/>
          </w:tcPr>
          <w:p w14:paraId="5F1BCA5A">
            <w:pPr>
              <w:spacing w:line="460" w:lineRule="exact"/>
              <w:ind w:firstLine="480"/>
              <w:rPr>
                <w:szCs w:val="21"/>
              </w:rPr>
            </w:pPr>
            <w:r>
              <w:rPr>
                <w:rFonts w:hint="eastAsia"/>
                <w:szCs w:val="21"/>
              </w:rPr>
              <w:t>文本处理</w:t>
            </w:r>
          </w:p>
        </w:tc>
        <w:tc>
          <w:tcPr>
            <w:tcW w:w="717" w:type="dxa"/>
            <w:noWrap w:val="0"/>
            <w:vAlign w:val="top"/>
          </w:tcPr>
          <w:p w14:paraId="2DF5EB77">
            <w:pPr>
              <w:ind w:firstLine="35" w:firstLineChars="17"/>
              <w:jc w:val="center"/>
              <w:rPr>
                <w:rFonts w:ascii="宋体" w:hAnsi="宋体"/>
              </w:rPr>
            </w:pPr>
            <w:r>
              <w:rPr>
                <w:rFonts w:hint="eastAsia" w:ascii="宋体" w:hAnsi="宋体"/>
              </w:rPr>
              <w:t>4</w:t>
            </w:r>
          </w:p>
        </w:tc>
        <w:tc>
          <w:tcPr>
            <w:tcW w:w="1647" w:type="dxa"/>
            <w:noWrap w:val="0"/>
            <w:vAlign w:val="top"/>
          </w:tcPr>
          <w:p w14:paraId="7C09B5A6">
            <w:pPr>
              <w:ind w:firstLine="480"/>
              <w:jc w:val="center"/>
              <w:rPr>
                <w:rFonts w:ascii="宋体" w:hAnsi="宋体"/>
              </w:rPr>
            </w:pPr>
          </w:p>
        </w:tc>
      </w:tr>
      <w:tr w14:paraId="51797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top"/>
          </w:tcPr>
          <w:p w14:paraId="11707C80">
            <w:pPr>
              <w:ind w:firstLine="480"/>
              <w:jc w:val="center"/>
              <w:rPr>
                <w:rFonts w:ascii="宋体" w:hAnsi="宋体"/>
                <w:szCs w:val="21"/>
              </w:rPr>
            </w:pPr>
          </w:p>
        </w:tc>
        <w:tc>
          <w:tcPr>
            <w:tcW w:w="724" w:type="dxa"/>
            <w:noWrap w:val="0"/>
            <w:vAlign w:val="top"/>
          </w:tcPr>
          <w:p w14:paraId="3B0C638E">
            <w:pPr>
              <w:ind w:firstLine="0" w:firstLineChars="0"/>
              <w:rPr>
                <w:rFonts w:ascii="宋体" w:hAnsi="宋体"/>
                <w:szCs w:val="21"/>
              </w:rPr>
            </w:pPr>
            <w:r>
              <w:rPr>
                <w:rFonts w:hint="eastAsia" w:ascii="宋体" w:hAnsi="宋体"/>
                <w:szCs w:val="21"/>
              </w:rPr>
              <w:t>5</w:t>
            </w:r>
          </w:p>
        </w:tc>
        <w:tc>
          <w:tcPr>
            <w:tcW w:w="3536" w:type="dxa"/>
            <w:noWrap w:val="0"/>
            <w:vAlign w:val="center"/>
          </w:tcPr>
          <w:p w14:paraId="598A84C5">
            <w:pPr>
              <w:spacing w:line="460" w:lineRule="exact"/>
              <w:ind w:firstLine="480"/>
              <w:rPr>
                <w:szCs w:val="21"/>
              </w:rPr>
            </w:pPr>
            <w:r>
              <w:rPr>
                <w:rFonts w:hint="eastAsia"/>
                <w:szCs w:val="21"/>
              </w:rPr>
              <w:t>应用特殊效果</w:t>
            </w:r>
          </w:p>
        </w:tc>
        <w:tc>
          <w:tcPr>
            <w:tcW w:w="717" w:type="dxa"/>
            <w:noWrap w:val="0"/>
            <w:vAlign w:val="top"/>
          </w:tcPr>
          <w:p w14:paraId="629A7D8F">
            <w:pPr>
              <w:ind w:firstLine="35" w:firstLineChars="17"/>
              <w:jc w:val="center"/>
              <w:rPr>
                <w:rFonts w:ascii="宋体" w:hAnsi="宋体"/>
              </w:rPr>
            </w:pPr>
            <w:r>
              <w:rPr>
                <w:rFonts w:hint="eastAsia" w:ascii="宋体" w:hAnsi="宋体"/>
              </w:rPr>
              <w:t>8</w:t>
            </w:r>
          </w:p>
        </w:tc>
        <w:tc>
          <w:tcPr>
            <w:tcW w:w="1647" w:type="dxa"/>
            <w:noWrap w:val="0"/>
            <w:vAlign w:val="top"/>
          </w:tcPr>
          <w:p w14:paraId="45357B53">
            <w:pPr>
              <w:ind w:firstLine="480"/>
              <w:jc w:val="center"/>
              <w:rPr>
                <w:rFonts w:ascii="宋体" w:hAnsi="宋体"/>
              </w:rPr>
            </w:pPr>
          </w:p>
        </w:tc>
      </w:tr>
      <w:tr w14:paraId="51526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top"/>
          </w:tcPr>
          <w:p w14:paraId="1695EDCF">
            <w:pPr>
              <w:ind w:firstLine="480"/>
              <w:jc w:val="center"/>
              <w:rPr>
                <w:rFonts w:ascii="宋体" w:hAnsi="宋体"/>
                <w:szCs w:val="21"/>
              </w:rPr>
            </w:pPr>
          </w:p>
        </w:tc>
        <w:tc>
          <w:tcPr>
            <w:tcW w:w="724" w:type="dxa"/>
            <w:noWrap w:val="0"/>
            <w:vAlign w:val="top"/>
          </w:tcPr>
          <w:p w14:paraId="3D3D34D9">
            <w:pPr>
              <w:ind w:firstLine="0" w:firstLineChars="0"/>
              <w:rPr>
                <w:rFonts w:ascii="宋体" w:hAnsi="宋体"/>
                <w:szCs w:val="21"/>
              </w:rPr>
            </w:pPr>
            <w:r>
              <w:rPr>
                <w:rFonts w:hint="eastAsia" w:ascii="宋体" w:hAnsi="宋体"/>
                <w:szCs w:val="21"/>
              </w:rPr>
              <w:t>6</w:t>
            </w:r>
          </w:p>
        </w:tc>
        <w:tc>
          <w:tcPr>
            <w:tcW w:w="3536" w:type="dxa"/>
            <w:noWrap w:val="0"/>
            <w:vAlign w:val="center"/>
          </w:tcPr>
          <w:p w14:paraId="78557050">
            <w:pPr>
              <w:spacing w:line="460" w:lineRule="exact"/>
              <w:ind w:firstLine="480"/>
              <w:rPr>
                <w:szCs w:val="21"/>
              </w:rPr>
            </w:pPr>
            <w:r>
              <w:rPr>
                <w:rFonts w:hint="eastAsia"/>
                <w:szCs w:val="21"/>
              </w:rPr>
              <w:t>图层和样式</w:t>
            </w:r>
          </w:p>
        </w:tc>
        <w:tc>
          <w:tcPr>
            <w:tcW w:w="717" w:type="dxa"/>
            <w:noWrap w:val="0"/>
            <w:vAlign w:val="top"/>
          </w:tcPr>
          <w:p w14:paraId="498C8924">
            <w:pPr>
              <w:ind w:firstLine="35" w:firstLineChars="17"/>
              <w:jc w:val="center"/>
              <w:rPr>
                <w:rFonts w:ascii="宋体" w:hAnsi="宋体"/>
              </w:rPr>
            </w:pPr>
            <w:r>
              <w:rPr>
                <w:rFonts w:hint="eastAsia" w:ascii="宋体" w:hAnsi="宋体"/>
              </w:rPr>
              <w:t>8</w:t>
            </w:r>
          </w:p>
        </w:tc>
        <w:tc>
          <w:tcPr>
            <w:tcW w:w="1647" w:type="dxa"/>
            <w:noWrap w:val="0"/>
            <w:vAlign w:val="top"/>
          </w:tcPr>
          <w:p w14:paraId="541ED6DC">
            <w:pPr>
              <w:ind w:firstLine="480"/>
              <w:jc w:val="center"/>
              <w:rPr>
                <w:rFonts w:ascii="宋体" w:hAnsi="宋体"/>
              </w:rPr>
            </w:pPr>
          </w:p>
        </w:tc>
      </w:tr>
      <w:tr w14:paraId="477FE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top"/>
          </w:tcPr>
          <w:p w14:paraId="2F0BEECA">
            <w:pPr>
              <w:ind w:firstLine="480"/>
              <w:jc w:val="center"/>
              <w:rPr>
                <w:rFonts w:ascii="宋体" w:hAnsi="宋体"/>
                <w:szCs w:val="21"/>
              </w:rPr>
            </w:pPr>
          </w:p>
        </w:tc>
        <w:tc>
          <w:tcPr>
            <w:tcW w:w="724" w:type="dxa"/>
            <w:noWrap w:val="0"/>
            <w:vAlign w:val="top"/>
          </w:tcPr>
          <w:p w14:paraId="2FCB7A79">
            <w:pPr>
              <w:ind w:firstLine="0" w:firstLineChars="0"/>
              <w:rPr>
                <w:rFonts w:ascii="宋体" w:hAnsi="宋体"/>
                <w:szCs w:val="21"/>
              </w:rPr>
            </w:pPr>
            <w:r>
              <w:rPr>
                <w:rFonts w:hint="eastAsia" w:ascii="宋体" w:hAnsi="宋体"/>
                <w:szCs w:val="21"/>
              </w:rPr>
              <w:t>7</w:t>
            </w:r>
          </w:p>
        </w:tc>
        <w:tc>
          <w:tcPr>
            <w:tcW w:w="3536" w:type="dxa"/>
            <w:noWrap w:val="0"/>
            <w:vAlign w:val="center"/>
          </w:tcPr>
          <w:p w14:paraId="3A94A408">
            <w:pPr>
              <w:ind w:firstLine="480"/>
              <w:rPr>
                <w:rFonts w:ascii="宋体" w:hAnsi="宋体"/>
                <w:szCs w:val="21"/>
              </w:rPr>
            </w:pPr>
            <w:r>
              <w:rPr>
                <w:rFonts w:hint="eastAsia"/>
                <w:szCs w:val="21"/>
              </w:rPr>
              <w:t>位图的管理</w:t>
            </w:r>
          </w:p>
        </w:tc>
        <w:tc>
          <w:tcPr>
            <w:tcW w:w="717" w:type="dxa"/>
            <w:noWrap w:val="0"/>
            <w:vAlign w:val="top"/>
          </w:tcPr>
          <w:p w14:paraId="1569EEE0">
            <w:pPr>
              <w:ind w:firstLine="35" w:firstLineChars="17"/>
              <w:jc w:val="center"/>
              <w:rPr>
                <w:rFonts w:ascii="宋体" w:hAnsi="宋体"/>
              </w:rPr>
            </w:pPr>
            <w:r>
              <w:rPr>
                <w:rFonts w:hint="eastAsia" w:ascii="宋体" w:hAnsi="宋体"/>
              </w:rPr>
              <w:t>1</w:t>
            </w:r>
          </w:p>
        </w:tc>
        <w:tc>
          <w:tcPr>
            <w:tcW w:w="1647" w:type="dxa"/>
            <w:noWrap w:val="0"/>
            <w:vAlign w:val="top"/>
          </w:tcPr>
          <w:p w14:paraId="2B3D2596">
            <w:pPr>
              <w:ind w:firstLine="480"/>
              <w:jc w:val="center"/>
              <w:rPr>
                <w:rFonts w:ascii="宋体" w:hAnsi="宋体"/>
              </w:rPr>
            </w:pPr>
          </w:p>
        </w:tc>
      </w:tr>
      <w:tr w14:paraId="336F7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top"/>
          </w:tcPr>
          <w:p w14:paraId="56AD792B">
            <w:pPr>
              <w:ind w:firstLine="480"/>
              <w:jc w:val="center"/>
              <w:rPr>
                <w:rFonts w:ascii="宋体" w:hAnsi="宋体"/>
                <w:szCs w:val="21"/>
              </w:rPr>
            </w:pPr>
          </w:p>
        </w:tc>
        <w:tc>
          <w:tcPr>
            <w:tcW w:w="724" w:type="dxa"/>
            <w:noWrap w:val="0"/>
            <w:vAlign w:val="top"/>
          </w:tcPr>
          <w:p w14:paraId="0D35316E">
            <w:pPr>
              <w:ind w:firstLine="0" w:firstLineChars="0"/>
              <w:rPr>
                <w:rFonts w:ascii="宋体" w:hAnsi="宋体"/>
                <w:szCs w:val="21"/>
              </w:rPr>
            </w:pPr>
            <w:r>
              <w:rPr>
                <w:rFonts w:hint="eastAsia" w:ascii="宋体" w:hAnsi="宋体"/>
                <w:szCs w:val="21"/>
              </w:rPr>
              <w:t>8</w:t>
            </w:r>
          </w:p>
        </w:tc>
        <w:tc>
          <w:tcPr>
            <w:tcW w:w="3536" w:type="dxa"/>
            <w:noWrap w:val="0"/>
            <w:vAlign w:val="center"/>
          </w:tcPr>
          <w:p w14:paraId="3D27071D">
            <w:pPr>
              <w:ind w:firstLine="480"/>
              <w:rPr>
                <w:rFonts w:ascii="宋体" w:hAnsi="宋体"/>
                <w:szCs w:val="21"/>
              </w:rPr>
            </w:pPr>
            <w:r>
              <w:rPr>
                <w:rFonts w:hint="eastAsia"/>
                <w:szCs w:val="21"/>
              </w:rPr>
              <w:t>打印输出</w:t>
            </w:r>
          </w:p>
        </w:tc>
        <w:tc>
          <w:tcPr>
            <w:tcW w:w="717" w:type="dxa"/>
            <w:noWrap w:val="0"/>
            <w:vAlign w:val="top"/>
          </w:tcPr>
          <w:p w14:paraId="05576F39">
            <w:pPr>
              <w:ind w:firstLine="35" w:firstLineChars="17"/>
              <w:jc w:val="center"/>
              <w:rPr>
                <w:rFonts w:ascii="宋体" w:hAnsi="宋体"/>
              </w:rPr>
            </w:pPr>
            <w:r>
              <w:rPr>
                <w:rFonts w:hint="eastAsia" w:ascii="宋体" w:hAnsi="宋体"/>
              </w:rPr>
              <w:t>1</w:t>
            </w:r>
          </w:p>
        </w:tc>
        <w:tc>
          <w:tcPr>
            <w:tcW w:w="1647" w:type="dxa"/>
            <w:noWrap w:val="0"/>
            <w:vAlign w:val="top"/>
          </w:tcPr>
          <w:p w14:paraId="7F58D012">
            <w:pPr>
              <w:ind w:firstLine="480"/>
              <w:jc w:val="center"/>
              <w:rPr>
                <w:rFonts w:ascii="宋体" w:hAnsi="宋体"/>
              </w:rPr>
            </w:pPr>
          </w:p>
        </w:tc>
      </w:tr>
      <w:tr w14:paraId="2A0BB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noWrap w:val="0"/>
            <w:vAlign w:val="top"/>
          </w:tcPr>
          <w:p w14:paraId="3023644C">
            <w:pPr>
              <w:spacing w:line="460" w:lineRule="exact"/>
              <w:ind w:firstLine="105" w:firstLineChars="50"/>
              <w:rPr>
                <w:sz w:val="28"/>
                <w:szCs w:val="28"/>
              </w:rPr>
            </w:pPr>
            <w:r>
              <w:rPr>
                <w:rFonts w:hint="eastAsia" w:ascii="宋体" w:hAnsi="宋体"/>
              </w:rPr>
              <w:t>服饰基本款设计表达</w:t>
            </w:r>
          </w:p>
        </w:tc>
        <w:tc>
          <w:tcPr>
            <w:tcW w:w="724" w:type="dxa"/>
            <w:noWrap w:val="0"/>
            <w:vAlign w:val="top"/>
          </w:tcPr>
          <w:p w14:paraId="7DA9A176">
            <w:pPr>
              <w:ind w:firstLine="0" w:firstLineChars="0"/>
              <w:rPr>
                <w:rFonts w:ascii="宋体" w:hAnsi="宋体"/>
                <w:szCs w:val="21"/>
              </w:rPr>
            </w:pPr>
            <w:r>
              <w:rPr>
                <w:rFonts w:hint="eastAsia" w:ascii="宋体" w:hAnsi="宋体"/>
                <w:szCs w:val="21"/>
              </w:rPr>
              <w:t>1</w:t>
            </w:r>
          </w:p>
        </w:tc>
        <w:tc>
          <w:tcPr>
            <w:tcW w:w="3536" w:type="dxa"/>
            <w:noWrap w:val="0"/>
            <w:vAlign w:val="center"/>
          </w:tcPr>
          <w:p w14:paraId="3D591AA5">
            <w:pPr>
              <w:ind w:firstLine="480"/>
              <w:rPr>
                <w:rFonts w:ascii="宋体" w:hAnsi="宋体"/>
              </w:rPr>
            </w:pPr>
            <w:r>
              <w:rPr>
                <w:rFonts w:hint="eastAsia" w:ascii="宋体" w:hAnsi="宋体"/>
              </w:rPr>
              <w:t>服装设计</w:t>
            </w:r>
          </w:p>
        </w:tc>
        <w:tc>
          <w:tcPr>
            <w:tcW w:w="717" w:type="dxa"/>
            <w:noWrap w:val="0"/>
            <w:vAlign w:val="top"/>
          </w:tcPr>
          <w:p w14:paraId="05F70FEE">
            <w:pPr>
              <w:ind w:firstLine="35" w:firstLineChars="17"/>
              <w:jc w:val="center"/>
              <w:rPr>
                <w:rFonts w:ascii="宋体" w:hAnsi="宋体"/>
              </w:rPr>
            </w:pPr>
            <w:r>
              <w:rPr>
                <w:rFonts w:hint="eastAsia" w:ascii="宋体" w:hAnsi="宋体"/>
              </w:rPr>
              <w:t>6</w:t>
            </w:r>
          </w:p>
        </w:tc>
        <w:tc>
          <w:tcPr>
            <w:tcW w:w="1647" w:type="dxa"/>
            <w:noWrap w:val="0"/>
            <w:vAlign w:val="top"/>
          </w:tcPr>
          <w:p w14:paraId="54B0AFF9">
            <w:pPr>
              <w:ind w:firstLine="480"/>
              <w:jc w:val="center"/>
              <w:rPr>
                <w:rFonts w:ascii="宋体" w:hAnsi="宋体"/>
              </w:rPr>
            </w:pPr>
          </w:p>
        </w:tc>
      </w:tr>
      <w:tr w14:paraId="04F25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top"/>
          </w:tcPr>
          <w:p w14:paraId="01276ED3">
            <w:pPr>
              <w:spacing w:line="460" w:lineRule="exact"/>
              <w:ind w:firstLine="560"/>
              <w:rPr>
                <w:sz w:val="28"/>
                <w:szCs w:val="28"/>
              </w:rPr>
            </w:pPr>
          </w:p>
        </w:tc>
        <w:tc>
          <w:tcPr>
            <w:tcW w:w="724" w:type="dxa"/>
            <w:noWrap w:val="0"/>
            <w:vAlign w:val="top"/>
          </w:tcPr>
          <w:p w14:paraId="6B16126C">
            <w:pPr>
              <w:ind w:firstLine="0" w:firstLineChars="0"/>
              <w:rPr>
                <w:rFonts w:ascii="宋体" w:hAnsi="宋体"/>
                <w:szCs w:val="21"/>
              </w:rPr>
            </w:pPr>
            <w:r>
              <w:rPr>
                <w:rFonts w:hint="eastAsia" w:ascii="宋体" w:hAnsi="宋体"/>
                <w:szCs w:val="21"/>
              </w:rPr>
              <w:t>2</w:t>
            </w:r>
          </w:p>
        </w:tc>
        <w:tc>
          <w:tcPr>
            <w:tcW w:w="3536" w:type="dxa"/>
            <w:noWrap w:val="0"/>
            <w:vAlign w:val="center"/>
          </w:tcPr>
          <w:p w14:paraId="5A36DF3A">
            <w:pPr>
              <w:ind w:firstLine="480"/>
              <w:rPr>
                <w:rFonts w:ascii="宋体" w:hAnsi="宋体"/>
              </w:rPr>
            </w:pPr>
            <w:r>
              <w:rPr>
                <w:rFonts w:hint="eastAsia" w:ascii="宋体" w:hAnsi="宋体"/>
              </w:rPr>
              <w:t>基本款首饰绘制</w:t>
            </w:r>
          </w:p>
        </w:tc>
        <w:tc>
          <w:tcPr>
            <w:tcW w:w="717" w:type="dxa"/>
            <w:noWrap w:val="0"/>
            <w:vAlign w:val="top"/>
          </w:tcPr>
          <w:p w14:paraId="63961CA5">
            <w:pPr>
              <w:ind w:firstLine="35" w:firstLineChars="17"/>
              <w:jc w:val="center"/>
              <w:rPr>
                <w:rFonts w:ascii="宋体" w:hAnsi="宋体"/>
              </w:rPr>
            </w:pPr>
            <w:r>
              <w:rPr>
                <w:rFonts w:hint="eastAsia" w:ascii="宋体" w:hAnsi="宋体"/>
              </w:rPr>
              <w:t>6</w:t>
            </w:r>
          </w:p>
        </w:tc>
        <w:tc>
          <w:tcPr>
            <w:tcW w:w="1647" w:type="dxa"/>
            <w:noWrap w:val="0"/>
            <w:vAlign w:val="top"/>
          </w:tcPr>
          <w:p w14:paraId="06A67476">
            <w:pPr>
              <w:ind w:firstLine="480"/>
              <w:jc w:val="center"/>
              <w:rPr>
                <w:rFonts w:ascii="宋体" w:hAnsi="宋体"/>
              </w:rPr>
            </w:pPr>
          </w:p>
        </w:tc>
      </w:tr>
      <w:tr w14:paraId="60974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top"/>
          </w:tcPr>
          <w:p w14:paraId="4B7DAE4B">
            <w:pPr>
              <w:spacing w:line="460" w:lineRule="exact"/>
              <w:ind w:firstLine="560"/>
              <w:rPr>
                <w:sz w:val="28"/>
                <w:szCs w:val="28"/>
              </w:rPr>
            </w:pPr>
          </w:p>
        </w:tc>
        <w:tc>
          <w:tcPr>
            <w:tcW w:w="724" w:type="dxa"/>
            <w:noWrap w:val="0"/>
            <w:vAlign w:val="top"/>
          </w:tcPr>
          <w:p w14:paraId="537A2E59">
            <w:pPr>
              <w:ind w:firstLine="0" w:firstLineChars="0"/>
              <w:rPr>
                <w:rFonts w:ascii="宋体" w:hAnsi="宋体"/>
                <w:szCs w:val="21"/>
              </w:rPr>
            </w:pPr>
            <w:r>
              <w:rPr>
                <w:rFonts w:hint="eastAsia" w:ascii="宋体" w:hAnsi="宋体"/>
                <w:szCs w:val="21"/>
              </w:rPr>
              <w:t>3</w:t>
            </w:r>
          </w:p>
        </w:tc>
        <w:tc>
          <w:tcPr>
            <w:tcW w:w="3536" w:type="dxa"/>
            <w:noWrap w:val="0"/>
            <w:vAlign w:val="center"/>
          </w:tcPr>
          <w:p w14:paraId="427D47DA">
            <w:pPr>
              <w:ind w:firstLine="480"/>
              <w:rPr>
                <w:rFonts w:ascii="宋体" w:hAnsi="宋体"/>
              </w:rPr>
            </w:pPr>
            <w:r>
              <w:rPr>
                <w:rFonts w:hint="eastAsia" w:ascii="宋体" w:hAnsi="宋体"/>
              </w:rPr>
              <w:t>基本款箱包绘制</w:t>
            </w:r>
          </w:p>
        </w:tc>
        <w:tc>
          <w:tcPr>
            <w:tcW w:w="717" w:type="dxa"/>
            <w:noWrap w:val="0"/>
            <w:vAlign w:val="top"/>
          </w:tcPr>
          <w:p w14:paraId="167994CD">
            <w:pPr>
              <w:ind w:firstLine="35" w:firstLineChars="17"/>
              <w:jc w:val="center"/>
              <w:rPr>
                <w:rFonts w:ascii="宋体" w:hAnsi="宋体"/>
              </w:rPr>
            </w:pPr>
            <w:r>
              <w:rPr>
                <w:rFonts w:hint="eastAsia" w:ascii="宋体" w:hAnsi="宋体"/>
              </w:rPr>
              <w:t>4</w:t>
            </w:r>
          </w:p>
        </w:tc>
        <w:tc>
          <w:tcPr>
            <w:tcW w:w="1647" w:type="dxa"/>
            <w:noWrap w:val="0"/>
            <w:vAlign w:val="top"/>
          </w:tcPr>
          <w:p w14:paraId="5BA5DE4D">
            <w:pPr>
              <w:ind w:firstLine="480"/>
              <w:jc w:val="center"/>
              <w:rPr>
                <w:rFonts w:ascii="宋体" w:hAnsi="宋体"/>
              </w:rPr>
            </w:pPr>
          </w:p>
        </w:tc>
      </w:tr>
      <w:tr w14:paraId="7EDF0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noWrap w:val="0"/>
            <w:vAlign w:val="top"/>
          </w:tcPr>
          <w:p w14:paraId="755E4534">
            <w:pPr>
              <w:spacing w:line="460" w:lineRule="exact"/>
              <w:ind w:firstLine="480"/>
              <w:rPr>
                <w:szCs w:val="21"/>
              </w:rPr>
            </w:pPr>
            <w:r>
              <w:rPr>
                <w:rFonts w:hint="eastAsia"/>
                <w:szCs w:val="21"/>
              </w:rPr>
              <w:t>考试、小结</w:t>
            </w:r>
          </w:p>
        </w:tc>
        <w:tc>
          <w:tcPr>
            <w:tcW w:w="724" w:type="dxa"/>
            <w:noWrap w:val="0"/>
            <w:vAlign w:val="top"/>
          </w:tcPr>
          <w:p w14:paraId="15D5EE3B">
            <w:pPr>
              <w:ind w:firstLine="0" w:firstLineChars="0"/>
              <w:rPr>
                <w:rFonts w:ascii="宋体" w:hAnsi="宋体"/>
                <w:szCs w:val="21"/>
              </w:rPr>
            </w:pPr>
            <w:r>
              <w:rPr>
                <w:rFonts w:hint="eastAsia" w:ascii="宋体" w:hAnsi="宋体"/>
                <w:szCs w:val="21"/>
              </w:rPr>
              <w:t>1</w:t>
            </w:r>
          </w:p>
        </w:tc>
        <w:tc>
          <w:tcPr>
            <w:tcW w:w="3536" w:type="dxa"/>
            <w:noWrap w:val="0"/>
            <w:vAlign w:val="center"/>
          </w:tcPr>
          <w:p w14:paraId="1CD98F82">
            <w:pPr>
              <w:ind w:firstLine="480"/>
              <w:rPr>
                <w:rFonts w:ascii="宋体" w:hAnsi="宋体"/>
              </w:rPr>
            </w:pPr>
            <w:r>
              <w:rPr>
                <w:rFonts w:hint="eastAsia" w:ascii="宋体" w:hAnsi="宋体"/>
              </w:rPr>
              <w:t>课堂完成一个系列的服饰设计方案表达；总结讲评考试结果</w:t>
            </w:r>
          </w:p>
        </w:tc>
        <w:tc>
          <w:tcPr>
            <w:tcW w:w="717" w:type="dxa"/>
            <w:noWrap w:val="0"/>
            <w:vAlign w:val="top"/>
          </w:tcPr>
          <w:p w14:paraId="42B83A92">
            <w:pPr>
              <w:ind w:firstLine="35" w:firstLineChars="17"/>
              <w:jc w:val="center"/>
              <w:rPr>
                <w:rFonts w:ascii="宋体" w:hAnsi="宋体"/>
              </w:rPr>
            </w:pPr>
            <w:r>
              <w:rPr>
                <w:rFonts w:hint="eastAsia" w:ascii="宋体" w:hAnsi="宋体"/>
              </w:rPr>
              <w:t>4</w:t>
            </w:r>
          </w:p>
        </w:tc>
        <w:tc>
          <w:tcPr>
            <w:tcW w:w="1647" w:type="dxa"/>
            <w:noWrap w:val="0"/>
            <w:vAlign w:val="top"/>
          </w:tcPr>
          <w:p w14:paraId="0E584478">
            <w:pPr>
              <w:ind w:firstLine="480"/>
              <w:jc w:val="center"/>
              <w:rPr>
                <w:rFonts w:ascii="宋体" w:hAnsi="宋体"/>
              </w:rPr>
            </w:pPr>
          </w:p>
        </w:tc>
      </w:tr>
      <w:tr w14:paraId="53005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7084" w:type="dxa"/>
            <w:gridSpan w:val="3"/>
            <w:noWrap w:val="0"/>
            <w:vAlign w:val="top"/>
          </w:tcPr>
          <w:p w14:paraId="1CE71813">
            <w:pPr>
              <w:ind w:firstLine="480"/>
              <w:jc w:val="center"/>
              <w:rPr>
                <w:rFonts w:ascii="宋体" w:hAnsi="宋体"/>
              </w:rPr>
            </w:pPr>
            <w:r>
              <w:rPr>
                <w:rFonts w:hint="eastAsia" w:ascii="宋体" w:hAnsi="宋体"/>
              </w:rPr>
              <w:t>总学时72</w:t>
            </w:r>
          </w:p>
        </w:tc>
        <w:tc>
          <w:tcPr>
            <w:tcW w:w="717" w:type="dxa"/>
            <w:noWrap w:val="0"/>
            <w:vAlign w:val="top"/>
          </w:tcPr>
          <w:p w14:paraId="5E4D1564">
            <w:pPr>
              <w:ind w:firstLine="480"/>
              <w:jc w:val="center"/>
              <w:rPr>
                <w:rFonts w:ascii="宋体" w:hAnsi="宋体"/>
              </w:rPr>
            </w:pPr>
          </w:p>
        </w:tc>
        <w:tc>
          <w:tcPr>
            <w:tcW w:w="1647" w:type="dxa"/>
            <w:noWrap w:val="0"/>
            <w:vAlign w:val="top"/>
          </w:tcPr>
          <w:p w14:paraId="032C8D98">
            <w:pPr>
              <w:ind w:firstLine="480"/>
              <w:jc w:val="center"/>
              <w:rPr>
                <w:rFonts w:ascii="宋体" w:hAnsi="宋体"/>
              </w:rPr>
            </w:pPr>
          </w:p>
        </w:tc>
      </w:tr>
    </w:tbl>
    <w:p w14:paraId="20E2C7EF">
      <w:pPr>
        <w:pStyle w:val="5"/>
        <w:spacing w:line="360" w:lineRule="auto"/>
        <w:rPr>
          <w:rFonts w:ascii="黑体" w:hAnsi="黑体" w:eastAsia="黑体" w:cs="仿宋_GB2312"/>
          <w:kern w:val="2"/>
          <w:position w:val="6"/>
          <w:sz w:val="28"/>
          <w:szCs w:val="28"/>
        </w:rPr>
      </w:pPr>
      <w:r>
        <w:rPr>
          <w:rFonts w:hint="eastAsia" w:ascii="黑体" w:hAnsi="黑体" w:eastAsia="黑体" w:cs="仿宋_GB2312"/>
          <w:kern w:val="2"/>
          <w:position w:val="6"/>
          <w:sz w:val="28"/>
          <w:szCs w:val="28"/>
        </w:rPr>
        <w:tab/>
      </w:r>
      <w:r>
        <w:rPr>
          <w:rFonts w:hint="eastAsia" w:ascii="黑体" w:hAnsi="黑体" w:eastAsia="黑体" w:cs="仿宋_GB2312"/>
          <w:kern w:val="2"/>
          <w:position w:val="6"/>
          <w:sz w:val="28"/>
          <w:szCs w:val="28"/>
        </w:rPr>
        <w:t>2.单元（或项目）设计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
        <w:gridCol w:w="1088"/>
        <w:gridCol w:w="1307"/>
        <w:gridCol w:w="156"/>
        <w:gridCol w:w="1334"/>
        <w:gridCol w:w="193"/>
        <w:gridCol w:w="193"/>
        <w:gridCol w:w="422"/>
        <w:gridCol w:w="1080"/>
        <w:gridCol w:w="660"/>
        <w:gridCol w:w="240"/>
        <w:gridCol w:w="664"/>
        <w:gridCol w:w="380"/>
        <w:gridCol w:w="727"/>
        <w:gridCol w:w="1086"/>
        <w:gridCol w:w="8"/>
      </w:tblGrid>
      <w:tr w14:paraId="25CE9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10" w:type="dxa"/>
          <w:wAfter w:w="8" w:type="dxa"/>
          <w:jc w:val="center"/>
        </w:trPr>
        <w:tc>
          <w:tcPr>
            <w:tcW w:w="2395" w:type="dxa"/>
            <w:gridSpan w:val="2"/>
            <w:tcBorders>
              <w:top w:val="single" w:color="auto" w:sz="4" w:space="0"/>
              <w:left w:val="single" w:color="auto" w:sz="4" w:space="0"/>
              <w:bottom w:val="single" w:color="auto" w:sz="4" w:space="0"/>
              <w:right w:val="single" w:color="auto" w:sz="4" w:space="0"/>
            </w:tcBorders>
            <w:noWrap w:val="0"/>
            <w:vAlign w:val="center"/>
          </w:tcPr>
          <w:p w14:paraId="65401ABE">
            <w:pPr>
              <w:widowControl/>
              <w:ind w:firstLine="480"/>
              <w:jc w:val="center"/>
              <w:rPr>
                <w:rFonts w:ascii="宋体" w:hAnsi="宋体" w:cs="宋体"/>
                <w:kern w:val="0"/>
              </w:rPr>
            </w:pPr>
            <w:r>
              <w:rPr>
                <w:rFonts w:hint="eastAsia" w:ascii="宋体" w:hAnsi="宋体" w:cs="宋体"/>
                <w:kern w:val="0"/>
              </w:rPr>
              <w:t>模块一</w:t>
            </w:r>
          </w:p>
        </w:tc>
        <w:tc>
          <w:tcPr>
            <w:tcW w:w="7135" w:type="dxa"/>
            <w:gridSpan w:val="12"/>
            <w:tcBorders>
              <w:top w:val="single" w:color="auto" w:sz="4" w:space="0"/>
              <w:left w:val="single" w:color="auto" w:sz="4" w:space="0"/>
              <w:bottom w:val="single" w:color="auto" w:sz="4" w:space="0"/>
              <w:right w:val="single" w:color="auto" w:sz="4" w:space="0"/>
            </w:tcBorders>
            <w:noWrap w:val="0"/>
            <w:vAlign w:val="center"/>
          </w:tcPr>
          <w:p w14:paraId="095FCAC2">
            <w:pPr>
              <w:widowControl/>
              <w:ind w:firstLine="480"/>
              <w:jc w:val="center"/>
              <w:rPr>
                <w:rFonts w:ascii="宋体" w:hAnsi="宋体" w:cs="宋体"/>
                <w:kern w:val="0"/>
              </w:rPr>
            </w:pPr>
            <w:r>
              <w:rPr>
                <w:rFonts w:hint="eastAsia"/>
                <w:szCs w:val="21"/>
              </w:rPr>
              <w:t>认识</w:t>
            </w:r>
            <w:r>
              <w:rPr>
                <w:rFonts w:hint="eastAsia"/>
                <w:b/>
                <w:bCs/>
                <w:szCs w:val="21"/>
              </w:rPr>
              <w:t>AI</w:t>
            </w:r>
          </w:p>
        </w:tc>
      </w:tr>
      <w:tr w14:paraId="0DDB11C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10" w:type="dxa"/>
          <w:trHeight w:val="402" w:hRule="atLeast"/>
          <w:jc w:val="center"/>
        </w:trPr>
        <w:tc>
          <w:tcPr>
            <w:tcW w:w="1088" w:type="dxa"/>
            <w:tcBorders>
              <w:top w:val="nil"/>
              <w:left w:val="single" w:color="auto" w:sz="4" w:space="0"/>
              <w:bottom w:val="single" w:color="auto" w:sz="4" w:space="0"/>
              <w:right w:val="single" w:color="auto" w:sz="4" w:space="0"/>
            </w:tcBorders>
            <w:shd w:val="clear" w:color="auto" w:fill="auto"/>
            <w:noWrap w:val="0"/>
            <w:vAlign w:val="center"/>
          </w:tcPr>
          <w:p w14:paraId="7CF7D2CB">
            <w:pPr>
              <w:widowControl/>
              <w:ind w:firstLine="0" w:firstLineChars="0"/>
              <w:rPr>
                <w:rFonts w:ascii="宋体" w:hAnsi="宋体" w:cs="宋体"/>
                <w:kern w:val="0"/>
              </w:rPr>
            </w:pPr>
            <w:r>
              <w:rPr>
                <w:rFonts w:hint="eastAsia" w:ascii="宋体" w:hAnsi="宋体" w:cs="宋体"/>
                <w:kern w:val="0"/>
              </w:rPr>
              <w:t>单元1</w:t>
            </w:r>
          </w:p>
        </w:tc>
        <w:tc>
          <w:tcPr>
            <w:tcW w:w="4685" w:type="dxa"/>
            <w:gridSpan w:val="7"/>
            <w:tcBorders>
              <w:top w:val="nil"/>
              <w:left w:val="nil"/>
              <w:bottom w:val="single" w:color="auto" w:sz="4" w:space="0"/>
              <w:right w:val="single" w:color="auto" w:sz="4" w:space="0"/>
            </w:tcBorders>
            <w:shd w:val="clear" w:color="auto" w:fill="auto"/>
            <w:noWrap w:val="0"/>
            <w:vAlign w:val="center"/>
          </w:tcPr>
          <w:p w14:paraId="647044A2">
            <w:pPr>
              <w:widowControl/>
              <w:ind w:firstLine="210" w:firstLineChars="100"/>
              <w:jc w:val="left"/>
              <w:rPr>
                <w:rFonts w:ascii="宋体" w:hAnsi="宋体" w:cs="宋体"/>
                <w:kern w:val="0"/>
              </w:rPr>
            </w:pPr>
            <w:r>
              <w:rPr>
                <w:rFonts w:hint="eastAsia"/>
                <w:szCs w:val="21"/>
              </w:rPr>
              <w:t>安装AI,了解操作界面</w:t>
            </w:r>
          </w:p>
        </w:tc>
        <w:tc>
          <w:tcPr>
            <w:tcW w:w="900" w:type="dxa"/>
            <w:gridSpan w:val="2"/>
            <w:vMerge w:val="restart"/>
            <w:tcBorders>
              <w:top w:val="nil"/>
              <w:left w:val="single" w:color="auto" w:sz="4" w:space="0"/>
              <w:right w:val="single" w:color="auto" w:sz="4" w:space="0"/>
            </w:tcBorders>
            <w:shd w:val="clear" w:color="auto" w:fill="auto"/>
            <w:noWrap w:val="0"/>
            <w:vAlign w:val="center"/>
          </w:tcPr>
          <w:p w14:paraId="47708696">
            <w:pPr>
              <w:widowControl/>
              <w:ind w:firstLine="0" w:firstLineChars="0"/>
              <w:rPr>
                <w:rFonts w:ascii="宋体" w:hAnsi="宋体" w:cs="宋体"/>
                <w:kern w:val="0"/>
              </w:rPr>
            </w:pPr>
            <w:r>
              <w:rPr>
                <w:rFonts w:hint="eastAsia" w:ascii="宋体" w:hAnsi="宋体" w:cs="宋体"/>
                <w:kern w:val="0"/>
              </w:rPr>
              <w:t>学时</w:t>
            </w:r>
          </w:p>
        </w:tc>
        <w:tc>
          <w:tcPr>
            <w:tcW w:w="1044" w:type="dxa"/>
            <w:gridSpan w:val="2"/>
            <w:tcBorders>
              <w:top w:val="nil"/>
              <w:left w:val="nil"/>
              <w:bottom w:val="single" w:color="auto" w:sz="4" w:space="0"/>
              <w:right w:val="single" w:color="auto" w:sz="4" w:space="0"/>
            </w:tcBorders>
            <w:shd w:val="clear" w:color="auto" w:fill="FFFFFF"/>
            <w:noWrap w:val="0"/>
            <w:vAlign w:val="center"/>
          </w:tcPr>
          <w:p w14:paraId="341B7FCC">
            <w:pPr>
              <w:widowControl/>
              <w:ind w:firstLine="0" w:firstLineChars="0"/>
              <w:rPr>
                <w:rFonts w:ascii="宋体" w:hAnsi="宋体" w:cs="宋体"/>
                <w:kern w:val="0"/>
                <w:szCs w:val="21"/>
              </w:rPr>
            </w:pPr>
            <w:r>
              <w:rPr>
                <w:rFonts w:hint="eastAsia" w:ascii="宋体" w:hAnsi="宋体" w:cs="宋体"/>
                <w:kern w:val="0"/>
                <w:szCs w:val="21"/>
              </w:rPr>
              <w:t>理论</w:t>
            </w:r>
          </w:p>
        </w:tc>
        <w:tc>
          <w:tcPr>
            <w:tcW w:w="1821" w:type="dxa"/>
            <w:gridSpan w:val="3"/>
            <w:tcBorders>
              <w:top w:val="nil"/>
              <w:left w:val="nil"/>
              <w:bottom w:val="single" w:color="auto" w:sz="4" w:space="0"/>
              <w:right w:val="single" w:color="auto" w:sz="4" w:space="0"/>
            </w:tcBorders>
            <w:noWrap w:val="0"/>
            <w:vAlign w:val="center"/>
          </w:tcPr>
          <w:p w14:paraId="731758FE">
            <w:pPr>
              <w:widowControl/>
              <w:ind w:firstLine="480"/>
              <w:jc w:val="left"/>
              <w:rPr>
                <w:rFonts w:ascii="宋体" w:hAnsi="宋体" w:cs="宋体"/>
                <w:kern w:val="0"/>
              </w:rPr>
            </w:pPr>
            <w:r>
              <w:rPr>
                <w:rFonts w:hint="eastAsia" w:ascii="宋体" w:hAnsi="宋体" w:cs="宋体"/>
                <w:kern w:val="0"/>
              </w:rPr>
              <w:t>2</w:t>
            </w:r>
          </w:p>
        </w:tc>
      </w:tr>
      <w:tr w14:paraId="0437D86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10" w:type="dxa"/>
          <w:trHeight w:val="402" w:hRule="atLeast"/>
          <w:jc w:val="center"/>
        </w:trPr>
        <w:tc>
          <w:tcPr>
            <w:tcW w:w="1088" w:type="dxa"/>
            <w:tcBorders>
              <w:top w:val="nil"/>
              <w:left w:val="single" w:color="auto" w:sz="4" w:space="0"/>
              <w:bottom w:val="single" w:color="auto" w:sz="4" w:space="0"/>
              <w:right w:val="single" w:color="auto" w:sz="4" w:space="0"/>
            </w:tcBorders>
            <w:shd w:val="clear" w:color="auto" w:fill="auto"/>
            <w:noWrap w:val="0"/>
            <w:vAlign w:val="center"/>
          </w:tcPr>
          <w:p w14:paraId="53919D9B">
            <w:pPr>
              <w:widowControl/>
              <w:ind w:firstLine="0" w:firstLineChars="0"/>
              <w:rPr>
                <w:rFonts w:ascii="宋体" w:hAnsi="宋体" w:cs="宋体"/>
                <w:kern w:val="0"/>
              </w:rPr>
            </w:pPr>
            <w:r>
              <w:rPr>
                <w:rFonts w:hint="eastAsia" w:ascii="宋体" w:hAnsi="宋体" w:cs="宋体"/>
                <w:kern w:val="0"/>
              </w:rPr>
              <w:t>单元2　</w:t>
            </w:r>
          </w:p>
        </w:tc>
        <w:tc>
          <w:tcPr>
            <w:tcW w:w="4685" w:type="dxa"/>
            <w:gridSpan w:val="7"/>
            <w:tcBorders>
              <w:top w:val="nil"/>
              <w:left w:val="nil"/>
              <w:bottom w:val="single" w:color="auto" w:sz="4" w:space="0"/>
              <w:right w:val="single" w:color="auto" w:sz="4" w:space="0"/>
            </w:tcBorders>
            <w:shd w:val="clear" w:color="auto" w:fill="auto"/>
            <w:noWrap w:val="0"/>
            <w:vAlign w:val="center"/>
          </w:tcPr>
          <w:p w14:paraId="0D151411">
            <w:pPr>
              <w:widowControl/>
              <w:ind w:firstLine="480"/>
              <w:jc w:val="left"/>
              <w:rPr>
                <w:rFonts w:ascii="宋体" w:hAnsi="宋体" w:cs="宋体"/>
                <w:kern w:val="0"/>
              </w:rPr>
            </w:pPr>
            <w:r>
              <w:rPr>
                <w:rFonts w:hint="eastAsia"/>
                <w:szCs w:val="21"/>
              </w:rPr>
              <w:t>AI应用领域及作品赏析</w:t>
            </w:r>
          </w:p>
        </w:tc>
        <w:tc>
          <w:tcPr>
            <w:tcW w:w="900" w:type="dxa"/>
            <w:gridSpan w:val="2"/>
            <w:vMerge w:val="continue"/>
            <w:tcBorders>
              <w:left w:val="single" w:color="auto" w:sz="4" w:space="0"/>
              <w:right w:val="single" w:color="auto" w:sz="4" w:space="0"/>
            </w:tcBorders>
            <w:shd w:val="clear" w:color="auto" w:fill="auto"/>
            <w:noWrap w:val="0"/>
            <w:vAlign w:val="center"/>
          </w:tcPr>
          <w:p w14:paraId="23866525">
            <w:pPr>
              <w:widowControl/>
              <w:ind w:firstLine="480"/>
              <w:jc w:val="left"/>
              <w:rPr>
                <w:rFonts w:ascii="宋体" w:hAnsi="宋体" w:cs="宋体"/>
                <w:kern w:val="0"/>
              </w:rPr>
            </w:pPr>
          </w:p>
        </w:tc>
        <w:tc>
          <w:tcPr>
            <w:tcW w:w="1044" w:type="dxa"/>
            <w:gridSpan w:val="2"/>
            <w:tcBorders>
              <w:top w:val="nil"/>
              <w:left w:val="nil"/>
              <w:bottom w:val="single" w:color="auto" w:sz="4" w:space="0"/>
              <w:right w:val="single" w:color="auto" w:sz="4" w:space="0"/>
            </w:tcBorders>
            <w:shd w:val="clear" w:color="auto" w:fill="FFFFFF"/>
            <w:noWrap w:val="0"/>
            <w:vAlign w:val="center"/>
          </w:tcPr>
          <w:p w14:paraId="39A0D62D">
            <w:pPr>
              <w:widowControl/>
              <w:ind w:firstLine="0" w:firstLineChars="0"/>
              <w:rPr>
                <w:rFonts w:ascii="宋体" w:hAnsi="宋体" w:cs="宋体"/>
                <w:kern w:val="0"/>
                <w:szCs w:val="21"/>
              </w:rPr>
            </w:pPr>
            <w:r>
              <w:rPr>
                <w:rFonts w:hint="eastAsia" w:ascii="宋体" w:hAnsi="宋体" w:cs="宋体"/>
                <w:kern w:val="0"/>
                <w:szCs w:val="21"/>
              </w:rPr>
              <w:t>理论</w:t>
            </w:r>
          </w:p>
        </w:tc>
        <w:tc>
          <w:tcPr>
            <w:tcW w:w="1821" w:type="dxa"/>
            <w:gridSpan w:val="3"/>
            <w:tcBorders>
              <w:top w:val="nil"/>
              <w:left w:val="nil"/>
              <w:bottom w:val="single" w:color="auto" w:sz="4" w:space="0"/>
              <w:right w:val="single" w:color="auto" w:sz="4" w:space="0"/>
            </w:tcBorders>
            <w:noWrap w:val="0"/>
            <w:vAlign w:val="center"/>
          </w:tcPr>
          <w:p w14:paraId="7396EA57">
            <w:pPr>
              <w:widowControl/>
              <w:ind w:firstLine="480"/>
              <w:jc w:val="left"/>
              <w:rPr>
                <w:rFonts w:ascii="宋体" w:hAnsi="宋体" w:cs="宋体"/>
                <w:kern w:val="0"/>
              </w:rPr>
            </w:pPr>
            <w:r>
              <w:rPr>
                <w:rFonts w:hint="eastAsia" w:ascii="宋体" w:hAnsi="宋体" w:cs="宋体"/>
                <w:kern w:val="0"/>
              </w:rPr>
              <w:t>2</w:t>
            </w:r>
          </w:p>
        </w:tc>
      </w:tr>
      <w:tr w14:paraId="7E0EA14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548" w:type="dxa"/>
            <w:gridSpan w:val="16"/>
            <w:tcBorders>
              <w:top w:val="single" w:color="auto" w:sz="4" w:space="0"/>
              <w:left w:val="single" w:color="auto" w:sz="4" w:space="0"/>
              <w:bottom w:val="single" w:color="auto" w:sz="4" w:space="0"/>
              <w:right w:val="single" w:color="auto" w:sz="4" w:space="0"/>
            </w:tcBorders>
            <w:noWrap w:val="0"/>
            <w:vAlign w:val="center"/>
          </w:tcPr>
          <w:p w14:paraId="57E24DB2">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20BC87A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548" w:type="dxa"/>
            <w:gridSpan w:val="16"/>
            <w:tcBorders>
              <w:top w:val="single" w:color="auto" w:sz="4" w:space="0"/>
              <w:left w:val="single" w:color="auto" w:sz="4" w:space="0"/>
              <w:bottom w:val="single" w:color="auto" w:sz="4" w:space="0"/>
              <w:right w:val="single" w:color="auto" w:sz="4" w:space="0"/>
            </w:tcBorders>
            <w:noWrap w:val="0"/>
            <w:vAlign w:val="center"/>
          </w:tcPr>
          <w:p w14:paraId="7035124F">
            <w:pPr>
              <w:widowControl/>
              <w:ind w:firstLine="480"/>
              <w:jc w:val="left"/>
              <w:rPr>
                <w:rFonts w:ascii="宋体" w:hAnsi="宋体" w:cs="宋体"/>
                <w:kern w:val="0"/>
              </w:rPr>
            </w:pPr>
            <w:r>
              <w:rPr>
                <w:rFonts w:hint="eastAsia" w:ascii="宋体" w:hAnsi="宋体" w:cs="宋体"/>
                <w:kern w:val="0"/>
              </w:rPr>
              <w:t>认知目标：了解</w:t>
            </w:r>
            <w:r>
              <w:rPr>
                <w:rFonts w:hint="eastAsia"/>
                <w:szCs w:val="21"/>
              </w:rPr>
              <w:t>AI安装</w:t>
            </w:r>
            <w:r>
              <w:rPr>
                <w:rFonts w:hint="eastAsia" w:ascii="宋体" w:hAnsi="宋体" w:cs="宋体"/>
                <w:kern w:val="0"/>
              </w:rPr>
              <w:t>方法与表现技巧</w:t>
            </w:r>
          </w:p>
          <w:p w14:paraId="6EE961A5">
            <w:pPr>
              <w:widowControl/>
              <w:ind w:firstLine="480"/>
              <w:jc w:val="left"/>
              <w:rPr>
                <w:rFonts w:ascii="宋体" w:hAnsi="宋体" w:cs="宋体"/>
                <w:kern w:val="0"/>
              </w:rPr>
            </w:pPr>
            <w:r>
              <w:rPr>
                <w:rFonts w:hint="eastAsia" w:ascii="宋体" w:hAnsi="宋体" w:cs="宋体"/>
                <w:kern w:val="0"/>
              </w:rPr>
              <w:t>技能目标：能安装</w:t>
            </w:r>
            <w:r>
              <w:rPr>
                <w:rFonts w:hint="eastAsia"/>
                <w:szCs w:val="21"/>
              </w:rPr>
              <w:t>AI，了解操作界面</w:t>
            </w:r>
          </w:p>
        </w:tc>
      </w:tr>
      <w:tr w14:paraId="0D9178D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8"/>
            <w:tcBorders>
              <w:top w:val="single" w:color="auto" w:sz="4" w:space="0"/>
              <w:left w:val="single" w:color="auto" w:sz="4" w:space="0"/>
              <w:bottom w:val="single" w:color="auto" w:sz="4" w:space="0"/>
              <w:right w:val="single" w:color="auto" w:sz="4" w:space="0"/>
            </w:tcBorders>
            <w:noWrap w:val="0"/>
            <w:vAlign w:val="center"/>
          </w:tcPr>
          <w:p w14:paraId="25DE707A">
            <w:pPr>
              <w:widowControl/>
              <w:ind w:firstLine="480"/>
              <w:jc w:val="center"/>
              <w:rPr>
                <w:rFonts w:ascii="宋体" w:hAnsi="宋体" w:cs="宋体"/>
                <w:kern w:val="0"/>
              </w:rPr>
            </w:pPr>
            <w:r>
              <w:rPr>
                <w:rFonts w:hint="eastAsia" w:ascii="宋体" w:hAnsi="宋体" w:cs="宋体"/>
                <w:kern w:val="0"/>
              </w:rPr>
              <w:t>主要内容（标注重点和难点）</w:t>
            </w:r>
          </w:p>
        </w:tc>
        <w:tc>
          <w:tcPr>
            <w:tcW w:w="4845" w:type="dxa"/>
            <w:gridSpan w:val="8"/>
            <w:tcBorders>
              <w:top w:val="nil"/>
              <w:left w:val="nil"/>
              <w:bottom w:val="single" w:color="auto" w:sz="4" w:space="0"/>
              <w:right w:val="single" w:color="auto" w:sz="4" w:space="0"/>
            </w:tcBorders>
            <w:noWrap w:val="0"/>
            <w:vAlign w:val="center"/>
          </w:tcPr>
          <w:p w14:paraId="0741E399">
            <w:pPr>
              <w:widowControl/>
              <w:ind w:firstLine="480"/>
              <w:jc w:val="left"/>
              <w:rPr>
                <w:rFonts w:ascii="宋体" w:hAnsi="宋体" w:cs="宋体"/>
                <w:kern w:val="0"/>
              </w:rPr>
            </w:pPr>
            <w:r>
              <w:rPr>
                <w:rFonts w:hint="eastAsia" w:ascii="宋体" w:hAnsi="宋体" w:cs="宋体"/>
                <w:kern w:val="0"/>
              </w:rPr>
              <w:t>主要教学方法</w:t>
            </w:r>
          </w:p>
        </w:tc>
      </w:tr>
      <w:tr w14:paraId="6C08C78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92" w:hRule="atLeast"/>
          <w:jc w:val="center"/>
        </w:trPr>
        <w:tc>
          <w:tcPr>
            <w:tcW w:w="4703" w:type="dxa"/>
            <w:gridSpan w:val="8"/>
            <w:vMerge w:val="restart"/>
            <w:tcBorders>
              <w:top w:val="single" w:color="auto" w:sz="4" w:space="0"/>
              <w:left w:val="single" w:color="auto" w:sz="4" w:space="0"/>
              <w:bottom w:val="single" w:color="auto" w:sz="4" w:space="0"/>
              <w:right w:val="single" w:color="auto" w:sz="4" w:space="0"/>
            </w:tcBorders>
            <w:noWrap w:val="0"/>
            <w:vAlign w:val="top"/>
          </w:tcPr>
          <w:p w14:paraId="70977400">
            <w:pPr>
              <w:pStyle w:val="15"/>
              <w:widowControl/>
              <w:ind w:firstLine="210" w:firstLineChars="100"/>
              <w:jc w:val="left"/>
              <w:rPr>
                <w:rFonts w:ascii="宋体" w:hAnsi="宋体" w:cs="宋体"/>
                <w:kern w:val="0"/>
              </w:rPr>
            </w:pPr>
            <w:r>
              <w:rPr>
                <w:rFonts w:hint="eastAsia" w:ascii="宋体" w:hAnsi="宋体" w:cs="宋体"/>
                <w:kern w:val="0"/>
              </w:rPr>
              <w:t xml:space="preserve">模块一  </w:t>
            </w:r>
            <w:r>
              <w:rPr>
                <w:rFonts w:hint="eastAsia"/>
                <w:szCs w:val="21"/>
              </w:rPr>
              <w:t>认识</w:t>
            </w:r>
            <w:r>
              <w:rPr>
                <w:rFonts w:hint="eastAsia"/>
                <w:b/>
                <w:bCs/>
                <w:szCs w:val="21"/>
              </w:rPr>
              <w:t>AI</w:t>
            </w:r>
          </w:p>
          <w:p w14:paraId="7D67624B">
            <w:pPr>
              <w:widowControl/>
              <w:ind w:firstLine="210" w:firstLineChars="100"/>
              <w:jc w:val="left"/>
              <w:rPr>
                <w:szCs w:val="21"/>
              </w:rPr>
            </w:pPr>
            <w:r>
              <w:rPr>
                <w:rFonts w:hint="eastAsia" w:ascii="宋体" w:hAnsi="宋体" w:cs="宋体"/>
                <w:kern w:val="0"/>
              </w:rPr>
              <w:t xml:space="preserve">单元1  </w:t>
            </w:r>
            <w:r>
              <w:rPr>
                <w:rFonts w:hint="eastAsia"/>
                <w:szCs w:val="21"/>
              </w:rPr>
              <w:t>安装AI,了解操作界面</w:t>
            </w:r>
          </w:p>
          <w:p w14:paraId="6593FC9C">
            <w:pPr>
              <w:widowControl/>
              <w:numPr>
                <w:ilvl w:val="1"/>
                <w:numId w:val="11"/>
              </w:numPr>
              <w:spacing w:line="240" w:lineRule="auto"/>
              <w:ind w:firstLineChars="0"/>
              <w:jc w:val="left"/>
              <w:rPr>
                <w:szCs w:val="21"/>
              </w:rPr>
            </w:pPr>
            <w:r>
              <w:rPr>
                <w:rFonts w:hint="eastAsia"/>
                <w:szCs w:val="21"/>
              </w:rPr>
              <w:t xml:space="preserve"> AI的安装</w:t>
            </w:r>
          </w:p>
          <w:p w14:paraId="6FAFF235">
            <w:pPr>
              <w:widowControl/>
              <w:numPr>
                <w:ilvl w:val="1"/>
                <w:numId w:val="11"/>
              </w:numPr>
              <w:spacing w:line="240" w:lineRule="auto"/>
              <w:ind w:firstLineChars="0"/>
              <w:jc w:val="left"/>
              <w:rPr>
                <w:szCs w:val="21"/>
              </w:rPr>
            </w:pPr>
            <w:r>
              <w:rPr>
                <w:rFonts w:hint="eastAsia"/>
                <w:szCs w:val="21"/>
              </w:rPr>
              <w:t xml:space="preserve"> AI操作界面介绍</w:t>
            </w:r>
          </w:p>
          <w:p w14:paraId="2F1097D4">
            <w:pPr>
              <w:widowControl/>
              <w:ind w:firstLine="210" w:firstLineChars="100"/>
              <w:jc w:val="left"/>
              <w:rPr>
                <w:rFonts w:ascii="宋体" w:hAnsi="宋体" w:cs="宋体"/>
                <w:kern w:val="0"/>
              </w:rPr>
            </w:pPr>
            <w:r>
              <w:rPr>
                <w:rFonts w:hint="eastAsia" w:ascii="宋体" w:hAnsi="宋体" w:cs="宋体"/>
                <w:kern w:val="0"/>
              </w:rPr>
              <w:t xml:space="preserve">单元2  </w:t>
            </w:r>
            <w:r>
              <w:rPr>
                <w:rFonts w:hint="eastAsia"/>
                <w:szCs w:val="21"/>
              </w:rPr>
              <w:t>AI应用领域及作品赏析</w:t>
            </w:r>
            <w:r>
              <w:rPr>
                <w:rFonts w:hint="eastAsia" w:ascii="宋体" w:hAnsi="宋体" w:cs="宋体"/>
                <w:kern w:val="0"/>
              </w:rPr>
              <w:t xml:space="preserve"> </w:t>
            </w:r>
          </w:p>
          <w:p w14:paraId="08C13E81">
            <w:pPr>
              <w:widowControl/>
              <w:ind w:firstLine="630" w:firstLineChars="300"/>
              <w:jc w:val="left"/>
              <w:rPr>
                <w:szCs w:val="21"/>
              </w:rPr>
            </w:pPr>
            <w:r>
              <w:rPr>
                <w:rFonts w:hint="eastAsia" w:ascii="宋体" w:hAnsi="宋体" w:cs="宋体"/>
                <w:kern w:val="0"/>
              </w:rPr>
              <w:t xml:space="preserve">2.1  </w:t>
            </w:r>
            <w:r>
              <w:rPr>
                <w:rFonts w:hint="eastAsia"/>
                <w:szCs w:val="21"/>
              </w:rPr>
              <w:t>AI的应用领域</w:t>
            </w:r>
          </w:p>
          <w:p w14:paraId="4FC2C332">
            <w:pPr>
              <w:widowControl/>
              <w:ind w:firstLine="630" w:firstLineChars="300"/>
              <w:jc w:val="left"/>
              <w:rPr>
                <w:rFonts w:ascii="宋体" w:hAnsi="宋体" w:cs="宋体"/>
                <w:kern w:val="0"/>
              </w:rPr>
            </w:pPr>
            <w:r>
              <w:rPr>
                <w:rFonts w:hint="eastAsia"/>
                <w:szCs w:val="21"/>
              </w:rPr>
              <w:t>2.2   AI作品赏析</w:t>
            </w:r>
            <w:r>
              <w:rPr>
                <w:rFonts w:hint="eastAsia" w:ascii="宋体" w:hAnsi="宋体" w:cs="宋体"/>
                <w:kern w:val="0"/>
              </w:rPr>
              <w:br w:type="textWrapping"/>
            </w:r>
            <w:r>
              <w:rPr>
                <w:rFonts w:ascii="宋体" w:hAnsi="宋体" w:cs="宋体"/>
                <w:kern w:val="0"/>
              </w:rPr>
              <w:t>重点</w:t>
            </w:r>
            <w:r>
              <w:rPr>
                <w:rFonts w:hint="eastAsia" w:ascii="宋体" w:hAnsi="宋体" w:cs="宋体"/>
                <w:kern w:val="0"/>
              </w:rPr>
              <w:t>：熟悉掌握</w:t>
            </w:r>
            <w:r>
              <w:rPr>
                <w:rFonts w:hint="eastAsia"/>
                <w:szCs w:val="21"/>
              </w:rPr>
              <w:t>AI操作界面</w:t>
            </w:r>
          </w:p>
          <w:p w14:paraId="6443E4F0">
            <w:pPr>
              <w:pStyle w:val="15"/>
              <w:widowControl/>
              <w:ind w:left="394" w:firstLine="0" w:firstLineChars="0"/>
              <w:jc w:val="left"/>
              <w:rPr>
                <w:rFonts w:ascii="宋体" w:hAnsi="宋体" w:cs="宋体"/>
                <w:kern w:val="0"/>
              </w:rPr>
            </w:pPr>
            <w:r>
              <w:rPr>
                <w:rFonts w:ascii="宋体" w:hAnsi="宋体" w:cs="宋体"/>
                <w:kern w:val="0"/>
              </w:rPr>
              <w:t>难点</w:t>
            </w:r>
            <w:r>
              <w:rPr>
                <w:rFonts w:hint="eastAsia" w:ascii="宋体" w:hAnsi="宋体" w:cs="宋体"/>
                <w:kern w:val="0"/>
              </w:rPr>
              <w:t>：</w:t>
            </w:r>
            <w:r>
              <w:rPr>
                <w:rFonts w:hint="eastAsia"/>
                <w:szCs w:val="21"/>
              </w:rPr>
              <w:t>AI</w:t>
            </w:r>
            <w:r>
              <w:rPr>
                <w:rFonts w:hint="eastAsia" w:ascii="宋体" w:hAnsi="宋体" w:cs="宋体"/>
                <w:kern w:val="0"/>
              </w:rPr>
              <w:t>技巧的掌握</w:t>
            </w:r>
          </w:p>
        </w:tc>
        <w:tc>
          <w:tcPr>
            <w:tcW w:w="4845" w:type="dxa"/>
            <w:gridSpan w:val="8"/>
            <w:tcBorders>
              <w:top w:val="nil"/>
              <w:left w:val="nil"/>
              <w:bottom w:val="single" w:color="auto" w:sz="4" w:space="0"/>
              <w:right w:val="single" w:color="auto" w:sz="4" w:space="0"/>
            </w:tcBorders>
            <w:noWrap w:val="0"/>
            <w:vAlign w:val="center"/>
          </w:tcPr>
          <w:p w14:paraId="520A8AFC">
            <w:pPr>
              <w:widowControl/>
              <w:ind w:firstLine="480"/>
              <w:jc w:val="left"/>
              <w:rPr>
                <w:rFonts w:ascii="宋体" w:hAnsi="宋体" w:cs="宋体"/>
                <w:kern w:val="0"/>
              </w:rPr>
            </w:pPr>
            <w:r>
              <w:rPr>
                <w:rFonts w:hint="eastAsia" w:ascii="宋体" w:hAnsi="宋体" w:cs="宋体"/>
                <w:kern w:val="0"/>
              </w:rPr>
              <w:t>　示教法</w:t>
            </w:r>
          </w:p>
        </w:tc>
      </w:tr>
      <w:tr w14:paraId="69AF132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8"/>
            <w:vMerge w:val="continue"/>
            <w:tcBorders>
              <w:top w:val="single" w:color="auto" w:sz="4" w:space="0"/>
              <w:left w:val="single" w:color="auto" w:sz="4" w:space="0"/>
              <w:bottom w:val="single" w:color="auto" w:sz="4" w:space="0"/>
              <w:right w:val="single" w:color="auto" w:sz="4" w:space="0"/>
            </w:tcBorders>
            <w:noWrap w:val="0"/>
            <w:vAlign w:val="center"/>
          </w:tcPr>
          <w:p w14:paraId="386355A6">
            <w:pPr>
              <w:widowControl/>
              <w:ind w:firstLine="480"/>
              <w:jc w:val="left"/>
              <w:rPr>
                <w:rFonts w:ascii="宋体" w:hAnsi="宋体" w:cs="宋体"/>
                <w:kern w:val="0"/>
              </w:rPr>
            </w:pPr>
          </w:p>
        </w:tc>
        <w:tc>
          <w:tcPr>
            <w:tcW w:w="4845" w:type="dxa"/>
            <w:gridSpan w:val="8"/>
            <w:tcBorders>
              <w:top w:val="nil"/>
              <w:left w:val="nil"/>
              <w:bottom w:val="single" w:color="auto" w:sz="4" w:space="0"/>
              <w:right w:val="single" w:color="auto" w:sz="4" w:space="0"/>
            </w:tcBorders>
            <w:noWrap w:val="0"/>
            <w:vAlign w:val="center"/>
          </w:tcPr>
          <w:p w14:paraId="09D1B410">
            <w:pPr>
              <w:widowControl/>
              <w:ind w:firstLine="480"/>
              <w:jc w:val="left"/>
              <w:rPr>
                <w:rFonts w:ascii="宋体" w:hAnsi="宋体" w:cs="宋体"/>
                <w:kern w:val="0"/>
              </w:rPr>
            </w:pPr>
            <w:r>
              <w:rPr>
                <w:rFonts w:hint="eastAsia" w:ascii="宋体" w:hAnsi="宋体" w:cs="宋体"/>
                <w:kern w:val="0"/>
              </w:rPr>
              <w:t>教学地点</w:t>
            </w:r>
          </w:p>
        </w:tc>
      </w:tr>
      <w:tr w14:paraId="5BBBAC4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90" w:hRule="atLeast"/>
          <w:jc w:val="center"/>
        </w:trPr>
        <w:tc>
          <w:tcPr>
            <w:tcW w:w="4703" w:type="dxa"/>
            <w:gridSpan w:val="8"/>
            <w:vMerge w:val="continue"/>
            <w:tcBorders>
              <w:top w:val="single" w:color="auto" w:sz="4" w:space="0"/>
              <w:left w:val="single" w:color="auto" w:sz="4" w:space="0"/>
              <w:bottom w:val="single" w:color="auto" w:sz="4" w:space="0"/>
              <w:right w:val="single" w:color="auto" w:sz="4" w:space="0"/>
            </w:tcBorders>
            <w:noWrap w:val="0"/>
            <w:vAlign w:val="center"/>
          </w:tcPr>
          <w:p w14:paraId="0E41200C">
            <w:pPr>
              <w:widowControl/>
              <w:ind w:firstLine="480"/>
              <w:jc w:val="left"/>
              <w:rPr>
                <w:rFonts w:ascii="宋体" w:hAnsi="宋体" w:cs="宋体"/>
                <w:kern w:val="0"/>
              </w:rPr>
            </w:pPr>
          </w:p>
        </w:tc>
        <w:tc>
          <w:tcPr>
            <w:tcW w:w="4845" w:type="dxa"/>
            <w:gridSpan w:val="8"/>
            <w:tcBorders>
              <w:top w:val="nil"/>
              <w:left w:val="nil"/>
              <w:bottom w:val="single" w:color="auto" w:sz="4" w:space="0"/>
              <w:right w:val="single" w:color="auto" w:sz="4" w:space="0"/>
            </w:tcBorders>
            <w:noWrap w:val="0"/>
            <w:vAlign w:val="center"/>
          </w:tcPr>
          <w:p w14:paraId="5686C105">
            <w:pPr>
              <w:widowControl/>
              <w:ind w:firstLine="480"/>
              <w:jc w:val="left"/>
              <w:rPr>
                <w:rFonts w:ascii="宋体" w:hAnsi="宋体" w:cs="宋体"/>
                <w:kern w:val="0"/>
              </w:rPr>
            </w:pPr>
            <w:r>
              <w:rPr>
                <w:rFonts w:hint="eastAsia" w:ascii="宋体" w:hAnsi="宋体" w:cs="宋体"/>
                <w:kern w:val="0"/>
              </w:rPr>
              <w:t>多媒体教室</w:t>
            </w:r>
          </w:p>
        </w:tc>
      </w:tr>
      <w:tr w14:paraId="18F5335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8"/>
            <w:vMerge w:val="continue"/>
            <w:tcBorders>
              <w:top w:val="single" w:color="auto" w:sz="4" w:space="0"/>
              <w:left w:val="single" w:color="auto" w:sz="4" w:space="0"/>
              <w:bottom w:val="single" w:color="auto" w:sz="4" w:space="0"/>
              <w:right w:val="single" w:color="auto" w:sz="4" w:space="0"/>
            </w:tcBorders>
            <w:noWrap w:val="0"/>
            <w:vAlign w:val="center"/>
          </w:tcPr>
          <w:p w14:paraId="37662AAE">
            <w:pPr>
              <w:widowControl/>
              <w:ind w:firstLine="480"/>
              <w:jc w:val="left"/>
              <w:rPr>
                <w:rFonts w:ascii="宋体" w:hAnsi="宋体" w:cs="宋体"/>
                <w:kern w:val="0"/>
              </w:rPr>
            </w:pPr>
          </w:p>
        </w:tc>
        <w:tc>
          <w:tcPr>
            <w:tcW w:w="4845" w:type="dxa"/>
            <w:gridSpan w:val="8"/>
            <w:tcBorders>
              <w:top w:val="nil"/>
              <w:left w:val="nil"/>
              <w:bottom w:val="single" w:color="auto" w:sz="4" w:space="0"/>
              <w:right w:val="single" w:color="auto" w:sz="4" w:space="0"/>
            </w:tcBorders>
            <w:noWrap w:val="0"/>
            <w:vAlign w:val="center"/>
          </w:tcPr>
          <w:p w14:paraId="6FC5D66A">
            <w:pPr>
              <w:widowControl/>
              <w:ind w:firstLine="480"/>
              <w:jc w:val="left"/>
              <w:rPr>
                <w:rFonts w:ascii="宋体" w:hAnsi="宋体" w:cs="宋体"/>
                <w:kern w:val="0"/>
              </w:rPr>
            </w:pPr>
            <w:r>
              <w:rPr>
                <w:rFonts w:hint="eastAsia" w:ascii="宋体" w:hAnsi="宋体" w:cs="宋体"/>
                <w:kern w:val="0"/>
              </w:rPr>
              <w:t>教学及参考资料</w:t>
            </w:r>
          </w:p>
        </w:tc>
      </w:tr>
      <w:tr w14:paraId="356E4E6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701" w:hRule="atLeast"/>
          <w:jc w:val="center"/>
        </w:trPr>
        <w:tc>
          <w:tcPr>
            <w:tcW w:w="4703" w:type="dxa"/>
            <w:gridSpan w:val="8"/>
            <w:vMerge w:val="continue"/>
            <w:tcBorders>
              <w:top w:val="single" w:color="auto" w:sz="4" w:space="0"/>
              <w:left w:val="single" w:color="auto" w:sz="4" w:space="0"/>
              <w:bottom w:val="single" w:color="auto" w:sz="4" w:space="0"/>
              <w:right w:val="single" w:color="auto" w:sz="4" w:space="0"/>
            </w:tcBorders>
            <w:noWrap w:val="0"/>
            <w:vAlign w:val="center"/>
          </w:tcPr>
          <w:p w14:paraId="4598CB63">
            <w:pPr>
              <w:widowControl/>
              <w:ind w:firstLine="480"/>
              <w:jc w:val="left"/>
              <w:rPr>
                <w:rFonts w:ascii="宋体" w:hAnsi="宋体" w:cs="宋体"/>
                <w:kern w:val="0"/>
              </w:rPr>
            </w:pPr>
          </w:p>
        </w:tc>
        <w:tc>
          <w:tcPr>
            <w:tcW w:w="4845" w:type="dxa"/>
            <w:gridSpan w:val="8"/>
            <w:tcBorders>
              <w:top w:val="nil"/>
              <w:left w:val="nil"/>
              <w:bottom w:val="single" w:color="auto" w:sz="4" w:space="0"/>
              <w:right w:val="single" w:color="auto" w:sz="4" w:space="0"/>
            </w:tcBorders>
            <w:noWrap w:val="0"/>
            <w:vAlign w:val="center"/>
          </w:tcPr>
          <w:p w14:paraId="3A32E33F">
            <w:pPr>
              <w:pStyle w:val="5"/>
              <w:spacing w:before="0" w:beforeAutospacing="0" w:after="0" w:afterAutospacing="0"/>
              <w:jc w:val="both"/>
              <w:rPr>
                <w:rFonts w:cs="宋体"/>
                <w:bCs/>
                <w:kern w:val="2"/>
                <w:position w:val="6"/>
                <w:sz w:val="21"/>
                <w:szCs w:val="21"/>
                <w:lang w:val="en-US" w:eastAsia="zh-CN"/>
              </w:rPr>
            </w:pPr>
            <w:r>
              <w:rPr>
                <w:rFonts w:hint="eastAsia" w:cs="宋体"/>
                <w:bCs/>
                <w:kern w:val="2"/>
                <w:position w:val="6"/>
                <w:sz w:val="21"/>
                <w:szCs w:val="21"/>
                <w:lang w:val="en-US" w:eastAsia="zh-CN"/>
              </w:rPr>
              <w:t>《Illustrator 服装设计表现》</w:t>
            </w:r>
          </w:p>
          <w:p w14:paraId="3382FA21">
            <w:pPr>
              <w:pStyle w:val="5"/>
              <w:spacing w:before="0" w:beforeAutospacing="0" w:after="0" w:afterAutospacing="0"/>
              <w:jc w:val="both"/>
              <w:rPr>
                <w:rFonts w:cs="宋体"/>
                <w:bCs/>
                <w:kern w:val="2"/>
                <w:position w:val="6"/>
                <w:sz w:val="21"/>
                <w:szCs w:val="21"/>
                <w:lang w:val="en-US" w:eastAsia="zh-CN"/>
              </w:rPr>
            </w:pPr>
            <w:r>
              <w:rPr>
                <w:rFonts w:hint="eastAsia" w:cs="宋体"/>
                <w:bCs/>
                <w:kern w:val="2"/>
                <w:position w:val="6"/>
                <w:sz w:val="21"/>
                <w:szCs w:val="21"/>
                <w:lang w:val="en-US" w:eastAsia="zh-CN"/>
              </w:rPr>
              <w:t>王宏付 编著</w:t>
            </w:r>
            <w:r>
              <w:rPr>
                <w:rFonts w:hint="eastAsia" w:cs="宋体"/>
                <w:bCs/>
                <w:kern w:val="2"/>
                <w:position w:val="6"/>
                <w:sz w:val="21"/>
                <w:szCs w:val="21"/>
                <w:lang w:val="en-US" w:eastAsia="zh-CN"/>
              </w:rPr>
              <w:tab/>
            </w:r>
            <w:r>
              <w:rPr>
                <w:rFonts w:hint="eastAsia" w:cs="宋体"/>
                <w:bCs/>
                <w:kern w:val="2"/>
                <w:position w:val="6"/>
                <w:sz w:val="21"/>
                <w:szCs w:val="21"/>
                <w:lang w:val="en-US" w:eastAsia="zh-CN"/>
              </w:rPr>
              <w:t xml:space="preserve"> 东华大学出版社2018年7月</w:t>
            </w:r>
          </w:p>
          <w:p w14:paraId="5F80AFA8">
            <w:pPr>
              <w:widowControl/>
              <w:ind w:firstLine="0" w:firstLineChars="0"/>
              <w:jc w:val="left"/>
              <w:rPr>
                <w:rFonts w:ascii="宋体" w:hAnsi="宋体" w:cs="宋体"/>
                <w:kern w:val="0"/>
              </w:rPr>
            </w:pPr>
          </w:p>
        </w:tc>
      </w:tr>
      <w:tr w14:paraId="7B6B5C2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8"/>
            <w:vMerge w:val="continue"/>
            <w:tcBorders>
              <w:top w:val="single" w:color="auto" w:sz="4" w:space="0"/>
              <w:left w:val="single" w:color="auto" w:sz="4" w:space="0"/>
              <w:bottom w:val="single" w:color="auto" w:sz="4" w:space="0"/>
              <w:right w:val="single" w:color="auto" w:sz="4" w:space="0"/>
            </w:tcBorders>
            <w:noWrap w:val="0"/>
            <w:vAlign w:val="center"/>
          </w:tcPr>
          <w:p w14:paraId="23C94B16">
            <w:pPr>
              <w:widowControl/>
              <w:ind w:firstLine="480"/>
              <w:jc w:val="left"/>
              <w:rPr>
                <w:rFonts w:ascii="宋体" w:hAnsi="宋体" w:cs="宋体"/>
                <w:kern w:val="0"/>
              </w:rPr>
            </w:pPr>
          </w:p>
        </w:tc>
        <w:tc>
          <w:tcPr>
            <w:tcW w:w="4845" w:type="dxa"/>
            <w:gridSpan w:val="8"/>
            <w:tcBorders>
              <w:top w:val="nil"/>
              <w:left w:val="nil"/>
              <w:bottom w:val="single" w:color="auto" w:sz="4" w:space="0"/>
              <w:right w:val="single" w:color="auto" w:sz="4" w:space="0"/>
            </w:tcBorders>
            <w:noWrap w:val="0"/>
            <w:vAlign w:val="center"/>
          </w:tcPr>
          <w:p w14:paraId="3154002C">
            <w:pPr>
              <w:widowControl/>
              <w:ind w:firstLine="174" w:firstLineChars="83"/>
              <w:jc w:val="left"/>
              <w:rPr>
                <w:rFonts w:ascii="宋体" w:hAnsi="宋体" w:cs="宋体"/>
                <w:kern w:val="0"/>
              </w:rPr>
            </w:pPr>
            <w:r>
              <w:rPr>
                <w:rFonts w:hint="eastAsia" w:ascii="宋体" w:hAnsi="宋体" w:cs="宋体"/>
                <w:kern w:val="0"/>
              </w:rPr>
              <w:t>练习与习题建议</w:t>
            </w:r>
          </w:p>
        </w:tc>
      </w:tr>
      <w:tr w14:paraId="14926B4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92" w:hRule="atLeast"/>
          <w:jc w:val="center"/>
        </w:trPr>
        <w:tc>
          <w:tcPr>
            <w:tcW w:w="4703" w:type="dxa"/>
            <w:gridSpan w:val="8"/>
            <w:vMerge w:val="continue"/>
            <w:tcBorders>
              <w:top w:val="single" w:color="auto" w:sz="4" w:space="0"/>
              <w:left w:val="single" w:color="auto" w:sz="4" w:space="0"/>
              <w:bottom w:val="single" w:color="auto" w:sz="4" w:space="0"/>
              <w:right w:val="single" w:color="auto" w:sz="4" w:space="0"/>
            </w:tcBorders>
            <w:noWrap w:val="0"/>
            <w:vAlign w:val="center"/>
          </w:tcPr>
          <w:p w14:paraId="0B568543">
            <w:pPr>
              <w:widowControl/>
              <w:ind w:firstLine="480"/>
              <w:jc w:val="left"/>
              <w:rPr>
                <w:rFonts w:ascii="宋体" w:hAnsi="宋体" w:cs="宋体"/>
                <w:kern w:val="0"/>
              </w:rPr>
            </w:pPr>
          </w:p>
        </w:tc>
        <w:tc>
          <w:tcPr>
            <w:tcW w:w="4845" w:type="dxa"/>
            <w:gridSpan w:val="8"/>
            <w:tcBorders>
              <w:top w:val="nil"/>
              <w:left w:val="nil"/>
              <w:bottom w:val="single" w:color="auto" w:sz="4" w:space="0"/>
              <w:right w:val="single" w:color="auto" w:sz="4" w:space="0"/>
            </w:tcBorders>
            <w:noWrap w:val="0"/>
            <w:vAlign w:val="center"/>
          </w:tcPr>
          <w:p w14:paraId="7091F219">
            <w:pPr>
              <w:widowControl/>
              <w:ind w:firstLine="174" w:firstLineChars="83"/>
              <w:jc w:val="left"/>
              <w:rPr>
                <w:rFonts w:ascii="宋体" w:hAnsi="宋体" w:cs="宋体"/>
                <w:kern w:val="0"/>
              </w:rPr>
            </w:pPr>
            <w:r>
              <w:rPr>
                <w:rFonts w:hint="eastAsia" w:ascii="宋体" w:hAnsi="宋体" w:cs="宋体"/>
                <w:kern w:val="0"/>
              </w:rPr>
              <w:t>软件练习</w:t>
            </w:r>
          </w:p>
        </w:tc>
      </w:tr>
      <w:tr w14:paraId="354C9CB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8"/>
            <w:tcBorders>
              <w:top w:val="single" w:color="auto" w:sz="4" w:space="0"/>
              <w:left w:val="single" w:color="auto" w:sz="4" w:space="0"/>
              <w:bottom w:val="single" w:color="auto" w:sz="4" w:space="0"/>
              <w:right w:val="single" w:color="auto" w:sz="4" w:space="0"/>
            </w:tcBorders>
            <w:noWrap w:val="0"/>
            <w:vAlign w:val="center"/>
          </w:tcPr>
          <w:p w14:paraId="37588354">
            <w:pPr>
              <w:widowControl/>
              <w:ind w:firstLine="480"/>
              <w:jc w:val="center"/>
              <w:rPr>
                <w:rFonts w:ascii="宋体" w:hAnsi="宋体" w:cs="宋体"/>
                <w:kern w:val="0"/>
              </w:rPr>
            </w:pPr>
            <w:r>
              <w:rPr>
                <w:rFonts w:hint="eastAsia" w:ascii="宋体" w:hAnsi="宋体" w:cs="宋体"/>
                <w:kern w:val="0"/>
              </w:rPr>
              <w:t>考核与评价方式说明</w:t>
            </w:r>
          </w:p>
        </w:tc>
        <w:tc>
          <w:tcPr>
            <w:tcW w:w="4845" w:type="dxa"/>
            <w:gridSpan w:val="8"/>
            <w:tcBorders>
              <w:top w:val="nil"/>
              <w:left w:val="nil"/>
              <w:bottom w:val="single" w:color="auto" w:sz="4" w:space="0"/>
              <w:right w:val="single" w:color="auto" w:sz="4" w:space="0"/>
            </w:tcBorders>
            <w:noWrap w:val="0"/>
            <w:vAlign w:val="center"/>
          </w:tcPr>
          <w:p w14:paraId="62E7E7B8">
            <w:pPr>
              <w:widowControl/>
              <w:ind w:firstLine="174" w:firstLineChars="83"/>
              <w:jc w:val="left"/>
              <w:rPr>
                <w:rFonts w:ascii="宋体" w:hAnsi="宋体" w:cs="宋体"/>
                <w:kern w:val="0"/>
              </w:rPr>
            </w:pPr>
            <w:r>
              <w:rPr>
                <w:rFonts w:hint="eastAsia" w:ascii="宋体" w:hAnsi="宋体" w:cs="宋体"/>
                <w:kern w:val="0"/>
              </w:rPr>
              <w:t>权重分配</w:t>
            </w:r>
          </w:p>
        </w:tc>
      </w:tr>
      <w:tr w14:paraId="3EBE709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4703" w:type="dxa"/>
            <w:gridSpan w:val="8"/>
            <w:tcBorders>
              <w:top w:val="single" w:color="auto" w:sz="4" w:space="0"/>
              <w:left w:val="single" w:color="auto" w:sz="4" w:space="0"/>
              <w:bottom w:val="single" w:color="auto" w:sz="4" w:space="0"/>
              <w:right w:val="single" w:color="auto" w:sz="4" w:space="0"/>
            </w:tcBorders>
            <w:noWrap w:val="0"/>
            <w:vAlign w:val="center"/>
          </w:tcPr>
          <w:p w14:paraId="1D35E61F">
            <w:pPr>
              <w:widowControl/>
              <w:ind w:firstLine="480"/>
              <w:jc w:val="center"/>
              <w:rPr>
                <w:rFonts w:ascii="宋体" w:hAnsi="宋体" w:cs="宋体"/>
                <w:kern w:val="0"/>
              </w:rPr>
            </w:pPr>
            <w:r>
              <w:rPr>
                <w:rFonts w:hint="eastAsia" w:ascii="宋体" w:hAnsi="宋体" w:cs="宋体"/>
                <w:kern w:val="0"/>
              </w:rPr>
              <w:t>同学们的参与度</w:t>
            </w:r>
          </w:p>
        </w:tc>
        <w:tc>
          <w:tcPr>
            <w:tcW w:w="4845" w:type="dxa"/>
            <w:gridSpan w:val="8"/>
            <w:tcBorders>
              <w:top w:val="nil"/>
              <w:left w:val="nil"/>
              <w:bottom w:val="single" w:color="auto" w:sz="4" w:space="0"/>
              <w:right w:val="single" w:color="auto" w:sz="4" w:space="0"/>
            </w:tcBorders>
            <w:noWrap w:val="0"/>
            <w:vAlign w:val="center"/>
          </w:tcPr>
          <w:p w14:paraId="75BB7532">
            <w:pPr>
              <w:widowControl/>
              <w:ind w:firstLine="174" w:firstLineChars="83"/>
              <w:jc w:val="left"/>
              <w:rPr>
                <w:rFonts w:ascii="宋体" w:hAnsi="宋体" w:cs="宋体"/>
                <w:kern w:val="0"/>
              </w:rPr>
            </w:pPr>
            <w:r>
              <w:rPr>
                <w:rFonts w:hint="eastAsia" w:ascii="宋体" w:hAnsi="宋体" w:cs="宋体"/>
                <w:kern w:val="0"/>
              </w:rPr>
              <w:t>占 100 %</w:t>
            </w:r>
          </w:p>
        </w:tc>
      </w:tr>
      <w:tr w14:paraId="0F8BC08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4703" w:type="dxa"/>
            <w:gridSpan w:val="8"/>
            <w:tcBorders>
              <w:top w:val="single" w:color="auto" w:sz="4" w:space="0"/>
              <w:left w:val="single" w:color="auto" w:sz="4" w:space="0"/>
              <w:bottom w:val="single" w:color="auto" w:sz="4" w:space="0"/>
              <w:right w:val="single" w:color="auto" w:sz="4" w:space="0"/>
            </w:tcBorders>
            <w:noWrap w:val="0"/>
            <w:vAlign w:val="center"/>
          </w:tcPr>
          <w:p w14:paraId="0A451E6A">
            <w:pPr>
              <w:widowControl/>
              <w:ind w:firstLine="480"/>
              <w:jc w:val="center"/>
              <w:rPr>
                <w:rFonts w:ascii="宋体" w:hAnsi="宋体" w:cs="宋体"/>
                <w:kern w:val="0"/>
              </w:rPr>
            </w:pPr>
            <w:r>
              <w:rPr>
                <w:rFonts w:hint="eastAsia" w:ascii="宋体" w:hAnsi="宋体" w:cs="宋体"/>
                <w:kern w:val="0"/>
              </w:rPr>
              <w:t>模块二</w:t>
            </w:r>
          </w:p>
        </w:tc>
        <w:tc>
          <w:tcPr>
            <w:tcW w:w="4845" w:type="dxa"/>
            <w:gridSpan w:val="8"/>
            <w:tcBorders>
              <w:top w:val="nil"/>
              <w:left w:val="nil"/>
              <w:bottom w:val="single" w:color="auto" w:sz="4" w:space="0"/>
              <w:right w:val="single" w:color="auto" w:sz="4" w:space="0"/>
            </w:tcBorders>
            <w:noWrap w:val="0"/>
            <w:vAlign w:val="center"/>
          </w:tcPr>
          <w:p w14:paraId="79EA2BE0">
            <w:pPr>
              <w:widowControl/>
              <w:ind w:firstLine="480"/>
              <w:jc w:val="left"/>
              <w:rPr>
                <w:rFonts w:ascii="宋体" w:hAnsi="宋体" w:cs="宋体"/>
                <w:kern w:val="0"/>
              </w:rPr>
            </w:pPr>
            <w:r>
              <w:rPr>
                <w:rFonts w:hint="eastAsia" w:ascii="宋体" w:hAnsi="宋体" w:cs="宋体"/>
                <w:kern w:val="0"/>
              </w:rPr>
              <w:t>AI初阶技巧</w:t>
            </w:r>
          </w:p>
        </w:tc>
      </w:tr>
      <w:tr w14:paraId="0A545FD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2561" w:type="dxa"/>
            <w:gridSpan w:val="4"/>
            <w:tcBorders>
              <w:top w:val="nil"/>
              <w:left w:val="single" w:color="auto" w:sz="4" w:space="0"/>
              <w:bottom w:val="single" w:color="auto" w:sz="4" w:space="0"/>
              <w:right w:val="single" w:color="auto" w:sz="4" w:space="0"/>
            </w:tcBorders>
            <w:shd w:val="clear" w:color="auto" w:fill="auto"/>
            <w:noWrap w:val="0"/>
            <w:vAlign w:val="center"/>
          </w:tcPr>
          <w:p w14:paraId="1E538B5C">
            <w:pPr>
              <w:widowControl/>
              <w:ind w:firstLine="0" w:firstLineChars="0"/>
              <w:jc w:val="center"/>
              <w:rPr>
                <w:rFonts w:ascii="宋体" w:hAnsi="宋体" w:cs="宋体"/>
                <w:kern w:val="0"/>
              </w:rPr>
            </w:pPr>
            <w:r>
              <w:rPr>
                <w:rFonts w:hint="eastAsia" w:ascii="宋体" w:hAnsi="宋体" w:cs="宋体"/>
                <w:kern w:val="0"/>
              </w:rPr>
              <w:t>单元1</w:t>
            </w:r>
          </w:p>
        </w:tc>
        <w:tc>
          <w:tcPr>
            <w:tcW w:w="3882" w:type="dxa"/>
            <w:gridSpan w:val="6"/>
            <w:tcBorders>
              <w:top w:val="nil"/>
              <w:left w:val="single" w:color="auto" w:sz="4" w:space="0"/>
              <w:bottom w:val="single" w:color="auto" w:sz="4" w:space="0"/>
              <w:right w:val="single" w:color="auto" w:sz="4" w:space="0"/>
            </w:tcBorders>
            <w:shd w:val="clear" w:color="auto" w:fill="auto"/>
            <w:noWrap w:val="0"/>
            <w:vAlign w:val="center"/>
          </w:tcPr>
          <w:p w14:paraId="28ED28D7">
            <w:pPr>
              <w:widowControl/>
              <w:ind w:firstLine="210" w:firstLineChars="100"/>
              <w:jc w:val="center"/>
              <w:rPr>
                <w:rFonts w:ascii="宋体" w:hAnsi="宋体" w:cs="宋体"/>
                <w:kern w:val="0"/>
              </w:rPr>
            </w:pPr>
            <w:r>
              <w:rPr>
                <w:rFonts w:hint="eastAsia"/>
                <w:szCs w:val="21"/>
              </w:rPr>
              <w:t>图形的绘制及编辑</w:t>
            </w:r>
          </w:p>
        </w:tc>
        <w:tc>
          <w:tcPr>
            <w:tcW w:w="904" w:type="dxa"/>
            <w:gridSpan w:val="2"/>
            <w:vMerge w:val="restart"/>
            <w:tcBorders>
              <w:top w:val="nil"/>
              <w:left w:val="single" w:color="auto" w:sz="4" w:space="0"/>
              <w:right w:val="single" w:color="auto" w:sz="4" w:space="0"/>
            </w:tcBorders>
            <w:shd w:val="clear" w:color="auto" w:fill="auto"/>
            <w:noWrap w:val="0"/>
            <w:vAlign w:val="center"/>
          </w:tcPr>
          <w:p w14:paraId="0164E394">
            <w:pPr>
              <w:widowControl/>
              <w:ind w:firstLine="0" w:firstLineChars="0"/>
              <w:rPr>
                <w:rFonts w:ascii="宋体" w:hAnsi="宋体" w:cs="宋体"/>
                <w:kern w:val="0"/>
              </w:rPr>
            </w:pPr>
            <w:r>
              <w:rPr>
                <w:rFonts w:hint="eastAsia" w:ascii="宋体" w:hAnsi="宋体" w:cs="宋体"/>
                <w:kern w:val="0"/>
              </w:rPr>
              <w:t>学时</w:t>
            </w:r>
          </w:p>
        </w:tc>
        <w:tc>
          <w:tcPr>
            <w:tcW w:w="1107" w:type="dxa"/>
            <w:gridSpan w:val="2"/>
            <w:tcBorders>
              <w:top w:val="nil"/>
              <w:left w:val="nil"/>
              <w:bottom w:val="single" w:color="auto" w:sz="4" w:space="0"/>
              <w:right w:val="single" w:color="auto" w:sz="4" w:space="0"/>
            </w:tcBorders>
            <w:shd w:val="clear" w:color="auto" w:fill="FFFFFF"/>
            <w:noWrap w:val="0"/>
            <w:vAlign w:val="center"/>
          </w:tcPr>
          <w:p w14:paraId="784FE9ED">
            <w:pPr>
              <w:widowControl/>
              <w:ind w:firstLine="0" w:firstLineChars="0"/>
              <w:jc w:val="center"/>
              <w:rPr>
                <w:rFonts w:ascii="宋体" w:hAnsi="宋体" w:cs="宋体"/>
                <w:kern w:val="0"/>
                <w:szCs w:val="21"/>
              </w:rPr>
            </w:pPr>
            <w:r>
              <w:rPr>
                <w:rFonts w:hint="eastAsia" w:ascii="宋体" w:hAnsi="宋体" w:cs="宋体"/>
                <w:kern w:val="0"/>
                <w:szCs w:val="21"/>
              </w:rPr>
              <w:t>实践</w:t>
            </w:r>
          </w:p>
        </w:tc>
        <w:tc>
          <w:tcPr>
            <w:tcW w:w="1094" w:type="dxa"/>
            <w:gridSpan w:val="2"/>
            <w:tcBorders>
              <w:top w:val="nil"/>
              <w:left w:val="nil"/>
              <w:bottom w:val="single" w:color="auto" w:sz="4" w:space="0"/>
              <w:right w:val="single" w:color="auto" w:sz="4" w:space="0"/>
            </w:tcBorders>
            <w:noWrap w:val="0"/>
            <w:vAlign w:val="center"/>
          </w:tcPr>
          <w:p w14:paraId="0F032D64">
            <w:pPr>
              <w:widowControl/>
              <w:ind w:firstLine="480"/>
              <w:rPr>
                <w:rFonts w:ascii="宋体" w:hAnsi="宋体" w:cs="宋体"/>
                <w:kern w:val="0"/>
              </w:rPr>
            </w:pPr>
            <w:r>
              <w:rPr>
                <w:rFonts w:hint="eastAsia" w:ascii="宋体" w:hAnsi="宋体" w:cs="宋体"/>
                <w:kern w:val="0"/>
              </w:rPr>
              <w:t>8</w:t>
            </w:r>
          </w:p>
        </w:tc>
      </w:tr>
      <w:tr w14:paraId="3600EF2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2561" w:type="dxa"/>
            <w:gridSpan w:val="4"/>
            <w:tcBorders>
              <w:top w:val="nil"/>
              <w:left w:val="single" w:color="auto" w:sz="4" w:space="0"/>
              <w:bottom w:val="single" w:color="auto" w:sz="4" w:space="0"/>
              <w:right w:val="single" w:color="auto" w:sz="4" w:space="0"/>
            </w:tcBorders>
            <w:shd w:val="clear" w:color="auto" w:fill="auto"/>
            <w:noWrap w:val="0"/>
            <w:vAlign w:val="center"/>
          </w:tcPr>
          <w:p w14:paraId="7ADCB4BC">
            <w:pPr>
              <w:widowControl/>
              <w:ind w:firstLine="0" w:firstLineChars="0"/>
              <w:jc w:val="center"/>
              <w:rPr>
                <w:rFonts w:ascii="宋体" w:hAnsi="宋体" w:cs="宋体"/>
                <w:kern w:val="0"/>
              </w:rPr>
            </w:pPr>
            <w:r>
              <w:rPr>
                <w:rFonts w:hint="eastAsia" w:ascii="宋体" w:hAnsi="宋体" w:cs="宋体"/>
                <w:kern w:val="0"/>
              </w:rPr>
              <w:t>单元2</w:t>
            </w:r>
          </w:p>
        </w:tc>
        <w:tc>
          <w:tcPr>
            <w:tcW w:w="3882" w:type="dxa"/>
            <w:gridSpan w:val="6"/>
            <w:tcBorders>
              <w:top w:val="nil"/>
              <w:left w:val="single" w:color="auto" w:sz="4" w:space="0"/>
              <w:bottom w:val="single" w:color="auto" w:sz="4" w:space="0"/>
              <w:right w:val="single" w:color="auto" w:sz="4" w:space="0"/>
            </w:tcBorders>
            <w:shd w:val="clear" w:color="auto" w:fill="auto"/>
            <w:noWrap w:val="0"/>
            <w:vAlign w:val="center"/>
          </w:tcPr>
          <w:p w14:paraId="494DCC6D">
            <w:pPr>
              <w:widowControl/>
              <w:ind w:firstLine="210" w:firstLineChars="100"/>
              <w:jc w:val="center"/>
              <w:rPr>
                <w:szCs w:val="21"/>
              </w:rPr>
            </w:pPr>
            <w:r>
              <w:rPr>
                <w:rFonts w:hint="eastAsia"/>
                <w:szCs w:val="21"/>
              </w:rPr>
              <w:t>对象的操作和管理</w:t>
            </w:r>
          </w:p>
        </w:tc>
        <w:tc>
          <w:tcPr>
            <w:tcW w:w="904" w:type="dxa"/>
            <w:gridSpan w:val="2"/>
            <w:vMerge w:val="continue"/>
            <w:tcBorders>
              <w:left w:val="single" w:color="auto" w:sz="4" w:space="0"/>
              <w:right w:val="single" w:color="auto" w:sz="4" w:space="0"/>
            </w:tcBorders>
            <w:shd w:val="clear" w:color="auto" w:fill="auto"/>
            <w:noWrap w:val="0"/>
            <w:vAlign w:val="center"/>
          </w:tcPr>
          <w:p w14:paraId="164AC338">
            <w:pPr>
              <w:widowControl/>
              <w:ind w:firstLine="480"/>
              <w:rPr>
                <w:rFonts w:ascii="宋体" w:hAnsi="宋体" w:cs="宋体"/>
                <w:kern w:val="0"/>
              </w:rPr>
            </w:pPr>
          </w:p>
        </w:tc>
        <w:tc>
          <w:tcPr>
            <w:tcW w:w="1107" w:type="dxa"/>
            <w:gridSpan w:val="2"/>
            <w:tcBorders>
              <w:top w:val="nil"/>
              <w:left w:val="nil"/>
              <w:bottom w:val="single" w:color="auto" w:sz="4" w:space="0"/>
              <w:right w:val="single" w:color="auto" w:sz="4" w:space="0"/>
            </w:tcBorders>
            <w:shd w:val="clear" w:color="auto" w:fill="FFFFFF"/>
            <w:noWrap w:val="0"/>
            <w:vAlign w:val="center"/>
          </w:tcPr>
          <w:p w14:paraId="54294CFB">
            <w:pPr>
              <w:widowControl/>
              <w:ind w:firstLine="0" w:firstLineChars="0"/>
              <w:jc w:val="center"/>
              <w:rPr>
                <w:rFonts w:ascii="宋体" w:hAnsi="宋体" w:cs="宋体"/>
                <w:kern w:val="0"/>
                <w:szCs w:val="21"/>
              </w:rPr>
            </w:pPr>
            <w:r>
              <w:rPr>
                <w:rFonts w:hint="eastAsia" w:ascii="宋体" w:hAnsi="宋体" w:cs="宋体"/>
                <w:kern w:val="0"/>
                <w:szCs w:val="21"/>
              </w:rPr>
              <w:t>实践</w:t>
            </w:r>
          </w:p>
        </w:tc>
        <w:tc>
          <w:tcPr>
            <w:tcW w:w="1094" w:type="dxa"/>
            <w:gridSpan w:val="2"/>
            <w:tcBorders>
              <w:top w:val="nil"/>
              <w:left w:val="nil"/>
              <w:bottom w:val="single" w:color="auto" w:sz="4" w:space="0"/>
              <w:right w:val="single" w:color="auto" w:sz="4" w:space="0"/>
            </w:tcBorders>
            <w:noWrap w:val="0"/>
            <w:vAlign w:val="center"/>
          </w:tcPr>
          <w:p w14:paraId="0A99906C">
            <w:pPr>
              <w:widowControl/>
              <w:ind w:firstLine="480"/>
              <w:rPr>
                <w:rFonts w:ascii="宋体" w:hAnsi="宋体" w:cs="宋体"/>
                <w:kern w:val="0"/>
              </w:rPr>
            </w:pPr>
            <w:r>
              <w:rPr>
                <w:rFonts w:hint="eastAsia" w:ascii="宋体" w:hAnsi="宋体" w:cs="宋体"/>
                <w:kern w:val="0"/>
              </w:rPr>
              <w:t>4</w:t>
            </w:r>
          </w:p>
        </w:tc>
      </w:tr>
      <w:tr w14:paraId="57C3F95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2561" w:type="dxa"/>
            <w:gridSpan w:val="4"/>
            <w:tcBorders>
              <w:top w:val="nil"/>
              <w:left w:val="single" w:color="auto" w:sz="4" w:space="0"/>
              <w:bottom w:val="single" w:color="auto" w:sz="4" w:space="0"/>
              <w:right w:val="single" w:color="auto" w:sz="4" w:space="0"/>
            </w:tcBorders>
            <w:shd w:val="clear" w:color="auto" w:fill="auto"/>
            <w:noWrap w:val="0"/>
            <w:vAlign w:val="center"/>
          </w:tcPr>
          <w:p w14:paraId="2A1926B1">
            <w:pPr>
              <w:widowControl/>
              <w:ind w:firstLine="0" w:firstLineChars="0"/>
              <w:jc w:val="center"/>
              <w:rPr>
                <w:rFonts w:ascii="宋体" w:hAnsi="宋体" w:cs="宋体"/>
                <w:kern w:val="0"/>
              </w:rPr>
            </w:pPr>
            <w:r>
              <w:rPr>
                <w:rFonts w:hint="eastAsia" w:ascii="宋体" w:hAnsi="宋体" w:cs="宋体"/>
                <w:kern w:val="0"/>
              </w:rPr>
              <w:t>单元3</w:t>
            </w:r>
          </w:p>
        </w:tc>
        <w:tc>
          <w:tcPr>
            <w:tcW w:w="3882" w:type="dxa"/>
            <w:gridSpan w:val="6"/>
            <w:tcBorders>
              <w:top w:val="nil"/>
              <w:left w:val="single" w:color="auto" w:sz="4" w:space="0"/>
              <w:bottom w:val="single" w:color="auto" w:sz="4" w:space="0"/>
              <w:right w:val="single" w:color="auto" w:sz="4" w:space="0"/>
            </w:tcBorders>
            <w:shd w:val="clear" w:color="auto" w:fill="auto"/>
            <w:noWrap w:val="0"/>
            <w:vAlign w:val="center"/>
          </w:tcPr>
          <w:p w14:paraId="354E1F3F">
            <w:pPr>
              <w:widowControl/>
              <w:ind w:firstLine="480"/>
              <w:jc w:val="center"/>
              <w:rPr>
                <w:rFonts w:ascii="宋体" w:hAnsi="宋体" w:cs="宋体"/>
                <w:kern w:val="0"/>
              </w:rPr>
            </w:pPr>
            <w:r>
              <w:rPr>
                <w:rFonts w:hint="eastAsia"/>
                <w:szCs w:val="21"/>
              </w:rPr>
              <w:t>轮廓线与填充效果</w:t>
            </w:r>
          </w:p>
        </w:tc>
        <w:tc>
          <w:tcPr>
            <w:tcW w:w="904" w:type="dxa"/>
            <w:gridSpan w:val="2"/>
            <w:vMerge w:val="continue"/>
            <w:tcBorders>
              <w:left w:val="single" w:color="auto" w:sz="4" w:space="0"/>
              <w:right w:val="single" w:color="auto" w:sz="4" w:space="0"/>
            </w:tcBorders>
            <w:shd w:val="clear" w:color="auto" w:fill="auto"/>
            <w:noWrap w:val="0"/>
            <w:vAlign w:val="center"/>
          </w:tcPr>
          <w:p w14:paraId="52E8A60A">
            <w:pPr>
              <w:widowControl/>
              <w:ind w:firstLine="480"/>
              <w:jc w:val="left"/>
              <w:rPr>
                <w:rFonts w:ascii="宋体" w:hAnsi="宋体" w:cs="宋体"/>
                <w:kern w:val="0"/>
              </w:rPr>
            </w:pPr>
          </w:p>
        </w:tc>
        <w:tc>
          <w:tcPr>
            <w:tcW w:w="1107" w:type="dxa"/>
            <w:gridSpan w:val="2"/>
            <w:tcBorders>
              <w:top w:val="nil"/>
              <w:left w:val="nil"/>
              <w:bottom w:val="single" w:color="auto" w:sz="4" w:space="0"/>
              <w:right w:val="single" w:color="auto" w:sz="4" w:space="0"/>
            </w:tcBorders>
            <w:shd w:val="clear" w:color="auto" w:fill="FFFFFF"/>
            <w:noWrap w:val="0"/>
            <w:vAlign w:val="center"/>
          </w:tcPr>
          <w:p w14:paraId="37242C87">
            <w:pPr>
              <w:widowControl/>
              <w:ind w:firstLine="0" w:firstLineChars="0"/>
              <w:jc w:val="center"/>
              <w:rPr>
                <w:rFonts w:ascii="宋体" w:hAnsi="宋体" w:cs="宋体"/>
                <w:kern w:val="0"/>
                <w:szCs w:val="21"/>
              </w:rPr>
            </w:pPr>
            <w:r>
              <w:rPr>
                <w:rFonts w:hint="eastAsia" w:ascii="宋体" w:hAnsi="宋体" w:cs="宋体"/>
                <w:kern w:val="0"/>
                <w:szCs w:val="21"/>
              </w:rPr>
              <w:t>实践</w:t>
            </w:r>
          </w:p>
        </w:tc>
        <w:tc>
          <w:tcPr>
            <w:tcW w:w="1094" w:type="dxa"/>
            <w:gridSpan w:val="2"/>
            <w:tcBorders>
              <w:top w:val="nil"/>
              <w:left w:val="nil"/>
              <w:bottom w:val="single" w:color="auto" w:sz="4" w:space="0"/>
              <w:right w:val="single" w:color="auto" w:sz="4" w:space="0"/>
            </w:tcBorders>
            <w:noWrap w:val="0"/>
            <w:vAlign w:val="center"/>
          </w:tcPr>
          <w:p w14:paraId="32E31F8E">
            <w:pPr>
              <w:widowControl/>
              <w:ind w:firstLine="480"/>
              <w:rPr>
                <w:rFonts w:ascii="宋体" w:hAnsi="宋体" w:cs="宋体"/>
                <w:kern w:val="0"/>
              </w:rPr>
            </w:pPr>
            <w:r>
              <w:rPr>
                <w:rFonts w:hint="eastAsia" w:ascii="宋体" w:hAnsi="宋体" w:cs="宋体"/>
                <w:kern w:val="0"/>
              </w:rPr>
              <w:t>8</w:t>
            </w:r>
          </w:p>
        </w:tc>
      </w:tr>
      <w:tr w14:paraId="341791C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2561" w:type="dxa"/>
            <w:gridSpan w:val="4"/>
            <w:tcBorders>
              <w:top w:val="nil"/>
              <w:left w:val="single" w:color="auto" w:sz="4" w:space="0"/>
              <w:bottom w:val="single" w:color="auto" w:sz="4" w:space="0"/>
              <w:right w:val="single" w:color="auto" w:sz="4" w:space="0"/>
            </w:tcBorders>
            <w:shd w:val="clear" w:color="auto" w:fill="auto"/>
            <w:noWrap w:val="0"/>
            <w:vAlign w:val="center"/>
          </w:tcPr>
          <w:p w14:paraId="63CADF21">
            <w:pPr>
              <w:widowControl/>
              <w:ind w:firstLine="0" w:firstLineChars="0"/>
              <w:jc w:val="center"/>
              <w:rPr>
                <w:rFonts w:ascii="宋体" w:hAnsi="宋体" w:cs="宋体"/>
                <w:kern w:val="0"/>
              </w:rPr>
            </w:pPr>
            <w:r>
              <w:rPr>
                <w:rFonts w:hint="eastAsia" w:ascii="宋体" w:hAnsi="宋体" w:cs="宋体"/>
                <w:kern w:val="0"/>
              </w:rPr>
              <w:t>单元4</w:t>
            </w:r>
          </w:p>
        </w:tc>
        <w:tc>
          <w:tcPr>
            <w:tcW w:w="3882" w:type="dxa"/>
            <w:gridSpan w:val="6"/>
            <w:tcBorders>
              <w:top w:val="nil"/>
              <w:left w:val="single" w:color="auto" w:sz="4" w:space="0"/>
              <w:bottom w:val="single" w:color="auto" w:sz="4" w:space="0"/>
              <w:right w:val="single" w:color="auto" w:sz="4" w:space="0"/>
            </w:tcBorders>
            <w:shd w:val="clear" w:color="auto" w:fill="auto"/>
            <w:noWrap w:val="0"/>
            <w:vAlign w:val="center"/>
          </w:tcPr>
          <w:p w14:paraId="163010E8">
            <w:pPr>
              <w:widowControl/>
              <w:ind w:firstLine="480"/>
              <w:jc w:val="center"/>
              <w:rPr>
                <w:szCs w:val="21"/>
              </w:rPr>
            </w:pPr>
            <w:r>
              <w:rPr>
                <w:rFonts w:hint="eastAsia"/>
                <w:szCs w:val="21"/>
              </w:rPr>
              <w:t>文本处理</w:t>
            </w:r>
          </w:p>
        </w:tc>
        <w:tc>
          <w:tcPr>
            <w:tcW w:w="904" w:type="dxa"/>
            <w:gridSpan w:val="2"/>
            <w:vMerge w:val="continue"/>
            <w:tcBorders>
              <w:left w:val="single" w:color="auto" w:sz="4" w:space="0"/>
              <w:right w:val="single" w:color="auto" w:sz="4" w:space="0"/>
            </w:tcBorders>
            <w:shd w:val="clear" w:color="auto" w:fill="auto"/>
            <w:noWrap w:val="0"/>
            <w:vAlign w:val="center"/>
          </w:tcPr>
          <w:p w14:paraId="79DEAB08">
            <w:pPr>
              <w:widowControl/>
              <w:ind w:firstLine="480"/>
              <w:jc w:val="left"/>
              <w:rPr>
                <w:rFonts w:ascii="宋体" w:hAnsi="宋体" w:cs="宋体"/>
                <w:kern w:val="0"/>
              </w:rPr>
            </w:pPr>
          </w:p>
        </w:tc>
        <w:tc>
          <w:tcPr>
            <w:tcW w:w="1107" w:type="dxa"/>
            <w:gridSpan w:val="2"/>
            <w:tcBorders>
              <w:top w:val="nil"/>
              <w:left w:val="nil"/>
              <w:bottom w:val="single" w:color="auto" w:sz="4" w:space="0"/>
              <w:right w:val="single" w:color="auto" w:sz="4" w:space="0"/>
            </w:tcBorders>
            <w:shd w:val="clear" w:color="auto" w:fill="FFFFFF"/>
            <w:noWrap w:val="0"/>
            <w:vAlign w:val="center"/>
          </w:tcPr>
          <w:p w14:paraId="2A9B47D4">
            <w:pPr>
              <w:widowControl/>
              <w:ind w:firstLine="0" w:firstLineChars="0"/>
              <w:jc w:val="center"/>
              <w:rPr>
                <w:rFonts w:ascii="宋体" w:hAnsi="宋体" w:cs="宋体"/>
                <w:kern w:val="0"/>
                <w:szCs w:val="21"/>
              </w:rPr>
            </w:pPr>
            <w:r>
              <w:rPr>
                <w:rFonts w:hint="eastAsia" w:ascii="宋体" w:hAnsi="宋体" w:cs="宋体"/>
                <w:kern w:val="0"/>
                <w:szCs w:val="21"/>
              </w:rPr>
              <w:t>实践</w:t>
            </w:r>
          </w:p>
        </w:tc>
        <w:tc>
          <w:tcPr>
            <w:tcW w:w="1094" w:type="dxa"/>
            <w:gridSpan w:val="2"/>
            <w:tcBorders>
              <w:top w:val="nil"/>
              <w:left w:val="nil"/>
              <w:bottom w:val="single" w:color="auto" w:sz="4" w:space="0"/>
              <w:right w:val="single" w:color="auto" w:sz="4" w:space="0"/>
            </w:tcBorders>
            <w:noWrap w:val="0"/>
            <w:vAlign w:val="center"/>
          </w:tcPr>
          <w:p w14:paraId="53698587">
            <w:pPr>
              <w:widowControl/>
              <w:ind w:firstLine="480"/>
              <w:rPr>
                <w:rFonts w:ascii="宋体" w:hAnsi="宋体" w:cs="宋体"/>
                <w:kern w:val="0"/>
              </w:rPr>
            </w:pPr>
            <w:r>
              <w:rPr>
                <w:rFonts w:hint="eastAsia" w:ascii="宋体" w:hAnsi="宋体" w:cs="宋体"/>
                <w:kern w:val="0"/>
              </w:rPr>
              <w:t>4</w:t>
            </w:r>
          </w:p>
        </w:tc>
      </w:tr>
      <w:tr w14:paraId="69D8B03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548" w:type="dxa"/>
            <w:gridSpan w:val="16"/>
            <w:tcBorders>
              <w:top w:val="single" w:color="auto" w:sz="4" w:space="0"/>
              <w:left w:val="single" w:color="auto" w:sz="4" w:space="0"/>
              <w:bottom w:val="single" w:color="auto" w:sz="4" w:space="0"/>
              <w:right w:val="single" w:color="auto" w:sz="4" w:space="0"/>
            </w:tcBorders>
            <w:noWrap w:val="0"/>
            <w:vAlign w:val="center"/>
          </w:tcPr>
          <w:p w14:paraId="25154403">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278FADE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548" w:type="dxa"/>
            <w:gridSpan w:val="16"/>
            <w:tcBorders>
              <w:top w:val="single" w:color="auto" w:sz="4" w:space="0"/>
              <w:left w:val="single" w:color="auto" w:sz="4" w:space="0"/>
              <w:bottom w:val="single" w:color="auto" w:sz="4" w:space="0"/>
              <w:right w:val="single" w:color="auto" w:sz="4" w:space="0"/>
            </w:tcBorders>
            <w:noWrap w:val="0"/>
            <w:vAlign w:val="center"/>
          </w:tcPr>
          <w:p w14:paraId="1F03BE7F">
            <w:pPr>
              <w:widowControl/>
              <w:ind w:firstLine="480"/>
              <w:jc w:val="left"/>
              <w:rPr>
                <w:rFonts w:ascii="宋体" w:hAnsi="宋体" w:cs="宋体"/>
                <w:kern w:val="0"/>
              </w:rPr>
            </w:pPr>
            <w:r>
              <w:rPr>
                <w:rFonts w:hint="eastAsia" w:ascii="宋体" w:hAnsi="宋体" w:cs="宋体"/>
                <w:kern w:val="0"/>
              </w:rPr>
              <w:t>认知目标：了解</w:t>
            </w:r>
            <w:r>
              <w:rPr>
                <w:rFonts w:hint="eastAsia"/>
                <w:szCs w:val="21"/>
              </w:rPr>
              <w:t>AI初阶操作</w:t>
            </w:r>
            <w:r>
              <w:rPr>
                <w:rFonts w:hint="eastAsia" w:ascii="宋体" w:hAnsi="宋体" w:cs="宋体"/>
                <w:kern w:val="0"/>
              </w:rPr>
              <w:t>技巧</w:t>
            </w:r>
          </w:p>
          <w:p w14:paraId="35BB9897">
            <w:pPr>
              <w:widowControl/>
              <w:ind w:firstLine="480"/>
              <w:jc w:val="left"/>
              <w:rPr>
                <w:rFonts w:ascii="宋体" w:hAnsi="宋体" w:cs="宋体"/>
                <w:kern w:val="0"/>
              </w:rPr>
            </w:pPr>
            <w:r>
              <w:rPr>
                <w:rFonts w:hint="eastAsia" w:ascii="宋体" w:hAnsi="宋体" w:cs="宋体"/>
                <w:kern w:val="0"/>
              </w:rPr>
              <w:t>技能目标：能</w:t>
            </w:r>
            <w:r>
              <w:rPr>
                <w:rFonts w:hint="eastAsia"/>
                <w:szCs w:val="21"/>
              </w:rPr>
              <w:t>操作AI初步制图</w:t>
            </w:r>
          </w:p>
        </w:tc>
      </w:tr>
      <w:tr w14:paraId="365BE92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281" w:type="dxa"/>
            <w:gridSpan w:val="7"/>
            <w:tcBorders>
              <w:top w:val="single" w:color="auto" w:sz="4" w:space="0"/>
              <w:left w:val="single" w:color="auto" w:sz="4" w:space="0"/>
              <w:bottom w:val="single" w:color="auto" w:sz="4" w:space="0"/>
              <w:right w:val="single" w:color="auto" w:sz="4" w:space="0"/>
            </w:tcBorders>
            <w:noWrap w:val="0"/>
            <w:vAlign w:val="center"/>
          </w:tcPr>
          <w:p w14:paraId="7210BFCA">
            <w:pPr>
              <w:widowControl/>
              <w:ind w:firstLine="480"/>
              <w:jc w:val="center"/>
              <w:rPr>
                <w:rFonts w:ascii="宋体" w:hAnsi="宋体" w:cs="宋体"/>
                <w:kern w:val="0"/>
              </w:rPr>
            </w:pPr>
            <w:r>
              <w:rPr>
                <w:rFonts w:hint="eastAsia" w:ascii="宋体" w:hAnsi="宋体" w:cs="宋体"/>
                <w:kern w:val="0"/>
              </w:rPr>
              <w:t>主要内容（标注重点和难点）</w:t>
            </w:r>
          </w:p>
        </w:tc>
        <w:tc>
          <w:tcPr>
            <w:tcW w:w="5267" w:type="dxa"/>
            <w:gridSpan w:val="9"/>
            <w:tcBorders>
              <w:top w:val="nil"/>
              <w:left w:val="single" w:color="auto" w:sz="4" w:space="0"/>
              <w:bottom w:val="single" w:color="auto" w:sz="4" w:space="0"/>
              <w:right w:val="single" w:color="auto" w:sz="4" w:space="0"/>
            </w:tcBorders>
            <w:noWrap w:val="0"/>
            <w:vAlign w:val="center"/>
          </w:tcPr>
          <w:p w14:paraId="4B1EF646">
            <w:pPr>
              <w:widowControl/>
              <w:ind w:firstLine="480"/>
              <w:jc w:val="left"/>
              <w:rPr>
                <w:rFonts w:ascii="宋体" w:hAnsi="宋体" w:cs="宋体"/>
                <w:kern w:val="0"/>
              </w:rPr>
            </w:pPr>
            <w:r>
              <w:rPr>
                <w:rFonts w:hint="eastAsia" w:ascii="宋体" w:hAnsi="宋体" w:cs="宋体"/>
                <w:kern w:val="0"/>
              </w:rPr>
              <w:t>主要教学方法</w:t>
            </w:r>
          </w:p>
        </w:tc>
      </w:tr>
      <w:tr w14:paraId="19FD08D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12" w:hRule="atLeast"/>
          <w:jc w:val="center"/>
        </w:trPr>
        <w:tc>
          <w:tcPr>
            <w:tcW w:w="4281" w:type="dxa"/>
            <w:gridSpan w:val="7"/>
            <w:vMerge w:val="restart"/>
            <w:tcBorders>
              <w:top w:val="single" w:color="auto" w:sz="4" w:space="0"/>
              <w:left w:val="single" w:color="auto" w:sz="4" w:space="0"/>
              <w:right w:val="single" w:color="auto" w:sz="4" w:space="0"/>
            </w:tcBorders>
            <w:noWrap w:val="0"/>
            <w:vAlign w:val="top"/>
          </w:tcPr>
          <w:p w14:paraId="2FB133CF">
            <w:pPr>
              <w:pStyle w:val="15"/>
              <w:widowControl/>
              <w:ind w:firstLine="0" w:firstLineChars="0"/>
              <w:jc w:val="left"/>
              <w:rPr>
                <w:rFonts w:ascii="宋体" w:hAnsi="宋体" w:cs="宋体"/>
                <w:kern w:val="0"/>
              </w:rPr>
            </w:pPr>
            <w:r>
              <w:rPr>
                <w:rFonts w:hint="eastAsia" w:ascii="宋体" w:hAnsi="宋体" w:cs="宋体"/>
                <w:kern w:val="0"/>
              </w:rPr>
              <w:t xml:space="preserve">　模块二  </w:t>
            </w:r>
            <w:r>
              <w:rPr>
                <w:rFonts w:hint="eastAsia"/>
                <w:b/>
                <w:bCs/>
                <w:szCs w:val="21"/>
              </w:rPr>
              <w:t>AI初阶技巧</w:t>
            </w:r>
          </w:p>
          <w:p w14:paraId="0F714C7F">
            <w:pPr>
              <w:widowControl/>
              <w:ind w:firstLine="210" w:firstLineChars="100"/>
              <w:jc w:val="left"/>
              <w:rPr>
                <w:szCs w:val="21"/>
              </w:rPr>
            </w:pPr>
            <w:r>
              <w:rPr>
                <w:rFonts w:hint="eastAsia" w:ascii="宋体" w:hAnsi="宋体" w:cs="宋体"/>
                <w:kern w:val="0"/>
              </w:rPr>
              <w:t xml:space="preserve">单元1  </w:t>
            </w:r>
            <w:r>
              <w:rPr>
                <w:rFonts w:hint="eastAsia"/>
                <w:szCs w:val="21"/>
              </w:rPr>
              <w:t>图形的绘制及编辑</w:t>
            </w:r>
          </w:p>
          <w:p w14:paraId="258C9A51">
            <w:pPr>
              <w:widowControl/>
              <w:ind w:firstLine="630" w:firstLineChars="300"/>
              <w:jc w:val="left"/>
              <w:rPr>
                <w:szCs w:val="21"/>
              </w:rPr>
            </w:pPr>
            <w:r>
              <w:rPr>
                <w:rFonts w:hint="eastAsia"/>
                <w:szCs w:val="21"/>
              </w:rPr>
              <w:t>1.1  AI图形的绘制</w:t>
            </w:r>
          </w:p>
          <w:p w14:paraId="5000C4B2">
            <w:pPr>
              <w:widowControl/>
              <w:ind w:firstLine="630" w:firstLineChars="300"/>
              <w:jc w:val="left"/>
              <w:rPr>
                <w:szCs w:val="21"/>
              </w:rPr>
            </w:pPr>
            <w:r>
              <w:rPr>
                <w:rFonts w:hint="eastAsia"/>
                <w:szCs w:val="21"/>
              </w:rPr>
              <w:t>1.2  AI 图形的编辑</w:t>
            </w:r>
          </w:p>
          <w:p w14:paraId="0673DD5D">
            <w:pPr>
              <w:widowControl/>
              <w:ind w:firstLine="210" w:firstLineChars="100"/>
              <w:jc w:val="left"/>
              <w:rPr>
                <w:rFonts w:ascii="宋体" w:hAnsi="宋体" w:cs="宋体"/>
                <w:kern w:val="0"/>
              </w:rPr>
            </w:pPr>
            <w:r>
              <w:rPr>
                <w:rFonts w:hint="eastAsia" w:ascii="宋体" w:hAnsi="宋体" w:cs="宋体"/>
                <w:kern w:val="0"/>
              </w:rPr>
              <w:t xml:space="preserve">单元2  </w:t>
            </w:r>
            <w:r>
              <w:rPr>
                <w:rFonts w:hint="eastAsia"/>
                <w:szCs w:val="21"/>
              </w:rPr>
              <w:t>对象的操作和管理</w:t>
            </w:r>
            <w:r>
              <w:rPr>
                <w:rFonts w:hint="eastAsia" w:ascii="宋体" w:hAnsi="宋体" w:cs="宋体"/>
                <w:kern w:val="0"/>
              </w:rPr>
              <w:t xml:space="preserve"> </w:t>
            </w:r>
          </w:p>
          <w:p w14:paraId="0AF56B1B">
            <w:pPr>
              <w:widowControl/>
              <w:ind w:firstLine="630" w:firstLineChars="300"/>
              <w:jc w:val="left"/>
              <w:rPr>
                <w:szCs w:val="21"/>
              </w:rPr>
            </w:pPr>
            <w:r>
              <w:rPr>
                <w:rFonts w:hint="eastAsia" w:ascii="宋体" w:hAnsi="宋体" w:cs="宋体"/>
                <w:kern w:val="0"/>
              </w:rPr>
              <w:t xml:space="preserve">2.1  </w:t>
            </w:r>
            <w:r>
              <w:rPr>
                <w:rFonts w:hint="eastAsia"/>
                <w:szCs w:val="21"/>
              </w:rPr>
              <w:t xml:space="preserve"> AI操作界面的应用领域</w:t>
            </w:r>
          </w:p>
          <w:p w14:paraId="33649D62">
            <w:pPr>
              <w:widowControl/>
              <w:ind w:firstLine="630" w:firstLineChars="300"/>
              <w:jc w:val="left"/>
              <w:rPr>
                <w:szCs w:val="21"/>
              </w:rPr>
            </w:pPr>
            <w:r>
              <w:rPr>
                <w:rFonts w:hint="eastAsia"/>
                <w:szCs w:val="21"/>
              </w:rPr>
              <w:t>2.2   AI操作界面的管理</w:t>
            </w:r>
          </w:p>
          <w:p w14:paraId="533D087E">
            <w:pPr>
              <w:widowControl/>
              <w:ind w:firstLine="210" w:firstLineChars="100"/>
              <w:jc w:val="left"/>
              <w:rPr>
                <w:rFonts w:ascii="宋体" w:hAnsi="宋体" w:cs="宋体"/>
                <w:kern w:val="0"/>
              </w:rPr>
            </w:pPr>
            <w:r>
              <w:rPr>
                <w:rFonts w:hint="eastAsia" w:ascii="宋体" w:hAnsi="宋体" w:cs="宋体"/>
                <w:kern w:val="0"/>
              </w:rPr>
              <w:t xml:space="preserve">单元3  </w:t>
            </w:r>
            <w:r>
              <w:rPr>
                <w:rFonts w:hint="eastAsia"/>
                <w:szCs w:val="21"/>
              </w:rPr>
              <w:t>轮廓线与填充效果</w:t>
            </w:r>
            <w:r>
              <w:rPr>
                <w:rFonts w:hint="eastAsia" w:ascii="宋体" w:hAnsi="宋体" w:cs="宋体"/>
                <w:kern w:val="0"/>
              </w:rPr>
              <w:t xml:space="preserve"> </w:t>
            </w:r>
          </w:p>
          <w:p w14:paraId="7B0FA090">
            <w:pPr>
              <w:widowControl/>
              <w:ind w:firstLine="630" w:firstLineChars="300"/>
              <w:jc w:val="left"/>
              <w:rPr>
                <w:szCs w:val="21"/>
              </w:rPr>
            </w:pPr>
            <w:r>
              <w:rPr>
                <w:rFonts w:hint="eastAsia" w:ascii="宋体" w:hAnsi="宋体" w:cs="宋体"/>
                <w:kern w:val="0"/>
              </w:rPr>
              <w:t xml:space="preserve">3.1  </w:t>
            </w:r>
            <w:r>
              <w:rPr>
                <w:rFonts w:hint="eastAsia"/>
                <w:szCs w:val="21"/>
              </w:rPr>
              <w:t>轮廓线的画法</w:t>
            </w:r>
          </w:p>
          <w:p w14:paraId="33DAB176">
            <w:pPr>
              <w:widowControl/>
              <w:ind w:firstLine="630" w:firstLineChars="300"/>
              <w:jc w:val="left"/>
              <w:rPr>
                <w:szCs w:val="21"/>
              </w:rPr>
            </w:pPr>
            <w:r>
              <w:rPr>
                <w:rFonts w:hint="eastAsia"/>
                <w:szCs w:val="21"/>
              </w:rPr>
              <w:t>3.2   填充效果</w:t>
            </w:r>
          </w:p>
          <w:p w14:paraId="0B2DD21F">
            <w:pPr>
              <w:widowControl/>
              <w:ind w:firstLine="480"/>
              <w:jc w:val="left"/>
              <w:rPr>
                <w:rFonts w:ascii="宋体" w:hAnsi="宋体" w:cs="宋体"/>
                <w:kern w:val="0"/>
              </w:rPr>
            </w:pPr>
            <w:r>
              <w:rPr>
                <w:rFonts w:hint="eastAsia" w:ascii="宋体" w:hAnsi="宋体" w:cs="宋体"/>
                <w:kern w:val="0"/>
              </w:rPr>
              <w:t xml:space="preserve">单元4  </w:t>
            </w:r>
            <w:r>
              <w:rPr>
                <w:rFonts w:hint="eastAsia"/>
                <w:szCs w:val="21"/>
              </w:rPr>
              <w:t>文本处理</w:t>
            </w:r>
            <w:r>
              <w:rPr>
                <w:rFonts w:hint="eastAsia" w:ascii="宋体" w:hAnsi="宋体" w:cs="宋体"/>
                <w:kern w:val="0"/>
              </w:rPr>
              <w:br w:type="textWrapping"/>
            </w:r>
            <w:r>
              <w:rPr>
                <w:rFonts w:ascii="宋体" w:hAnsi="宋体" w:cs="宋体"/>
                <w:kern w:val="0"/>
              </w:rPr>
              <w:t>重点</w:t>
            </w:r>
            <w:r>
              <w:rPr>
                <w:rFonts w:hint="eastAsia" w:ascii="宋体" w:hAnsi="宋体" w:cs="宋体"/>
                <w:kern w:val="0"/>
              </w:rPr>
              <w:t>：熟悉掌握</w:t>
            </w:r>
            <w:r>
              <w:rPr>
                <w:rFonts w:hint="eastAsia"/>
                <w:szCs w:val="21"/>
              </w:rPr>
              <w:t>AI操作界面</w:t>
            </w:r>
          </w:p>
          <w:p w14:paraId="398D241E">
            <w:pPr>
              <w:ind w:firstLine="480"/>
            </w:pPr>
            <w:r>
              <w:rPr>
                <w:rFonts w:ascii="宋体" w:hAnsi="宋体" w:cs="宋体"/>
                <w:kern w:val="0"/>
              </w:rPr>
              <w:t>难点</w:t>
            </w:r>
            <w:r>
              <w:rPr>
                <w:rFonts w:hint="eastAsia" w:ascii="宋体" w:hAnsi="宋体" w:cs="宋体"/>
                <w:kern w:val="0"/>
              </w:rPr>
              <w:t>：</w:t>
            </w:r>
            <w:r>
              <w:rPr>
                <w:rFonts w:hint="eastAsia"/>
                <w:szCs w:val="21"/>
              </w:rPr>
              <w:t>AI</w:t>
            </w:r>
            <w:r>
              <w:rPr>
                <w:rFonts w:hint="eastAsia" w:ascii="宋体" w:hAnsi="宋体" w:cs="宋体"/>
                <w:kern w:val="0"/>
              </w:rPr>
              <w:t>技巧的掌握</w:t>
            </w:r>
          </w:p>
          <w:p w14:paraId="788C3288">
            <w:pPr>
              <w:widowControl/>
              <w:ind w:firstLine="480"/>
              <w:jc w:val="left"/>
              <w:rPr>
                <w:rFonts w:ascii="宋体" w:hAnsi="宋体" w:cs="宋体"/>
                <w:kern w:val="0"/>
              </w:rPr>
            </w:pPr>
          </w:p>
        </w:tc>
        <w:tc>
          <w:tcPr>
            <w:tcW w:w="5267" w:type="dxa"/>
            <w:gridSpan w:val="9"/>
            <w:tcBorders>
              <w:top w:val="nil"/>
              <w:left w:val="single" w:color="auto" w:sz="4" w:space="0"/>
              <w:bottom w:val="single" w:color="auto" w:sz="4" w:space="0"/>
              <w:right w:val="single" w:color="auto" w:sz="4" w:space="0"/>
            </w:tcBorders>
            <w:noWrap w:val="0"/>
            <w:vAlign w:val="center"/>
          </w:tcPr>
          <w:p w14:paraId="1DB4C6D1">
            <w:pPr>
              <w:widowControl/>
              <w:ind w:firstLine="480"/>
              <w:jc w:val="left"/>
              <w:rPr>
                <w:rFonts w:ascii="宋体" w:hAnsi="宋体" w:cs="宋体"/>
                <w:kern w:val="0"/>
              </w:rPr>
            </w:pPr>
            <w:r>
              <w:rPr>
                <w:rFonts w:hint="eastAsia" w:ascii="宋体" w:hAnsi="宋体" w:cs="宋体"/>
                <w:kern w:val="0"/>
              </w:rPr>
              <w:t>示教法</w:t>
            </w:r>
          </w:p>
        </w:tc>
      </w:tr>
      <w:tr w14:paraId="6FFF412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68" w:hRule="atLeast"/>
          <w:jc w:val="center"/>
        </w:trPr>
        <w:tc>
          <w:tcPr>
            <w:tcW w:w="4281" w:type="dxa"/>
            <w:gridSpan w:val="7"/>
            <w:vMerge w:val="continue"/>
            <w:tcBorders>
              <w:left w:val="single" w:color="auto" w:sz="4" w:space="0"/>
              <w:right w:val="single" w:color="auto" w:sz="4" w:space="0"/>
            </w:tcBorders>
            <w:noWrap w:val="0"/>
            <w:vAlign w:val="center"/>
          </w:tcPr>
          <w:p w14:paraId="376306F8">
            <w:pPr>
              <w:widowControl/>
              <w:ind w:firstLine="480"/>
              <w:jc w:val="left"/>
              <w:rPr>
                <w:rFonts w:ascii="宋体" w:hAnsi="宋体" w:cs="宋体"/>
                <w:kern w:val="0"/>
              </w:rPr>
            </w:pPr>
          </w:p>
        </w:tc>
        <w:tc>
          <w:tcPr>
            <w:tcW w:w="5267" w:type="dxa"/>
            <w:gridSpan w:val="9"/>
            <w:tcBorders>
              <w:top w:val="nil"/>
              <w:left w:val="single" w:color="auto" w:sz="4" w:space="0"/>
              <w:bottom w:val="single" w:color="auto" w:sz="4" w:space="0"/>
              <w:right w:val="single" w:color="auto" w:sz="4" w:space="0"/>
            </w:tcBorders>
            <w:noWrap w:val="0"/>
            <w:vAlign w:val="center"/>
          </w:tcPr>
          <w:p w14:paraId="2D794B64">
            <w:pPr>
              <w:widowControl/>
              <w:ind w:firstLine="480"/>
              <w:jc w:val="left"/>
              <w:rPr>
                <w:rFonts w:ascii="宋体" w:hAnsi="宋体" w:cs="宋体"/>
                <w:kern w:val="0"/>
              </w:rPr>
            </w:pPr>
            <w:r>
              <w:rPr>
                <w:rFonts w:hint="eastAsia" w:ascii="宋体" w:hAnsi="宋体" w:cs="宋体"/>
                <w:kern w:val="0"/>
              </w:rPr>
              <w:t>教学地点</w:t>
            </w:r>
          </w:p>
        </w:tc>
      </w:tr>
      <w:tr w14:paraId="0F0676B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27" w:hRule="atLeast"/>
          <w:jc w:val="center"/>
        </w:trPr>
        <w:tc>
          <w:tcPr>
            <w:tcW w:w="4281" w:type="dxa"/>
            <w:gridSpan w:val="7"/>
            <w:vMerge w:val="continue"/>
            <w:tcBorders>
              <w:left w:val="single" w:color="auto" w:sz="4" w:space="0"/>
              <w:right w:val="single" w:color="auto" w:sz="4" w:space="0"/>
            </w:tcBorders>
            <w:noWrap w:val="0"/>
            <w:vAlign w:val="center"/>
          </w:tcPr>
          <w:p w14:paraId="6EA2224B">
            <w:pPr>
              <w:widowControl/>
              <w:ind w:firstLine="480"/>
              <w:jc w:val="left"/>
              <w:rPr>
                <w:rFonts w:ascii="宋体" w:hAnsi="宋体" w:cs="宋体"/>
                <w:kern w:val="0"/>
              </w:rPr>
            </w:pPr>
          </w:p>
        </w:tc>
        <w:tc>
          <w:tcPr>
            <w:tcW w:w="5267" w:type="dxa"/>
            <w:gridSpan w:val="9"/>
            <w:tcBorders>
              <w:top w:val="nil"/>
              <w:left w:val="single" w:color="auto" w:sz="4" w:space="0"/>
              <w:bottom w:val="single" w:color="auto" w:sz="4" w:space="0"/>
              <w:right w:val="single" w:color="auto" w:sz="4" w:space="0"/>
            </w:tcBorders>
            <w:noWrap w:val="0"/>
            <w:vAlign w:val="center"/>
          </w:tcPr>
          <w:p w14:paraId="5FBBCD6E">
            <w:pPr>
              <w:widowControl/>
              <w:ind w:firstLine="480"/>
              <w:jc w:val="left"/>
              <w:rPr>
                <w:rFonts w:ascii="宋体" w:hAnsi="宋体" w:cs="宋体"/>
                <w:kern w:val="0"/>
              </w:rPr>
            </w:pPr>
            <w:r>
              <w:rPr>
                <w:rFonts w:hint="eastAsia" w:ascii="宋体" w:hAnsi="宋体" w:cs="宋体"/>
                <w:kern w:val="0"/>
              </w:rPr>
              <w:t>多媒体教室</w:t>
            </w:r>
          </w:p>
        </w:tc>
      </w:tr>
      <w:tr w14:paraId="34685B4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281" w:type="dxa"/>
            <w:gridSpan w:val="7"/>
            <w:vMerge w:val="continue"/>
            <w:tcBorders>
              <w:left w:val="single" w:color="auto" w:sz="4" w:space="0"/>
              <w:right w:val="single" w:color="auto" w:sz="4" w:space="0"/>
            </w:tcBorders>
            <w:noWrap w:val="0"/>
            <w:vAlign w:val="center"/>
          </w:tcPr>
          <w:p w14:paraId="4D213109">
            <w:pPr>
              <w:widowControl/>
              <w:ind w:firstLine="480"/>
              <w:jc w:val="left"/>
              <w:rPr>
                <w:rFonts w:ascii="宋体" w:hAnsi="宋体" w:cs="宋体"/>
                <w:kern w:val="0"/>
              </w:rPr>
            </w:pPr>
          </w:p>
        </w:tc>
        <w:tc>
          <w:tcPr>
            <w:tcW w:w="5267" w:type="dxa"/>
            <w:gridSpan w:val="9"/>
            <w:tcBorders>
              <w:top w:val="nil"/>
              <w:left w:val="single" w:color="auto" w:sz="4" w:space="0"/>
              <w:bottom w:val="single" w:color="auto" w:sz="4" w:space="0"/>
              <w:right w:val="single" w:color="auto" w:sz="4" w:space="0"/>
            </w:tcBorders>
            <w:noWrap w:val="0"/>
            <w:vAlign w:val="center"/>
          </w:tcPr>
          <w:p w14:paraId="2D365183">
            <w:pPr>
              <w:widowControl/>
              <w:ind w:firstLine="480"/>
              <w:jc w:val="left"/>
              <w:rPr>
                <w:rFonts w:ascii="宋体" w:hAnsi="宋体" w:cs="宋体"/>
                <w:kern w:val="0"/>
              </w:rPr>
            </w:pPr>
            <w:r>
              <w:rPr>
                <w:rFonts w:hint="eastAsia" w:ascii="宋体" w:hAnsi="宋体" w:cs="宋体"/>
                <w:kern w:val="0"/>
              </w:rPr>
              <w:t>教学及参考资料</w:t>
            </w:r>
          </w:p>
        </w:tc>
      </w:tr>
      <w:tr w14:paraId="02B15E5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711" w:hRule="atLeast"/>
          <w:jc w:val="center"/>
        </w:trPr>
        <w:tc>
          <w:tcPr>
            <w:tcW w:w="4281" w:type="dxa"/>
            <w:gridSpan w:val="7"/>
            <w:vMerge w:val="continue"/>
            <w:tcBorders>
              <w:left w:val="single" w:color="auto" w:sz="4" w:space="0"/>
              <w:right w:val="single" w:color="auto" w:sz="4" w:space="0"/>
            </w:tcBorders>
            <w:noWrap w:val="0"/>
            <w:vAlign w:val="center"/>
          </w:tcPr>
          <w:p w14:paraId="5FB94BBB">
            <w:pPr>
              <w:widowControl/>
              <w:ind w:firstLine="480"/>
              <w:jc w:val="left"/>
              <w:rPr>
                <w:rFonts w:ascii="宋体" w:hAnsi="宋体" w:cs="宋体"/>
                <w:kern w:val="0"/>
              </w:rPr>
            </w:pPr>
          </w:p>
        </w:tc>
        <w:tc>
          <w:tcPr>
            <w:tcW w:w="5267" w:type="dxa"/>
            <w:gridSpan w:val="9"/>
            <w:tcBorders>
              <w:top w:val="nil"/>
              <w:left w:val="single" w:color="auto" w:sz="4" w:space="0"/>
              <w:bottom w:val="single" w:color="auto" w:sz="4" w:space="0"/>
              <w:right w:val="single" w:color="auto" w:sz="4" w:space="0"/>
            </w:tcBorders>
            <w:noWrap w:val="0"/>
            <w:vAlign w:val="center"/>
          </w:tcPr>
          <w:p w14:paraId="18E38813">
            <w:pPr>
              <w:pStyle w:val="5"/>
              <w:spacing w:before="0" w:beforeAutospacing="0" w:after="0" w:afterAutospacing="0"/>
              <w:jc w:val="both"/>
              <w:rPr>
                <w:rFonts w:cs="宋体"/>
                <w:bCs/>
                <w:kern w:val="2"/>
                <w:position w:val="6"/>
                <w:sz w:val="21"/>
                <w:szCs w:val="21"/>
                <w:lang w:val="en-US" w:eastAsia="zh-CN"/>
              </w:rPr>
            </w:pPr>
            <w:r>
              <w:rPr>
                <w:rFonts w:hint="eastAsia" w:cs="宋体"/>
                <w:bCs/>
                <w:kern w:val="2"/>
                <w:position w:val="6"/>
                <w:sz w:val="21"/>
                <w:szCs w:val="21"/>
                <w:lang w:val="en-US" w:eastAsia="zh-CN"/>
              </w:rPr>
              <w:t>《Illustrator 服装设计表现》</w:t>
            </w:r>
          </w:p>
          <w:p w14:paraId="60D0CC05">
            <w:pPr>
              <w:pStyle w:val="5"/>
              <w:spacing w:before="0" w:beforeAutospacing="0" w:after="0" w:afterAutospacing="0"/>
              <w:jc w:val="both"/>
              <w:rPr>
                <w:rFonts w:cs="宋体"/>
                <w:bCs/>
                <w:kern w:val="2"/>
                <w:position w:val="6"/>
                <w:sz w:val="21"/>
                <w:szCs w:val="21"/>
                <w:lang w:val="en-US" w:eastAsia="zh-CN"/>
              </w:rPr>
            </w:pPr>
            <w:r>
              <w:rPr>
                <w:rFonts w:hint="eastAsia" w:cs="宋体"/>
                <w:bCs/>
                <w:kern w:val="2"/>
                <w:position w:val="6"/>
                <w:sz w:val="21"/>
                <w:szCs w:val="21"/>
                <w:lang w:val="en-US" w:eastAsia="zh-CN"/>
              </w:rPr>
              <w:t>王宏付 编著</w:t>
            </w:r>
            <w:r>
              <w:rPr>
                <w:rFonts w:hint="eastAsia" w:cs="宋体"/>
                <w:bCs/>
                <w:kern w:val="2"/>
                <w:position w:val="6"/>
                <w:sz w:val="21"/>
                <w:szCs w:val="21"/>
                <w:lang w:val="en-US" w:eastAsia="zh-CN"/>
              </w:rPr>
              <w:tab/>
            </w:r>
            <w:r>
              <w:rPr>
                <w:rFonts w:hint="eastAsia" w:cs="宋体"/>
                <w:bCs/>
                <w:kern w:val="2"/>
                <w:position w:val="6"/>
                <w:sz w:val="21"/>
                <w:szCs w:val="21"/>
                <w:lang w:val="en-US" w:eastAsia="zh-CN"/>
              </w:rPr>
              <w:t xml:space="preserve"> 东华大学出版社2018年7月</w:t>
            </w:r>
          </w:p>
          <w:p w14:paraId="26D9AA58">
            <w:pPr>
              <w:widowControl/>
              <w:spacing w:line="240" w:lineRule="auto"/>
              <w:ind w:firstLine="0" w:firstLineChars="0"/>
              <w:rPr>
                <w:rFonts w:ascii="宋体" w:hAnsi="宋体" w:cs="宋体"/>
                <w:kern w:val="0"/>
              </w:rPr>
            </w:pPr>
          </w:p>
        </w:tc>
      </w:tr>
      <w:tr w14:paraId="1784C92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39" w:hRule="atLeast"/>
          <w:jc w:val="center"/>
        </w:trPr>
        <w:tc>
          <w:tcPr>
            <w:tcW w:w="4281" w:type="dxa"/>
            <w:gridSpan w:val="7"/>
            <w:vMerge w:val="continue"/>
            <w:tcBorders>
              <w:left w:val="single" w:color="auto" w:sz="4" w:space="0"/>
              <w:right w:val="single" w:color="auto" w:sz="4" w:space="0"/>
            </w:tcBorders>
            <w:noWrap w:val="0"/>
            <w:vAlign w:val="center"/>
          </w:tcPr>
          <w:p w14:paraId="2EB8F184">
            <w:pPr>
              <w:widowControl/>
              <w:ind w:firstLine="480"/>
              <w:jc w:val="left"/>
              <w:rPr>
                <w:rFonts w:ascii="宋体" w:hAnsi="宋体" w:cs="宋体"/>
                <w:kern w:val="0"/>
              </w:rPr>
            </w:pPr>
          </w:p>
        </w:tc>
        <w:tc>
          <w:tcPr>
            <w:tcW w:w="5267" w:type="dxa"/>
            <w:gridSpan w:val="9"/>
            <w:tcBorders>
              <w:top w:val="nil"/>
              <w:left w:val="single" w:color="auto" w:sz="4" w:space="0"/>
              <w:bottom w:val="single" w:color="auto" w:sz="4" w:space="0"/>
              <w:right w:val="single" w:color="auto" w:sz="4" w:space="0"/>
            </w:tcBorders>
            <w:noWrap w:val="0"/>
            <w:vAlign w:val="center"/>
          </w:tcPr>
          <w:p w14:paraId="25A254D5">
            <w:pPr>
              <w:widowControl/>
              <w:ind w:firstLine="480"/>
              <w:jc w:val="left"/>
              <w:rPr>
                <w:rFonts w:ascii="宋体" w:hAnsi="宋体" w:cs="宋体"/>
                <w:kern w:val="0"/>
              </w:rPr>
            </w:pPr>
            <w:r>
              <w:rPr>
                <w:rFonts w:hint="eastAsia" w:ascii="宋体" w:hAnsi="宋体" w:cs="宋体"/>
                <w:kern w:val="0"/>
              </w:rPr>
              <w:t>练习与习题建议</w:t>
            </w:r>
          </w:p>
        </w:tc>
      </w:tr>
      <w:tr w14:paraId="227C5E7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10" w:hRule="atLeast"/>
          <w:jc w:val="center"/>
        </w:trPr>
        <w:tc>
          <w:tcPr>
            <w:tcW w:w="4281" w:type="dxa"/>
            <w:gridSpan w:val="7"/>
            <w:vMerge w:val="continue"/>
            <w:tcBorders>
              <w:left w:val="single" w:color="auto" w:sz="4" w:space="0"/>
              <w:bottom w:val="single" w:color="auto" w:sz="4" w:space="0"/>
              <w:right w:val="single" w:color="auto" w:sz="4" w:space="0"/>
            </w:tcBorders>
            <w:noWrap w:val="0"/>
            <w:vAlign w:val="center"/>
          </w:tcPr>
          <w:p w14:paraId="12BA0E6C">
            <w:pPr>
              <w:widowControl/>
              <w:ind w:firstLine="480"/>
              <w:jc w:val="left"/>
              <w:rPr>
                <w:rFonts w:ascii="宋体" w:hAnsi="宋体" w:cs="宋体"/>
                <w:kern w:val="0"/>
              </w:rPr>
            </w:pPr>
          </w:p>
        </w:tc>
        <w:tc>
          <w:tcPr>
            <w:tcW w:w="5267" w:type="dxa"/>
            <w:gridSpan w:val="9"/>
            <w:tcBorders>
              <w:top w:val="nil"/>
              <w:left w:val="single" w:color="auto" w:sz="4" w:space="0"/>
              <w:bottom w:val="single" w:color="auto" w:sz="4" w:space="0"/>
              <w:right w:val="single" w:color="auto" w:sz="4" w:space="0"/>
            </w:tcBorders>
            <w:noWrap w:val="0"/>
            <w:vAlign w:val="center"/>
          </w:tcPr>
          <w:p w14:paraId="3FB5DAE3">
            <w:pPr>
              <w:widowControl/>
              <w:ind w:firstLine="480"/>
              <w:jc w:val="left"/>
              <w:rPr>
                <w:rFonts w:ascii="宋体" w:hAnsi="宋体" w:cs="宋体"/>
                <w:kern w:val="0"/>
              </w:rPr>
            </w:pPr>
            <w:r>
              <w:rPr>
                <w:rFonts w:hint="eastAsia" w:ascii="宋体" w:hAnsi="宋体" w:cs="宋体"/>
                <w:kern w:val="0"/>
              </w:rPr>
              <w:t>软件练习</w:t>
            </w:r>
          </w:p>
        </w:tc>
      </w:tr>
      <w:tr w14:paraId="70B48A0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281" w:type="dxa"/>
            <w:gridSpan w:val="7"/>
            <w:tcBorders>
              <w:top w:val="single" w:color="auto" w:sz="4" w:space="0"/>
              <w:left w:val="single" w:color="auto" w:sz="4" w:space="0"/>
              <w:bottom w:val="single" w:color="auto" w:sz="4" w:space="0"/>
              <w:right w:val="single" w:color="auto" w:sz="4" w:space="0"/>
            </w:tcBorders>
            <w:noWrap w:val="0"/>
            <w:vAlign w:val="center"/>
          </w:tcPr>
          <w:p w14:paraId="03C569CC">
            <w:pPr>
              <w:widowControl/>
              <w:ind w:firstLine="480"/>
              <w:jc w:val="center"/>
              <w:rPr>
                <w:rFonts w:ascii="宋体" w:hAnsi="宋体" w:cs="宋体"/>
                <w:kern w:val="0"/>
              </w:rPr>
            </w:pPr>
            <w:r>
              <w:rPr>
                <w:rFonts w:hint="eastAsia" w:ascii="宋体" w:hAnsi="宋体" w:cs="宋体"/>
                <w:kern w:val="0"/>
              </w:rPr>
              <w:t>考核与评价方式说明</w:t>
            </w:r>
          </w:p>
        </w:tc>
        <w:tc>
          <w:tcPr>
            <w:tcW w:w="5267" w:type="dxa"/>
            <w:gridSpan w:val="9"/>
            <w:tcBorders>
              <w:top w:val="nil"/>
              <w:left w:val="nil"/>
              <w:bottom w:val="single" w:color="auto" w:sz="4" w:space="0"/>
              <w:right w:val="single" w:color="auto" w:sz="4" w:space="0"/>
            </w:tcBorders>
            <w:noWrap w:val="0"/>
            <w:vAlign w:val="center"/>
          </w:tcPr>
          <w:p w14:paraId="78C3A2C8">
            <w:pPr>
              <w:ind w:firstLine="480"/>
              <w:jc w:val="center"/>
              <w:rPr>
                <w:rFonts w:ascii="宋体" w:hAnsi="宋体" w:cs="宋体"/>
                <w:kern w:val="0"/>
              </w:rPr>
            </w:pPr>
            <w:r>
              <w:rPr>
                <w:rFonts w:hint="eastAsia" w:ascii="宋体" w:hAnsi="宋体" w:cs="宋体"/>
                <w:kern w:val="0"/>
              </w:rPr>
              <w:t>权重分配</w:t>
            </w:r>
          </w:p>
        </w:tc>
      </w:tr>
      <w:tr w14:paraId="669ABCA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4281" w:type="dxa"/>
            <w:gridSpan w:val="7"/>
            <w:tcBorders>
              <w:top w:val="single" w:color="auto" w:sz="4" w:space="0"/>
              <w:left w:val="single" w:color="auto" w:sz="4" w:space="0"/>
              <w:bottom w:val="single" w:color="auto" w:sz="4" w:space="0"/>
              <w:right w:val="single" w:color="auto" w:sz="4" w:space="0"/>
            </w:tcBorders>
            <w:noWrap w:val="0"/>
            <w:vAlign w:val="center"/>
          </w:tcPr>
          <w:p w14:paraId="6D77EFE0">
            <w:pPr>
              <w:widowControl/>
              <w:ind w:firstLine="480"/>
              <w:jc w:val="center"/>
              <w:rPr>
                <w:rFonts w:ascii="宋体" w:hAnsi="宋体" w:cs="宋体"/>
                <w:kern w:val="0"/>
              </w:rPr>
            </w:pPr>
            <w:r>
              <w:rPr>
                <w:rFonts w:hint="eastAsia" w:ascii="宋体" w:hAnsi="宋体" w:cs="宋体"/>
                <w:kern w:val="0"/>
              </w:rPr>
              <w:t>同学们的参与度</w:t>
            </w:r>
          </w:p>
        </w:tc>
        <w:tc>
          <w:tcPr>
            <w:tcW w:w="5267" w:type="dxa"/>
            <w:gridSpan w:val="9"/>
            <w:tcBorders>
              <w:top w:val="nil"/>
              <w:left w:val="nil"/>
              <w:bottom w:val="single" w:color="auto" w:sz="4" w:space="0"/>
              <w:right w:val="single" w:color="auto" w:sz="4" w:space="0"/>
            </w:tcBorders>
            <w:noWrap w:val="0"/>
            <w:vAlign w:val="center"/>
          </w:tcPr>
          <w:p w14:paraId="5863ED31">
            <w:pPr>
              <w:widowControl/>
              <w:ind w:firstLine="1944" w:firstLineChars="926"/>
              <w:rPr>
                <w:rFonts w:ascii="宋体" w:hAnsi="宋体" w:cs="宋体"/>
                <w:kern w:val="0"/>
              </w:rPr>
            </w:pPr>
            <w:r>
              <w:rPr>
                <w:rFonts w:hint="eastAsia" w:ascii="宋体" w:hAnsi="宋体" w:cs="宋体"/>
                <w:kern w:val="0"/>
              </w:rPr>
              <w:t>占 100 %</w:t>
            </w:r>
          </w:p>
        </w:tc>
      </w:tr>
      <w:tr w14:paraId="1E509E3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4281" w:type="dxa"/>
            <w:gridSpan w:val="7"/>
            <w:tcBorders>
              <w:top w:val="single" w:color="auto" w:sz="4" w:space="0"/>
              <w:left w:val="single" w:color="auto" w:sz="4" w:space="0"/>
              <w:bottom w:val="single" w:color="auto" w:sz="4" w:space="0"/>
              <w:right w:val="single" w:color="auto" w:sz="4" w:space="0"/>
            </w:tcBorders>
            <w:noWrap w:val="0"/>
            <w:vAlign w:val="center"/>
          </w:tcPr>
          <w:p w14:paraId="02CB4D19">
            <w:pPr>
              <w:widowControl/>
              <w:ind w:firstLine="480"/>
              <w:jc w:val="center"/>
              <w:rPr>
                <w:rFonts w:ascii="宋体" w:hAnsi="宋体" w:cs="宋体"/>
                <w:kern w:val="0"/>
              </w:rPr>
            </w:pPr>
            <w:r>
              <w:rPr>
                <w:rFonts w:hint="eastAsia" w:ascii="宋体" w:hAnsi="宋体" w:cs="宋体"/>
                <w:kern w:val="0"/>
              </w:rPr>
              <w:t>模块三</w:t>
            </w:r>
          </w:p>
        </w:tc>
        <w:tc>
          <w:tcPr>
            <w:tcW w:w="5267" w:type="dxa"/>
            <w:gridSpan w:val="9"/>
            <w:tcBorders>
              <w:top w:val="nil"/>
              <w:left w:val="nil"/>
              <w:bottom w:val="single" w:color="auto" w:sz="4" w:space="0"/>
              <w:right w:val="single" w:color="auto" w:sz="4" w:space="0"/>
            </w:tcBorders>
            <w:noWrap w:val="0"/>
            <w:vAlign w:val="center"/>
          </w:tcPr>
          <w:p w14:paraId="69B73179">
            <w:pPr>
              <w:widowControl/>
              <w:ind w:firstLine="1944" w:firstLineChars="926"/>
              <w:rPr>
                <w:rFonts w:ascii="宋体" w:hAnsi="宋体" w:cs="宋体"/>
                <w:kern w:val="0"/>
              </w:rPr>
            </w:pPr>
            <w:r>
              <w:rPr>
                <w:rFonts w:hint="eastAsia" w:ascii="宋体" w:hAnsi="宋体" w:cs="宋体"/>
                <w:kern w:val="0"/>
              </w:rPr>
              <w:t>AI高阶技巧</w:t>
            </w:r>
          </w:p>
        </w:tc>
      </w:tr>
      <w:tr w14:paraId="6E0A5FF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2561" w:type="dxa"/>
            <w:gridSpan w:val="4"/>
            <w:tcBorders>
              <w:top w:val="nil"/>
              <w:left w:val="single" w:color="auto" w:sz="4" w:space="0"/>
              <w:bottom w:val="single" w:color="auto" w:sz="4" w:space="0"/>
              <w:right w:val="single" w:color="auto" w:sz="4" w:space="0"/>
            </w:tcBorders>
            <w:shd w:val="clear" w:color="auto" w:fill="auto"/>
            <w:noWrap w:val="0"/>
            <w:vAlign w:val="center"/>
          </w:tcPr>
          <w:p w14:paraId="5071E1C8">
            <w:pPr>
              <w:widowControl/>
              <w:ind w:firstLine="0" w:firstLineChars="0"/>
              <w:jc w:val="center"/>
              <w:rPr>
                <w:rFonts w:ascii="宋体" w:hAnsi="宋体" w:cs="宋体"/>
                <w:kern w:val="0"/>
              </w:rPr>
            </w:pPr>
            <w:r>
              <w:rPr>
                <w:rFonts w:hint="eastAsia" w:ascii="宋体" w:hAnsi="宋体" w:cs="宋体"/>
                <w:kern w:val="0"/>
              </w:rPr>
              <w:t>单元1</w:t>
            </w:r>
          </w:p>
        </w:tc>
        <w:tc>
          <w:tcPr>
            <w:tcW w:w="3882" w:type="dxa"/>
            <w:gridSpan w:val="6"/>
            <w:tcBorders>
              <w:top w:val="nil"/>
              <w:left w:val="single" w:color="auto" w:sz="4" w:space="0"/>
              <w:bottom w:val="single" w:color="auto" w:sz="4" w:space="0"/>
              <w:right w:val="single" w:color="auto" w:sz="4" w:space="0"/>
            </w:tcBorders>
            <w:shd w:val="clear" w:color="auto" w:fill="auto"/>
            <w:noWrap w:val="0"/>
            <w:vAlign w:val="center"/>
          </w:tcPr>
          <w:p w14:paraId="2AB26E34">
            <w:pPr>
              <w:widowControl/>
              <w:ind w:firstLine="210" w:firstLineChars="100"/>
              <w:jc w:val="center"/>
              <w:rPr>
                <w:rFonts w:ascii="宋体" w:hAnsi="宋体" w:cs="宋体"/>
                <w:kern w:val="0"/>
              </w:rPr>
            </w:pPr>
            <w:r>
              <w:rPr>
                <w:rFonts w:hint="eastAsia"/>
                <w:szCs w:val="21"/>
              </w:rPr>
              <w:t>图形应用的特殊效果</w:t>
            </w:r>
          </w:p>
        </w:tc>
        <w:tc>
          <w:tcPr>
            <w:tcW w:w="904" w:type="dxa"/>
            <w:gridSpan w:val="2"/>
            <w:vMerge w:val="restart"/>
            <w:tcBorders>
              <w:top w:val="nil"/>
              <w:left w:val="single" w:color="auto" w:sz="4" w:space="0"/>
              <w:right w:val="single" w:color="auto" w:sz="4" w:space="0"/>
            </w:tcBorders>
            <w:shd w:val="clear" w:color="auto" w:fill="auto"/>
            <w:noWrap w:val="0"/>
            <w:vAlign w:val="center"/>
          </w:tcPr>
          <w:p w14:paraId="574B7740">
            <w:pPr>
              <w:widowControl/>
              <w:ind w:firstLine="0" w:firstLineChars="0"/>
              <w:rPr>
                <w:rFonts w:ascii="宋体" w:hAnsi="宋体" w:cs="宋体"/>
                <w:kern w:val="0"/>
              </w:rPr>
            </w:pPr>
            <w:r>
              <w:rPr>
                <w:rFonts w:hint="eastAsia" w:ascii="宋体" w:hAnsi="宋体" w:cs="宋体"/>
                <w:kern w:val="0"/>
              </w:rPr>
              <w:t>学时</w:t>
            </w:r>
          </w:p>
        </w:tc>
        <w:tc>
          <w:tcPr>
            <w:tcW w:w="1107" w:type="dxa"/>
            <w:gridSpan w:val="2"/>
            <w:tcBorders>
              <w:top w:val="nil"/>
              <w:left w:val="nil"/>
              <w:bottom w:val="single" w:color="auto" w:sz="4" w:space="0"/>
              <w:right w:val="single" w:color="auto" w:sz="4" w:space="0"/>
            </w:tcBorders>
            <w:shd w:val="clear" w:color="auto" w:fill="FFFFFF"/>
            <w:noWrap w:val="0"/>
            <w:vAlign w:val="center"/>
          </w:tcPr>
          <w:p w14:paraId="2B63C31E">
            <w:pPr>
              <w:widowControl/>
              <w:ind w:firstLine="0" w:firstLineChars="0"/>
              <w:jc w:val="center"/>
              <w:rPr>
                <w:rFonts w:ascii="宋体" w:hAnsi="宋体" w:cs="宋体"/>
                <w:kern w:val="0"/>
                <w:szCs w:val="21"/>
              </w:rPr>
            </w:pPr>
            <w:r>
              <w:rPr>
                <w:rFonts w:hint="eastAsia" w:ascii="宋体" w:hAnsi="宋体" w:cs="宋体"/>
                <w:kern w:val="0"/>
                <w:szCs w:val="21"/>
              </w:rPr>
              <w:t>实践</w:t>
            </w:r>
          </w:p>
        </w:tc>
        <w:tc>
          <w:tcPr>
            <w:tcW w:w="1094" w:type="dxa"/>
            <w:gridSpan w:val="2"/>
            <w:tcBorders>
              <w:top w:val="nil"/>
              <w:left w:val="nil"/>
              <w:bottom w:val="single" w:color="auto" w:sz="4" w:space="0"/>
              <w:right w:val="single" w:color="auto" w:sz="4" w:space="0"/>
            </w:tcBorders>
            <w:noWrap w:val="0"/>
            <w:vAlign w:val="center"/>
          </w:tcPr>
          <w:p w14:paraId="26E291FD">
            <w:pPr>
              <w:widowControl/>
              <w:ind w:firstLine="480"/>
              <w:rPr>
                <w:rFonts w:ascii="宋体" w:hAnsi="宋体" w:cs="宋体"/>
                <w:kern w:val="0"/>
              </w:rPr>
            </w:pPr>
            <w:r>
              <w:rPr>
                <w:rFonts w:hint="eastAsia" w:ascii="宋体" w:hAnsi="宋体" w:cs="宋体"/>
                <w:kern w:val="0"/>
              </w:rPr>
              <w:t>8</w:t>
            </w:r>
          </w:p>
        </w:tc>
      </w:tr>
      <w:tr w14:paraId="776082A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2561" w:type="dxa"/>
            <w:gridSpan w:val="4"/>
            <w:tcBorders>
              <w:top w:val="nil"/>
              <w:left w:val="single" w:color="auto" w:sz="4" w:space="0"/>
              <w:bottom w:val="single" w:color="auto" w:sz="4" w:space="0"/>
              <w:right w:val="single" w:color="auto" w:sz="4" w:space="0"/>
            </w:tcBorders>
            <w:shd w:val="clear" w:color="auto" w:fill="auto"/>
            <w:noWrap w:val="0"/>
            <w:vAlign w:val="center"/>
          </w:tcPr>
          <w:p w14:paraId="3E6632E1">
            <w:pPr>
              <w:widowControl/>
              <w:ind w:firstLine="0" w:firstLineChars="0"/>
              <w:jc w:val="center"/>
              <w:rPr>
                <w:rFonts w:ascii="宋体" w:hAnsi="宋体" w:cs="宋体"/>
                <w:kern w:val="0"/>
              </w:rPr>
            </w:pPr>
            <w:r>
              <w:rPr>
                <w:rFonts w:hint="eastAsia" w:ascii="宋体" w:hAnsi="宋体" w:cs="宋体"/>
                <w:kern w:val="0"/>
              </w:rPr>
              <w:t>单元2</w:t>
            </w:r>
          </w:p>
        </w:tc>
        <w:tc>
          <w:tcPr>
            <w:tcW w:w="3882" w:type="dxa"/>
            <w:gridSpan w:val="6"/>
            <w:tcBorders>
              <w:top w:val="nil"/>
              <w:left w:val="single" w:color="auto" w:sz="4" w:space="0"/>
              <w:bottom w:val="single" w:color="auto" w:sz="4" w:space="0"/>
              <w:right w:val="single" w:color="auto" w:sz="4" w:space="0"/>
            </w:tcBorders>
            <w:shd w:val="clear" w:color="auto" w:fill="auto"/>
            <w:noWrap w:val="0"/>
            <w:vAlign w:val="center"/>
          </w:tcPr>
          <w:p w14:paraId="5E4535F6">
            <w:pPr>
              <w:widowControl/>
              <w:ind w:firstLine="210" w:firstLineChars="100"/>
              <w:jc w:val="center"/>
              <w:rPr>
                <w:szCs w:val="21"/>
              </w:rPr>
            </w:pPr>
            <w:r>
              <w:rPr>
                <w:rFonts w:hint="eastAsia"/>
                <w:szCs w:val="21"/>
              </w:rPr>
              <w:t>图层和样式</w:t>
            </w:r>
          </w:p>
        </w:tc>
        <w:tc>
          <w:tcPr>
            <w:tcW w:w="904" w:type="dxa"/>
            <w:gridSpan w:val="2"/>
            <w:vMerge w:val="continue"/>
            <w:tcBorders>
              <w:left w:val="single" w:color="auto" w:sz="4" w:space="0"/>
              <w:right w:val="single" w:color="auto" w:sz="4" w:space="0"/>
            </w:tcBorders>
            <w:shd w:val="clear" w:color="auto" w:fill="auto"/>
            <w:noWrap w:val="0"/>
            <w:vAlign w:val="center"/>
          </w:tcPr>
          <w:p w14:paraId="539B77C0">
            <w:pPr>
              <w:widowControl/>
              <w:ind w:firstLine="480"/>
              <w:rPr>
                <w:rFonts w:ascii="宋体" w:hAnsi="宋体" w:cs="宋体"/>
                <w:kern w:val="0"/>
              </w:rPr>
            </w:pPr>
          </w:p>
        </w:tc>
        <w:tc>
          <w:tcPr>
            <w:tcW w:w="1107" w:type="dxa"/>
            <w:gridSpan w:val="2"/>
            <w:tcBorders>
              <w:top w:val="nil"/>
              <w:left w:val="nil"/>
              <w:bottom w:val="single" w:color="auto" w:sz="4" w:space="0"/>
              <w:right w:val="single" w:color="auto" w:sz="4" w:space="0"/>
            </w:tcBorders>
            <w:shd w:val="clear" w:color="auto" w:fill="FFFFFF"/>
            <w:noWrap w:val="0"/>
            <w:vAlign w:val="center"/>
          </w:tcPr>
          <w:p w14:paraId="1D814386">
            <w:pPr>
              <w:widowControl/>
              <w:ind w:firstLine="0" w:firstLineChars="0"/>
              <w:jc w:val="center"/>
              <w:rPr>
                <w:rFonts w:ascii="宋体" w:hAnsi="宋体" w:cs="宋体"/>
                <w:kern w:val="0"/>
                <w:szCs w:val="21"/>
              </w:rPr>
            </w:pPr>
            <w:r>
              <w:rPr>
                <w:rFonts w:hint="eastAsia" w:ascii="宋体" w:hAnsi="宋体" w:cs="宋体"/>
                <w:kern w:val="0"/>
                <w:szCs w:val="21"/>
              </w:rPr>
              <w:t>实践</w:t>
            </w:r>
          </w:p>
        </w:tc>
        <w:tc>
          <w:tcPr>
            <w:tcW w:w="1094" w:type="dxa"/>
            <w:gridSpan w:val="2"/>
            <w:tcBorders>
              <w:top w:val="nil"/>
              <w:left w:val="nil"/>
              <w:bottom w:val="single" w:color="auto" w:sz="4" w:space="0"/>
              <w:right w:val="single" w:color="auto" w:sz="4" w:space="0"/>
            </w:tcBorders>
            <w:noWrap w:val="0"/>
            <w:vAlign w:val="center"/>
          </w:tcPr>
          <w:p w14:paraId="7A225CBE">
            <w:pPr>
              <w:widowControl/>
              <w:ind w:firstLine="480"/>
              <w:rPr>
                <w:rFonts w:ascii="宋体" w:hAnsi="宋体" w:cs="宋体"/>
                <w:kern w:val="0"/>
              </w:rPr>
            </w:pPr>
            <w:r>
              <w:rPr>
                <w:rFonts w:hint="eastAsia" w:ascii="宋体" w:hAnsi="宋体" w:cs="宋体"/>
                <w:kern w:val="0"/>
              </w:rPr>
              <w:t>8</w:t>
            </w:r>
          </w:p>
        </w:tc>
      </w:tr>
      <w:tr w14:paraId="395603E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2561" w:type="dxa"/>
            <w:gridSpan w:val="4"/>
            <w:tcBorders>
              <w:top w:val="nil"/>
              <w:left w:val="single" w:color="auto" w:sz="4" w:space="0"/>
              <w:bottom w:val="single" w:color="auto" w:sz="4" w:space="0"/>
              <w:right w:val="single" w:color="auto" w:sz="4" w:space="0"/>
            </w:tcBorders>
            <w:shd w:val="clear" w:color="auto" w:fill="auto"/>
            <w:noWrap w:val="0"/>
            <w:vAlign w:val="center"/>
          </w:tcPr>
          <w:p w14:paraId="4FE3DE8B">
            <w:pPr>
              <w:widowControl/>
              <w:ind w:firstLine="0" w:firstLineChars="0"/>
              <w:jc w:val="center"/>
              <w:rPr>
                <w:rFonts w:ascii="宋体" w:hAnsi="宋体" w:cs="宋体"/>
                <w:kern w:val="0"/>
              </w:rPr>
            </w:pPr>
            <w:r>
              <w:rPr>
                <w:rFonts w:hint="eastAsia" w:ascii="宋体" w:hAnsi="宋体" w:cs="宋体"/>
                <w:kern w:val="0"/>
              </w:rPr>
              <w:t>单元3</w:t>
            </w:r>
          </w:p>
        </w:tc>
        <w:tc>
          <w:tcPr>
            <w:tcW w:w="3882" w:type="dxa"/>
            <w:gridSpan w:val="6"/>
            <w:tcBorders>
              <w:top w:val="nil"/>
              <w:left w:val="single" w:color="auto" w:sz="4" w:space="0"/>
              <w:bottom w:val="single" w:color="auto" w:sz="4" w:space="0"/>
              <w:right w:val="single" w:color="auto" w:sz="4" w:space="0"/>
            </w:tcBorders>
            <w:shd w:val="clear" w:color="auto" w:fill="auto"/>
            <w:noWrap w:val="0"/>
            <w:vAlign w:val="center"/>
          </w:tcPr>
          <w:p w14:paraId="623718F7">
            <w:pPr>
              <w:widowControl/>
              <w:ind w:firstLine="480"/>
              <w:jc w:val="center"/>
              <w:rPr>
                <w:rFonts w:ascii="宋体" w:hAnsi="宋体" w:cs="宋体"/>
                <w:kern w:val="0"/>
              </w:rPr>
            </w:pPr>
            <w:r>
              <w:rPr>
                <w:rFonts w:hint="eastAsia"/>
                <w:szCs w:val="21"/>
              </w:rPr>
              <w:t>位图管理与打印输出</w:t>
            </w:r>
          </w:p>
        </w:tc>
        <w:tc>
          <w:tcPr>
            <w:tcW w:w="904" w:type="dxa"/>
            <w:gridSpan w:val="2"/>
            <w:vMerge w:val="continue"/>
            <w:tcBorders>
              <w:left w:val="single" w:color="auto" w:sz="4" w:space="0"/>
              <w:right w:val="single" w:color="auto" w:sz="4" w:space="0"/>
            </w:tcBorders>
            <w:shd w:val="clear" w:color="auto" w:fill="auto"/>
            <w:noWrap w:val="0"/>
            <w:vAlign w:val="center"/>
          </w:tcPr>
          <w:p w14:paraId="391F33A3">
            <w:pPr>
              <w:widowControl/>
              <w:ind w:firstLine="480"/>
              <w:jc w:val="left"/>
              <w:rPr>
                <w:rFonts w:ascii="宋体" w:hAnsi="宋体" w:cs="宋体"/>
                <w:kern w:val="0"/>
              </w:rPr>
            </w:pPr>
          </w:p>
        </w:tc>
        <w:tc>
          <w:tcPr>
            <w:tcW w:w="1107" w:type="dxa"/>
            <w:gridSpan w:val="2"/>
            <w:tcBorders>
              <w:top w:val="nil"/>
              <w:left w:val="nil"/>
              <w:bottom w:val="single" w:color="auto" w:sz="4" w:space="0"/>
              <w:right w:val="single" w:color="auto" w:sz="4" w:space="0"/>
            </w:tcBorders>
            <w:shd w:val="clear" w:color="auto" w:fill="FFFFFF"/>
            <w:noWrap w:val="0"/>
            <w:vAlign w:val="center"/>
          </w:tcPr>
          <w:p w14:paraId="759FAC0C">
            <w:pPr>
              <w:widowControl/>
              <w:ind w:firstLine="0" w:firstLineChars="0"/>
              <w:jc w:val="center"/>
              <w:rPr>
                <w:rFonts w:ascii="宋体" w:hAnsi="宋体" w:cs="宋体"/>
                <w:kern w:val="0"/>
                <w:szCs w:val="21"/>
              </w:rPr>
            </w:pPr>
            <w:r>
              <w:rPr>
                <w:rFonts w:hint="eastAsia" w:ascii="宋体" w:hAnsi="宋体" w:cs="宋体"/>
                <w:kern w:val="0"/>
                <w:szCs w:val="21"/>
              </w:rPr>
              <w:t>实践</w:t>
            </w:r>
          </w:p>
        </w:tc>
        <w:tc>
          <w:tcPr>
            <w:tcW w:w="1094" w:type="dxa"/>
            <w:gridSpan w:val="2"/>
            <w:tcBorders>
              <w:top w:val="nil"/>
              <w:left w:val="nil"/>
              <w:bottom w:val="single" w:color="auto" w:sz="4" w:space="0"/>
              <w:right w:val="single" w:color="auto" w:sz="4" w:space="0"/>
            </w:tcBorders>
            <w:noWrap w:val="0"/>
            <w:vAlign w:val="center"/>
          </w:tcPr>
          <w:p w14:paraId="08A05E94">
            <w:pPr>
              <w:widowControl/>
              <w:ind w:firstLine="480"/>
              <w:rPr>
                <w:rFonts w:ascii="宋体" w:hAnsi="宋体" w:cs="宋体"/>
                <w:kern w:val="0"/>
              </w:rPr>
            </w:pPr>
            <w:r>
              <w:rPr>
                <w:rFonts w:hint="eastAsia" w:ascii="宋体" w:hAnsi="宋体" w:cs="宋体"/>
                <w:kern w:val="0"/>
              </w:rPr>
              <w:t>2</w:t>
            </w:r>
          </w:p>
        </w:tc>
      </w:tr>
      <w:tr w14:paraId="2DC1DAC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548" w:type="dxa"/>
            <w:gridSpan w:val="16"/>
            <w:tcBorders>
              <w:top w:val="single" w:color="auto" w:sz="4" w:space="0"/>
              <w:left w:val="single" w:color="auto" w:sz="4" w:space="0"/>
              <w:bottom w:val="single" w:color="auto" w:sz="4" w:space="0"/>
              <w:right w:val="single" w:color="auto" w:sz="4" w:space="0"/>
            </w:tcBorders>
            <w:noWrap w:val="0"/>
            <w:vAlign w:val="center"/>
          </w:tcPr>
          <w:p w14:paraId="3B8C7498">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5756F90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548" w:type="dxa"/>
            <w:gridSpan w:val="16"/>
            <w:tcBorders>
              <w:top w:val="single" w:color="auto" w:sz="4" w:space="0"/>
              <w:left w:val="single" w:color="auto" w:sz="4" w:space="0"/>
              <w:bottom w:val="single" w:color="auto" w:sz="4" w:space="0"/>
              <w:right w:val="single" w:color="auto" w:sz="4" w:space="0"/>
            </w:tcBorders>
            <w:noWrap w:val="0"/>
            <w:vAlign w:val="center"/>
          </w:tcPr>
          <w:p w14:paraId="666F431D">
            <w:pPr>
              <w:widowControl/>
              <w:ind w:firstLine="480"/>
              <w:jc w:val="left"/>
              <w:rPr>
                <w:rFonts w:ascii="宋体" w:hAnsi="宋体" w:cs="宋体"/>
                <w:kern w:val="0"/>
              </w:rPr>
            </w:pPr>
            <w:r>
              <w:rPr>
                <w:rFonts w:hint="eastAsia" w:ascii="宋体" w:hAnsi="宋体" w:cs="宋体"/>
                <w:kern w:val="0"/>
              </w:rPr>
              <w:t>认知目标：了解</w:t>
            </w:r>
            <w:r>
              <w:rPr>
                <w:rFonts w:hint="eastAsia"/>
                <w:szCs w:val="21"/>
              </w:rPr>
              <w:t>AI高阶操作</w:t>
            </w:r>
            <w:r>
              <w:rPr>
                <w:rFonts w:hint="eastAsia" w:ascii="宋体" w:hAnsi="宋体" w:cs="宋体"/>
                <w:kern w:val="0"/>
              </w:rPr>
              <w:t>技巧</w:t>
            </w:r>
          </w:p>
          <w:p w14:paraId="190145A7">
            <w:pPr>
              <w:widowControl/>
              <w:ind w:firstLine="480"/>
              <w:jc w:val="left"/>
              <w:rPr>
                <w:rFonts w:ascii="宋体" w:hAnsi="宋体" w:cs="宋体"/>
                <w:kern w:val="0"/>
              </w:rPr>
            </w:pPr>
            <w:r>
              <w:rPr>
                <w:rFonts w:hint="eastAsia" w:ascii="宋体" w:hAnsi="宋体" w:cs="宋体"/>
                <w:kern w:val="0"/>
              </w:rPr>
              <w:t>技能目标：能全面</w:t>
            </w:r>
            <w:r>
              <w:rPr>
                <w:rFonts w:hint="eastAsia"/>
                <w:szCs w:val="21"/>
              </w:rPr>
              <w:t>操作AI制图</w:t>
            </w:r>
          </w:p>
        </w:tc>
      </w:tr>
      <w:tr w14:paraId="4E87B76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088" w:type="dxa"/>
            <w:gridSpan w:val="6"/>
            <w:tcBorders>
              <w:top w:val="single" w:color="auto" w:sz="4" w:space="0"/>
              <w:left w:val="single" w:color="auto" w:sz="4" w:space="0"/>
              <w:bottom w:val="single" w:color="auto" w:sz="4" w:space="0"/>
              <w:right w:val="single" w:color="auto" w:sz="4" w:space="0"/>
            </w:tcBorders>
            <w:noWrap w:val="0"/>
            <w:vAlign w:val="center"/>
          </w:tcPr>
          <w:p w14:paraId="1523BD15">
            <w:pPr>
              <w:widowControl/>
              <w:ind w:firstLine="480"/>
              <w:jc w:val="center"/>
              <w:rPr>
                <w:rFonts w:ascii="宋体" w:hAnsi="宋体" w:cs="宋体"/>
                <w:kern w:val="0"/>
              </w:rPr>
            </w:pPr>
            <w:r>
              <w:rPr>
                <w:rFonts w:hint="eastAsia" w:ascii="宋体" w:hAnsi="宋体" w:cs="宋体"/>
                <w:kern w:val="0"/>
              </w:rPr>
              <w:t>主要内容（标注重点和难点）</w:t>
            </w:r>
          </w:p>
        </w:tc>
        <w:tc>
          <w:tcPr>
            <w:tcW w:w="5460" w:type="dxa"/>
            <w:gridSpan w:val="10"/>
            <w:tcBorders>
              <w:top w:val="nil"/>
              <w:left w:val="single" w:color="auto" w:sz="4" w:space="0"/>
              <w:bottom w:val="single" w:color="auto" w:sz="4" w:space="0"/>
              <w:right w:val="single" w:color="auto" w:sz="4" w:space="0"/>
            </w:tcBorders>
            <w:noWrap w:val="0"/>
            <w:vAlign w:val="center"/>
          </w:tcPr>
          <w:p w14:paraId="7454C6CF">
            <w:pPr>
              <w:widowControl/>
              <w:ind w:firstLine="480"/>
              <w:jc w:val="left"/>
              <w:rPr>
                <w:rFonts w:ascii="宋体" w:hAnsi="宋体" w:cs="宋体"/>
                <w:kern w:val="0"/>
              </w:rPr>
            </w:pPr>
            <w:r>
              <w:rPr>
                <w:rFonts w:hint="eastAsia" w:ascii="宋体" w:hAnsi="宋体" w:cs="宋体"/>
                <w:kern w:val="0"/>
              </w:rPr>
              <w:t>主要教学方法</w:t>
            </w:r>
          </w:p>
        </w:tc>
      </w:tr>
      <w:tr w14:paraId="0C3FDC7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12" w:hRule="atLeast"/>
          <w:jc w:val="center"/>
        </w:trPr>
        <w:tc>
          <w:tcPr>
            <w:tcW w:w="4088" w:type="dxa"/>
            <w:gridSpan w:val="6"/>
            <w:vMerge w:val="restart"/>
            <w:tcBorders>
              <w:top w:val="single" w:color="auto" w:sz="4" w:space="0"/>
              <w:left w:val="single" w:color="auto" w:sz="4" w:space="0"/>
              <w:right w:val="single" w:color="auto" w:sz="4" w:space="0"/>
            </w:tcBorders>
            <w:noWrap w:val="0"/>
            <w:vAlign w:val="top"/>
          </w:tcPr>
          <w:p w14:paraId="6906CAF1">
            <w:pPr>
              <w:pStyle w:val="15"/>
              <w:widowControl/>
              <w:ind w:firstLine="0" w:firstLineChars="0"/>
              <w:jc w:val="left"/>
              <w:rPr>
                <w:rFonts w:ascii="宋体" w:hAnsi="宋体" w:cs="宋体"/>
                <w:kern w:val="0"/>
              </w:rPr>
            </w:pPr>
            <w:r>
              <w:rPr>
                <w:rFonts w:hint="eastAsia" w:ascii="宋体" w:hAnsi="宋体" w:cs="宋体"/>
                <w:kern w:val="0"/>
              </w:rPr>
              <w:t xml:space="preserve">　模块三  </w:t>
            </w:r>
            <w:r>
              <w:rPr>
                <w:rFonts w:hint="eastAsia"/>
                <w:b/>
                <w:bCs/>
                <w:szCs w:val="21"/>
              </w:rPr>
              <w:t>AI高阶技巧</w:t>
            </w:r>
          </w:p>
          <w:p w14:paraId="4B44F48A">
            <w:pPr>
              <w:widowControl/>
              <w:ind w:firstLine="210" w:firstLineChars="100"/>
              <w:jc w:val="left"/>
              <w:rPr>
                <w:szCs w:val="21"/>
              </w:rPr>
            </w:pPr>
            <w:r>
              <w:rPr>
                <w:rFonts w:hint="eastAsia" w:ascii="宋体" w:hAnsi="宋体" w:cs="宋体"/>
                <w:kern w:val="0"/>
              </w:rPr>
              <w:t xml:space="preserve">单元1  </w:t>
            </w:r>
            <w:r>
              <w:rPr>
                <w:rFonts w:hint="eastAsia"/>
                <w:szCs w:val="21"/>
              </w:rPr>
              <w:t>图形应用的特殊效果</w:t>
            </w:r>
          </w:p>
          <w:p w14:paraId="0BAEB024">
            <w:pPr>
              <w:widowControl/>
              <w:numPr>
                <w:ilvl w:val="1"/>
                <w:numId w:val="12"/>
              </w:numPr>
              <w:spacing w:line="240" w:lineRule="auto"/>
              <w:ind w:firstLine="630" w:firstLineChars="300"/>
              <w:jc w:val="left"/>
              <w:rPr>
                <w:szCs w:val="21"/>
              </w:rPr>
            </w:pPr>
            <w:r>
              <w:rPr>
                <w:rFonts w:hint="eastAsia"/>
                <w:szCs w:val="21"/>
              </w:rPr>
              <w:t xml:space="preserve"> AI图形的特殊效果</w:t>
            </w:r>
          </w:p>
          <w:p w14:paraId="47E08679">
            <w:pPr>
              <w:widowControl/>
              <w:numPr>
                <w:ilvl w:val="1"/>
                <w:numId w:val="12"/>
              </w:numPr>
              <w:spacing w:line="240" w:lineRule="auto"/>
              <w:ind w:firstLine="630" w:firstLineChars="300"/>
              <w:jc w:val="left"/>
              <w:rPr>
                <w:szCs w:val="21"/>
              </w:rPr>
            </w:pPr>
            <w:r>
              <w:rPr>
                <w:rFonts w:hint="eastAsia"/>
                <w:szCs w:val="21"/>
              </w:rPr>
              <w:t xml:space="preserve">  AI 图形的编辑</w:t>
            </w:r>
          </w:p>
          <w:p w14:paraId="59678483">
            <w:pPr>
              <w:widowControl/>
              <w:ind w:firstLine="210" w:firstLineChars="100"/>
              <w:jc w:val="left"/>
              <w:rPr>
                <w:rFonts w:ascii="宋体" w:hAnsi="宋体" w:cs="宋体"/>
                <w:kern w:val="0"/>
              </w:rPr>
            </w:pPr>
            <w:r>
              <w:rPr>
                <w:rFonts w:hint="eastAsia" w:ascii="宋体" w:hAnsi="宋体" w:cs="宋体"/>
                <w:kern w:val="0"/>
              </w:rPr>
              <w:t xml:space="preserve">单元2  </w:t>
            </w:r>
            <w:r>
              <w:rPr>
                <w:rFonts w:hint="eastAsia"/>
                <w:szCs w:val="21"/>
              </w:rPr>
              <w:t>图层和样式</w:t>
            </w:r>
            <w:r>
              <w:rPr>
                <w:rFonts w:hint="eastAsia" w:ascii="宋体" w:hAnsi="宋体" w:cs="宋体"/>
                <w:kern w:val="0"/>
              </w:rPr>
              <w:t xml:space="preserve"> </w:t>
            </w:r>
          </w:p>
          <w:p w14:paraId="11348782">
            <w:pPr>
              <w:widowControl/>
              <w:ind w:firstLine="630" w:firstLineChars="300"/>
              <w:jc w:val="left"/>
              <w:rPr>
                <w:szCs w:val="21"/>
              </w:rPr>
            </w:pPr>
            <w:r>
              <w:rPr>
                <w:rFonts w:hint="eastAsia" w:ascii="宋体" w:hAnsi="宋体" w:cs="宋体"/>
                <w:kern w:val="0"/>
              </w:rPr>
              <w:t xml:space="preserve">2.1  </w:t>
            </w:r>
            <w:r>
              <w:rPr>
                <w:rFonts w:hint="eastAsia"/>
                <w:szCs w:val="21"/>
              </w:rPr>
              <w:t xml:space="preserve"> AI的图层操作应用</w:t>
            </w:r>
          </w:p>
          <w:p w14:paraId="03C38E06">
            <w:pPr>
              <w:widowControl/>
              <w:ind w:firstLine="630" w:firstLineChars="300"/>
              <w:jc w:val="left"/>
              <w:rPr>
                <w:szCs w:val="21"/>
              </w:rPr>
            </w:pPr>
            <w:r>
              <w:rPr>
                <w:rFonts w:hint="eastAsia"/>
                <w:szCs w:val="21"/>
              </w:rPr>
              <w:t>2.2   AI的样式操作应用</w:t>
            </w:r>
          </w:p>
          <w:p w14:paraId="4318346F">
            <w:pPr>
              <w:widowControl/>
              <w:ind w:firstLine="210" w:firstLineChars="100"/>
              <w:jc w:val="left"/>
              <w:rPr>
                <w:rFonts w:ascii="宋体" w:hAnsi="宋体" w:cs="宋体"/>
                <w:kern w:val="0"/>
              </w:rPr>
            </w:pPr>
            <w:r>
              <w:rPr>
                <w:rFonts w:hint="eastAsia" w:ascii="宋体" w:hAnsi="宋体" w:cs="宋体"/>
                <w:kern w:val="0"/>
              </w:rPr>
              <w:t xml:space="preserve">单元3  </w:t>
            </w:r>
            <w:r>
              <w:rPr>
                <w:rFonts w:hint="eastAsia"/>
                <w:szCs w:val="21"/>
              </w:rPr>
              <w:t>位图管理与打印输出</w:t>
            </w:r>
            <w:r>
              <w:rPr>
                <w:rFonts w:hint="eastAsia" w:ascii="宋体" w:hAnsi="宋体" w:cs="宋体"/>
                <w:kern w:val="0"/>
              </w:rPr>
              <w:t xml:space="preserve"> </w:t>
            </w:r>
          </w:p>
          <w:p w14:paraId="2A0B0FEC">
            <w:pPr>
              <w:widowControl/>
              <w:ind w:firstLine="630" w:firstLineChars="300"/>
              <w:jc w:val="left"/>
              <w:rPr>
                <w:szCs w:val="21"/>
              </w:rPr>
            </w:pPr>
            <w:r>
              <w:rPr>
                <w:rFonts w:hint="eastAsia" w:ascii="宋体" w:hAnsi="宋体" w:cs="宋体"/>
                <w:kern w:val="0"/>
              </w:rPr>
              <w:t xml:space="preserve">3.1  </w:t>
            </w:r>
            <w:r>
              <w:rPr>
                <w:rFonts w:hint="eastAsia"/>
                <w:szCs w:val="21"/>
              </w:rPr>
              <w:t>位图管理</w:t>
            </w:r>
          </w:p>
          <w:p w14:paraId="5ABECF17">
            <w:pPr>
              <w:widowControl/>
              <w:ind w:firstLine="630" w:firstLineChars="300"/>
              <w:jc w:val="left"/>
              <w:rPr>
                <w:szCs w:val="21"/>
              </w:rPr>
            </w:pPr>
            <w:r>
              <w:rPr>
                <w:rFonts w:hint="eastAsia"/>
                <w:szCs w:val="21"/>
              </w:rPr>
              <w:t>3.2  打印输出</w:t>
            </w:r>
          </w:p>
          <w:p w14:paraId="4662AB09">
            <w:pPr>
              <w:widowControl/>
              <w:ind w:firstLine="480"/>
              <w:jc w:val="left"/>
              <w:rPr>
                <w:rFonts w:ascii="宋体" w:hAnsi="宋体" w:cs="宋体"/>
                <w:kern w:val="0"/>
              </w:rPr>
            </w:pPr>
            <w:r>
              <w:rPr>
                <w:rFonts w:ascii="宋体" w:hAnsi="宋体" w:cs="宋体"/>
                <w:kern w:val="0"/>
              </w:rPr>
              <w:t>重点</w:t>
            </w:r>
            <w:r>
              <w:rPr>
                <w:rFonts w:hint="eastAsia" w:ascii="宋体" w:hAnsi="宋体" w:cs="宋体"/>
                <w:kern w:val="0"/>
              </w:rPr>
              <w:t>：熟悉掌握</w:t>
            </w:r>
            <w:r>
              <w:rPr>
                <w:rFonts w:hint="eastAsia"/>
                <w:szCs w:val="21"/>
              </w:rPr>
              <w:t>AI操作界面</w:t>
            </w:r>
          </w:p>
          <w:p w14:paraId="7CDB8E5D">
            <w:pPr>
              <w:ind w:firstLine="480"/>
            </w:pPr>
            <w:r>
              <w:rPr>
                <w:rFonts w:ascii="宋体" w:hAnsi="宋体" w:cs="宋体"/>
                <w:kern w:val="0"/>
              </w:rPr>
              <w:t>难点</w:t>
            </w:r>
            <w:r>
              <w:rPr>
                <w:rFonts w:hint="eastAsia" w:ascii="宋体" w:hAnsi="宋体" w:cs="宋体"/>
                <w:kern w:val="0"/>
              </w:rPr>
              <w:t>：</w:t>
            </w:r>
            <w:r>
              <w:rPr>
                <w:rFonts w:hint="eastAsia"/>
                <w:szCs w:val="21"/>
              </w:rPr>
              <w:t>AI</w:t>
            </w:r>
            <w:r>
              <w:rPr>
                <w:rFonts w:hint="eastAsia" w:ascii="宋体" w:hAnsi="宋体" w:cs="宋体"/>
                <w:kern w:val="0"/>
              </w:rPr>
              <w:t>技巧的掌握</w:t>
            </w:r>
          </w:p>
          <w:p w14:paraId="7FB46F83">
            <w:pPr>
              <w:widowControl/>
              <w:ind w:firstLine="480"/>
              <w:jc w:val="left"/>
              <w:rPr>
                <w:rFonts w:ascii="宋体" w:hAnsi="宋体" w:cs="宋体"/>
                <w:kern w:val="0"/>
              </w:rPr>
            </w:pPr>
          </w:p>
        </w:tc>
        <w:tc>
          <w:tcPr>
            <w:tcW w:w="5460" w:type="dxa"/>
            <w:gridSpan w:val="10"/>
            <w:tcBorders>
              <w:top w:val="nil"/>
              <w:left w:val="single" w:color="auto" w:sz="4" w:space="0"/>
              <w:bottom w:val="single" w:color="auto" w:sz="4" w:space="0"/>
              <w:right w:val="single" w:color="auto" w:sz="4" w:space="0"/>
            </w:tcBorders>
            <w:noWrap w:val="0"/>
            <w:vAlign w:val="center"/>
          </w:tcPr>
          <w:p w14:paraId="73BCBA30">
            <w:pPr>
              <w:widowControl/>
              <w:ind w:firstLine="480"/>
              <w:jc w:val="left"/>
              <w:rPr>
                <w:rFonts w:ascii="宋体" w:hAnsi="宋体" w:cs="宋体"/>
                <w:kern w:val="0"/>
              </w:rPr>
            </w:pPr>
            <w:r>
              <w:rPr>
                <w:rFonts w:hint="eastAsia" w:ascii="宋体" w:hAnsi="宋体" w:cs="宋体"/>
                <w:kern w:val="0"/>
              </w:rPr>
              <w:t>示教法</w:t>
            </w:r>
          </w:p>
        </w:tc>
      </w:tr>
      <w:tr w14:paraId="316C327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68" w:hRule="atLeast"/>
          <w:jc w:val="center"/>
        </w:trPr>
        <w:tc>
          <w:tcPr>
            <w:tcW w:w="4088" w:type="dxa"/>
            <w:gridSpan w:val="6"/>
            <w:vMerge w:val="continue"/>
            <w:tcBorders>
              <w:left w:val="single" w:color="auto" w:sz="4" w:space="0"/>
              <w:right w:val="single" w:color="auto" w:sz="4" w:space="0"/>
            </w:tcBorders>
            <w:noWrap w:val="0"/>
            <w:vAlign w:val="center"/>
          </w:tcPr>
          <w:p w14:paraId="27DDECD4">
            <w:pPr>
              <w:widowControl/>
              <w:ind w:firstLine="480"/>
              <w:jc w:val="left"/>
              <w:rPr>
                <w:rFonts w:ascii="宋体" w:hAnsi="宋体" w:cs="宋体"/>
                <w:kern w:val="0"/>
              </w:rPr>
            </w:pPr>
          </w:p>
        </w:tc>
        <w:tc>
          <w:tcPr>
            <w:tcW w:w="5460" w:type="dxa"/>
            <w:gridSpan w:val="10"/>
            <w:tcBorders>
              <w:top w:val="nil"/>
              <w:left w:val="single" w:color="auto" w:sz="4" w:space="0"/>
              <w:bottom w:val="single" w:color="auto" w:sz="4" w:space="0"/>
              <w:right w:val="single" w:color="auto" w:sz="4" w:space="0"/>
            </w:tcBorders>
            <w:noWrap w:val="0"/>
            <w:vAlign w:val="center"/>
          </w:tcPr>
          <w:p w14:paraId="67390EE1">
            <w:pPr>
              <w:widowControl/>
              <w:ind w:firstLine="480"/>
              <w:jc w:val="left"/>
              <w:rPr>
                <w:rFonts w:ascii="宋体" w:hAnsi="宋体" w:cs="宋体"/>
                <w:kern w:val="0"/>
              </w:rPr>
            </w:pPr>
            <w:r>
              <w:rPr>
                <w:rFonts w:hint="eastAsia" w:ascii="宋体" w:hAnsi="宋体" w:cs="宋体"/>
                <w:kern w:val="0"/>
              </w:rPr>
              <w:t>教学地点</w:t>
            </w:r>
          </w:p>
        </w:tc>
      </w:tr>
      <w:tr w14:paraId="3E429CB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27" w:hRule="atLeast"/>
          <w:jc w:val="center"/>
        </w:trPr>
        <w:tc>
          <w:tcPr>
            <w:tcW w:w="4088" w:type="dxa"/>
            <w:gridSpan w:val="6"/>
            <w:vMerge w:val="continue"/>
            <w:tcBorders>
              <w:left w:val="single" w:color="auto" w:sz="4" w:space="0"/>
              <w:right w:val="single" w:color="auto" w:sz="4" w:space="0"/>
            </w:tcBorders>
            <w:noWrap w:val="0"/>
            <w:vAlign w:val="center"/>
          </w:tcPr>
          <w:p w14:paraId="44379B52">
            <w:pPr>
              <w:widowControl/>
              <w:ind w:firstLine="480"/>
              <w:jc w:val="left"/>
              <w:rPr>
                <w:rFonts w:ascii="宋体" w:hAnsi="宋体" w:cs="宋体"/>
                <w:kern w:val="0"/>
              </w:rPr>
            </w:pPr>
          </w:p>
        </w:tc>
        <w:tc>
          <w:tcPr>
            <w:tcW w:w="5460" w:type="dxa"/>
            <w:gridSpan w:val="10"/>
            <w:tcBorders>
              <w:top w:val="nil"/>
              <w:left w:val="single" w:color="auto" w:sz="4" w:space="0"/>
              <w:bottom w:val="single" w:color="auto" w:sz="4" w:space="0"/>
              <w:right w:val="single" w:color="auto" w:sz="4" w:space="0"/>
            </w:tcBorders>
            <w:noWrap w:val="0"/>
            <w:vAlign w:val="center"/>
          </w:tcPr>
          <w:p w14:paraId="4991B19D">
            <w:pPr>
              <w:widowControl/>
              <w:ind w:firstLine="480"/>
              <w:jc w:val="left"/>
              <w:rPr>
                <w:rFonts w:ascii="宋体" w:hAnsi="宋体" w:cs="宋体"/>
                <w:kern w:val="0"/>
              </w:rPr>
            </w:pPr>
            <w:r>
              <w:rPr>
                <w:rFonts w:hint="eastAsia" w:ascii="宋体" w:hAnsi="宋体" w:cs="宋体"/>
                <w:kern w:val="0"/>
              </w:rPr>
              <w:t>多媒体教室</w:t>
            </w:r>
          </w:p>
        </w:tc>
      </w:tr>
      <w:tr w14:paraId="14B3CFB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088" w:type="dxa"/>
            <w:gridSpan w:val="6"/>
            <w:vMerge w:val="continue"/>
            <w:tcBorders>
              <w:left w:val="single" w:color="auto" w:sz="4" w:space="0"/>
              <w:right w:val="single" w:color="auto" w:sz="4" w:space="0"/>
            </w:tcBorders>
            <w:noWrap w:val="0"/>
            <w:vAlign w:val="center"/>
          </w:tcPr>
          <w:p w14:paraId="6EA90BB5">
            <w:pPr>
              <w:widowControl/>
              <w:ind w:firstLine="480"/>
              <w:jc w:val="left"/>
              <w:rPr>
                <w:rFonts w:ascii="宋体" w:hAnsi="宋体" w:cs="宋体"/>
                <w:kern w:val="0"/>
              </w:rPr>
            </w:pPr>
          </w:p>
        </w:tc>
        <w:tc>
          <w:tcPr>
            <w:tcW w:w="5460" w:type="dxa"/>
            <w:gridSpan w:val="10"/>
            <w:tcBorders>
              <w:top w:val="nil"/>
              <w:left w:val="single" w:color="auto" w:sz="4" w:space="0"/>
              <w:bottom w:val="single" w:color="auto" w:sz="4" w:space="0"/>
              <w:right w:val="single" w:color="auto" w:sz="4" w:space="0"/>
            </w:tcBorders>
            <w:noWrap w:val="0"/>
            <w:vAlign w:val="center"/>
          </w:tcPr>
          <w:p w14:paraId="25B5FC65">
            <w:pPr>
              <w:widowControl/>
              <w:ind w:firstLine="480"/>
              <w:jc w:val="left"/>
              <w:rPr>
                <w:rFonts w:ascii="宋体" w:hAnsi="宋体" w:cs="宋体"/>
                <w:kern w:val="0"/>
              </w:rPr>
            </w:pPr>
            <w:r>
              <w:rPr>
                <w:rFonts w:hint="eastAsia" w:ascii="宋体" w:hAnsi="宋体" w:cs="宋体"/>
                <w:kern w:val="0"/>
              </w:rPr>
              <w:t>教学及参考资料</w:t>
            </w:r>
          </w:p>
        </w:tc>
      </w:tr>
      <w:tr w14:paraId="65F2DD4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711" w:hRule="atLeast"/>
          <w:jc w:val="center"/>
        </w:trPr>
        <w:tc>
          <w:tcPr>
            <w:tcW w:w="4088" w:type="dxa"/>
            <w:gridSpan w:val="6"/>
            <w:vMerge w:val="continue"/>
            <w:tcBorders>
              <w:left w:val="single" w:color="auto" w:sz="4" w:space="0"/>
              <w:right w:val="single" w:color="auto" w:sz="4" w:space="0"/>
            </w:tcBorders>
            <w:noWrap w:val="0"/>
            <w:vAlign w:val="center"/>
          </w:tcPr>
          <w:p w14:paraId="4256D5E4">
            <w:pPr>
              <w:widowControl/>
              <w:ind w:firstLine="480"/>
              <w:jc w:val="left"/>
              <w:rPr>
                <w:rFonts w:ascii="宋体" w:hAnsi="宋体" w:cs="宋体"/>
                <w:kern w:val="0"/>
              </w:rPr>
            </w:pPr>
          </w:p>
        </w:tc>
        <w:tc>
          <w:tcPr>
            <w:tcW w:w="5460" w:type="dxa"/>
            <w:gridSpan w:val="10"/>
            <w:tcBorders>
              <w:top w:val="nil"/>
              <w:left w:val="single" w:color="auto" w:sz="4" w:space="0"/>
              <w:bottom w:val="single" w:color="auto" w:sz="4" w:space="0"/>
              <w:right w:val="single" w:color="auto" w:sz="4" w:space="0"/>
            </w:tcBorders>
            <w:noWrap w:val="0"/>
            <w:vAlign w:val="center"/>
          </w:tcPr>
          <w:p w14:paraId="5D4873B5">
            <w:pPr>
              <w:pStyle w:val="5"/>
              <w:spacing w:before="0" w:beforeAutospacing="0" w:after="0" w:afterAutospacing="0"/>
              <w:jc w:val="both"/>
              <w:rPr>
                <w:rFonts w:cs="宋体"/>
                <w:bCs/>
                <w:kern w:val="2"/>
                <w:position w:val="6"/>
                <w:sz w:val="21"/>
                <w:szCs w:val="21"/>
                <w:lang w:val="en-US" w:eastAsia="zh-CN"/>
              </w:rPr>
            </w:pPr>
            <w:r>
              <w:rPr>
                <w:rFonts w:hint="eastAsia" w:cs="宋体"/>
                <w:bCs/>
                <w:kern w:val="2"/>
                <w:position w:val="6"/>
                <w:sz w:val="21"/>
                <w:szCs w:val="21"/>
                <w:lang w:val="en-US" w:eastAsia="zh-CN"/>
              </w:rPr>
              <w:t>《Illustrator 服装设计表现》</w:t>
            </w:r>
          </w:p>
          <w:p w14:paraId="3AC4A02C">
            <w:pPr>
              <w:pStyle w:val="5"/>
              <w:spacing w:before="0" w:beforeAutospacing="0" w:after="0" w:afterAutospacing="0"/>
              <w:jc w:val="both"/>
              <w:rPr>
                <w:rFonts w:cs="宋体"/>
                <w:bCs/>
                <w:kern w:val="2"/>
                <w:position w:val="6"/>
                <w:sz w:val="21"/>
                <w:szCs w:val="21"/>
                <w:lang w:val="en-US" w:eastAsia="zh-CN"/>
              </w:rPr>
            </w:pPr>
            <w:r>
              <w:rPr>
                <w:rFonts w:hint="eastAsia" w:cs="宋体"/>
                <w:bCs/>
                <w:kern w:val="2"/>
                <w:position w:val="6"/>
                <w:sz w:val="21"/>
                <w:szCs w:val="21"/>
                <w:lang w:val="en-US" w:eastAsia="zh-CN"/>
              </w:rPr>
              <w:t>王宏付 编著</w:t>
            </w:r>
            <w:r>
              <w:rPr>
                <w:rFonts w:hint="eastAsia" w:cs="宋体"/>
                <w:bCs/>
                <w:kern w:val="2"/>
                <w:position w:val="6"/>
                <w:sz w:val="21"/>
                <w:szCs w:val="21"/>
                <w:lang w:val="en-US" w:eastAsia="zh-CN"/>
              </w:rPr>
              <w:tab/>
            </w:r>
            <w:r>
              <w:rPr>
                <w:rFonts w:hint="eastAsia" w:cs="宋体"/>
                <w:bCs/>
                <w:kern w:val="2"/>
                <w:position w:val="6"/>
                <w:sz w:val="21"/>
                <w:szCs w:val="21"/>
                <w:lang w:val="en-US" w:eastAsia="zh-CN"/>
              </w:rPr>
              <w:t xml:space="preserve"> 东华大学出版社2018年7月</w:t>
            </w:r>
          </w:p>
          <w:p w14:paraId="7D54D26C">
            <w:pPr>
              <w:widowControl/>
              <w:spacing w:line="240" w:lineRule="auto"/>
              <w:ind w:firstLine="0" w:firstLineChars="0"/>
              <w:rPr>
                <w:rFonts w:ascii="宋体" w:hAnsi="宋体" w:cs="宋体"/>
                <w:kern w:val="0"/>
              </w:rPr>
            </w:pPr>
          </w:p>
        </w:tc>
      </w:tr>
      <w:tr w14:paraId="3E70EC8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39" w:hRule="atLeast"/>
          <w:jc w:val="center"/>
        </w:trPr>
        <w:tc>
          <w:tcPr>
            <w:tcW w:w="4088" w:type="dxa"/>
            <w:gridSpan w:val="6"/>
            <w:vMerge w:val="continue"/>
            <w:tcBorders>
              <w:left w:val="single" w:color="auto" w:sz="4" w:space="0"/>
              <w:right w:val="single" w:color="auto" w:sz="4" w:space="0"/>
            </w:tcBorders>
            <w:noWrap w:val="0"/>
            <w:vAlign w:val="center"/>
          </w:tcPr>
          <w:p w14:paraId="3EA2D608">
            <w:pPr>
              <w:widowControl/>
              <w:ind w:firstLine="480"/>
              <w:jc w:val="left"/>
              <w:rPr>
                <w:rFonts w:ascii="宋体" w:hAnsi="宋体" w:cs="宋体"/>
                <w:kern w:val="0"/>
              </w:rPr>
            </w:pPr>
          </w:p>
        </w:tc>
        <w:tc>
          <w:tcPr>
            <w:tcW w:w="5460" w:type="dxa"/>
            <w:gridSpan w:val="10"/>
            <w:tcBorders>
              <w:top w:val="nil"/>
              <w:left w:val="single" w:color="auto" w:sz="4" w:space="0"/>
              <w:bottom w:val="single" w:color="auto" w:sz="4" w:space="0"/>
              <w:right w:val="single" w:color="auto" w:sz="4" w:space="0"/>
            </w:tcBorders>
            <w:noWrap w:val="0"/>
            <w:vAlign w:val="center"/>
          </w:tcPr>
          <w:p w14:paraId="15B9E897">
            <w:pPr>
              <w:widowControl/>
              <w:ind w:firstLine="480"/>
              <w:jc w:val="left"/>
              <w:rPr>
                <w:rFonts w:ascii="宋体" w:hAnsi="宋体" w:cs="宋体"/>
                <w:kern w:val="0"/>
              </w:rPr>
            </w:pPr>
            <w:r>
              <w:rPr>
                <w:rFonts w:hint="eastAsia" w:ascii="宋体" w:hAnsi="宋体" w:cs="宋体"/>
                <w:kern w:val="0"/>
              </w:rPr>
              <w:t>练习与习题建议</w:t>
            </w:r>
          </w:p>
        </w:tc>
      </w:tr>
      <w:tr w14:paraId="50DA1CD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10" w:hRule="atLeast"/>
          <w:jc w:val="center"/>
        </w:trPr>
        <w:tc>
          <w:tcPr>
            <w:tcW w:w="4088" w:type="dxa"/>
            <w:gridSpan w:val="6"/>
            <w:vMerge w:val="continue"/>
            <w:tcBorders>
              <w:left w:val="single" w:color="auto" w:sz="4" w:space="0"/>
              <w:bottom w:val="single" w:color="auto" w:sz="4" w:space="0"/>
              <w:right w:val="single" w:color="auto" w:sz="4" w:space="0"/>
            </w:tcBorders>
            <w:noWrap w:val="0"/>
            <w:vAlign w:val="center"/>
          </w:tcPr>
          <w:p w14:paraId="3E71B472">
            <w:pPr>
              <w:widowControl/>
              <w:ind w:firstLine="480"/>
              <w:jc w:val="left"/>
              <w:rPr>
                <w:rFonts w:ascii="宋体" w:hAnsi="宋体" w:cs="宋体"/>
                <w:kern w:val="0"/>
              </w:rPr>
            </w:pPr>
          </w:p>
        </w:tc>
        <w:tc>
          <w:tcPr>
            <w:tcW w:w="5460" w:type="dxa"/>
            <w:gridSpan w:val="10"/>
            <w:tcBorders>
              <w:top w:val="nil"/>
              <w:left w:val="single" w:color="auto" w:sz="4" w:space="0"/>
              <w:bottom w:val="single" w:color="auto" w:sz="4" w:space="0"/>
              <w:right w:val="single" w:color="auto" w:sz="4" w:space="0"/>
            </w:tcBorders>
            <w:noWrap w:val="0"/>
            <w:vAlign w:val="center"/>
          </w:tcPr>
          <w:p w14:paraId="3ED3979B">
            <w:pPr>
              <w:widowControl/>
              <w:ind w:firstLine="480"/>
              <w:jc w:val="left"/>
              <w:rPr>
                <w:rFonts w:ascii="宋体" w:hAnsi="宋体" w:cs="宋体"/>
                <w:kern w:val="0"/>
              </w:rPr>
            </w:pPr>
            <w:r>
              <w:rPr>
                <w:rFonts w:hint="eastAsia" w:ascii="宋体" w:hAnsi="宋体" w:cs="宋体"/>
                <w:kern w:val="0"/>
              </w:rPr>
              <w:t>软件练习</w:t>
            </w:r>
          </w:p>
        </w:tc>
      </w:tr>
      <w:tr w14:paraId="3E2E7E8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088" w:type="dxa"/>
            <w:gridSpan w:val="6"/>
            <w:tcBorders>
              <w:top w:val="single" w:color="auto" w:sz="4" w:space="0"/>
              <w:left w:val="single" w:color="auto" w:sz="4" w:space="0"/>
              <w:bottom w:val="single" w:color="auto" w:sz="4" w:space="0"/>
              <w:right w:val="single" w:color="auto" w:sz="4" w:space="0"/>
            </w:tcBorders>
            <w:noWrap w:val="0"/>
            <w:vAlign w:val="center"/>
          </w:tcPr>
          <w:p w14:paraId="58F2E27E">
            <w:pPr>
              <w:widowControl/>
              <w:ind w:firstLine="480"/>
              <w:jc w:val="center"/>
              <w:rPr>
                <w:rFonts w:ascii="宋体" w:hAnsi="宋体" w:cs="宋体"/>
                <w:kern w:val="0"/>
              </w:rPr>
            </w:pPr>
            <w:r>
              <w:rPr>
                <w:rFonts w:hint="eastAsia" w:ascii="宋体" w:hAnsi="宋体" w:cs="宋体"/>
                <w:kern w:val="0"/>
              </w:rPr>
              <w:t>考核与评价方式说明</w:t>
            </w:r>
          </w:p>
        </w:tc>
        <w:tc>
          <w:tcPr>
            <w:tcW w:w="5460" w:type="dxa"/>
            <w:gridSpan w:val="10"/>
            <w:tcBorders>
              <w:top w:val="nil"/>
              <w:left w:val="nil"/>
              <w:bottom w:val="single" w:color="auto" w:sz="4" w:space="0"/>
              <w:right w:val="single" w:color="auto" w:sz="4" w:space="0"/>
            </w:tcBorders>
            <w:noWrap w:val="0"/>
            <w:vAlign w:val="center"/>
          </w:tcPr>
          <w:p w14:paraId="535BBAEE">
            <w:pPr>
              <w:ind w:firstLine="480"/>
              <w:jc w:val="center"/>
              <w:rPr>
                <w:rFonts w:ascii="宋体" w:hAnsi="宋体" w:cs="宋体"/>
                <w:kern w:val="0"/>
              </w:rPr>
            </w:pPr>
            <w:r>
              <w:rPr>
                <w:rFonts w:hint="eastAsia" w:ascii="宋体" w:hAnsi="宋体" w:cs="宋体"/>
                <w:kern w:val="0"/>
              </w:rPr>
              <w:t>权重分配</w:t>
            </w:r>
          </w:p>
        </w:tc>
      </w:tr>
      <w:tr w14:paraId="04B2266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4088" w:type="dxa"/>
            <w:gridSpan w:val="6"/>
            <w:tcBorders>
              <w:top w:val="single" w:color="auto" w:sz="4" w:space="0"/>
              <w:left w:val="single" w:color="auto" w:sz="4" w:space="0"/>
              <w:bottom w:val="single" w:color="auto" w:sz="4" w:space="0"/>
              <w:right w:val="single" w:color="auto" w:sz="4" w:space="0"/>
            </w:tcBorders>
            <w:noWrap w:val="0"/>
            <w:vAlign w:val="center"/>
          </w:tcPr>
          <w:p w14:paraId="710FBBDD">
            <w:pPr>
              <w:widowControl/>
              <w:ind w:firstLine="480"/>
              <w:jc w:val="center"/>
              <w:rPr>
                <w:rFonts w:ascii="宋体" w:hAnsi="宋体" w:cs="宋体"/>
                <w:kern w:val="0"/>
              </w:rPr>
            </w:pPr>
            <w:r>
              <w:rPr>
                <w:rFonts w:hint="eastAsia" w:ascii="宋体" w:hAnsi="宋体" w:cs="宋体"/>
                <w:kern w:val="0"/>
              </w:rPr>
              <w:t>同学们的参与度</w:t>
            </w:r>
          </w:p>
        </w:tc>
        <w:tc>
          <w:tcPr>
            <w:tcW w:w="5460" w:type="dxa"/>
            <w:gridSpan w:val="10"/>
            <w:tcBorders>
              <w:top w:val="nil"/>
              <w:left w:val="nil"/>
              <w:bottom w:val="single" w:color="auto" w:sz="4" w:space="0"/>
              <w:right w:val="single" w:color="auto" w:sz="4" w:space="0"/>
            </w:tcBorders>
            <w:noWrap w:val="0"/>
            <w:vAlign w:val="center"/>
          </w:tcPr>
          <w:p w14:paraId="4BEADA6F">
            <w:pPr>
              <w:widowControl/>
              <w:ind w:firstLine="1944" w:firstLineChars="926"/>
              <w:rPr>
                <w:rFonts w:ascii="宋体" w:hAnsi="宋体" w:cs="宋体"/>
                <w:kern w:val="0"/>
              </w:rPr>
            </w:pPr>
            <w:r>
              <w:rPr>
                <w:rFonts w:hint="eastAsia" w:ascii="宋体" w:hAnsi="宋体" w:cs="宋体"/>
                <w:kern w:val="0"/>
              </w:rPr>
              <w:t>占 100 %</w:t>
            </w:r>
          </w:p>
        </w:tc>
      </w:tr>
      <w:tr w14:paraId="6E85657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4088" w:type="dxa"/>
            <w:gridSpan w:val="6"/>
            <w:tcBorders>
              <w:top w:val="single" w:color="auto" w:sz="4" w:space="0"/>
              <w:left w:val="single" w:color="auto" w:sz="4" w:space="0"/>
              <w:bottom w:val="single" w:color="auto" w:sz="4" w:space="0"/>
              <w:right w:val="single" w:color="auto" w:sz="4" w:space="0"/>
            </w:tcBorders>
            <w:noWrap w:val="0"/>
            <w:vAlign w:val="center"/>
          </w:tcPr>
          <w:p w14:paraId="0B9B339A">
            <w:pPr>
              <w:widowControl/>
              <w:ind w:firstLine="480"/>
              <w:jc w:val="center"/>
              <w:rPr>
                <w:rFonts w:ascii="宋体" w:hAnsi="宋体" w:cs="宋体"/>
                <w:kern w:val="0"/>
              </w:rPr>
            </w:pPr>
            <w:r>
              <w:rPr>
                <w:rFonts w:hint="eastAsia" w:ascii="宋体" w:hAnsi="宋体" w:cs="宋体"/>
                <w:kern w:val="0"/>
              </w:rPr>
              <w:t>模块四</w:t>
            </w:r>
          </w:p>
        </w:tc>
        <w:tc>
          <w:tcPr>
            <w:tcW w:w="5460" w:type="dxa"/>
            <w:gridSpan w:val="10"/>
            <w:tcBorders>
              <w:top w:val="nil"/>
              <w:left w:val="nil"/>
              <w:bottom w:val="single" w:color="auto" w:sz="4" w:space="0"/>
              <w:right w:val="single" w:color="auto" w:sz="4" w:space="0"/>
            </w:tcBorders>
            <w:noWrap w:val="0"/>
            <w:vAlign w:val="center"/>
          </w:tcPr>
          <w:p w14:paraId="2F3E1B3B">
            <w:pPr>
              <w:widowControl/>
              <w:ind w:firstLine="1944" w:firstLineChars="926"/>
              <w:rPr>
                <w:rFonts w:ascii="宋体" w:hAnsi="宋体" w:cs="宋体"/>
                <w:kern w:val="0"/>
              </w:rPr>
            </w:pPr>
            <w:r>
              <w:rPr>
                <w:rFonts w:hint="eastAsia" w:ascii="宋体" w:hAnsi="宋体" w:cs="宋体"/>
                <w:kern w:val="0"/>
              </w:rPr>
              <w:t>服饰基本款设计表达</w:t>
            </w:r>
          </w:p>
        </w:tc>
      </w:tr>
      <w:tr w14:paraId="737C512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2561" w:type="dxa"/>
            <w:gridSpan w:val="4"/>
            <w:tcBorders>
              <w:top w:val="nil"/>
              <w:left w:val="single" w:color="auto" w:sz="4" w:space="0"/>
              <w:bottom w:val="single" w:color="auto" w:sz="4" w:space="0"/>
              <w:right w:val="single" w:color="auto" w:sz="4" w:space="0"/>
            </w:tcBorders>
            <w:shd w:val="clear" w:color="auto" w:fill="auto"/>
            <w:noWrap w:val="0"/>
            <w:vAlign w:val="center"/>
          </w:tcPr>
          <w:p w14:paraId="30E126A8">
            <w:pPr>
              <w:widowControl/>
              <w:ind w:firstLine="0" w:firstLineChars="0"/>
              <w:jc w:val="center"/>
              <w:rPr>
                <w:rFonts w:ascii="宋体" w:hAnsi="宋体" w:cs="宋体"/>
                <w:kern w:val="0"/>
              </w:rPr>
            </w:pPr>
            <w:r>
              <w:rPr>
                <w:rFonts w:hint="eastAsia" w:ascii="宋体" w:hAnsi="宋体" w:cs="宋体"/>
                <w:kern w:val="0"/>
              </w:rPr>
              <w:t>单元1</w:t>
            </w:r>
          </w:p>
        </w:tc>
        <w:tc>
          <w:tcPr>
            <w:tcW w:w="3882" w:type="dxa"/>
            <w:gridSpan w:val="6"/>
            <w:tcBorders>
              <w:top w:val="nil"/>
              <w:left w:val="single" w:color="auto" w:sz="4" w:space="0"/>
              <w:bottom w:val="single" w:color="auto" w:sz="4" w:space="0"/>
              <w:right w:val="single" w:color="auto" w:sz="4" w:space="0"/>
            </w:tcBorders>
            <w:shd w:val="clear" w:color="auto" w:fill="auto"/>
            <w:noWrap w:val="0"/>
            <w:vAlign w:val="center"/>
          </w:tcPr>
          <w:p w14:paraId="240F438A">
            <w:pPr>
              <w:widowControl/>
              <w:ind w:firstLine="210" w:firstLineChars="100"/>
              <w:jc w:val="center"/>
              <w:rPr>
                <w:rFonts w:ascii="宋体" w:hAnsi="宋体" w:cs="宋体"/>
                <w:kern w:val="0"/>
              </w:rPr>
            </w:pPr>
            <w:r>
              <w:rPr>
                <w:rFonts w:hint="eastAsia" w:ascii="宋体" w:hAnsi="宋体" w:cs="宋体"/>
                <w:kern w:val="0"/>
              </w:rPr>
              <w:t>服装设计</w:t>
            </w:r>
          </w:p>
        </w:tc>
        <w:tc>
          <w:tcPr>
            <w:tcW w:w="904" w:type="dxa"/>
            <w:gridSpan w:val="2"/>
            <w:vMerge w:val="restart"/>
            <w:tcBorders>
              <w:top w:val="nil"/>
              <w:left w:val="single" w:color="auto" w:sz="4" w:space="0"/>
              <w:right w:val="single" w:color="auto" w:sz="4" w:space="0"/>
            </w:tcBorders>
            <w:shd w:val="clear" w:color="auto" w:fill="auto"/>
            <w:noWrap w:val="0"/>
            <w:vAlign w:val="center"/>
          </w:tcPr>
          <w:p w14:paraId="583D617A">
            <w:pPr>
              <w:widowControl/>
              <w:ind w:firstLine="0" w:firstLineChars="0"/>
              <w:rPr>
                <w:rFonts w:ascii="宋体" w:hAnsi="宋体" w:cs="宋体"/>
                <w:kern w:val="0"/>
              </w:rPr>
            </w:pPr>
            <w:r>
              <w:rPr>
                <w:rFonts w:hint="eastAsia" w:ascii="宋体" w:hAnsi="宋体" w:cs="宋体"/>
                <w:kern w:val="0"/>
              </w:rPr>
              <w:t>学时</w:t>
            </w:r>
          </w:p>
        </w:tc>
        <w:tc>
          <w:tcPr>
            <w:tcW w:w="1107" w:type="dxa"/>
            <w:gridSpan w:val="2"/>
            <w:tcBorders>
              <w:top w:val="nil"/>
              <w:left w:val="nil"/>
              <w:bottom w:val="single" w:color="auto" w:sz="4" w:space="0"/>
              <w:right w:val="single" w:color="auto" w:sz="4" w:space="0"/>
            </w:tcBorders>
            <w:shd w:val="clear" w:color="auto" w:fill="FFFFFF"/>
            <w:noWrap w:val="0"/>
            <w:vAlign w:val="center"/>
          </w:tcPr>
          <w:p w14:paraId="62536048">
            <w:pPr>
              <w:widowControl/>
              <w:ind w:firstLine="0" w:firstLineChars="0"/>
              <w:jc w:val="center"/>
              <w:rPr>
                <w:rFonts w:ascii="宋体" w:hAnsi="宋体" w:cs="宋体"/>
                <w:kern w:val="0"/>
                <w:szCs w:val="21"/>
              </w:rPr>
            </w:pPr>
            <w:r>
              <w:rPr>
                <w:rFonts w:hint="eastAsia" w:ascii="宋体" w:hAnsi="宋体" w:cs="宋体"/>
                <w:kern w:val="0"/>
                <w:szCs w:val="21"/>
              </w:rPr>
              <w:t>实践</w:t>
            </w:r>
          </w:p>
        </w:tc>
        <w:tc>
          <w:tcPr>
            <w:tcW w:w="1094" w:type="dxa"/>
            <w:gridSpan w:val="2"/>
            <w:tcBorders>
              <w:top w:val="nil"/>
              <w:left w:val="nil"/>
              <w:bottom w:val="single" w:color="auto" w:sz="4" w:space="0"/>
              <w:right w:val="single" w:color="auto" w:sz="4" w:space="0"/>
            </w:tcBorders>
            <w:noWrap w:val="0"/>
            <w:vAlign w:val="center"/>
          </w:tcPr>
          <w:p w14:paraId="36286888">
            <w:pPr>
              <w:widowControl/>
              <w:ind w:firstLine="480"/>
              <w:rPr>
                <w:rFonts w:ascii="宋体" w:hAnsi="宋体" w:cs="宋体"/>
                <w:kern w:val="0"/>
              </w:rPr>
            </w:pPr>
            <w:r>
              <w:rPr>
                <w:rFonts w:hint="eastAsia" w:ascii="宋体" w:hAnsi="宋体" w:cs="宋体"/>
                <w:kern w:val="0"/>
              </w:rPr>
              <w:t>6</w:t>
            </w:r>
          </w:p>
        </w:tc>
      </w:tr>
      <w:tr w14:paraId="61EB699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2561" w:type="dxa"/>
            <w:gridSpan w:val="4"/>
            <w:tcBorders>
              <w:top w:val="nil"/>
              <w:left w:val="single" w:color="auto" w:sz="4" w:space="0"/>
              <w:bottom w:val="single" w:color="auto" w:sz="4" w:space="0"/>
              <w:right w:val="single" w:color="auto" w:sz="4" w:space="0"/>
            </w:tcBorders>
            <w:shd w:val="clear" w:color="auto" w:fill="auto"/>
            <w:noWrap w:val="0"/>
            <w:vAlign w:val="center"/>
          </w:tcPr>
          <w:p w14:paraId="0F0A6C55">
            <w:pPr>
              <w:widowControl/>
              <w:ind w:firstLine="0" w:firstLineChars="0"/>
              <w:jc w:val="center"/>
              <w:rPr>
                <w:rFonts w:ascii="宋体" w:hAnsi="宋体" w:cs="宋体"/>
                <w:kern w:val="0"/>
              </w:rPr>
            </w:pPr>
            <w:r>
              <w:rPr>
                <w:rFonts w:hint="eastAsia" w:ascii="宋体" w:hAnsi="宋体" w:cs="宋体"/>
                <w:kern w:val="0"/>
              </w:rPr>
              <w:t>单元2</w:t>
            </w:r>
          </w:p>
        </w:tc>
        <w:tc>
          <w:tcPr>
            <w:tcW w:w="3882" w:type="dxa"/>
            <w:gridSpan w:val="6"/>
            <w:tcBorders>
              <w:top w:val="nil"/>
              <w:left w:val="single" w:color="auto" w:sz="4" w:space="0"/>
              <w:bottom w:val="single" w:color="auto" w:sz="4" w:space="0"/>
              <w:right w:val="single" w:color="auto" w:sz="4" w:space="0"/>
            </w:tcBorders>
            <w:shd w:val="clear" w:color="auto" w:fill="auto"/>
            <w:noWrap w:val="0"/>
            <w:vAlign w:val="center"/>
          </w:tcPr>
          <w:p w14:paraId="24468DAD">
            <w:pPr>
              <w:widowControl/>
              <w:ind w:firstLine="210" w:firstLineChars="100"/>
              <w:jc w:val="center"/>
              <w:rPr>
                <w:rFonts w:ascii="宋体" w:hAnsi="宋体"/>
              </w:rPr>
            </w:pPr>
            <w:r>
              <w:rPr>
                <w:rFonts w:hint="eastAsia" w:ascii="宋体" w:hAnsi="宋体"/>
              </w:rPr>
              <w:t>基本款首饰绘制</w:t>
            </w:r>
          </w:p>
        </w:tc>
        <w:tc>
          <w:tcPr>
            <w:tcW w:w="904" w:type="dxa"/>
            <w:gridSpan w:val="2"/>
            <w:vMerge w:val="continue"/>
            <w:tcBorders>
              <w:top w:val="nil"/>
              <w:left w:val="single" w:color="auto" w:sz="4" w:space="0"/>
              <w:right w:val="single" w:color="auto" w:sz="4" w:space="0"/>
            </w:tcBorders>
            <w:shd w:val="clear" w:color="auto" w:fill="auto"/>
            <w:noWrap w:val="0"/>
            <w:vAlign w:val="center"/>
          </w:tcPr>
          <w:p w14:paraId="7D12DF77">
            <w:pPr>
              <w:widowControl/>
              <w:ind w:firstLine="0" w:firstLineChars="0"/>
              <w:rPr>
                <w:rFonts w:ascii="宋体" w:hAnsi="宋体" w:cs="宋体"/>
                <w:kern w:val="0"/>
              </w:rPr>
            </w:pPr>
          </w:p>
        </w:tc>
        <w:tc>
          <w:tcPr>
            <w:tcW w:w="1107" w:type="dxa"/>
            <w:gridSpan w:val="2"/>
            <w:tcBorders>
              <w:top w:val="nil"/>
              <w:left w:val="nil"/>
              <w:bottom w:val="single" w:color="auto" w:sz="4" w:space="0"/>
              <w:right w:val="single" w:color="auto" w:sz="4" w:space="0"/>
            </w:tcBorders>
            <w:shd w:val="clear" w:color="auto" w:fill="FFFFFF"/>
            <w:noWrap w:val="0"/>
            <w:vAlign w:val="center"/>
          </w:tcPr>
          <w:p w14:paraId="6A1D69AE">
            <w:pPr>
              <w:widowControl/>
              <w:ind w:firstLine="0" w:firstLineChars="0"/>
              <w:jc w:val="center"/>
              <w:rPr>
                <w:rFonts w:ascii="宋体" w:hAnsi="宋体" w:cs="宋体"/>
                <w:kern w:val="0"/>
                <w:szCs w:val="21"/>
              </w:rPr>
            </w:pPr>
            <w:r>
              <w:rPr>
                <w:rFonts w:hint="eastAsia" w:ascii="宋体" w:hAnsi="宋体" w:cs="宋体"/>
                <w:kern w:val="0"/>
                <w:szCs w:val="21"/>
              </w:rPr>
              <w:t>实践</w:t>
            </w:r>
          </w:p>
        </w:tc>
        <w:tc>
          <w:tcPr>
            <w:tcW w:w="1094" w:type="dxa"/>
            <w:gridSpan w:val="2"/>
            <w:tcBorders>
              <w:top w:val="nil"/>
              <w:left w:val="nil"/>
              <w:bottom w:val="single" w:color="auto" w:sz="4" w:space="0"/>
              <w:right w:val="single" w:color="auto" w:sz="4" w:space="0"/>
            </w:tcBorders>
            <w:noWrap w:val="0"/>
            <w:vAlign w:val="center"/>
          </w:tcPr>
          <w:p w14:paraId="5A6CC6C0">
            <w:pPr>
              <w:widowControl/>
              <w:ind w:firstLine="480"/>
              <w:rPr>
                <w:rFonts w:ascii="宋体" w:hAnsi="宋体" w:cs="宋体"/>
                <w:kern w:val="0"/>
              </w:rPr>
            </w:pPr>
            <w:r>
              <w:rPr>
                <w:rFonts w:hint="eastAsia" w:ascii="宋体" w:hAnsi="宋体" w:cs="宋体"/>
                <w:kern w:val="0"/>
              </w:rPr>
              <w:t>6</w:t>
            </w:r>
          </w:p>
        </w:tc>
      </w:tr>
      <w:tr w14:paraId="4CDB6F3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2561" w:type="dxa"/>
            <w:gridSpan w:val="4"/>
            <w:tcBorders>
              <w:top w:val="nil"/>
              <w:left w:val="single" w:color="auto" w:sz="4" w:space="0"/>
              <w:bottom w:val="single" w:color="auto" w:sz="4" w:space="0"/>
              <w:right w:val="single" w:color="auto" w:sz="4" w:space="0"/>
            </w:tcBorders>
            <w:shd w:val="clear" w:color="auto" w:fill="auto"/>
            <w:noWrap w:val="0"/>
            <w:vAlign w:val="center"/>
          </w:tcPr>
          <w:p w14:paraId="151A6E34">
            <w:pPr>
              <w:widowControl/>
              <w:ind w:firstLine="0" w:firstLineChars="0"/>
              <w:jc w:val="center"/>
              <w:rPr>
                <w:rFonts w:ascii="宋体" w:hAnsi="宋体" w:cs="宋体"/>
                <w:kern w:val="0"/>
              </w:rPr>
            </w:pPr>
            <w:r>
              <w:rPr>
                <w:rFonts w:hint="eastAsia" w:ascii="宋体" w:hAnsi="宋体" w:cs="宋体"/>
                <w:kern w:val="0"/>
              </w:rPr>
              <w:t>单元3</w:t>
            </w:r>
          </w:p>
        </w:tc>
        <w:tc>
          <w:tcPr>
            <w:tcW w:w="3882" w:type="dxa"/>
            <w:gridSpan w:val="6"/>
            <w:tcBorders>
              <w:top w:val="nil"/>
              <w:left w:val="single" w:color="auto" w:sz="4" w:space="0"/>
              <w:bottom w:val="single" w:color="auto" w:sz="4" w:space="0"/>
              <w:right w:val="single" w:color="auto" w:sz="4" w:space="0"/>
            </w:tcBorders>
            <w:shd w:val="clear" w:color="auto" w:fill="auto"/>
            <w:noWrap w:val="0"/>
            <w:vAlign w:val="center"/>
          </w:tcPr>
          <w:p w14:paraId="1D956F2E">
            <w:pPr>
              <w:widowControl/>
              <w:ind w:firstLine="210" w:firstLineChars="100"/>
              <w:jc w:val="center"/>
              <w:rPr>
                <w:szCs w:val="21"/>
              </w:rPr>
            </w:pPr>
            <w:r>
              <w:rPr>
                <w:rFonts w:hint="eastAsia" w:ascii="宋体" w:hAnsi="宋体"/>
              </w:rPr>
              <w:t>基本款箱包绘制</w:t>
            </w:r>
          </w:p>
        </w:tc>
        <w:tc>
          <w:tcPr>
            <w:tcW w:w="904" w:type="dxa"/>
            <w:gridSpan w:val="2"/>
            <w:vMerge w:val="continue"/>
            <w:tcBorders>
              <w:left w:val="single" w:color="auto" w:sz="4" w:space="0"/>
              <w:right w:val="single" w:color="auto" w:sz="4" w:space="0"/>
            </w:tcBorders>
            <w:shd w:val="clear" w:color="auto" w:fill="auto"/>
            <w:noWrap w:val="0"/>
            <w:vAlign w:val="center"/>
          </w:tcPr>
          <w:p w14:paraId="43307A4D">
            <w:pPr>
              <w:widowControl/>
              <w:ind w:firstLine="480"/>
              <w:rPr>
                <w:rFonts w:ascii="宋体" w:hAnsi="宋体" w:cs="宋体"/>
                <w:kern w:val="0"/>
              </w:rPr>
            </w:pPr>
          </w:p>
        </w:tc>
        <w:tc>
          <w:tcPr>
            <w:tcW w:w="1107" w:type="dxa"/>
            <w:gridSpan w:val="2"/>
            <w:tcBorders>
              <w:top w:val="nil"/>
              <w:left w:val="nil"/>
              <w:bottom w:val="single" w:color="auto" w:sz="4" w:space="0"/>
              <w:right w:val="single" w:color="auto" w:sz="4" w:space="0"/>
            </w:tcBorders>
            <w:shd w:val="clear" w:color="auto" w:fill="FFFFFF"/>
            <w:noWrap w:val="0"/>
            <w:vAlign w:val="center"/>
          </w:tcPr>
          <w:p w14:paraId="4952BB75">
            <w:pPr>
              <w:widowControl/>
              <w:ind w:firstLine="0" w:firstLineChars="0"/>
              <w:jc w:val="center"/>
              <w:rPr>
                <w:rFonts w:ascii="宋体" w:hAnsi="宋体" w:cs="宋体"/>
                <w:kern w:val="0"/>
                <w:szCs w:val="21"/>
              </w:rPr>
            </w:pPr>
            <w:r>
              <w:rPr>
                <w:rFonts w:hint="eastAsia" w:ascii="宋体" w:hAnsi="宋体" w:cs="宋体"/>
                <w:kern w:val="0"/>
                <w:szCs w:val="21"/>
              </w:rPr>
              <w:t>实践</w:t>
            </w:r>
          </w:p>
        </w:tc>
        <w:tc>
          <w:tcPr>
            <w:tcW w:w="1094" w:type="dxa"/>
            <w:gridSpan w:val="2"/>
            <w:tcBorders>
              <w:top w:val="nil"/>
              <w:left w:val="nil"/>
              <w:bottom w:val="single" w:color="auto" w:sz="4" w:space="0"/>
              <w:right w:val="single" w:color="auto" w:sz="4" w:space="0"/>
            </w:tcBorders>
            <w:noWrap w:val="0"/>
            <w:vAlign w:val="center"/>
          </w:tcPr>
          <w:p w14:paraId="245BCC2E">
            <w:pPr>
              <w:widowControl/>
              <w:ind w:firstLine="480"/>
              <w:rPr>
                <w:rFonts w:ascii="宋体" w:hAnsi="宋体" w:cs="宋体"/>
                <w:kern w:val="0"/>
              </w:rPr>
            </w:pPr>
            <w:r>
              <w:rPr>
                <w:rFonts w:hint="eastAsia" w:ascii="宋体" w:hAnsi="宋体" w:cs="宋体"/>
                <w:kern w:val="0"/>
              </w:rPr>
              <w:t>4</w:t>
            </w:r>
          </w:p>
        </w:tc>
      </w:tr>
      <w:tr w14:paraId="2D0F665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548" w:type="dxa"/>
            <w:gridSpan w:val="16"/>
            <w:tcBorders>
              <w:top w:val="single" w:color="auto" w:sz="4" w:space="0"/>
              <w:left w:val="single" w:color="auto" w:sz="4" w:space="0"/>
              <w:bottom w:val="single" w:color="auto" w:sz="4" w:space="0"/>
              <w:right w:val="single" w:color="auto" w:sz="4" w:space="0"/>
            </w:tcBorders>
            <w:noWrap w:val="0"/>
            <w:vAlign w:val="center"/>
          </w:tcPr>
          <w:p w14:paraId="738A057E">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3CF3BE1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548" w:type="dxa"/>
            <w:gridSpan w:val="16"/>
            <w:tcBorders>
              <w:top w:val="single" w:color="auto" w:sz="4" w:space="0"/>
              <w:left w:val="single" w:color="auto" w:sz="4" w:space="0"/>
              <w:bottom w:val="single" w:color="auto" w:sz="4" w:space="0"/>
              <w:right w:val="single" w:color="auto" w:sz="4" w:space="0"/>
            </w:tcBorders>
            <w:noWrap w:val="0"/>
            <w:vAlign w:val="center"/>
          </w:tcPr>
          <w:p w14:paraId="67603857">
            <w:pPr>
              <w:widowControl/>
              <w:ind w:firstLine="480"/>
              <w:jc w:val="left"/>
              <w:rPr>
                <w:rFonts w:ascii="宋体" w:hAnsi="宋体" w:cs="宋体"/>
                <w:kern w:val="0"/>
              </w:rPr>
            </w:pPr>
            <w:r>
              <w:rPr>
                <w:rFonts w:hint="eastAsia" w:ascii="宋体" w:hAnsi="宋体" w:cs="宋体"/>
                <w:kern w:val="0"/>
              </w:rPr>
              <w:t>认知目标：</w:t>
            </w:r>
            <w:r>
              <w:rPr>
                <w:rFonts w:hint="eastAsia" w:ascii="宋体" w:hAnsi="宋体"/>
              </w:rPr>
              <w:t>服饰基本款设计表达</w:t>
            </w:r>
            <w:r>
              <w:rPr>
                <w:rFonts w:hint="eastAsia"/>
                <w:szCs w:val="21"/>
              </w:rPr>
              <w:t>操作</w:t>
            </w:r>
            <w:r>
              <w:rPr>
                <w:rFonts w:hint="eastAsia" w:ascii="宋体" w:hAnsi="宋体" w:cs="宋体"/>
                <w:kern w:val="0"/>
              </w:rPr>
              <w:t>技巧</w:t>
            </w:r>
          </w:p>
          <w:p w14:paraId="57CAACC8">
            <w:pPr>
              <w:widowControl/>
              <w:ind w:firstLine="480"/>
              <w:jc w:val="left"/>
              <w:rPr>
                <w:rFonts w:ascii="宋体" w:hAnsi="宋体" w:cs="宋体"/>
                <w:kern w:val="0"/>
              </w:rPr>
            </w:pPr>
            <w:r>
              <w:rPr>
                <w:rFonts w:hint="eastAsia" w:ascii="宋体" w:hAnsi="宋体" w:cs="宋体"/>
                <w:kern w:val="0"/>
              </w:rPr>
              <w:t>技能目标：能全面</w:t>
            </w:r>
            <w:r>
              <w:rPr>
                <w:rFonts w:hint="eastAsia"/>
                <w:szCs w:val="21"/>
              </w:rPr>
              <w:t>操作AI</w:t>
            </w:r>
            <w:r>
              <w:rPr>
                <w:rFonts w:hint="eastAsia" w:ascii="宋体" w:hAnsi="宋体"/>
              </w:rPr>
              <w:t>设计基本款服饰</w:t>
            </w:r>
          </w:p>
        </w:tc>
      </w:tr>
      <w:tr w14:paraId="12D09A7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3895" w:type="dxa"/>
            <w:gridSpan w:val="5"/>
            <w:tcBorders>
              <w:top w:val="single" w:color="auto" w:sz="4" w:space="0"/>
              <w:left w:val="single" w:color="auto" w:sz="4" w:space="0"/>
              <w:bottom w:val="single" w:color="auto" w:sz="4" w:space="0"/>
              <w:right w:val="single" w:color="auto" w:sz="4" w:space="0"/>
            </w:tcBorders>
            <w:noWrap w:val="0"/>
            <w:vAlign w:val="center"/>
          </w:tcPr>
          <w:p w14:paraId="085F0557">
            <w:pPr>
              <w:widowControl/>
              <w:ind w:firstLine="480"/>
              <w:jc w:val="center"/>
              <w:rPr>
                <w:rFonts w:ascii="宋体" w:hAnsi="宋体" w:cs="宋体"/>
                <w:kern w:val="0"/>
              </w:rPr>
            </w:pPr>
            <w:r>
              <w:rPr>
                <w:rFonts w:hint="eastAsia" w:ascii="宋体" w:hAnsi="宋体" w:cs="宋体"/>
                <w:kern w:val="0"/>
              </w:rPr>
              <w:t>主要内容（标注重点和难点）</w:t>
            </w:r>
          </w:p>
        </w:tc>
        <w:tc>
          <w:tcPr>
            <w:tcW w:w="5653" w:type="dxa"/>
            <w:gridSpan w:val="11"/>
            <w:tcBorders>
              <w:top w:val="nil"/>
              <w:left w:val="single" w:color="auto" w:sz="4" w:space="0"/>
              <w:bottom w:val="single" w:color="auto" w:sz="4" w:space="0"/>
              <w:right w:val="single" w:color="auto" w:sz="4" w:space="0"/>
            </w:tcBorders>
            <w:noWrap w:val="0"/>
            <w:vAlign w:val="center"/>
          </w:tcPr>
          <w:p w14:paraId="4B2E6A56">
            <w:pPr>
              <w:widowControl/>
              <w:ind w:firstLine="480"/>
              <w:jc w:val="left"/>
              <w:rPr>
                <w:rFonts w:ascii="宋体" w:hAnsi="宋体" w:cs="宋体"/>
                <w:kern w:val="0"/>
              </w:rPr>
            </w:pPr>
            <w:r>
              <w:rPr>
                <w:rFonts w:hint="eastAsia" w:ascii="宋体" w:hAnsi="宋体" w:cs="宋体"/>
                <w:kern w:val="0"/>
              </w:rPr>
              <w:t>主要教学方法</w:t>
            </w:r>
          </w:p>
        </w:tc>
      </w:tr>
      <w:tr w14:paraId="5B89D4D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12" w:hRule="atLeast"/>
          <w:jc w:val="center"/>
        </w:trPr>
        <w:tc>
          <w:tcPr>
            <w:tcW w:w="3895" w:type="dxa"/>
            <w:gridSpan w:val="5"/>
            <w:vMerge w:val="restart"/>
            <w:tcBorders>
              <w:top w:val="single" w:color="auto" w:sz="4" w:space="0"/>
              <w:left w:val="single" w:color="auto" w:sz="4" w:space="0"/>
              <w:right w:val="single" w:color="auto" w:sz="4" w:space="0"/>
            </w:tcBorders>
            <w:noWrap w:val="0"/>
            <w:vAlign w:val="top"/>
          </w:tcPr>
          <w:p w14:paraId="6745D80A">
            <w:pPr>
              <w:pStyle w:val="15"/>
              <w:widowControl/>
              <w:ind w:firstLine="0" w:firstLineChars="0"/>
              <w:jc w:val="left"/>
              <w:rPr>
                <w:rFonts w:ascii="宋体" w:hAnsi="宋体"/>
              </w:rPr>
            </w:pPr>
            <w:r>
              <w:rPr>
                <w:rFonts w:hint="eastAsia" w:ascii="宋体" w:hAnsi="宋体" w:cs="宋体"/>
                <w:kern w:val="0"/>
              </w:rPr>
              <w:t xml:space="preserve">　模块三  </w:t>
            </w:r>
            <w:r>
              <w:rPr>
                <w:rFonts w:hint="eastAsia" w:ascii="宋体" w:hAnsi="宋体"/>
              </w:rPr>
              <w:t>服饰基本款设计表达</w:t>
            </w:r>
          </w:p>
          <w:p w14:paraId="24D00EF2">
            <w:pPr>
              <w:widowControl/>
              <w:ind w:firstLine="210" w:firstLineChars="100"/>
              <w:jc w:val="left"/>
              <w:rPr>
                <w:rFonts w:ascii="宋体" w:hAnsi="宋体" w:cs="宋体"/>
                <w:kern w:val="0"/>
              </w:rPr>
            </w:pPr>
            <w:r>
              <w:rPr>
                <w:rFonts w:hint="eastAsia" w:ascii="宋体" w:hAnsi="宋体" w:cs="宋体"/>
                <w:kern w:val="0"/>
              </w:rPr>
              <w:t>单元1  服装设计</w:t>
            </w:r>
          </w:p>
          <w:p w14:paraId="7CEEFDC9">
            <w:pPr>
              <w:widowControl/>
              <w:ind w:firstLine="210" w:firstLineChars="100"/>
              <w:jc w:val="left"/>
              <w:rPr>
                <w:rFonts w:ascii="宋体" w:hAnsi="宋体" w:cs="宋体"/>
                <w:kern w:val="0"/>
              </w:rPr>
            </w:pPr>
            <w:r>
              <w:rPr>
                <w:rFonts w:hint="eastAsia" w:ascii="宋体" w:hAnsi="宋体" w:cs="宋体"/>
                <w:kern w:val="0"/>
              </w:rPr>
              <w:t xml:space="preserve">   1.1  时尚女装设计</w:t>
            </w:r>
          </w:p>
          <w:p w14:paraId="358AC18F">
            <w:pPr>
              <w:widowControl/>
              <w:ind w:firstLine="210" w:firstLineChars="100"/>
              <w:jc w:val="left"/>
              <w:rPr>
                <w:rFonts w:ascii="宋体" w:hAnsi="宋体" w:cs="宋体"/>
                <w:kern w:val="0"/>
              </w:rPr>
            </w:pPr>
            <w:r>
              <w:rPr>
                <w:rFonts w:hint="eastAsia" w:ascii="宋体" w:hAnsi="宋体" w:cs="宋体"/>
                <w:kern w:val="0"/>
              </w:rPr>
              <w:t xml:space="preserve">   1.2  时尚男装设计</w:t>
            </w:r>
          </w:p>
          <w:p w14:paraId="5FF6C4D5">
            <w:pPr>
              <w:pStyle w:val="15"/>
              <w:widowControl/>
              <w:ind w:firstLine="0" w:firstLineChars="0"/>
              <w:jc w:val="left"/>
              <w:rPr>
                <w:rFonts w:ascii="宋体" w:hAnsi="宋体" w:cs="宋体"/>
                <w:kern w:val="0"/>
              </w:rPr>
            </w:pPr>
          </w:p>
          <w:p w14:paraId="5ADE4326">
            <w:pPr>
              <w:widowControl/>
              <w:ind w:firstLine="210" w:firstLineChars="100"/>
              <w:jc w:val="left"/>
              <w:rPr>
                <w:rFonts w:ascii="宋体" w:hAnsi="宋体" w:cs="宋体"/>
                <w:kern w:val="0"/>
              </w:rPr>
            </w:pPr>
            <w:r>
              <w:rPr>
                <w:rFonts w:hint="eastAsia" w:ascii="宋体" w:hAnsi="宋体" w:cs="宋体"/>
                <w:kern w:val="0"/>
              </w:rPr>
              <w:t xml:space="preserve">单元2  基本款首饰绘制 </w:t>
            </w:r>
          </w:p>
          <w:p w14:paraId="70BEA306">
            <w:pPr>
              <w:widowControl/>
              <w:ind w:firstLine="210" w:firstLineChars="100"/>
              <w:jc w:val="left"/>
              <w:rPr>
                <w:rFonts w:ascii="宋体" w:hAnsi="宋体" w:cs="宋体"/>
                <w:kern w:val="0"/>
              </w:rPr>
            </w:pPr>
            <w:r>
              <w:rPr>
                <w:rFonts w:hint="eastAsia" w:ascii="宋体" w:hAnsi="宋体" w:cs="宋体"/>
                <w:kern w:val="0"/>
              </w:rPr>
              <w:t xml:space="preserve">   2.1  基本款项链绘制</w:t>
            </w:r>
          </w:p>
          <w:p w14:paraId="3036F6E2">
            <w:pPr>
              <w:widowControl/>
              <w:ind w:firstLine="210" w:firstLineChars="100"/>
              <w:jc w:val="left"/>
              <w:rPr>
                <w:rFonts w:ascii="宋体" w:hAnsi="宋体" w:cs="宋体"/>
                <w:kern w:val="0"/>
              </w:rPr>
            </w:pPr>
            <w:r>
              <w:rPr>
                <w:rFonts w:hint="eastAsia" w:ascii="宋体" w:hAnsi="宋体" w:cs="宋体"/>
                <w:kern w:val="0"/>
              </w:rPr>
              <w:t xml:space="preserve">   2.2  基本款戒指绘制</w:t>
            </w:r>
          </w:p>
          <w:p w14:paraId="39905EAE">
            <w:pPr>
              <w:widowControl/>
              <w:ind w:firstLine="210" w:firstLineChars="100"/>
              <w:jc w:val="left"/>
              <w:rPr>
                <w:rFonts w:ascii="宋体" w:hAnsi="宋体" w:cs="宋体"/>
                <w:kern w:val="0"/>
              </w:rPr>
            </w:pPr>
          </w:p>
          <w:p w14:paraId="10AB3D64">
            <w:pPr>
              <w:widowControl/>
              <w:ind w:firstLine="210" w:firstLineChars="100"/>
              <w:jc w:val="left"/>
              <w:rPr>
                <w:rFonts w:ascii="宋体" w:hAnsi="宋体" w:cs="宋体"/>
                <w:kern w:val="0"/>
              </w:rPr>
            </w:pPr>
            <w:r>
              <w:rPr>
                <w:rFonts w:hint="eastAsia" w:ascii="宋体" w:hAnsi="宋体" w:cs="宋体"/>
                <w:kern w:val="0"/>
              </w:rPr>
              <w:t>单元3  基本款箱包绘制</w:t>
            </w:r>
          </w:p>
          <w:p w14:paraId="324F7B2F">
            <w:pPr>
              <w:pStyle w:val="15"/>
              <w:widowControl/>
              <w:numPr>
                <w:ilvl w:val="1"/>
                <w:numId w:val="13"/>
              </w:numPr>
              <w:spacing w:line="240" w:lineRule="auto"/>
              <w:ind w:firstLineChars="0"/>
              <w:jc w:val="left"/>
              <w:rPr>
                <w:rFonts w:ascii="宋体" w:hAnsi="宋体" w:cs="宋体"/>
                <w:kern w:val="0"/>
              </w:rPr>
            </w:pPr>
            <w:r>
              <w:rPr>
                <w:rFonts w:hint="eastAsia" w:ascii="宋体" w:hAnsi="宋体" w:cs="宋体"/>
                <w:kern w:val="0"/>
              </w:rPr>
              <w:t>基本款皮箱绘制</w:t>
            </w:r>
          </w:p>
          <w:p w14:paraId="4EA00178">
            <w:pPr>
              <w:widowControl/>
              <w:spacing w:line="240" w:lineRule="auto"/>
              <w:ind w:left="525" w:firstLine="0" w:firstLineChars="0"/>
              <w:jc w:val="left"/>
              <w:rPr>
                <w:rFonts w:ascii="宋体" w:hAnsi="宋体" w:cs="宋体"/>
                <w:kern w:val="0"/>
              </w:rPr>
            </w:pPr>
            <w:r>
              <w:rPr>
                <w:rFonts w:hint="eastAsia" w:ascii="宋体" w:hAnsi="宋体" w:cs="宋体"/>
                <w:kern w:val="0"/>
              </w:rPr>
              <w:t>3.2 基本款女包绘制</w:t>
            </w:r>
          </w:p>
          <w:p w14:paraId="73C21D5D">
            <w:pPr>
              <w:widowControl/>
              <w:ind w:firstLine="630" w:firstLineChars="300"/>
              <w:jc w:val="left"/>
              <w:rPr>
                <w:szCs w:val="21"/>
              </w:rPr>
            </w:pPr>
          </w:p>
          <w:p w14:paraId="3DDC856A">
            <w:pPr>
              <w:widowControl/>
              <w:ind w:firstLine="480"/>
              <w:jc w:val="left"/>
              <w:rPr>
                <w:rFonts w:ascii="宋体" w:hAnsi="宋体" w:cs="宋体"/>
                <w:kern w:val="0"/>
              </w:rPr>
            </w:pPr>
            <w:r>
              <w:rPr>
                <w:rFonts w:ascii="宋体" w:hAnsi="宋体" w:cs="宋体"/>
                <w:kern w:val="0"/>
              </w:rPr>
              <w:t>重点</w:t>
            </w:r>
            <w:r>
              <w:rPr>
                <w:rFonts w:hint="eastAsia" w:ascii="宋体" w:hAnsi="宋体" w:cs="宋体"/>
                <w:kern w:val="0"/>
              </w:rPr>
              <w:t>：熟悉掌握</w:t>
            </w:r>
            <w:r>
              <w:rPr>
                <w:rFonts w:hint="eastAsia" w:ascii="宋体" w:hAnsi="宋体"/>
              </w:rPr>
              <w:t>服饰基本款设计表达</w:t>
            </w:r>
          </w:p>
          <w:p w14:paraId="2426D354">
            <w:pPr>
              <w:ind w:firstLine="480"/>
              <w:rPr>
                <w:rFonts w:ascii="宋体" w:hAnsi="宋体" w:cs="宋体"/>
                <w:kern w:val="0"/>
              </w:rPr>
            </w:pPr>
            <w:r>
              <w:rPr>
                <w:rFonts w:ascii="宋体" w:hAnsi="宋体" w:cs="宋体"/>
                <w:kern w:val="0"/>
              </w:rPr>
              <w:t>难点</w:t>
            </w:r>
            <w:r>
              <w:rPr>
                <w:rFonts w:hint="eastAsia" w:ascii="宋体" w:hAnsi="宋体" w:cs="宋体"/>
                <w:kern w:val="0"/>
              </w:rPr>
              <w:t>：</w:t>
            </w:r>
            <w:r>
              <w:rPr>
                <w:rFonts w:hint="eastAsia"/>
                <w:szCs w:val="21"/>
              </w:rPr>
              <w:t>AI</w:t>
            </w:r>
            <w:r>
              <w:rPr>
                <w:rFonts w:hint="eastAsia" w:ascii="宋体" w:hAnsi="宋体" w:cs="宋体"/>
                <w:kern w:val="0"/>
              </w:rPr>
              <w:t>技巧的掌握</w:t>
            </w:r>
            <w:r>
              <w:rPr>
                <w:rFonts w:hint="eastAsia" w:ascii="宋体" w:hAnsi="宋体" w:cs="宋体"/>
                <w:kern w:val="0"/>
              </w:rPr>
              <w:tab/>
            </w:r>
          </w:p>
        </w:tc>
        <w:tc>
          <w:tcPr>
            <w:tcW w:w="5653" w:type="dxa"/>
            <w:gridSpan w:val="11"/>
            <w:tcBorders>
              <w:top w:val="nil"/>
              <w:left w:val="single" w:color="auto" w:sz="4" w:space="0"/>
              <w:bottom w:val="single" w:color="auto" w:sz="4" w:space="0"/>
              <w:right w:val="single" w:color="auto" w:sz="4" w:space="0"/>
            </w:tcBorders>
            <w:noWrap w:val="0"/>
            <w:vAlign w:val="center"/>
          </w:tcPr>
          <w:p w14:paraId="6D23C763">
            <w:pPr>
              <w:widowControl/>
              <w:ind w:firstLine="480"/>
              <w:jc w:val="left"/>
              <w:rPr>
                <w:rFonts w:ascii="宋体" w:hAnsi="宋体" w:cs="宋体"/>
                <w:kern w:val="0"/>
              </w:rPr>
            </w:pPr>
            <w:r>
              <w:rPr>
                <w:rFonts w:hint="eastAsia" w:ascii="宋体" w:hAnsi="宋体" w:cs="宋体"/>
                <w:kern w:val="0"/>
              </w:rPr>
              <w:t>示教法</w:t>
            </w:r>
          </w:p>
        </w:tc>
      </w:tr>
      <w:tr w14:paraId="6AA48CB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68" w:hRule="atLeast"/>
          <w:jc w:val="center"/>
        </w:trPr>
        <w:tc>
          <w:tcPr>
            <w:tcW w:w="3895" w:type="dxa"/>
            <w:gridSpan w:val="5"/>
            <w:vMerge w:val="continue"/>
            <w:tcBorders>
              <w:left w:val="single" w:color="auto" w:sz="4" w:space="0"/>
              <w:right w:val="single" w:color="auto" w:sz="4" w:space="0"/>
            </w:tcBorders>
            <w:noWrap w:val="0"/>
            <w:vAlign w:val="center"/>
          </w:tcPr>
          <w:p w14:paraId="149FF572">
            <w:pPr>
              <w:widowControl/>
              <w:ind w:firstLine="480"/>
              <w:jc w:val="left"/>
              <w:rPr>
                <w:rFonts w:ascii="宋体" w:hAnsi="宋体" w:cs="宋体"/>
                <w:kern w:val="0"/>
              </w:rPr>
            </w:pPr>
          </w:p>
        </w:tc>
        <w:tc>
          <w:tcPr>
            <w:tcW w:w="5653" w:type="dxa"/>
            <w:gridSpan w:val="11"/>
            <w:tcBorders>
              <w:top w:val="nil"/>
              <w:left w:val="single" w:color="auto" w:sz="4" w:space="0"/>
              <w:bottom w:val="single" w:color="auto" w:sz="4" w:space="0"/>
              <w:right w:val="single" w:color="auto" w:sz="4" w:space="0"/>
            </w:tcBorders>
            <w:noWrap w:val="0"/>
            <w:vAlign w:val="center"/>
          </w:tcPr>
          <w:p w14:paraId="7412BE8B">
            <w:pPr>
              <w:widowControl/>
              <w:ind w:firstLine="480"/>
              <w:jc w:val="left"/>
              <w:rPr>
                <w:rFonts w:ascii="宋体" w:hAnsi="宋体" w:cs="宋体"/>
                <w:kern w:val="0"/>
              </w:rPr>
            </w:pPr>
            <w:r>
              <w:rPr>
                <w:rFonts w:hint="eastAsia" w:ascii="宋体" w:hAnsi="宋体" w:cs="宋体"/>
                <w:kern w:val="0"/>
              </w:rPr>
              <w:t>教学地点</w:t>
            </w:r>
          </w:p>
        </w:tc>
      </w:tr>
      <w:tr w14:paraId="24AD401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27" w:hRule="atLeast"/>
          <w:jc w:val="center"/>
        </w:trPr>
        <w:tc>
          <w:tcPr>
            <w:tcW w:w="3895" w:type="dxa"/>
            <w:gridSpan w:val="5"/>
            <w:vMerge w:val="continue"/>
            <w:tcBorders>
              <w:left w:val="single" w:color="auto" w:sz="4" w:space="0"/>
              <w:right w:val="single" w:color="auto" w:sz="4" w:space="0"/>
            </w:tcBorders>
            <w:noWrap w:val="0"/>
            <w:vAlign w:val="center"/>
          </w:tcPr>
          <w:p w14:paraId="784DF178">
            <w:pPr>
              <w:widowControl/>
              <w:ind w:firstLine="480"/>
              <w:jc w:val="left"/>
              <w:rPr>
                <w:rFonts w:ascii="宋体" w:hAnsi="宋体" w:cs="宋体"/>
                <w:kern w:val="0"/>
              </w:rPr>
            </w:pPr>
          </w:p>
        </w:tc>
        <w:tc>
          <w:tcPr>
            <w:tcW w:w="5653" w:type="dxa"/>
            <w:gridSpan w:val="11"/>
            <w:tcBorders>
              <w:top w:val="nil"/>
              <w:left w:val="single" w:color="auto" w:sz="4" w:space="0"/>
              <w:bottom w:val="single" w:color="auto" w:sz="4" w:space="0"/>
              <w:right w:val="single" w:color="auto" w:sz="4" w:space="0"/>
            </w:tcBorders>
            <w:noWrap w:val="0"/>
            <w:vAlign w:val="center"/>
          </w:tcPr>
          <w:p w14:paraId="3EC96C0A">
            <w:pPr>
              <w:widowControl/>
              <w:ind w:firstLine="480"/>
              <w:jc w:val="left"/>
              <w:rPr>
                <w:rFonts w:ascii="宋体" w:hAnsi="宋体" w:cs="宋体"/>
                <w:kern w:val="0"/>
              </w:rPr>
            </w:pPr>
            <w:r>
              <w:rPr>
                <w:rFonts w:hint="eastAsia" w:ascii="宋体" w:hAnsi="宋体" w:cs="宋体"/>
                <w:kern w:val="0"/>
              </w:rPr>
              <w:t>多媒体教室</w:t>
            </w:r>
          </w:p>
        </w:tc>
      </w:tr>
      <w:tr w14:paraId="20DF61E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3895" w:type="dxa"/>
            <w:gridSpan w:val="5"/>
            <w:vMerge w:val="continue"/>
            <w:tcBorders>
              <w:left w:val="single" w:color="auto" w:sz="4" w:space="0"/>
              <w:right w:val="single" w:color="auto" w:sz="4" w:space="0"/>
            </w:tcBorders>
            <w:noWrap w:val="0"/>
            <w:vAlign w:val="center"/>
          </w:tcPr>
          <w:p w14:paraId="314A5B2B">
            <w:pPr>
              <w:widowControl/>
              <w:ind w:firstLine="480"/>
              <w:jc w:val="left"/>
              <w:rPr>
                <w:rFonts w:ascii="宋体" w:hAnsi="宋体" w:cs="宋体"/>
                <w:kern w:val="0"/>
              </w:rPr>
            </w:pPr>
          </w:p>
        </w:tc>
        <w:tc>
          <w:tcPr>
            <w:tcW w:w="5653" w:type="dxa"/>
            <w:gridSpan w:val="11"/>
            <w:tcBorders>
              <w:top w:val="nil"/>
              <w:left w:val="single" w:color="auto" w:sz="4" w:space="0"/>
              <w:bottom w:val="single" w:color="auto" w:sz="4" w:space="0"/>
              <w:right w:val="single" w:color="auto" w:sz="4" w:space="0"/>
            </w:tcBorders>
            <w:noWrap w:val="0"/>
            <w:vAlign w:val="center"/>
          </w:tcPr>
          <w:p w14:paraId="256B381E">
            <w:pPr>
              <w:widowControl/>
              <w:ind w:firstLine="480"/>
              <w:jc w:val="left"/>
              <w:rPr>
                <w:rFonts w:ascii="宋体" w:hAnsi="宋体" w:cs="宋体"/>
                <w:kern w:val="0"/>
              </w:rPr>
            </w:pPr>
            <w:r>
              <w:rPr>
                <w:rFonts w:hint="eastAsia" w:ascii="宋体" w:hAnsi="宋体" w:cs="宋体"/>
                <w:kern w:val="0"/>
              </w:rPr>
              <w:t>教学及参考资料</w:t>
            </w:r>
          </w:p>
        </w:tc>
      </w:tr>
      <w:tr w14:paraId="7C19002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711" w:hRule="atLeast"/>
          <w:jc w:val="center"/>
        </w:trPr>
        <w:tc>
          <w:tcPr>
            <w:tcW w:w="3895" w:type="dxa"/>
            <w:gridSpan w:val="5"/>
            <w:vMerge w:val="continue"/>
            <w:tcBorders>
              <w:left w:val="single" w:color="auto" w:sz="4" w:space="0"/>
              <w:right w:val="single" w:color="auto" w:sz="4" w:space="0"/>
            </w:tcBorders>
            <w:noWrap w:val="0"/>
            <w:vAlign w:val="center"/>
          </w:tcPr>
          <w:p w14:paraId="5038D440">
            <w:pPr>
              <w:widowControl/>
              <w:ind w:firstLine="480"/>
              <w:jc w:val="left"/>
              <w:rPr>
                <w:rFonts w:ascii="宋体" w:hAnsi="宋体" w:cs="宋体"/>
                <w:kern w:val="0"/>
              </w:rPr>
            </w:pPr>
          </w:p>
        </w:tc>
        <w:tc>
          <w:tcPr>
            <w:tcW w:w="5653" w:type="dxa"/>
            <w:gridSpan w:val="11"/>
            <w:tcBorders>
              <w:top w:val="nil"/>
              <w:left w:val="single" w:color="auto" w:sz="4" w:space="0"/>
              <w:bottom w:val="single" w:color="auto" w:sz="4" w:space="0"/>
              <w:right w:val="single" w:color="auto" w:sz="4" w:space="0"/>
            </w:tcBorders>
            <w:noWrap w:val="0"/>
            <w:vAlign w:val="center"/>
          </w:tcPr>
          <w:p w14:paraId="06E379DE">
            <w:pPr>
              <w:pStyle w:val="5"/>
              <w:spacing w:before="0" w:beforeAutospacing="0" w:after="0" w:afterAutospacing="0"/>
              <w:jc w:val="both"/>
              <w:rPr>
                <w:rFonts w:cs="宋体"/>
                <w:bCs/>
                <w:kern w:val="2"/>
                <w:position w:val="6"/>
                <w:sz w:val="21"/>
                <w:szCs w:val="21"/>
                <w:lang w:val="en-US" w:eastAsia="zh-CN"/>
              </w:rPr>
            </w:pPr>
            <w:r>
              <w:rPr>
                <w:rFonts w:hint="eastAsia" w:cs="宋体"/>
                <w:bCs/>
                <w:kern w:val="2"/>
                <w:position w:val="6"/>
                <w:sz w:val="21"/>
                <w:szCs w:val="21"/>
                <w:lang w:val="en-US" w:eastAsia="zh-CN"/>
              </w:rPr>
              <w:t>《Illustrator 服装设计表现》</w:t>
            </w:r>
          </w:p>
          <w:p w14:paraId="7AFD0102">
            <w:pPr>
              <w:pStyle w:val="5"/>
              <w:spacing w:before="0" w:beforeAutospacing="0" w:after="0" w:afterAutospacing="0"/>
              <w:jc w:val="both"/>
              <w:rPr>
                <w:rFonts w:cs="宋体"/>
                <w:bCs/>
                <w:kern w:val="2"/>
                <w:position w:val="6"/>
                <w:sz w:val="21"/>
                <w:szCs w:val="21"/>
                <w:lang w:val="en-US" w:eastAsia="zh-CN"/>
              </w:rPr>
            </w:pPr>
            <w:r>
              <w:rPr>
                <w:rFonts w:hint="eastAsia" w:cs="宋体"/>
                <w:bCs/>
                <w:kern w:val="2"/>
                <w:position w:val="6"/>
                <w:sz w:val="21"/>
                <w:szCs w:val="21"/>
                <w:lang w:val="en-US" w:eastAsia="zh-CN"/>
              </w:rPr>
              <w:t>王宏付 编著</w:t>
            </w:r>
            <w:r>
              <w:rPr>
                <w:rFonts w:hint="eastAsia" w:cs="宋体"/>
                <w:bCs/>
                <w:kern w:val="2"/>
                <w:position w:val="6"/>
                <w:sz w:val="21"/>
                <w:szCs w:val="21"/>
                <w:lang w:val="en-US" w:eastAsia="zh-CN"/>
              </w:rPr>
              <w:tab/>
            </w:r>
            <w:r>
              <w:rPr>
                <w:rFonts w:hint="eastAsia" w:cs="宋体"/>
                <w:bCs/>
                <w:kern w:val="2"/>
                <w:position w:val="6"/>
                <w:sz w:val="21"/>
                <w:szCs w:val="21"/>
                <w:lang w:val="en-US" w:eastAsia="zh-CN"/>
              </w:rPr>
              <w:t xml:space="preserve"> 东华大学出版社2018年7月</w:t>
            </w:r>
          </w:p>
          <w:p w14:paraId="08FD6C89">
            <w:pPr>
              <w:widowControl/>
              <w:spacing w:line="240" w:lineRule="auto"/>
              <w:ind w:firstLine="0" w:firstLineChars="0"/>
              <w:rPr>
                <w:rFonts w:ascii="宋体" w:hAnsi="宋体" w:cs="宋体"/>
                <w:kern w:val="0"/>
              </w:rPr>
            </w:pPr>
          </w:p>
        </w:tc>
      </w:tr>
      <w:tr w14:paraId="7932864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39" w:hRule="atLeast"/>
          <w:jc w:val="center"/>
        </w:trPr>
        <w:tc>
          <w:tcPr>
            <w:tcW w:w="3895" w:type="dxa"/>
            <w:gridSpan w:val="5"/>
            <w:vMerge w:val="continue"/>
            <w:tcBorders>
              <w:left w:val="single" w:color="auto" w:sz="4" w:space="0"/>
              <w:right w:val="single" w:color="auto" w:sz="4" w:space="0"/>
            </w:tcBorders>
            <w:noWrap w:val="0"/>
            <w:vAlign w:val="center"/>
          </w:tcPr>
          <w:p w14:paraId="585C54DD">
            <w:pPr>
              <w:widowControl/>
              <w:ind w:firstLine="480"/>
              <w:jc w:val="left"/>
              <w:rPr>
                <w:rFonts w:ascii="宋体" w:hAnsi="宋体" w:cs="宋体"/>
                <w:kern w:val="0"/>
              </w:rPr>
            </w:pPr>
          </w:p>
        </w:tc>
        <w:tc>
          <w:tcPr>
            <w:tcW w:w="5653" w:type="dxa"/>
            <w:gridSpan w:val="11"/>
            <w:tcBorders>
              <w:top w:val="nil"/>
              <w:left w:val="single" w:color="auto" w:sz="4" w:space="0"/>
              <w:bottom w:val="single" w:color="auto" w:sz="4" w:space="0"/>
              <w:right w:val="single" w:color="auto" w:sz="4" w:space="0"/>
            </w:tcBorders>
            <w:noWrap w:val="0"/>
            <w:vAlign w:val="center"/>
          </w:tcPr>
          <w:p w14:paraId="76842F19">
            <w:pPr>
              <w:widowControl/>
              <w:ind w:firstLine="480"/>
              <w:jc w:val="left"/>
              <w:rPr>
                <w:rFonts w:ascii="宋体" w:hAnsi="宋体" w:cs="宋体"/>
                <w:kern w:val="0"/>
              </w:rPr>
            </w:pPr>
            <w:r>
              <w:rPr>
                <w:rFonts w:hint="eastAsia" w:ascii="宋体" w:hAnsi="宋体" w:cs="宋体"/>
                <w:kern w:val="0"/>
              </w:rPr>
              <w:t>练习与习题建议</w:t>
            </w:r>
          </w:p>
        </w:tc>
      </w:tr>
      <w:tr w14:paraId="1BB23F4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10" w:hRule="atLeast"/>
          <w:jc w:val="center"/>
        </w:trPr>
        <w:tc>
          <w:tcPr>
            <w:tcW w:w="3895" w:type="dxa"/>
            <w:gridSpan w:val="5"/>
            <w:vMerge w:val="continue"/>
            <w:tcBorders>
              <w:left w:val="single" w:color="auto" w:sz="4" w:space="0"/>
              <w:bottom w:val="single" w:color="auto" w:sz="4" w:space="0"/>
              <w:right w:val="single" w:color="auto" w:sz="4" w:space="0"/>
            </w:tcBorders>
            <w:noWrap w:val="0"/>
            <w:vAlign w:val="center"/>
          </w:tcPr>
          <w:p w14:paraId="1FCF5020">
            <w:pPr>
              <w:widowControl/>
              <w:ind w:firstLine="480"/>
              <w:jc w:val="left"/>
              <w:rPr>
                <w:rFonts w:ascii="宋体" w:hAnsi="宋体" w:cs="宋体"/>
                <w:kern w:val="0"/>
              </w:rPr>
            </w:pPr>
          </w:p>
        </w:tc>
        <w:tc>
          <w:tcPr>
            <w:tcW w:w="5653" w:type="dxa"/>
            <w:gridSpan w:val="11"/>
            <w:tcBorders>
              <w:top w:val="nil"/>
              <w:left w:val="single" w:color="auto" w:sz="4" w:space="0"/>
              <w:bottom w:val="single" w:color="auto" w:sz="4" w:space="0"/>
              <w:right w:val="single" w:color="auto" w:sz="4" w:space="0"/>
            </w:tcBorders>
            <w:noWrap w:val="0"/>
            <w:vAlign w:val="center"/>
          </w:tcPr>
          <w:p w14:paraId="16FD0CFA">
            <w:pPr>
              <w:widowControl/>
              <w:ind w:firstLine="480"/>
              <w:jc w:val="left"/>
              <w:rPr>
                <w:rFonts w:ascii="宋体" w:hAnsi="宋体" w:cs="宋体"/>
                <w:kern w:val="0"/>
              </w:rPr>
            </w:pPr>
            <w:r>
              <w:rPr>
                <w:rFonts w:hint="eastAsia" w:ascii="宋体" w:hAnsi="宋体" w:cs="宋体"/>
                <w:kern w:val="0"/>
              </w:rPr>
              <w:t>软件练习</w:t>
            </w:r>
          </w:p>
        </w:tc>
      </w:tr>
      <w:tr w14:paraId="6CE1C8A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3895" w:type="dxa"/>
            <w:gridSpan w:val="5"/>
            <w:tcBorders>
              <w:top w:val="single" w:color="auto" w:sz="4" w:space="0"/>
              <w:left w:val="single" w:color="auto" w:sz="4" w:space="0"/>
              <w:bottom w:val="single" w:color="auto" w:sz="4" w:space="0"/>
              <w:right w:val="single" w:color="auto" w:sz="4" w:space="0"/>
            </w:tcBorders>
            <w:noWrap w:val="0"/>
            <w:vAlign w:val="center"/>
          </w:tcPr>
          <w:p w14:paraId="1F980738">
            <w:pPr>
              <w:widowControl/>
              <w:ind w:firstLine="480"/>
              <w:jc w:val="center"/>
              <w:rPr>
                <w:rFonts w:ascii="宋体" w:hAnsi="宋体" w:cs="宋体"/>
                <w:kern w:val="0"/>
              </w:rPr>
            </w:pPr>
            <w:r>
              <w:rPr>
                <w:rFonts w:hint="eastAsia" w:ascii="宋体" w:hAnsi="宋体" w:cs="宋体"/>
                <w:kern w:val="0"/>
              </w:rPr>
              <w:t>考核与评价方式说明</w:t>
            </w:r>
          </w:p>
        </w:tc>
        <w:tc>
          <w:tcPr>
            <w:tcW w:w="5653" w:type="dxa"/>
            <w:gridSpan w:val="11"/>
            <w:tcBorders>
              <w:top w:val="nil"/>
              <w:left w:val="nil"/>
              <w:bottom w:val="single" w:color="auto" w:sz="4" w:space="0"/>
              <w:right w:val="single" w:color="auto" w:sz="4" w:space="0"/>
            </w:tcBorders>
            <w:noWrap w:val="0"/>
            <w:vAlign w:val="center"/>
          </w:tcPr>
          <w:p w14:paraId="754E517F">
            <w:pPr>
              <w:ind w:firstLine="480"/>
              <w:jc w:val="center"/>
              <w:rPr>
                <w:rFonts w:ascii="宋体" w:hAnsi="宋体" w:cs="宋体"/>
                <w:kern w:val="0"/>
              </w:rPr>
            </w:pPr>
            <w:r>
              <w:rPr>
                <w:rFonts w:hint="eastAsia" w:ascii="宋体" w:hAnsi="宋体" w:cs="宋体"/>
                <w:kern w:val="0"/>
              </w:rPr>
              <w:t>权重分配</w:t>
            </w:r>
          </w:p>
        </w:tc>
      </w:tr>
      <w:tr w14:paraId="5D44226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3895" w:type="dxa"/>
            <w:gridSpan w:val="5"/>
            <w:tcBorders>
              <w:top w:val="single" w:color="auto" w:sz="4" w:space="0"/>
              <w:left w:val="single" w:color="auto" w:sz="4" w:space="0"/>
              <w:bottom w:val="single" w:color="auto" w:sz="4" w:space="0"/>
              <w:right w:val="single" w:color="auto" w:sz="4" w:space="0"/>
            </w:tcBorders>
            <w:noWrap w:val="0"/>
            <w:vAlign w:val="center"/>
          </w:tcPr>
          <w:p w14:paraId="7592A2C4">
            <w:pPr>
              <w:widowControl/>
              <w:ind w:firstLine="480"/>
              <w:jc w:val="center"/>
              <w:rPr>
                <w:rFonts w:ascii="宋体" w:hAnsi="宋体" w:cs="宋体"/>
                <w:kern w:val="0"/>
              </w:rPr>
            </w:pPr>
            <w:r>
              <w:rPr>
                <w:rFonts w:hint="eastAsia" w:ascii="宋体" w:hAnsi="宋体" w:cs="宋体"/>
                <w:kern w:val="0"/>
              </w:rPr>
              <w:t>同学们的参与度</w:t>
            </w:r>
          </w:p>
        </w:tc>
        <w:tc>
          <w:tcPr>
            <w:tcW w:w="5653" w:type="dxa"/>
            <w:gridSpan w:val="11"/>
            <w:tcBorders>
              <w:top w:val="nil"/>
              <w:left w:val="nil"/>
              <w:bottom w:val="single" w:color="auto" w:sz="4" w:space="0"/>
              <w:right w:val="single" w:color="auto" w:sz="4" w:space="0"/>
            </w:tcBorders>
            <w:noWrap w:val="0"/>
            <w:vAlign w:val="center"/>
          </w:tcPr>
          <w:p w14:paraId="7068E068">
            <w:pPr>
              <w:widowControl/>
              <w:ind w:firstLine="1944" w:firstLineChars="926"/>
              <w:rPr>
                <w:rFonts w:ascii="宋体" w:hAnsi="宋体" w:cs="宋体"/>
                <w:kern w:val="0"/>
              </w:rPr>
            </w:pPr>
            <w:r>
              <w:rPr>
                <w:rFonts w:hint="eastAsia" w:ascii="宋体" w:hAnsi="宋体" w:cs="宋体"/>
                <w:kern w:val="0"/>
              </w:rPr>
              <w:t>占 100 %</w:t>
            </w:r>
          </w:p>
        </w:tc>
      </w:tr>
    </w:tbl>
    <w:p w14:paraId="34EFE20A">
      <w:pPr>
        <w:pStyle w:val="5"/>
        <w:spacing w:line="360" w:lineRule="auto"/>
        <w:rPr>
          <w:rFonts w:ascii="黑体" w:hAnsi="黑体" w:eastAsia="黑体" w:cs="仿宋_GB2312"/>
          <w:b/>
          <w:kern w:val="2"/>
          <w:position w:val="6"/>
          <w:sz w:val="28"/>
          <w:szCs w:val="28"/>
        </w:rPr>
      </w:pPr>
      <w:r>
        <w:rPr>
          <w:rFonts w:hint="eastAsia" w:ascii="黑体" w:hAnsi="黑体" w:eastAsia="黑体" w:cs="仿宋_GB2312"/>
          <w:b/>
          <w:kern w:val="2"/>
          <w:position w:val="6"/>
          <w:sz w:val="28"/>
          <w:szCs w:val="28"/>
          <w:lang w:eastAsia="zh-CN"/>
        </w:rPr>
        <w:t>八</w:t>
      </w:r>
      <w:r>
        <w:rPr>
          <w:rFonts w:hint="eastAsia" w:ascii="黑体" w:hAnsi="黑体" w:eastAsia="黑体" w:cs="仿宋_GB2312"/>
          <w:b/>
          <w:kern w:val="2"/>
          <w:position w:val="6"/>
          <w:sz w:val="28"/>
          <w:szCs w:val="28"/>
        </w:rPr>
        <w:t>、课程实施</w:t>
      </w:r>
    </w:p>
    <w:p w14:paraId="1FCAB8D5">
      <w:pPr>
        <w:pStyle w:val="5"/>
        <w:spacing w:line="360" w:lineRule="auto"/>
        <w:ind w:firstLine="590" w:firstLineChars="246"/>
        <w:rPr>
          <w:sz w:val="24"/>
          <w:szCs w:val="24"/>
        </w:rPr>
      </w:pPr>
      <w:r>
        <w:rPr>
          <w:rFonts w:hint="eastAsia"/>
          <w:sz w:val="24"/>
          <w:szCs w:val="24"/>
        </w:rPr>
        <w:t>根据本课程的教学目标要求和课程特点以及有关学情，选择适合于本课程的最优化教学法。综合考虑教学效果和教学可操作性等因素，本课程选用理论加实践的教学方法。理论加实践的教学法是：教师讲述理论知识（包括讲授法，案例教学法等），学生进行实际操作（包括任务教学法，项目教学法等）</w:t>
      </w:r>
    </w:p>
    <w:p w14:paraId="2F95C1D1">
      <w:pPr>
        <w:pStyle w:val="15"/>
        <w:numPr>
          <w:ilvl w:val="0"/>
          <w:numId w:val="14"/>
        </w:numPr>
        <w:spacing w:before="120" w:after="120" w:line="240" w:lineRule="auto"/>
        <w:ind w:firstLineChars="0"/>
        <w:rPr>
          <w:b/>
          <w:sz w:val="24"/>
          <w:szCs w:val="24"/>
        </w:rPr>
      </w:pPr>
      <w:r>
        <w:rPr>
          <w:rFonts w:hint="eastAsia"/>
          <w:b/>
          <w:sz w:val="24"/>
          <w:szCs w:val="24"/>
        </w:rPr>
        <w:t>师资条件要求</w:t>
      </w:r>
    </w:p>
    <w:p w14:paraId="22DFD6EA">
      <w:pPr>
        <w:spacing w:before="120" w:after="120" w:line="240" w:lineRule="auto"/>
        <w:ind w:firstLine="436" w:firstLineChars="182"/>
        <w:rPr>
          <w:sz w:val="24"/>
          <w:szCs w:val="24"/>
        </w:rPr>
      </w:pPr>
      <w:r>
        <w:rPr>
          <w:rFonts w:hint="eastAsia"/>
          <w:sz w:val="24"/>
          <w:szCs w:val="24"/>
        </w:rPr>
        <w:t>要求教师具有中职教师资格，具备计算机设计的软件及服饰设计知识两方面的教学能力，有服饰设计专业毕业或从事企业工作经历。</w:t>
      </w:r>
    </w:p>
    <w:p w14:paraId="26190D4F">
      <w:pPr>
        <w:pStyle w:val="15"/>
        <w:numPr>
          <w:ilvl w:val="0"/>
          <w:numId w:val="14"/>
        </w:numPr>
        <w:spacing w:before="120" w:after="120" w:line="240" w:lineRule="auto"/>
        <w:ind w:firstLineChars="0"/>
        <w:rPr>
          <w:b/>
          <w:sz w:val="24"/>
          <w:szCs w:val="24"/>
        </w:rPr>
      </w:pPr>
      <w:r>
        <w:rPr>
          <w:rFonts w:hint="eastAsia"/>
          <w:b/>
          <w:sz w:val="24"/>
          <w:szCs w:val="24"/>
        </w:rPr>
        <w:t>教学条件基本要求</w:t>
      </w:r>
    </w:p>
    <w:p w14:paraId="681F9C22">
      <w:pPr>
        <w:spacing w:before="120" w:after="120" w:line="240" w:lineRule="auto"/>
        <w:ind w:firstLine="436" w:firstLineChars="182"/>
        <w:rPr>
          <w:b/>
          <w:sz w:val="24"/>
          <w:szCs w:val="24"/>
        </w:rPr>
      </w:pPr>
      <w:r>
        <w:rPr>
          <w:rFonts w:hint="eastAsia" w:ascii="宋体" w:hAnsi="宋体" w:cs="宋体"/>
          <w:kern w:val="0"/>
          <w:sz w:val="24"/>
          <w:szCs w:val="24"/>
        </w:rPr>
        <w:t>多媒体课室主要配套教学仪器设备与电脑等。</w:t>
      </w:r>
    </w:p>
    <w:p w14:paraId="3DCAA4DD">
      <w:pPr>
        <w:pStyle w:val="15"/>
        <w:numPr>
          <w:ilvl w:val="0"/>
          <w:numId w:val="14"/>
        </w:numPr>
        <w:spacing w:before="120" w:after="120" w:line="240" w:lineRule="auto"/>
        <w:ind w:firstLineChars="0"/>
        <w:rPr>
          <w:b/>
          <w:sz w:val="24"/>
          <w:szCs w:val="24"/>
        </w:rPr>
      </w:pPr>
      <w:r>
        <w:rPr>
          <w:rFonts w:hint="eastAsia"/>
          <w:b/>
          <w:sz w:val="24"/>
          <w:szCs w:val="24"/>
        </w:rPr>
        <w:t>教学资源基本要求</w:t>
      </w:r>
    </w:p>
    <w:p w14:paraId="5DBB08A2">
      <w:pPr>
        <w:pStyle w:val="5"/>
        <w:numPr>
          <w:ilvl w:val="0"/>
          <w:numId w:val="15"/>
        </w:numPr>
        <w:spacing w:before="0" w:beforeAutospacing="0" w:after="0" w:afterAutospacing="0" w:line="240" w:lineRule="auto"/>
        <w:jc w:val="both"/>
        <w:rPr>
          <w:bCs/>
          <w:kern w:val="2"/>
          <w:position w:val="6"/>
          <w:sz w:val="24"/>
          <w:szCs w:val="24"/>
        </w:rPr>
      </w:pPr>
      <w:r>
        <w:rPr>
          <w:rFonts w:hint="eastAsia"/>
          <w:sz w:val="24"/>
          <w:szCs w:val="24"/>
        </w:rPr>
        <w:t xml:space="preserve"> </w:t>
      </w:r>
      <w:r>
        <w:rPr>
          <w:rFonts w:hint="eastAsia"/>
          <w:bCs/>
          <w:kern w:val="2"/>
          <w:position w:val="6"/>
          <w:sz w:val="24"/>
          <w:szCs w:val="24"/>
        </w:rPr>
        <w:t>教材：《Illustrator 服装设计表现》 王宏付 编著 东华大学出版社2018年7月</w:t>
      </w:r>
    </w:p>
    <w:p w14:paraId="545E4B3D">
      <w:pPr>
        <w:widowControl/>
        <w:spacing w:line="240" w:lineRule="auto"/>
        <w:ind w:firstLine="0" w:firstLineChars="0"/>
        <w:rPr>
          <w:rFonts w:ascii="宋体" w:hAnsi="宋体" w:cs="宋体"/>
          <w:bCs/>
          <w:position w:val="6"/>
          <w:sz w:val="24"/>
          <w:szCs w:val="24"/>
        </w:rPr>
      </w:pPr>
      <w:r>
        <w:rPr>
          <w:rFonts w:hint="eastAsia" w:ascii="宋体" w:hAnsi="宋体" w:cs="宋体"/>
          <w:bCs/>
          <w:position w:val="6"/>
          <w:sz w:val="24"/>
          <w:szCs w:val="24"/>
        </w:rPr>
        <w:t>（2）《Illustrator CC高手成长之路》</w:t>
      </w:r>
      <w:r>
        <w:rPr>
          <w:rFonts w:hint="eastAsia" w:ascii="宋体" w:hAnsi="宋体" w:cs="宋体"/>
          <w:bCs/>
          <w:position w:val="6"/>
          <w:sz w:val="24"/>
          <w:szCs w:val="24"/>
        </w:rPr>
        <w:tab/>
      </w:r>
      <w:r>
        <w:rPr>
          <w:rFonts w:hint="eastAsia" w:ascii="宋体" w:hAnsi="宋体" w:cs="宋体"/>
          <w:bCs/>
          <w:position w:val="6"/>
          <w:sz w:val="24"/>
          <w:szCs w:val="24"/>
        </w:rPr>
        <w:t>李金蓉编著      清华大学出版社2015年5月</w:t>
      </w:r>
      <w:r>
        <w:rPr>
          <w:rFonts w:hint="eastAsia" w:ascii="宋体" w:hAnsi="宋体" w:cs="宋体"/>
          <w:kern w:val="0"/>
          <w:sz w:val="24"/>
          <w:szCs w:val="24"/>
        </w:rPr>
        <w:t></w:t>
      </w:r>
    </w:p>
    <w:p w14:paraId="0EE7BD09">
      <w:pPr>
        <w:widowControl/>
        <w:numPr>
          <w:ilvl w:val="0"/>
          <w:numId w:val="15"/>
        </w:numPr>
        <w:spacing w:line="240" w:lineRule="auto"/>
        <w:ind w:firstLineChars="0"/>
        <w:jc w:val="left"/>
        <w:rPr>
          <w:rFonts w:ascii="宋体" w:hAnsi="宋体" w:cs="宋体"/>
          <w:kern w:val="0"/>
          <w:sz w:val="24"/>
          <w:szCs w:val="24"/>
        </w:rPr>
      </w:pPr>
      <w:r>
        <w:rPr>
          <w:rFonts w:hint="eastAsia" w:ascii="宋体" w:hAnsi="宋体" w:cs="宋体"/>
          <w:kern w:val="0"/>
          <w:sz w:val="24"/>
          <w:szCs w:val="24"/>
        </w:rPr>
        <w:t>网络资源建设，https://www.</w:t>
      </w:r>
      <w:r>
        <w:rPr>
          <w:rFonts w:hint="eastAsia" w:ascii="宋体" w:hAnsi="宋体" w:cs="宋体"/>
          <w:bCs/>
          <w:position w:val="6"/>
          <w:sz w:val="24"/>
          <w:szCs w:val="24"/>
        </w:rPr>
        <w:t>Adobe</w:t>
      </w:r>
      <w:r>
        <w:rPr>
          <w:rFonts w:hint="eastAsia" w:ascii="宋体" w:hAnsi="宋体" w:cs="宋体"/>
          <w:kern w:val="0"/>
          <w:sz w:val="24"/>
          <w:szCs w:val="24"/>
        </w:rPr>
        <w:t>.com</w:t>
      </w:r>
    </w:p>
    <w:p w14:paraId="1CA92385">
      <w:pPr>
        <w:pStyle w:val="5"/>
        <w:spacing w:before="0" w:beforeAutospacing="0" w:after="0" w:afterAutospacing="0" w:line="240" w:lineRule="auto"/>
        <w:jc w:val="both"/>
        <w:rPr>
          <w:rFonts w:ascii="黑体" w:hAnsi="黑体" w:eastAsia="黑体" w:cs="仿宋_GB2312"/>
          <w:b/>
          <w:kern w:val="2"/>
          <w:position w:val="6"/>
          <w:sz w:val="28"/>
          <w:szCs w:val="28"/>
        </w:rPr>
      </w:pPr>
      <w:r>
        <w:rPr>
          <w:rFonts w:hint="eastAsia" w:ascii="黑体" w:hAnsi="黑体" w:eastAsia="黑体" w:cs="仿宋_GB2312"/>
          <w:b/>
          <w:kern w:val="2"/>
          <w:position w:val="6"/>
          <w:sz w:val="28"/>
          <w:szCs w:val="28"/>
          <w:lang w:eastAsia="zh-CN"/>
        </w:rPr>
        <w:t>九</w:t>
      </w:r>
      <w:r>
        <w:rPr>
          <w:rFonts w:hint="eastAsia" w:ascii="黑体" w:hAnsi="黑体" w:eastAsia="黑体" w:cs="仿宋_GB2312"/>
          <w:b/>
          <w:kern w:val="2"/>
          <w:position w:val="6"/>
          <w:sz w:val="28"/>
          <w:szCs w:val="28"/>
        </w:rPr>
        <w:t>、教学评价、考核要求</w:t>
      </w:r>
    </w:p>
    <w:p w14:paraId="6DF226C6">
      <w:pPr>
        <w:pStyle w:val="5"/>
        <w:spacing w:line="240" w:lineRule="auto"/>
        <w:ind w:firstLine="352" w:firstLineChars="147"/>
        <w:rPr>
          <w:rFonts w:hint="eastAsia" w:ascii="宋体" w:hAnsi="宋体" w:eastAsia="宋体" w:cs="宋体"/>
          <w:b/>
          <w:kern w:val="2"/>
          <w:position w:val="6"/>
          <w:sz w:val="24"/>
          <w:szCs w:val="24"/>
          <w:lang w:eastAsia="zh-CN"/>
        </w:rPr>
      </w:pPr>
      <w:r>
        <w:rPr>
          <w:rFonts w:hint="eastAsia" w:ascii="宋体" w:hAnsi="宋体" w:eastAsia="宋体" w:cs="宋体"/>
          <w:sz w:val="24"/>
          <w:szCs w:val="24"/>
        </w:rPr>
        <w:t>本课程评分以百分计：考勤10%，过程考核（课堂练习情况及平时作业）30%，课程考试50%，课程总结10%</w:t>
      </w:r>
      <w:r>
        <w:rPr>
          <w:rFonts w:hint="eastAsia" w:cs="宋体"/>
          <w:sz w:val="24"/>
          <w:szCs w:val="24"/>
          <w:lang w:eastAsia="zh-CN"/>
        </w:rPr>
        <w:t>；</w:t>
      </w:r>
    </w:p>
    <w:p w14:paraId="094699D5">
      <w:pPr>
        <w:pStyle w:val="5"/>
        <w:spacing w:line="240" w:lineRule="auto"/>
        <w:rPr>
          <w:rFonts w:ascii="黑体" w:hAnsi="黑体" w:eastAsia="黑体" w:cs="仿宋_GB2312"/>
          <w:b/>
          <w:kern w:val="2"/>
          <w:position w:val="6"/>
          <w:sz w:val="28"/>
          <w:szCs w:val="28"/>
        </w:rPr>
      </w:pPr>
      <w:r>
        <w:rPr>
          <w:rFonts w:hint="eastAsia" w:ascii="黑体" w:hAnsi="黑体" w:eastAsia="黑体" w:cs="仿宋_GB2312"/>
          <w:b/>
          <w:kern w:val="2"/>
          <w:position w:val="6"/>
          <w:sz w:val="28"/>
          <w:szCs w:val="28"/>
          <w:lang w:eastAsia="zh-CN"/>
        </w:rPr>
        <w:t>十</w:t>
      </w:r>
      <w:r>
        <w:rPr>
          <w:rFonts w:hint="eastAsia" w:ascii="黑体" w:hAnsi="黑体" w:eastAsia="黑体" w:cs="仿宋_GB2312"/>
          <w:b/>
          <w:kern w:val="2"/>
          <w:position w:val="6"/>
          <w:sz w:val="28"/>
          <w:szCs w:val="28"/>
        </w:rPr>
        <w:t>、编制依据</w:t>
      </w:r>
    </w:p>
    <w:p w14:paraId="3E650E47">
      <w:pPr>
        <w:widowControl/>
        <w:spacing w:line="240" w:lineRule="auto"/>
        <w:ind w:firstLine="480"/>
        <w:rPr>
          <w:rFonts w:hint="eastAsia" w:ascii="Times New Roman" w:hAnsi="Times New Roman" w:cs="Times New Roman"/>
          <w:b/>
          <w:sz w:val="44"/>
        </w:rPr>
      </w:pPr>
      <w:r>
        <w:rPr>
          <w:rFonts w:hint="eastAsia" w:ascii="宋体" w:hAnsi="宋体" w:cs="宋体"/>
          <w:kern w:val="0"/>
          <w:sz w:val="24"/>
          <w:szCs w:val="24"/>
        </w:rPr>
        <w:t>该课程标准是以依据服</w:t>
      </w:r>
      <w:r>
        <w:rPr>
          <w:rFonts w:hint="eastAsia" w:ascii="宋体" w:hAnsi="宋体" w:cs="宋体"/>
          <w:kern w:val="0"/>
          <w:sz w:val="24"/>
          <w:szCs w:val="24"/>
          <w:lang w:eastAsia="zh-CN"/>
        </w:rPr>
        <w:t>装陈列与展示（时尚服装传播方向</w:t>
      </w:r>
      <w:r>
        <w:rPr>
          <w:rFonts w:hint="eastAsia" w:ascii="宋体" w:hAnsi="宋体" w:cs="宋体"/>
          <w:kern w:val="0"/>
          <w:sz w:val="24"/>
          <w:szCs w:val="24"/>
        </w:rPr>
        <w:t>）专业调研报告和人才培养方案而编制的。</w:t>
      </w:r>
    </w:p>
    <w:p w14:paraId="1C761CF6">
      <w:pPr>
        <w:ind w:firstLine="0" w:firstLineChars="0"/>
        <w:jc w:val="center"/>
        <w:rPr>
          <w:rFonts w:hint="eastAsia" w:ascii="黑体" w:eastAsia="黑体"/>
          <w:b/>
          <w:sz w:val="44"/>
          <w:szCs w:val="44"/>
        </w:rPr>
      </w:pPr>
      <w:r>
        <w:rPr>
          <w:rFonts w:hint="eastAsia" w:ascii="Times New Roman" w:hAnsi="Times New Roman" w:cs="Times New Roman"/>
          <w:b/>
          <w:sz w:val="44"/>
        </w:rPr>
        <w:t>《</w:t>
      </w:r>
      <w:r>
        <w:rPr>
          <w:rFonts w:hint="eastAsia" w:ascii="Times New Roman" w:hAnsi="Times New Roman" w:cs="Times New Roman"/>
          <w:b/>
          <w:sz w:val="44"/>
          <w:lang w:eastAsia="zh-CN"/>
        </w:rPr>
        <w:t>服装产品传播</w:t>
      </w:r>
      <w:r>
        <w:rPr>
          <w:rFonts w:hint="eastAsia" w:ascii="Times New Roman" w:hAnsi="Times New Roman" w:cs="Times New Roman"/>
          <w:b/>
          <w:sz w:val="44"/>
        </w:rPr>
        <w:t>》课程标准</w:t>
      </w:r>
    </w:p>
    <w:p w14:paraId="7D368FC8">
      <w:pPr>
        <w:ind w:firstLine="0" w:firstLineChars="0"/>
        <w:jc w:val="left"/>
        <w:rPr>
          <w:rFonts w:hint="eastAsia" w:ascii="黑体" w:hAnsi="黑体" w:eastAsia="黑体"/>
          <w:sz w:val="24"/>
          <w:szCs w:val="24"/>
        </w:rPr>
      </w:pPr>
      <w:r>
        <w:rPr>
          <w:rFonts w:hint="eastAsia" w:ascii="黑体" w:hAnsi="黑体" w:eastAsia="黑体"/>
          <w:sz w:val="24"/>
          <w:szCs w:val="24"/>
        </w:rPr>
        <w:t>课程代码：</w:t>
      </w:r>
    </w:p>
    <w:p w14:paraId="41B56632">
      <w:pPr>
        <w:ind w:firstLine="0" w:firstLineChars="0"/>
        <w:jc w:val="left"/>
        <w:rPr>
          <w:rFonts w:hint="eastAsia" w:ascii="黑体" w:hAnsi="黑体" w:eastAsia="黑体"/>
          <w:sz w:val="24"/>
          <w:szCs w:val="24"/>
        </w:rPr>
      </w:pPr>
      <w:r>
        <w:rPr>
          <w:rFonts w:hint="eastAsia" w:ascii="黑体" w:hAnsi="黑体" w:eastAsia="黑体"/>
          <w:sz w:val="24"/>
          <w:szCs w:val="24"/>
        </w:rPr>
        <w:t>课程承担单位（部门）：</w:t>
      </w:r>
      <w:r>
        <w:rPr>
          <w:rFonts w:hint="eastAsia" w:ascii="黑体" w:hAnsi="黑体" w:eastAsia="黑体"/>
          <w:sz w:val="24"/>
          <w:szCs w:val="24"/>
          <w:lang w:eastAsia="zh-CN"/>
        </w:rPr>
        <w:t>服装教学部</w:t>
      </w:r>
      <w:r>
        <w:rPr>
          <w:rFonts w:hint="eastAsia" w:ascii="黑体" w:hAnsi="黑体" w:eastAsia="黑体"/>
          <w:sz w:val="24"/>
          <w:szCs w:val="24"/>
        </w:rPr>
        <w:t xml:space="preserve">                               </w:t>
      </w:r>
    </w:p>
    <w:p w14:paraId="2331E84F">
      <w:pPr>
        <w:ind w:firstLine="0" w:firstLineChars="0"/>
        <w:jc w:val="left"/>
        <w:rPr>
          <w:rFonts w:hint="eastAsia" w:ascii="黑体" w:hAnsi="黑体" w:eastAsia="黑体"/>
          <w:sz w:val="24"/>
          <w:szCs w:val="24"/>
        </w:rPr>
      </w:pPr>
      <w:r>
        <w:rPr>
          <w:rFonts w:hint="eastAsia" w:ascii="黑体" w:hAnsi="黑体" w:eastAsia="黑体"/>
          <w:sz w:val="24"/>
          <w:szCs w:val="24"/>
        </w:rPr>
        <w:t>制定人：</w:t>
      </w:r>
      <w:r>
        <w:rPr>
          <w:rFonts w:hint="eastAsia" w:ascii="黑体" w:hAnsi="黑体" w:eastAsia="黑体"/>
          <w:sz w:val="24"/>
          <w:szCs w:val="24"/>
          <w:lang w:eastAsia="zh-CN"/>
        </w:rPr>
        <w:t>刘勤</w:t>
      </w:r>
      <w:r>
        <w:rPr>
          <w:rFonts w:hint="eastAsia" w:ascii="黑体" w:hAnsi="黑体" w:eastAsia="黑体"/>
          <w:sz w:val="24"/>
          <w:szCs w:val="24"/>
          <w:lang w:val="en-US" w:eastAsia="zh-CN"/>
        </w:rPr>
        <w:t xml:space="preserve"> </w:t>
      </w:r>
      <w:r>
        <w:rPr>
          <w:rFonts w:hint="eastAsia" w:ascii="黑体" w:hAnsi="黑体" w:eastAsia="黑体"/>
          <w:sz w:val="24"/>
          <w:szCs w:val="24"/>
        </w:rPr>
        <w:t xml:space="preserve">                制定日期：</w:t>
      </w:r>
    </w:p>
    <w:p w14:paraId="1062EFA9">
      <w:pPr>
        <w:ind w:firstLine="0" w:firstLineChars="0"/>
        <w:jc w:val="left"/>
        <w:rPr>
          <w:rFonts w:hint="eastAsia" w:ascii="黑体" w:hAnsi="黑体" w:eastAsia="黑体"/>
          <w:sz w:val="24"/>
          <w:szCs w:val="24"/>
        </w:rPr>
      </w:pPr>
      <w:r>
        <w:rPr>
          <w:rFonts w:hint="eastAsia" w:ascii="黑体" w:hAnsi="黑体" w:eastAsia="黑体"/>
          <w:sz w:val="24"/>
          <w:szCs w:val="24"/>
        </w:rPr>
        <w:t>审核人：                     审核日期：</w:t>
      </w:r>
    </w:p>
    <w:p w14:paraId="77CBACDC">
      <w:pPr>
        <w:ind w:firstLine="0" w:firstLineChars="0"/>
        <w:jc w:val="left"/>
        <w:rPr>
          <w:rFonts w:hint="eastAsia"/>
          <w:b/>
          <w:bCs/>
          <w:sz w:val="24"/>
          <w:szCs w:val="24"/>
        </w:rPr>
      </w:pPr>
      <w:r>
        <w:rPr>
          <w:rFonts w:hint="eastAsia" w:ascii="黑体" w:hAnsi="黑体" w:eastAsia="黑体"/>
          <w:sz w:val="24"/>
          <w:szCs w:val="24"/>
        </w:rPr>
        <w:t>批准人：                     批准日期</w:t>
      </w:r>
    </w:p>
    <w:p w14:paraId="212E5E43">
      <w:pPr>
        <w:ind w:firstLine="0" w:firstLineChars="0"/>
        <w:jc w:val="center"/>
        <w:rPr>
          <w:rFonts w:hint="eastAsia" w:ascii="黑体" w:hAnsi="黑体" w:eastAsia="黑体"/>
        </w:rPr>
      </w:pPr>
    </w:p>
    <w:p w14:paraId="6B922BD1">
      <w:pPr>
        <w:pStyle w:val="2"/>
        <w:spacing w:before="156" w:after="156"/>
        <w:ind w:firstLine="489" w:firstLineChars="174"/>
      </w:pPr>
      <w:r>
        <w:t>一、适用对象</w:t>
      </w:r>
    </w:p>
    <w:p w14:paraId="51F06237">
      <w:pPr>
        <w:ind w:firstLine="480" w:firstLineChars="200"/>
        <w:jc w:val="left"/>
        <w:rPr>
          <w:rFonts w:hint="eastAsia"/>
          <w:lang w:eastAsia="zh-CN"/>
        </w:rPr>
      </w:pPr>
      <w:r>
        <w:rPr>
          <w:rFonts w:hint="eastAsia" w:ascii="黑体" w:hAnsi="黑体" w:eastAsia="黑体"/>
          <w:sz w:val="24"/>
          <w:szCs w:val="24"/>
        </w:rPr>
        <w:t xml:space="preserve">中等职业学校 </w:t>
      </w:r>
      <w:r>
        <w:rPr>
          <w:rFonts w:hint="eastAsia" w:ascii="黑体" w:hAnsi="黑体" w:eastAsia="黑体"/>
          <w:sz w:val="24"/>
          <w:szCs w:val="24"/>
          <w:lang w:eastAsia="zh-CN"/>
        </w:rPr>
        <w:t>服装陈列与展示设计专业（时尚服装传播方向）</w:t>
      </w:r>
      <w:r>
        <w:rPr>
          <w:rFonts w:hint="eastAsia" w:ascii="黑体" w:hAnsi="黑体" w:eastAsia="黑体"/>
          <w:sz w:val="24"/>
          <w:szCs w:val="24"/>
        </w:rPr>
        <w:t>的学生</w:t>
      </w:r>
    </w:p>
    <w:p w14:paraId="601BFE29">
      <w:pPr>
        <w:pStyle w:val="2"/>
        <w:numPr>
          <w:ilvl w:val="0"/>
          <w:numId w:val="0"/>
        </w:numPr>
        <w:spacing w:before="156" w:after="156"/>
        <w:ind w:firstLine="562" w:firstLineChars="200"/>
        <w:rPr>
          <w:rFonts w:hint="eastAsia"/>
        </w:rPr>
      </w:pPr>
      <w:r>
        <w:rPr>
          <w:rFonts w:hint="eastAsia"/>
          <w:lang w:eastAsia="zh-CN"/>
        </w:rPr>
        <w:t>二、</w:t>
      </w:r>
      <w:r>
        <w:rPr>
          <w:rFonts w:hint="eastAsia"/>
        </w:rPr>
        <w:t>适用专业</w:t>
      </w:r>
    </w:p>
    <w:p w14:paraId="7B626C89">
      <w:pPr>
        <w:pStyle w:val="2"/>
        <w:numPr>
          <w:ilvl w:val="0"/>
          <w:numId w:val="0"/>
        </w:numPr>
        <w:spacing w:before="156" w:after="156"/>
        <w:ind w:firstLine="720" w:firstLineChars="300"/>
        <w:rPr>
          <w:rFonts w:hint="eastAsia" w:ascii="黑体" w:hAnsi="黑体" w:eastAsia="黑体" w:cs="Times New Roman"/>
          <w:b w:val="0"/>
          <w:bCs w:val="0"/>
          <w:sz w:val="24"/>
          <w:szCs w:val="24"/>
          <w:lang w:eastAsia="zh-CN"/>
        </w:rPr>
      </w:pPr>
      <w:r>
        <w:rPr>
          <w:rFonts w:hint="eastAsia" w:ascii="黑体" w:hAnsi="黑体" w:cs="Times New Roman"/>
          <w:b w:val="0"/>
          <w:bCs w:val="0"/>
          <w:sz w:val="24"/>
          <w:szCs w:val="24"/>
          <w:lang w:eastAsia="zh-CN"/>
        </w:rPr>
        <w:t>服装陈列与展示设计专业</w:t>
      </w:r>
      <w:r>
        <w:rPr>
          <w:rFonts w:hint="eastAsia" w:ascii="黑体" w:hAnsi="黑体" w:eastAsia="黑体" w:cs="Times New Roman"/>
          <w:b w:val="0"/>
          <w:bCs w:val="0"/>
          <w:sz w:val="24"/>
          <w:szCs w:val="24"/>
          <w:lang w:eastAsia="zh-CN"/>
        </w:rPr>
        <w:t>（服装时尚传播方向）</w:t>
      </w:r>
    </w:p>
    <w:p w14:paraId="67E40885">
      <w:pPr>
        <w:pStyle w:val="2"/>
        <w:numPr>
          <w:ilvl w:val="0"/>
          <w:numId w:val="0"/>
        </w:numPr>
        <w:spacing w:before="156" w:after="156"/>
        <w:ind w:firstLine="562" w:firstLineChars="200"/>
        <w:rPr>
          <w:rFonts w:hint="eastAsia" w:ascii="Times New Roman" w:hAnsi="Times New Roman" w:cs="Times New Roman"/>
          <w:b/>
          <w:sz w:val="44"/>
        </w:rPr>
      </w:pPr>
      <w:r>
        <w:rPr>
          <w:rFonts w:hint="eastAsia"/>
          <w:lang w:eastAsia="zh-CN"/>
        </w:rPr>
        <w:t>三、</w:t>
      </w:r>
      <w:r>
        <w:rPr>
          <w:rFonts w:hint="eastAsia"/>
        </w:rPr>
        <w:t>课程性质</w:t>
      </w:r>
      <w:r>
        <w:rPr>
          <w:rFonts w:hint="eastAsia"/>
          <w:lang w:eastAsia="zh-CN"/>
        </w:rPr>
        <w:t>、地位、作用</w:t>
      </w:r>
    </w:p>
    <w:p w14:paraId="269CAFFF">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本课程是</w:t>
      </w:r>
      <w:r>
        <w:rPr>
          <w:rFonts w:hint="eastAsia" w:cs="Times New Roman"/>
          <w:sz w:val="24"/>
          <w:szCs w:val="24"/>
          <w:lang w:val="en-US" w:eastAsia="zh-CN"/>
        </w:rPr>
        <w:t>服装陈列与展示（时尚服装传播方向）</w:t>
      </w:r>
      <w:r>
        <w:rPr>
          <w:rFonts w:hint="eastAsia" w:ascii="Times New Roman" w:hAnsi="Times New Roman" w:cs="Times New Roman"/>
          <w:sz w:val="24"/>
          <w:szCs w:val="24"/>
          <w:lang w:val="en-US" w:eastAsia="zh-CN"/>
        </w:rPr>
        <w:t>专业的专业方向课程。</w:t>
      </w:r>
    </w:p>
    <w:p w14:paraId="1E7EEB04">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本课程是</w:t>
      </w:r>
      <w:r>
        <w:rPr>
          <w:rFonts w:hint="eastAsia" w:cs="Times New Roman"/>
          <w:sz w:val="24"/>
          <w:szCs w:val="24"/>
          <w:lang w:val="en-US" w:eastAsia="zh-CN"/>
        </w:rPr>
        <w:t>服装陈列与展示（时尚服装传播方向）</w:t>
      </w:r>
      <w:r>
        <w:rPr>
          <w:rFonts w:hint="eastAsia" w:ascii="Times New Roman" w:hAnsi="Times New Roman" w:cs="Times New Roman"/>
          <w:sz w:val="24"/>
          <w:szCs w:val="24"/>
          <w:lang w:val="en-US" w:eastAsia="zh-CN"/>
        </w:rPr>
        <w:t>专业人才培养目标和相关职业岗位（群）的能力要求而设置的，对本专业所面向的服装设计师、服装设计助理、服装美指、时尚评论编辑、服装媒体运营等所需要的知识、技能、和素质目标的达成起支撑作用。在课程设置上，前导课程有《服装设计基础》、《服装电脑辅助设计》、《摄影》、等；同步课程有《服装立体造型》、《服装材料》、《服装史》等；后续课程有《品牌项目策划》《服装跨媒体推广》等。</w:t>
      </w:r>
    </w:p>
    <w:p w14:paraId="4E9E37EE">
      <w:pPr>
        <w:pStyle w:val="2"/>
        <w:numPr>
          <w:ilvl w:val="0"/>
          <w:numId w:val="0"/>
        </w:numPr>
        <w:spacing w:before="156" w:after="156"/>
        <w:ind w:firstLine="562" w:firstLineChars="200"/>
        <w:rPr>
          <w:rFonts w:hint="eastAsia"/>
          <w:lang w:eastAsia="zh-CN"/>
        </w:rPr>
      </w:pPr>
      <w:r>
        <w:rPr>
          <w:rFonts w:hint="eastAsia"/>
          <w:lang w:eastAsia="zh-CN"/>
        </w:rPr>
        <w:t>四、课程的教学目标、以及与相关课程的联系</w:t>
      </w:r>
    </w:p>
    <w:p w14:paraId="55D518C2">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总体目标</w:t>
      </w:r>
    </w:p>
    <w:p w14:paraId="73797476">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课程主要是在数字化浪潮的到来，启发学生在面对实际服装推广项目中能够融会贯通，将自己所学习的服装相关专业知识综合运用的能力。通过本课程的教学，预计帮助学生理解产品策划思路、掌握品牌形象整体塑造能力，运用各种媒体，在现代社会传播体系里中有多样化多渠道的创意表现力。这对于现代时尚服装传播是一种必须的能力素质。</w:t>
      </w:r>
    </w:p>
    <w:p w14:paraId="1750F2EB">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1、知识目标 </w:t>
      </w:r>
    </w:p>
    <w:p w14:paraId="4A85DF9F">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服装产品与时尚传播的含义；</w:t>
      </w:r>
    </w:p>
    <w:p w14:paraId="1DCBA0B7">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服装产品传播的内涵与形式；</w:t>
      </w:r>
    </w:p>
    <w:p w14:paraId="7797EFE0">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服装行业传统媒体与新媒体；</w:t>
      </w:r>
    </w:p>
    <w:p w14:paraId="25A75B65">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服装产品发布流程及秀场方案；</w:t>
      </w:r>
    </w:p>
    <w:p w14:paraId="11A85F75">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2、技能目标 </w:t>
      </w:r>
    </w:p>
    <w:p w14:paraId="0BA8B9FE">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掌握服装产品传播呈现形式，挖掘时尚IP的潜能；</w:t>
      </w:r>
    </w:p>
    <w:p w14:paraId="1BAA56A5">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掌握解读服装产品的认知体系，优化传播内容；</w:t>
      </w:r>
    </w:p>
    <w:p w14:paraId="69EA87E1">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熟练运营当下流行社交软件，拓展渠道多样性；</w:t>
      </w:r>
    </w:p>
    <w:p w14:paraId="2C7A143C">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掌握服装产品主题发挥活动策划及执行（流量经营）。</w:t>
      </w:r>
    </w:p>
    <w:p w14:paraId="57138D2D">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3、素质养成目标</w:t>
      </w:r>
    </w:p>
    <w:p w14:paraId="45C69C43">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通过分阶段完成目标任务，培养服装专业学生的传播意识、敏锐的时尚触觉，拓展对以服装产品乃至时尚产业的认识边界，对服装产品传播有使命感，快速有效的整合传播实施，成为服装行业复合型人才。</w:t>
      </w:r>
    </w:p>
    <w:p w14:paraId="0CF1D838">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4、证书目标</w:t>
      </w:r>
    </w:p>
    <w:p w14:paraId="4A9BD9DB">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无</w:t>
      </w:r>
    </w:p>
    <w:p w14:paraId="724A84A1">
      <w:pPr>
        <w:pStyle w:val="2"/>
        <w:spacing w:before="156" w:after="156"/>
        <w:ind w:firstLine="281" w:firstLineChars="100"/>
        <w:rPr>
          <w:rFonts w:hint="eastAsia" w:ascii="黑体" w:hAnsi="黑体"/>
          <w:color w:val="0000FF"/>
          <w:szCs w:val="28"/>
          <w:u w:val="single"/>
        </w:rPr>
      </w:pPr>
      <w:r>
        <w:rPr>
          <w:rFonts w:hint="eastAsia"/>
          <w:lang w:eastAsia="zh-CN"/>
        </w:rPr>
        <w:t>五</w:t>
      </w:r>
      <w:r>
        <w:t>、参考</w:t>
      </w:r>
      <w:r>
        <w:rPr>
          <w:rFonts w:hint="eastAsia"/>
        </w:rPr>
        <w:t>学</w:t>
      </w:r>
      <w:r>
        <w:t>时</w:t>
      </w:r>
      <w:r>
        <w:rPr>
          <w:rFonts w:hint="eastAsia"/>
        </w:rPr>
        <w:t>与</w:t>
      </w:r>
      <w:r>
        <w:t>学分</w:t>
      </w:r>
    </w:p>
    <w:p w14:paraId="7855CA24">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1.学时：72</w:t>
      </w:r>
    </w:p>
    <w:p w14:paraId="7F2AE755">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2.学分：4</w:t>
      </w:r>
    </w:p>
    <w:p w14:paraId="4FF5D96F">
      <w:pPr>
        <w:pStyle w:val="2"/>
        <w:spacing w:before="156" w:after="156"/>
        <w:ind w:firstLine="281" w:firstLineChars="100"/>
        <w:rPr>
          <w:rFonts w:hint="eastAsia"/>
          <w:b w:val="0"/>
          <w:color w:val="0000FF"/>
        </w:rPr>
      </w:pPr>
      <w:r>
        <w:rPr>
          <w:rFonts w:hint="eastAsia"/>
          <w:lang w:eastAsia="zh-CN"/>
        </w:rPr>
        <w:t>六</w:t>
      </w:r>
      <w:r>
        <w:rPr>
          <w:rFonts w:hint="eastAsia"/>
        </w:rPr>
        <w:t>、设计思路</w:t>
      </w:r>
    </w:p>
    <w:p w14:paraId="64D680B5">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服装产品传播》课程的设计思路重点突出学生学习的主要地位，遵循学生认知的发展规律，学生通过该课程的学习构建系统教与学的体系，通过理论学习与实践操作来增加体验、获得知识、发展情感，既而使学生成为学习的主体。</w:t>
      </w:r>
    </w:p>
    <w:p w14:paraId="7B49D889">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lang w:val="en-US" w:eastAsia="zh-CN"/>
        </w:rPr>
        <w:t>课程内容选择了具有代表性的任务，针对职业教育的学生特点与学情需要，从打造IP，制作内容，拓展渠道，流量经营四个模块，深入浅出引导学生灵活变通实用前面所学的内容，是掌握该门课程必须的知识要点，从易到难地学会时尚服装传播思维，把学了能用、学了会用作为基础目标，通过一个个小任务实现本课程的教学目的和能力培养。</w:t>
      </w:r>
    </w:p>
    <w:p w14:paraId="15418900">
      <w:pPr>
        <w:pStyle w:val="2"/>
        <w:spacing w:before="156" w:after="156" w:line="240" w:lineRule="auto"/>
        <w:ind w:firstLine="281" w:firstLineChars="100"/>
        <w:rPr>
          <w:rFonts w:hint="eastAsia"/>
        </w:rPr>
      </w:pPr>
      <w:r>
        <w:rPr>
          <w:rFonts w:hint="eastAsia"/>
          <w:lang w:eastAsia="zh-CN"/>
        </w:rPr>
        <w:t>七</w:t>
      </w:r>
      <w:r>
        <w:rPr>
          <w:rFonts w:hint="eastAsia"/>
        </w:rPr>
        <w:t>、课程内容与教学要求</w:t>
      </w:r>
    </w:p>
    <w:p w14:paraId="5C389B52">
      <w:pPr>
        <w:pStyle w:val="5"/>
        <w:spacing w:before="0" w:beforeAutospacing="0" w:after="0" w:afterAutospacing="0" w:line="240" w:lineRule="auto"/>
        <w:ind w:firstLine="443" w:firstLineChars="210"/>
        <w:jc w:val="both"/>
        <w:rPr>
          <w:rFonts w:hint="eastAsia" w:cs="仿宋_GB2312"/>
          <w:b/>
          <w:kern w:val="2"/>
          <w:position w:val="6"/>
        </w:rPr>
      </w:pPr>
      <w:r>
        <w:rPr>
          <w:rFonts w:hint="eastAsia" w:cs="仿宋_GB2312"/>
          <w:b/>
          <w:kern w:val="2"/>
          <w:position w:val="6"/>
        </w:rPr>
        <w:t>1.课时分配表</w:t>
      </w:r>
    </w:p>
    <w:tbl>
      <w:tblPr>
        <w:tblStyle w:val="9"/>
        <w:tblW w:w="84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6"/>
        <w:gridCol w:w="1159"/>
        <w:gridCol w:w="3354"/>
        <w:gridCol w:w="1262"/>
        <w:gridCol w:w="806"/>
      </w:tblGrid>
      <w:tr w14:paraId="01475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6" w:hRule="atLeast"/>
          <w:jc w:val="center"/>
        </w:trPr>
        <w:tc>
          <w:tcPr>
            <w:tcW w:w="1896" w:type="dxa"/>
            <w:vAlign w:val="top"/>
          </w:tcPr>
          <w:p w14:paraId="49143BEA">
            <w:pPr>
              <w:ind w:firstLine="0" w:firstLineChars="0"/>
              <w:jc w:val="center"/>
              <w:rPr>
                <w:rFonts w:hint="eastAsia" w:ascii="宋体" w:hAnsi="宋体"/>
              </w:rPr>
            </w:pPr>
            <w:r>
              <w:rPr>
                <w:rFonts w:hint="eastAsia" w:ascii="宋体" w:hAnsi="宋体"/>
              </w:rPr>
              <w:t>模块（工作情境）</w:t>
            </w:r>
          </w:p>
        </w:tc>
        <w:tc>
          <w:tcPr>
            <w:tcW w:w="1159" w:type="dxa"/>
            <w:vAlign w:val="top"/>
          </w:tcPr>
          <w:p w14:paraId="4C29548D">
            <w:pPr>
              <w:ind w:firstLine="0" w:firstLineChars="0"/>
              <w:jc w:val="center"/>
              <w:rPr>
                <w:rFonts w:hint="eastAsia" w:ascii="宋体" w:hAnsi="宋体"/>
              </w:rPr>
            </w:pPr>
            <w:r>
              <w:rPr>
                <w:rFonts w:hint="eastAsia" w:ascii="宋体" w:hAnsi="宋体"/>
              </w:rPr>
              <w:t>序号</w:t>
            </w:r>
          </w:p>
        </w:tc>
        <w:tc>
          <w:tcPr>
            <w:tcW w:w="3354" w:type="dxa"/>
            <w:vAlign w:val="top"/>
          </w:tcPr>
          <w:p w14:paraId="753D20B4">
            <w:pPr>
              <w:ind w:firstLine="0" w:firstLineChars="0"/>
              <w:jc w:val="center"/>
              <w:rPr>
                <w:rFonts w:hint="eastAsia" w:ascii="宋体" w:hAnsi="宋体"/>
              </w:rPr>
            </w:pPr>
            <w:r>
              <w:rPr>
                <w:rFonts w:hint="eastAsia" w:ascii="宋体" w:hAnsi="宋体"/>
              </w:rPr>
              <w:t>单元（或项目）内容</w:t>
            </w:r>
          </w:p>
        </w:tc>
        <w:tc>
          <w:tcPr>
            <w:tcW w:w="1262" w:type="dxa"/>
            <w:vAlign w:val="top"/>
          </w:tcPr>
          <w:p w14:paraId="6D18CA48">
            <w:pPr>
              <w:ind w:firstLine="0" w:firstLineChars="0"/>
              <w:jc w:val="center"/>
              <w:rPr>
                <w:rFonts w:hint="eastAsia" w:ascii="宋体" w:hAnsi="宋体"/>
              </w:rPr>
            </w:pPr>
            <w:r>
              <w:rPr>
                <w:rFonts w:hint="eastAsia" w:ascii="宋体" w:hAnsi="宋体"/>
              </w:rPr>
              <w:t>学时分配</w:t>
            </w:r>
          </w:p>
        </w:tc>
        <w:tc>
          <w:tcPr>
            <w:tcW w:w="806" w:type="dxa"/>
            <w:vAlign w:val="top"/>
          </w:tcPr>
          <w:p w14:paraId="7D69DD92">
            <w:pPr>
              <w:ind w:firstLine="0" w:firstLineChars="0"/>
              <w:jc w:val="center"/>
              <w:rPr>
                <w:rFonts w:hint="eastAsia" w:ascii="宋体" w:hAnsi="宋体"/>
              </w:rPr>
            </w:pPr>
            <w:r>
              <w:rPr>
                <w:rFonts w:hint="eastAsia" w:ascii="宋体" w:hAnsi="宋体"/>
              </w:rPr>
              <w:t>备注</w:t>
            </w:r>
          </w:p>
        </w:tc>
      </w:tr>
      <w:tr w14:paraId="652FB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896" w:type="dxa"/>
            <w:vAlign w:val="top"/>
          </w:tcPr>
          <w:p w14:paraId="5D963C37">
            <w:pPr>
              <w:ind w:firstLine="0" w:firstLineChars="0"/>
              <w:rPr>
                <w:rFonts w:hint="eastAsia" w:ascii="宋体" w:hAnsi="宋体" w:eastAsia="宋体"/>
                <w:lang w:eastAsia="zh-CN"/>
              </w:rPr>
            </w:pPr>
            <w:r>
              <w:rPr>
                <w:rFonts w:hint="eastAsia" w:ascii="宋体" w:hAnsi="宋体"/>
                <w:lang w:eastAsia="zh-CN"/>
              </w:rPr>
              <w:t>开题</w:t>
            </w:r>
          </w:p>
        </w:tc>
        <w:tc>
          <w:tcPr>
            <w:tcW w:w="1159" w:type="dxa"/>
            <w:vAlign w:val="top"/>
          </w:tcPr>
          <w:p w14:paraId="14CB8FB2">
            <w:pPr>
              <w:ind w:firstLine="0" w:firstLineChars="0"/>
              <w:rPr>
                <w:rFonts w:hint="eastAsia" w:ascii="宋体" w:hAnsi="宋体" w:eastAsia="宋体" w:cs="Times New Roman"/>
                <w:kern w:val="2"/>
                <w:sz w:val="24"/>
                <w:szCs w:val="24"/>
                <w:lang w:val="en-US" w:eastAsia="zh-CN" w:bidi="ar-SA"/>
              </w:rPr>
            </w:pPr>
            <w:r>
              <w:rPr>
                <w:rFonts w:hint="eastAsia" w:ascii="宋体" w:hAnsi="宋体"/>
                <w:lang w:val="en-US" w:eastAsia="zh-CN"/>
              </w:rPr>
              <w:t>01</w:t>
            </w:r>
          </w:p>
        </w:tc>
        <w:tc>
          <w:tcPr>
            <w:tcW w:w="3354" w:type="dxa"/>
            <w:vAlign w:val="center"/>
          </w:tcPr>
          <w:p w14:paraId="58E971A3">
            <w:pPr>
              <w:ind w:firstLine="0" w:firstLineChars="0"/>
              <w:rPr>
                <w:rFonts w:hint="eastAsia" w:ascii="宋体" w:hAnsi="宋体"/>
                <w:lang w:val="en-US" w:eastAsia="zh-CN"/>
              </w:rPr>
            </w:pPr>
            <w:r>
              <w:rPr>
                <w:rFonts w:hint="eastAsia" w:ascii="宋体" w:hAnsi="宋体"/>
              </w:rPr>
              <w:t>服装</w:t>
            </w:r>
            <w:r>
              <w:rPr>
                <w:rFonts w:hint="eastAsia" w:ascii="宋体" w:hAnsi="宋体"/>
                <w:lang w:eastAsia="zh-CN"/>
              </w:rPr>
              <w:t>产品与时尚传播</w:t>
            </w:r>
          </w:p>
        </w:tc>
        <w:tc>
          <w:tcPr>
            <w:tcW w:w="1262" w:type="dxa"/>
            <w:vAlign w:val="top"/>
          </w:tcPr>
          <w:p w14:paraId="2B1CA804">
            <w:pPr>
              <w:ind w:firstLine="0" w:firstLineChars="0"/>
              <w:rPr>
                <w:rFonts w:hint="default" w:ascii="宋体" w:hAnsi="宋体" w:eastAsia="宋体"/>
                <w:lang w:val="en-US" w:eastAsia="zh-CN"/>
              </w:rPr>
            </w:pPr>
            <w:r>
              <w:rPr>
                <w:rFonts w:hint="eastAsia" w:ascii="宋体" w:hAnsi="宋体"/>
                <w:lang w:val="en-US" w:eastAsia="zh-CN"/>
              </w:rPr>
              <w:t>2</w:t>
            </w:r>
          </w:p>
        </w:tc>
        <w:tc>
          <w:tcPr>
            <w:tcW w:w="806" w:type="dxa"/>
            <w:vAlign w:val="top"/>
          </w:tcPr>
          <w:p w14:paraId="00DF86FF">
            <w:pPr>
              <w:ind w:firstLine="0" w:firstLineChars="0"/>
              <w:rPr>
                <w:rFonts w:hint="eastAsia" w:ascii="宋体" w:hAnsi="宋体"/>
              </w:rPr>
            </w:pPr>
          </w:p>
        </w:tc>
      </w:tr>
      <w:tr w14:paraId="4982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896" w:type="dxa"/>
            <w:vMerge w:val="restart"/>
            <w:vAlign w:val="top"/>
          </w:tcPr>
          <w:p w14:paraId="26210876">
            <w:pPr>
              <w:ind w:firstLine="0" w:firstLineChars="0"/>
              <w:rPr>
                <w:rFonts w:hint="eastAsia" w:ascii="宋体" w:hAnsi="宋体"/>
              </w:rPr>
            </w:pPr>
            <w:r>
              <w:rPr>
                <w:rFonts w:hint="eastAsia" w:ascii="宋体" w:hAnsi="宋体"/>
              </w:rPr>
              <w:t>模块一</w:t>
            </w:r>
          </w:p>
          <w:p w14:paraId="15B7B57A">
            <w:pPr>
              <w:ind w:firstLine="0" w:firstLineChars="0"/>
              <w:rPr>
                <w:rFonts w:hint="eastAsia" w:ascii="宋体" w:hAnsi="宋体"/>
              </w:rPr>
            </w:pPr>
            <w:r>
              <w:rPr>
                <w:rFonts w:hint="eastAsia" w:ascii="宋体" w:hAnsi="宋体"/>
                <w:sz w:val="18"/>
                <w:szCs w:val="18"/>
                <w:lang w:val="en-US" w:eastAsia="zh-CN"/>
              </w:rPr>
              <w:t>服装产品传播意识</w:t>
            </w:r>
          </w:p>
        </w:tc>
        <w:tc>
          <w:tcPr>
            <w:tcW w:w="1159" w:type="dxa"/>
            <w:vAlign w:val="top"/>
          </w:tcPr>
          <w:p w14:paraId="68EB41FF">
            <w:pPr>
              <w:ind w:firstLine="0" w:firstLineChars="0"/>
              <w:rPr>
                <w:rFonts w:hint="eastAsia" w:ascii="宋体" w:hAnsi="宋体" w:eastAsia="宋体" w:cs="Times New Roman"/>
                <w:kern w:val="2"/>
                <w:sz w:val="24"/>
                <w:szCs w:val="24"/>
                <w:lang w:val="en-US" w:eastAsia="zh-CN" w:bidi="ar-SA"/>
              </w:rPr>
            </w:pPr>
            <w:r>
              <w:rPr>
                <w:rFonts w:hint="eastAsia" w:ascii="宋体" w:hAnsi="宋体"/>
                <w:lang w:val="en-US" w:eastAsia="zh-CN"/>
              </w:rPr>
              <w:t>02</w:t>
            </w:r>
          </w:p>
        </w:tc>
        <w:tc>
          <w:tcPr>
            <w:tcW w:w="3354" w:type="dxa"/>
            <w:vAlign w:val="center"/>
          </w:tcPr>
          <w:p w14:paraId="3267517A">
            <w:pPr>
              <w:ind w:firstLine="0" w:firstLineChars="0"/>
              <w:rPr>
                <w:rFonts w:hint="eastAsia" w:ascii="宋体" w:hAnsi="宋体" w:eastAsia="宋体" w:cs="Times New Roman"/>
                <w:kern w:val="2"/>
                <w:sz w:val="24"/>
                <w:szCs w:val="24"/>
                <w:lang w:val="en-US" w:eastAsia="zh-CN" w:bidi="ar-SA"/>
              </w:rPr>
            </w:pPr>
            <w:r>
              <w:rPr>
                <w:rFonts w:hint="eastAsia" w:ascii="宋体" w:hAnsi="宋体"/>
                <w:lang w:val="en-US" w:eastAsia="zh-CN"/>
              </w:rPr>
              <w:t>服装产品传播的内涵</w:t>
            </w:r>
          </w:p>
        </w:tc>
        <w:tc>
          <w:tcPr>
            <w:tcW w:w="1262" w:type="dxa"/>
            <w:vAlign w:val="top"/>
          </w:tcPr>
          <w:p w14:paraId="7F37C213">
            <w:pPr>
              <w:ind w:firstLine="0" w:firstLineChars="0"/>
              <w:rPr>
                <w:rFonts w:hint="default" w:ascii="宋体" w:hAnsi="宋体" w:eastAsia="宋体"/>
                <w:lang w:val="en-US" w:eastAsia="zh-CN"/>
              </w:rPr>
            </w:pPr>
            <w:r>
              <w:rPr>
                <w:rFonts w:hint="eastAsia" w:ascii="宋体" w:hAnsi="宋体"/>
                <w:lang w:val="en-US" w:eastAsia="zh-CN"/>
              </w:rPr>
              <w:t>4</w:t>
            </w:r>
          </w:p>
        </w:tc>
        <w:tc>
          <w:tcPr>
            <w:tcW w:w="806" w:type="dxa"/>
            <w:vAlign w:val="top"/>
          </w:tcPr>
          <w:p w14:paraId="5AA7BA33">
            <w:pPr>
              <w:ind w:left="0" w:leftChars="0" w:firstLine="0" w:firstLineChars="0"/>
              <w:rPr>
                <w:rFonts w:hint="eastAsia" w:ascii="宋体" w:hAnsi="宋体"/>
              </w:rPr>
            </w:pPr>
          </w:p>
        </w:tc>
      </w:tr>
      <w:tr w14:paraId="0E8CD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896" w:type="dxa"/>
            <w:vMerge w:val="continue"/>
            <w:vAlign w:val="top"/>
          </w:tcPr>
          <w:p w14:paraId="6F5B1770">
            <w:pPr>
              <w:ind w:firstLine="0" w:firstLineChars="0"/>
              <w:rPr>
                <w:rFonts w:hint="eastAsia" w:ascii="宋体" w:hAnsi="宋体"/>
                <w:sz w:val="18"/>
                <w:szCs w:val="18"/>
                <w:lang w:val="en-US" w:eastAsia="zh-CN"/>
              </w:rPr>
            </w:pPr>
          </w:p>
        </w:tc>
        <w:tc>
          <w:tcPr>
            <w:tcW w:w="1159" w:type="dxa"/>
            <w:vAlign w:val="top"/>
          </w:tcPr>
          <w:p w14:paraId="415E7CD8">
            <w:pPr>
              <w:ind w:firstLine="0" w:firstLineChars="0"/>
              <w:rPr>
                <w:rFonts w:hint="eastAsia" w:ascii="宋体" w:hAnsi="宋体" w:eastAsia="宋体" w:cs="Times New Roman"/>
                <w:kern w:val="2"/>
                <w:sz w:val="24"/>
                <w:szCs w:val="24"/>
                <w:lang w:val="en-US" w:eastAsia="zh-CN" w:bidi="ar-SA"/>
              </w:rPr>
            </w:pPr>
            <w:r>
              <w:rPr>
                <w:rFonts w:hint="eastAsia" w:ascii="宋体" w:hAnsi="宋体"/>
                <w:lang w:eastAsia="zh-CN"/>
              </w:rPr>
              <w:t>实训一：</w:t>
            </w:r>
          </w:p>
        </w:tc>
        <w:tc>
          <w:tcPr>
            <w:tcW w:w="3354" w:type="dxa"/>
            <w:vAlign w:val="center"/>
          </w:tcPr>
          <w:p w14:paraId="13D575FD">
            <w:pPr>
              <w:ind w:firstLine="0" w:firstLineChars="0"/>
              <w:rPr>
                <w:rFonts w:hint="eastAsia" w:ascii="宋体" w:hAnsi="宋体" w:eastAsia="宋体" w:cs="Times New Roman"/>
                <w:kern w:val="2"/>
                <w:sz w:val="18"/>
                <w:szCs w:val="18"/>
                <w:lang w:val="en-US" w:eastAsia="zh-CN" w:bidi="ar-SA"/>
              </w:rPr>
            </w:pPr>
            <w:r>
              <w:rPr>
                <w:rFonts w:hint="eastAsia" w:ascii="宋体" w:hAnsi="宋体"/>
                <w:lang w:eastAsia="zh-CN"/>
              </w:rPr>
              <w:t>我的时尚圈</w:t>
            </w:r>
          </w:p>
        </w:tc>
        <w:tc>
          <w:tcPr>
            <w:tcW w:w="1262" w:type="dxa"/>
            <w:vAlign w:val="top"/>
          </w:tcPr>
          <w:p w14:paraId="7CD231C1">
            <w:pPr>
              <w:ind w:firstLine="0" w:firstLineChars="0"/>
              <w:rPr>
                <w:rFonts w:hint="eastAsia" w:ascii="宋体" w:hAnsi="宋体" w:eastAsia="宋体" w:cs="Times New Roman"/>
                <w:kern w:val="2"/>
                <w:sz w:val="24"/>
                <w:szCs w:val="24"/>
                <w:lang w:val="en-US" w:eastAsia="zh-CN" w:bidi="ar-SA"/>
              </w:rPr>
            </w:pPr>
            <w:r>
              <w:rPr>
                <w:rFonts w:hint="eastAsia" w:ascii="宋体" w:hAnsi="宋体"/>
                <w:lang w:val="en-US" w:eastAsia="zh-CN"/>
              </w:rPr>
              <w:t>4</w:t>
            </w:r>
          </w:p>
        </w:tc>
        <w:tc>
          <w:tcPr>
            <w:tcW w:w="806" w:type="dxa"/>
            <w:vAlign w:val="top"/>
          </w:tcPr>
          <w:p w14:paraId="60080EF2">
            <w:pPr>
              <w:ind w:left="0" w:leftChars="0" w:firstLine="0" w:firstLineChars="0"/>
              <w:rPr>
                <w:rFonts w:hint="eastAsia" w:ascii="宋体" w:hAnsi="宋体"/>
              </w:rPr>
            </w:pPr>
          </w:p>
        </w:tc>
      </w:tr>
      <w:tr w14:paraId="0B3E4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96" w:type="dxa"/>
            <w:vMerge w:val="continue"/>
            <w:vAlign w:val="top"/>
          </w:tcPr>
          <w:p w14:paraId="1D51C196">
            <w:pPr>
              <w:ind w:firstLine="0" w:firstLineChars="0"/>
              <w:rPr>
                <w:rFonts w:hint="eastAsia" w:ascii="宋体" w:hAnsi="宋体"/>
              </w:rPr>
            </w:pPr>
          </w:p>
        </w:tc>
        <w:tc>
          <w:tcPr>
            <w:tcW w:w="1159" w:type="dxa"/>
            <w:vAlign w:val="top"/>
          </w:tcPr>
          <w:p w14:paraId="79D85767">
            <w:pPr>
              <w:ind w:firstLine="0" w:firstLineChars="0"/>
              <w:rPr>
                <w:rFonts w:hint="default" w:ascii="宋体" w:hAnsi="宋体" w:eastAsia="宋体" w:cs="Times New Roman"/>
                <w:kern w:val="2"/>
                <w:sz w:val="24"/>
                <w:szCs w:val="24"/>
                <w:lang w:val="en-US" w:eastAsia="zh-CN" w:bidi="ar-SA"/>
              </w:rPr>
            </w:pPr>
            <w:r>
              <w:rPr>
                <w:rFonts w:hint="eastAsia" w:ascii="宋体" w:hAnsi="宋体"/>
                <w:lang w:val="en-US" w:eastAsia="zh-CN"/>
              </w:rPr>
              <w:t>03</w:t>
            </w:r>
          </w:p>
        </w:tc>
        <w:tc>
          <w:tcPr>
            <w:tcW w:w="3354" w:type="dxa"/>
            <w:vAlign w:val="center"/>
          </w:tcPr>
          <w:p w14:paraId="65E46DAD">
            <w:pPr>
              <w:ind w:firstLine="0" w:firstLineChars="0"/>
              <w:rPr>
                <w:rFonts w:hint="eastAsia" w:ascii="宋体" w:hAnsi="宋体" w:eastAsia="宋体" w:cs="Times New Roman"/>
                <w:kern w:val="2"/>
                <w:sz w:val="24"/>
                <w:szCs w:val="24"/>
                <w:lang w:val="en-US" w:eastAsia="zh-CN" w:bidi="ar-SA"/>
              </w:rPr>
            </w:pPr>
            <w:r>
              <w:rPr>
                <w:rFonts w:hint="eastAsia" w:ascii="宋体" w:hAnsi="宋体"/>
                <w:lang w:val="en-US" w:eastAsia="zh-CN"/>
              </w:rPr>
              <w:t>服装产品传播的形式</w:t>
            </w:r>
          </w:p>
        </w:tc>
        <w:tc>
          <w:tcPr>
            <w:tcW w:w="1262" w:type="dxa"/>
            <w:vAlign w:val="top"/>
          </w:tcPr>
          <w:p w14:paraId="73E1B771">
            <w:pPr>
              <w:ind w:firstLine="0" w:firstLineChars="0"/>
              <w:rPr>
                <w:rFonts w:hint="eastAsia" w:ascii="宋体" w:hAnsi="宋体" w:eastAsia="宋体" w:cs="Times New Roman"/>
                <w:kern w:val="2"/>
                <w:sz w:val="24"/>
                <w:szCs w:val="24"/>
                <w:lang w:val="en-US" w:eastAsia="zh-CN" w:bidi="ar-SA"/>
              </w:rPr>
            </w:pPr>
            <w:r>
              <w:rPr>
                <w:rFonts w:hint="eastAsia" w:ascii="宋体" w:hAnsi="宋体"/>
                <w:lang w:val="en-US" w:eastAsia="zh-CN"/>
              </w:rPr>
              <w:t>4</w:t>
            </w:r>
          </w:p>
        </w:tc>
        <w:tc>
          <w:tcPr>
            <w:tcW w:w="806" w:type="dxa"/>
            <w:vAlign w:val="top"/>
          </w:tcPr>
          <w:p w14:paraId="2D0EEC32">
            <w:pPr>
              <w:ind w:left="0" w:leftChars="0" w:firstLine="0" w:firstLineChars="0"/>
              <w:rPr>
                <w:rFonts w:hint="eastAsia" w:ascii="宋体" w:hAnsi="宋体"/>
              </w:rPr>
            </w:pPr>
          </w:p>
        </w:tc>
      </w:tr>
      <w:tr w14:paraId="311D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896" w:type="dxa"/>
            <w:vMerge w:val="continue"/>
            <w:vAlign w:val="top"/>
          </w:tcPr>
          <w:p w14:paraId="63B3F4E9">
            <w:pPr>
              <w:ind w:firstLine="0" w:firstLineChars="0"/>
              <w:rPr>
                <w:rFonts w:hint="eastAsia" w:ascii="宋体" w:hAnsi="宋体"/>
              </w:rPr>
            </w:pPr>
          </w:p>
        </w:tc>
        <w:tc>
          <w:tcPr>
            <w:tcW w:w="1159" w:type="dxa"/>
            <w:vAlign w:val="top"/>
          </w:tcPr>
          <w:p w14:paraId="0BC76C31">
            <w:pPr>
              <w:ind w:firstLine="0" w:firstLineChars="0"/>
              <w:rPr>
                <w:rFonts w:hint="eastAsia" w:ascii="宋体" w:hAnsi="宋体"/>
                <w:lang w:val="en-US" w:eastAsia="zh-CN"/>
              </w:rPr>
            </w:pPr>
            <w:r>
              <w:rPr>
                <w:rFonts w:hint="eastAsia" w:ascii="宋体" w:hAnsi="宋体"/>
                <w:lang w:eastAsia="zh-CN"/>
              </w:rPr>
              <w:t>实训二：</w:t>
            </w:r>
          </w:p>
        </w:tc>
        <w:tc>
          <w:tcPr>
            <w:tcW w:w="3354" w:type="dxa"/>
            <w:vAlign w:val="center"/>
          </w:tcPr>
          <w:p w14:paraId="78A4F9D7">
            <w:pPr>
              <w:ind w:firstLine="0" w:firstLineChars="0"/>
              <w:rPr>
                <w:rFonts w:hint="eastAsia" w:ascii="宋体" w:hAnsi="宋体"/>
                <w:lang w:val="en-US" w:eastAsia="zh-CN"/>
              </w:rPr>
            </w:pPr>
            <w:r>
              <w:rPr>
                <w:rFonts w:hint="eastAsia" w:ascii="宋体" w:hAnsi="宋体"/>
                <w:lang w:eastAsia="zh-CN"/>
              </w:rPr>
              <w:t>传播时尚</w:t>
            </w:r>
            <w:r>
              <w:rPr>
                <w:rFonts w:hint="eastAsia" w:ascii="宋体" w:hAnsi="宋体"/>
                <w:lang w:val="en-US" w:eastAsia="zh-CN"/>
              </w:rPr>
              <w:t>IP</w:t>
            </w:r>
            <w:r>
              <w:rPr>
                <w:rFonts w:hint="eastAsia" w:ascii="宋体" w:hAnsi="宋体"/>
                <w:lang w:eastAsia="zh-CN"/>
              </w:rPr>
              <w:t>的</w:t>
            </w:r>
            <w:r>
              <w:rPr>
                <w:rFonts w:hint="eastAsia" w:ascii="宋体" w:hAnsi="宋体"/>
                <w:lang w:val="en-US" w:eastAsia="zh-CN"/>
              </w:rPr>
              <w:t>服装产品</w:t>
            </w:r>
          </w:p>
        </w:tc>
        <w:tc>
          <w:tcPr>
            <w:tcW w:w="1262" w:type="dxa"/>
            <w:vAlign w:val="top"/>
          </w:tcPr>
          <w:p w14:paraId="1C48EF38">
            <w:pPr>
              <w:ind w:firstLine="0" w:firstLineChars="0"/>
              <w:rPr>
                <w:rFonts w:hint="default" w:ascii="宋体" w:hAnsi="宋体"/>
                <w:lang w:val="en-US" w:eastAsia="zh-CN"/>
              </w:rPr>
            </w:pPr>
            <w:r>
              <w:rPr>
                <w:rFonts w:hint="eastAsia" w:ascii="宋体" w:hAnsi="宋体"/>
                <w:lang w:val="en-US" w:eastAsia="zh-CN"/>
              </w:rPr>
              <w:t>4</w:t>
            </w:r>
          </w:p>
        </w:tc>
        <w:tc>
          <w:tcPr>
            <w:tcW w:w="806" w:type="dxa"/>
            <w:vAlign w:val="top"/>
          </w:tcPr>
          <w:p w14:paraId="79E58785">
            <w:pPr>
              <w:ind w:left="0" w:leftChars="0" w:firstLine="0" w:firstLineChars="0"/>
              <w:rPr>
                <w:rFonts w:hint="eastAsia" w:ascii="宋体" w:hAnsi="宋体"/>
              </w:rPr>
            </w:pPr>
          </w:p>
        </w:tc>
      </w:tr>
      <w:tr w14:paraId="775E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896" w:type="dxa"/>
            <w:vMerge w:val="restart"/>
            <w:vAlign w:val="top"/>
          </w:tcPr>
          <w:p w14:paraId="3349EF64">
            <w:pPr>
              <w:ind w:firstLine="0" w:firstLineChars="0"/>
              <w:rPr>
                <w:rFonts w:hint="eastAsia" w:ascii="宋体" w:hAnsi="宋体"/>
                <w:lang w:val="en-US" w:eastAsia="zh-CN"/>
              </w:rPr>
            </w:pPr>
            <w:r>
              <w:rPr>
                <w:rFonts w:hint="eastAsia" w:ascii="宋体" w:hAnsi="宋体"/>
                <w:lang w:val="en-US" w:eastAsia="zh-CN"/>
              </w:rPr>
              <w:t>模块二</w:t>
            </w:r>
          </w:p>
          <w:p w14:paraId="4F0CBBF6">
            <w:pPr>
              <w:ind w:firstLine="0" w:firstLineChars="0"/>
              <w:rPr>
                <w:rFonts w:hint="eastAsia" w:ascii="宋体" w:hAnsi="宋体"/>
                <w:lang w:val="en-US" w:eastAsia="zh-CN"/>
              </w:rPr>
            </w:pPr>
            <w:r>
              <w:rPr>
                <w:rFonts w:hint="eastAsia" w:ascii="宋体" w:hAnsi="宋体"/>
                <w:sz w:val="18"/>
                <w:szCs w:val="18"/>
                <w:lang w:val="en-US" w:eastAsia="zh-CN"/>
              </w:rPr>
              <w:t>服装产品传播内容</w:t>
            </w:r>
          </w:p>
        </w:tc>
        <w:tc>
          <w:tcPr>
            <w:tcW w:w="1159" w:type="dxa"/>
            <w:vAlign w:val="top"/>
          </w:tcPr>
          <w:p w14:paraId="0E498B28">
            <w:pPr>
              <w:ind w:firstLine="0" w:firstLineChars="0"/>
              <w:rPr>
                <w:rFonts w:hint="eastAsia" w:ascii="宋体" w:hAnsi="宋体" w:eastAsia="宋体"/>
                <w:lang w:eastAsia="zh-CN"/>
              </w:rPr>
            </w:pPr>
            <w:r>
              <w:rPr>
                <w:rFonts w:hint="eastAsia" w:ascii="宋体" w:hAnsi="宋体"/>
                <w:lang w:val="en-US" w:eastAsia="zh-CN"/>
              </w:rPr>
              <w:t>01</w:t>
            </w:r>
          </w:p>
        </w:tc>
        <w:tc>
          <w:tcPr>
            <w:tcW w:w="3354" w:type="dxa"/>
            <w:vAlign w:val="center"/>
          </w:tcPr>
          <w:p w14:paraId="0D6CAC37">
            <w:pPr>
              <w:ind w:firstLine="0" w:firstLineChars="0"/>
              <w:rPr>
                <w:rFonts w:hint="default" w:ascii="宋体" w:hAnsi="宋体"/>
                <w:lang w:val="en-US" w:eastAsia="zh-CN"/>
              </w:rPr>
            </w:pPr>
            <w:r>
              <w:rPr>
                <w:rFonts w:hint="eastAsia" w:ascii="宋体" w:hAnsi="宋体"/>
                <w:lang w:val="en-US" w:eastAsia="zh-CN"/>
              </w:rPr>
              <w:t>服装产品解读</w:t>
            </w:r>
          </w:p>
        </w:tc>
        <w:tc>
          <w:tcPr>
            <w:tcW w:w="1262" w:type="dxa"/>
            <w:vAlign w:val="top"/>
          </w:tcPr>
          <w:p w14:paraId="69450048">
            <w:pPr>
              <w:ind w:firstLine="0" w:firstLineChars="0"/>
              <w:rPr>
                <w:rFonts w:hint="eastAsia" w:ascii="宋体" w:hAnsi="宋体" w:eastAsia="宋体"/>
                <w:lang w:eastAsia="zh-CN"/>
              </w:rPr>
            </w:pPr>
            <w:r>
              <w:rPr>
                <w:rFonts w:hint="eastAsia" w:ascii="宋体" w:hAnsi="宋体"/>
                <w:lang w:val="en-US" w:eastAsia="zh-CN"/>
              </w:rPr>
              <w:t>4</w:t>
            </w:r>
          </w:p>
        </w:tc>
        <w:tc>
          <w:tcPr>
            <w:tcW w:w="806" w:type="dxa"/>
            <w:vAlign w:val="top"/>
          </w:tcPr>
          <w:p w14:paraId="0E2F64D2">
            <w:pPr>
              <w:ind w:firstLine="0" w:firstLineChars="0"/>
              <w:rPr>
                <w:rFonts w:hint="eastAsia" w:ascii="宋体" w:hAnsi="宋体"/>
              </w:rPr>
            </w:pPr>
          </w:p>
        </w:tc>
      </w:tr>
      <w:tr w14:paraId="61FC2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896" w:type="dxa"/>
            <w:vMerge w:val="continue"/>
            <w:vAlign w:val="top"/>
          </w:tcPr>
          <w:p w14:paraId="6E3FA66F">
            <w:pPr>
              <w:ind w:firstLine="0" w:firstLineChars="0"/>
              <w:rPr>
                <w:rFonts w:hint="eastAsia" w:ascii="宋体" w:hAnsi="宋体"/>
                <w:sz w:val="18"/>
                <w:szCs w:val="18"/>
                <w:lang w:val="en-US" w:eastAsia="zh-CN"/>
              </w:rPr>
            </w:pPr>
          </w:p>
        </w:tc>
        <w:tc>
          <w:tcPr>
            <w:tcW w:w="1159" w:type="dxa"/>
            <w:vAlign w:val="top"/>
          </w:tcPr>
          <w:p w14:paraId="16367840">
            <w:pPr>
              <w:ind w:firstLine="0" w:firstLineChars="0"/>
              <w:rPr>
                <w:rFonts w:hint="eastAsia" w:ascii="宋体" w:hAnsi="宋体" w:eastAsia="宋体" w:cs="Times New Roman"/>
                <w:kern w:val="2"/>
                <w:sz w:val="24"/>
                <w:szCs w:val="24"/>
                <w:lang w:val="en-US" w:eastAsia="zh-CN" w:bidi="ar-SA"/>
              </w:rPr>
            </w:pPr>
            <w:r>
              <w:rPr>
                <w:rFonts w:hint="eastAsia" w:ascii="宋体" w:hAnsi="宋体"/>
                <w:lang w:eastAsia="zh-CN"/>
              </w:rPr>
              <w:t>实训三：</w:t>
            </w:r>
          </w:p>
        </w:tc>
        <w:tc>
          <w:tcPr>
            <w:tcW w:w="3354" w:type="dxa"/>
            <w:vAlign w:val="center"/>
          </w:tcPr>
          <w:p w14:paraId="46C3117E">
            <w:pPr>
              <w:ind w:firstLine="0" w:firstLineChars="0"/>
              <w:rPr>
                <w:rFonts w:hint="eastAsia" w:ascii="宋体" w:hAnsi="宋体" w:eastAsia="宋体" w:cs="Times New Roman"/>
                <w:kern w:val="2"/>
                <w:sz w:val="24"/>
                <w:szCs w:val="24"/>
                <w:lang w:val="en-US" w:eastAsia="zh-CN" w:bidi="ar-SA"/>
              </w:rPr>
            </w:pPr>
            <w:r>
              <w:rPr>
                <w:rFonts w:hint="eastAsia" w:ascii="宋体" w:hAnsi="宋体"/>
                <w:lang w:eastAsia="zh-CN"/>
              </w:rPr>
              <w:t>服装产品说明书</w:t>
            </w:r>
          </w:p>
        </w:tc>
        <w:tc>
          <w:tcPr>
            <w:tcW w:w="1262" w:type="dxa"/>
            <w:vAlign w:val="top"/>
          </w:tcPr>
          <w:p w14:paraId="10F127A0">
            <w:pPr>
              <w:ind w:firstLine="0" w:firstLineChars="0"/>
              <w:rPr>
                <w:rFonts w:hint="default" w:ascii="宋体" w:hAnsi="宋体"/>
                <w:lang w:val="en-US" w:eastAsia="zh-CN"/>
              </w:rPr>
            </w:pPr>
            <w:r>
              <w:rPr>
                <w:rFonts w:hint="eastAsia" w:ascii="宋体" w:hAnsi="宋体"/>
                <w:lang w:val="en-US" w:eastAsia="zh-CN"/>
              </w:rPr>
              <w:t>6</w:t>
            </w:r>
          </w:p>
        </w:tc>
        <w:tc>
          <w:tcPr>
            <w:tcW w:w="806" w:type="dxa"/>
            <w:vAlign w:val="top"/>
          </w:tcPr>
          <w:p w14:paraId="08270080">
            <w:pPr>
              <w:ind w:firstLine="0" w:firstLineChars="0"/>
              <w:rPr>
                <w:rFonts w:hint="eastAsia" w:ascii="宋体" w:hAnsi="宋体"/>
              </w:rPr>
            </w:pPr>
          </w:p>
        </w:tc>
      </w:tr>
      <w:tr w14:paraId="40C25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896" w:type="dxa"/>
            <w:vMerge w:val="continue"/>
            <w:vAlign w:val="top"/>
          </w:tcPr>
          <w:p w14:paraId="69A55665">
            <w:pPr>
              <w:ind w:firstLine="0" w:firstLineChars="0"/>
              <w:rPr>
                <w:rFonts w:hint="eastAsia" w:ascii="宋体" w:hAnsi="宋体"/>
              </w:rPr>
            </w:pPr>
          </w:p>
        </w:tc>
        <w:tc>
          <w:tcPr>
            <w:tcW w:w="1159" w:type="dxa"/>
            <w:vAlign w:val="top"/>
          </w:tcPr>
          <w:p w14:paraId="11D2E91C">
            <w:pPr>
              <w:ind w:firstLine="0" w:firstLineChars="0"/>
              <w:rPr>
                <w:rFonts w:hint="eastAsia" w:ascii="宋体" w:hAnsi="宋体" w:eastAsia="宋体"/>
                <w:lang w:eastAsia="zh-CN"/>
              </w:rPr>
            </w:pPr>
            <w:r>
              <w:rPr>
                <w:rFonts w:hint="eastAsia" w:ascii="宋体" w:hAnsi="宋体"/>
                <w:lang w:val="en-US" w:eastAsia="zh-CN"/>
              </w:rPr>
              <w:t>02</w:t>
            </w:r>
          </w:p>
        </w:tc>
        <w:tc>
          <w:tcPr>
            <w:tcW w:w="3354" w:type="dxa"/>
            <w:vAlign w:val="center"/>
          </w:tcPr>
          <w:p w14:paraId="7BB9846C">
            <w:pPr>
              <w:ind w:firstLine="0" w:firstLineChars="0"/>
              <w:rPr>
                <w:rFonts w:hint="default" w:ascii="宋体" w:hAnsi="宋体"/>
                <w:lang w:val="en-US" w:eastAsia="zh-CN"/>
              </w:rPr>
            </w:pPr>
            <w:r>
              <w:rPr>
                <w:rFonts w:hint="eastAsia" w:ascii="宋体" w:hAnsi="宋体"/>
                <w:lang w:val="en-US" w:eastAsia="zh-CN"/>
              </w:rPr>
              <w:t>服装产品拍摄</w:t>
            </w:r>
          </w:p>
        </w:tc>
        <w:tc>
          <w:tcPr>
            <w:tcW w:w="1262" w:type="dxa"/>
            <w:vAlign w:val="top"/>
          </w:tcPr>
          <w:p w14:paraId="113DF161">
            <w:pPr>
              <w:ind w:firstLine="0" w:firstLineChars="0"/>
              <w:rPr>
                <w:rFonts w:hint="eastAsia" w:ascii="宋体" w:hAnsi="宋体" w:eastAsia="宋体"/>
                <w:lang w:eastAsia="zh-CN"/>
              </w:rPr>
            </w:pPr>
            <w:r>
              <w:rPr>
                <w:rFonts w:hint="eastAsia" w:ascii="宋体" w:hAnsi="宋体"/>
                <w:lang w:val="en-US" w:eastAsia="zh-CN"/>
              </w:rPr>
              <w:t>4</w:t>
            </w:r>
          </w:p>
        </w:tc>
        <w:tc>
          <w:tcPr>
            <w:tcW w:w="806" w:type="dxa"/>
            <w:vAlign w:val="top"/>
          </w:tcPr>
          <w:p w14:paraId="0356A7C3">
            <w:pPr>
              <w:ind w:left="0" w:leftChars="0" w:firstLine="0" w:firstLineChars="0"/>
              <w:rPr>
                <w:rFonts w:hint="eastAsia" w:ascii="宋体" w:hAnsi="宋体"/>
              </w:rPr>
            </w:pPr>
          </w:p>
        </w:tc>
      </w:tr>
      <w:tr w14:paraId="42934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896" w:type="dxa"/>
            <w:vMerge w:val="continue"/>
            <w:vAlign w:val="top"/>
          </w:tcPr>
          <w:p w14:paraId="2F06D1D7">
            <w:pPr>
              <w:ind w:firstLine="0" w:firstLineChars="0"/>
              <w:rPr>
                <w:rFonts w:hint="eastAsia" w:ascii="宋体" w:hAnsi="宋体"/>
              </w:rPr>
            </w:pPr>
          </w:p>
        </w:tc>
        <w:tc>
          <w:tcPr>
            <w:tcW w:w="1159" w:type="dxa"/>
            <w:vAlign w:val="top"/>
          </w:tcPr>
          <w:p w14:paraId="737CDA77">
            <w:pPr>
              <w:ind w:firstLine="0" w:firstLineChars="0"/>
              <w:rPr>
                <w:rFonts w:hint="eastAsia" w:ascii="宋体" w:hAnsi="宋体"/>
                <w:lang w:val="en-US" w:eastAsia="zh-CN"/>
              </w:rPr>
            </w:pPr>
            <w:r>
              <w:rPr>
                <w:rFonts w:hint="eastAsia" w:ascii="宋体" w:hAnsi="宋体"/>
                <w:lang w:eastAsia="zh-CN"/>
              </w:rPr>
              <w:t>实训四：</w:t>
            </w:r>
          </w:p>
        </w:tc>
        <w:tc>
          <w:tcPr>
            <w:tcW w:w="3354" w:type="dxa"/>
            <w:vAlign w:val="center"/>
          </w:tcPr>
          <w:p w14:paraId="038567CA">
            <w:pPr>
              <w:spacing w:line="240" w:lineRule="auto"/>
              <w:ind w:firstLine="0" w:firstLineChars="0"/>
              <w:rPr>
                <w:rFonts w:hint="eastAsia" w:ascii="宋体" w:hAnsi="宋体"/>
                <w:lang w:val="en-US" w:eastAsia="zh-CN"/>
              </w:rPr>
            </w:pPr>
            <w:r>
              <w:rPr>
                <w:rFonts w:hint="eastAsia" w:ascii="宋体" w:hAnsi="宋体"/>
                <w:lang w:val="en-US" w:eastAsia="zh-CN"/>
              </w:rPr>
              <w:t>服装产品拍摄方案</w:t>
            </w:r>
          </w:p>
        </w:tc>
        <w:tc>
          <w:tcPr>
            <w:tcW w:w="1262" w:type="dxa"/>
            <w:vAlign w:val="top"/>
          </w:tcPr>
          <w:p w14:paraId="156B5D81">
            <w:pPr>
              <w:ind w:firstLine="0" w:firstLineChars="0"/>
              <w:rPr>
                <w:rFonts w:hint="default" w:ascii="宋体" w:hAnsi="宋体"/>
                <w:lang w:val="en-US" w:eastAsia="zh-CN"/>
              </w:rPr>
            </w:pPr>
            <w:r>
              <w:rPr>
                <w:rFonts w:hint="eastAsia" w:ascii="宋体" w:hAnsi="宋体"/>
                <w:lang w:val="en-US" w:eastAsia="zh-CN"/>
              </w:rPr>
              <w:t>6</w:t>
            </w:r>
          </w:p>
        </w:tc>
        <w:tc>
          <w:tcPr>
            <w:tcW w:w="806" w:type="dxa"/>
            <w:vAlign w:val="top"/>
          </w:tcPr>
          <w:p w14:paraId="3892C048">
            <w:pPr>
              <w:ind w:left="0" w:leftChars="0" w:firstLine="0" w:firstLineChars="0"/>
              <w:rPr>
                <w:rFonts w:hint="eastAsia" w:ascii="宋体" w:hAnsi="宋体"/>
              </w:rPr>
            </w:pPr>
          </w:p>
        </w:tc>
      </w:tr>
      <w:tr w14:paraId="031C9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896" w:type="dxa"/>
            <w:vMerge w:val="restart"/>
            <w:vAlign w:val="top"/>
          </w:tcPr>
          <w:p w14:paraId="2BA7AD9B">
            <w:pPr>
              <w:ind w:firstLine="0" w:firstLineChars="0"/>
              <w:rPr>
                <w:rFonts w:hint="eastAsia" w:ascii="宋体" w:hAnsi="宋体" w:eastAsia="宋体"/>
                <w:lang w:eastAsia="zh-CN"/>
              </w:rPr>
            </w:pPr>
            <w:r>
              <w:rPr>
                <w:rFonts w:hint="eastAsia" w:ascii="宋体" w:hAnsi="宋体"/>
              </w:rPr>
              <w:t>模块</w:t>
            </w:r>
            <w:r>
              <w:rPr>
                <w:rFonts w:hint="eastAsia" w:ascii="宋体" w:hAnsi="宋体"/>
                <w:lang w:eastAsia="zh-CN"/>
              </w:rPr>
              <w:t>三</w:t>
            </w:r>
          </w:p>
          <w:p w14:paraId="181380A0">
            <w:pPr>
              <w:ind w:firstLine="0" w:firstLineChars="0"/>
              <w:rPr>
                <w:rFonts w:hint="eastAsia" w:ascii="宋体" w:hAnsi="宋体"/>
              </w:rPr>
            </w:pPr>
            <w:r>
              <w:rPr>
                <w:rFonts w:hint="eastAsia" w:ascii="宋体" w:hAnsi="宋体"/>
                <w:sz w:val="18"/>
                <w:szCs w:val="18"/>
                <w:lang w:val="en-US" w:eastAsia="zh-CN"/>
              </w:rPr>
              <w:t>服装产品传播渠道</w:t>
            </w:r>
          </w:p>
        </w:tc>
        <w:tc>
          <w:tcPr>
            <w:tcW w:w="1159" w:type="dxa"/>
            <w:vAlign w:val="top"/>
          </w:tcPr>
          <w:p w14:paraId="728A48ED">
            <w:pPr>
              <w:ind w:firstLine="0" w:firstLineChars="0"/>
              <w:rPr>
                <w:rFonts w:hint="eastAsia" w:ascii="宋体" w:hAnsi="宋体" w:eastAsia="宋体"/>
                <w:lang w:eastAsia="zh-CN"/>
              </w:rPr>
            </w:pPr>
            <w:r>
              <w:rPr>
                <w:rFonts w:hint="eastAsia" w:ascii="宋体" w:hAnsi="宋体"/>
                <w:lang w:val="en-US" w:eastAsia="zh-CN"/>
              </w:rPr>
              <w:t>01</w:t>
            </w:r>
          </w:p>
        </w:tc>
        <w:tc>
          <w:tcPr>
            <w:tcW w:w="3354" w:type="dxa"/>
            <w:vAlign w:val="center"/>
          </w:tcPr>
          <w:p w14:paraId="247B7213">
            <w:pPr>
              <w:ind w:firstLine="0" w:firstLineChars="0"/>
              <w:rPr>
                <w:rFonts w:hint="default" w:ascii="宋体" w:hAnsi="宋体"/>
                <w:lang w:val="en-US" w:eastAsia="zh-CN"/>
              </w:rPr>
            </w:pPr>
            <w:r>
              <w:rPr>
                <w:rFonts w:hint="eastAsia" w:ascii="宋体" w:hAnsi="宋体"/>
                <w:lang w:val="en-US" w:eastAsia="zh-CN"/>
              </w:rPr>
              <w:t>服装传统媒体</w:t>
            </w:r>
          </w:p>
        </w:tc>
        <w:tc>
          <w:tcPr>
            <w:tcW w:w="1262" w:type="dxa"/>
            <w:vAlign w:val="top"/>
          </w:tcPr>
          <w:p w14:paraId="689F096A">
            <w:pPr>
              <w:ind w:firstLine="0" w:firstLineChars="0"/>
              <w:rPr>
                <w:rFonts w:hint="eastAsia" w:ascii="宋体" w:hAnsi="宋体" w:eastAsia="宋体"/>
                <w:lang w:eastAsia="zh-CN"/>
              </w:rPr>
            </w:pPr>
            <w:r>
              <w:rPr>
                <w:rFonts w:hint="eastAsia" w:ascii="宋体" w:hAnsi="宋体"/>
                <w:lang w:val="en-US" w:eastAsia="zh-CN"/>
              </w:rPr>
              <w:t>4</w:t>
            </w:r>
          </w:p>
        </w:tc>
        <w:tc>
          <w:tcPr>
            <w:tcW w:w="806" w:type="dxa"/>
            <w:vAlign w:val="top"/>
          </w:tcPr>
          <w:p w14:paraId="40F83F31">
            <w:pPr>
              <w:ind w:firstLine="0" w:firstLineChars="0"/>
              <w:rPr>
                <w:rFonts w:hint="eastAsia" w:ascii="宋体" w:hAnsi="宋体"/>
              </w:rPr>
            </w:pPr>
          </w:p>
        </w:tc>
      </w:tr>
      <w:tr w14:paraId="69441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896" w:type="dxa"/>
            <w:vMerge w:val="continue"/>
            <w:vAlign w:val="top"/>
          </w:tcPr>
          <w:p w14:paraId="4F9B9DD1">
            <w:pPr>
              <w:ind w:firstLine="0" w:firstLineChars="0"/>
              <w:rPr>
                <w:rFonts w:hint="eastAsia" w:ascii="宋体" w:hAnsi="宋体"/>
              </w:rPr>
            </w:pPr>
          </w:p>
        </w:tc>
        <w:tc>
          <w:tcPr>
            <w:tcW w:w="1159" w:type="dxa"/>
            <w:vAlign w:val="top"/>
          </w:tcPr>
          <w:p w14:paraId="190FB428">
            <w:pPr>
              <w:ind w:firstLine="0" w:firstLineChars="0"/>
              <w:rPr>
                <w:rFonts w:hint="eastAsia" w:ascii="宋体" w:hAnsi="宋体" w:eastAsia="宋体" w:cs="Times New Roman"/>
                <w:kern w:val="2"/>
                <w:sz w:val="24"/>
                <w:szCs w:val="24"/>
                <w:lang w:val="en-US" w:eastAsia="zh-CN" w:bidi="ar-SA"/>
              </w:rPr>
            </w:pPr>
            <w:r>
              <w:rPr>
                <w:rFonts w:hint="eastAsia" w:ascii="宋体" w:hAnsi="宋体"/>
                <w:lang w:eastAsia="zh-CN"/>
              </w:rPr>
              <w:t>实训五：</w:t>
            </w:r>
          </w:p>
        </w:tc>
        <w:tc>
          <w:tcPr>
            <w:tcW w:w="3354" w:type="dxa"/>
            <w:vAlign w:val="center"/>
          </w:tcPr>
          <w:p w14:paraId="3854FF54">
            <w:pPr>
              <w:spacing w:line="240" w:lineRule="auto"/>
              <w:ind w:firstLine="0" w:firstLineChars="0"/>
              <w:rPr>
                <w:rFonts w:hint="eastAsia" w:ascii="宋体" w:hAnsi="宋体" w:eastAsia="宋体" w:cs="Times New Roman"/>
                <w:kern w:val="2"/>
                <w:sz w:val="24"/>
                <w:szCs w:val="24"/>
                <w:lang w:val="en-US" w:eastAsia="zh-CN" w:bidi="ar-SA"/>
              </w:rPr>
            </w:pPr>
            <w:r>
              <w:rPr>
                <w:rFonts w:hint="eastAsia" w:ascii="宋体" w:hAnsi="宋体" w:cs="Times New Roman"/>
                <w:kern w:val="2"/>
                <w:sz w:val="24"/>
                <w:szCs w:val="24"/>
                <w:lang w:val="en-US" w:eastAsia="zh-CN" w:bidi="ar-SA"/>
              </w:rPr>
              <w:t>服装产品主题海报</w:t>
            </w:r>
          </w:p>
        </w:tc>
        <w:tc>
          <w:tcPr>
            <w:tcW w:w="1262" w:type="dxa"/>
            <w:vAlign w:val="top"/>
          </w:tcPr>
          <w:p w14:paraId="562E8ABC">
            <w:pPr>
              <w:ind w:firstLine="0" w:firstLineChars="0"/>
              <w:rPr>
                <w:rFonts w:hint="default" w:ascii="宋体" w:hAnsi="宋体"/>
                <w:lang w:val="en-US" w:eastAsia="zh-CN"/>
              </w:rPr>
            </w:pPr>
            <w:r>
              <w:rPr>
                <w:rFonts w:hint="eastAsia" w:ascii="宋体" w:hAnsi="宋体"/>
                <w:lang w:val="en-US" w:eastAsia="zh-CN"/>
              </w:rPr>
              <w:t>6</w:t>
            </w:r>
          </w:p>
        </w:tc>
        <w:tc>
          <w:tcPr>
            <w:tcW w:w="806" w:type="dxa"/>
            <w:vAlign w:val="top"/>
          </w:tcPr>
          <w:p w14:paraId="7FC5F59F">
            <w:pPr>
              <w:ind w:firstLine="0" w:firstLineChars="0"/>
              <w:rPr>
                <w:rFonts w:hint="eastAsia" w:ascii="宋体" w:hAnsi="宋体" w:eastAsia="宋体"/>
                <w:lang w:eastAsia="zh-CN"/>
              </w:rPr>
            </w:pPr>
          </w:p>
        </w:tc>
      </w:tr>
      <w:tr w14:paraId="5C4F0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896" w:type="dxa"/>
            <w:vMerge w:val="continue"/>
            <w:vAlign w:val="top"/>
          </w:tcPr>
          <w:p w14:paraId="0D083DBD">
            <w:pPr>
              <w:ind w:firstLine="0" w:firstLineChars="0"/>
              <w:rPr>
                <w:rFonts w:hint="eastAsia" w:ascii="宋体" w:hAnsi="宋体"/>
              </w:rPr>
            </w:pPr>
          </w:p>
        </w:tc>
        <w:tc>
          <w:tcPr>
            <w:tcW w:w="1159" w:type="dxa"/>
            <w:vAlign w:val="top"/>
          </w:tcPr>
          <w:p w14:paraId="17AD97B5">
            <w:pPr>
              <w:ind w:firstLine="0" w:firstLineChars="0"/>
              <w:rPr>
                <w:rFonts w:hint="eastAsia" w:ascii="宋体" w:hAnsi="宋体" w:eastAsia="宋体"/>
                <w:lang w:val="en-US" w:eastAsia="zh-CN"/>
              </w:rPr>
            </w:pPr>
            <w:r>
              <w:rPr>
                <w:rFonts w:hint="eastAsia" w:ascii="宋体" w:hAnsi="宋体"/>
                <w:lang w:val="en-US" w:eastAsia="zh-CN"/>
              </w:rPr>
              <w:t>02</w:t>
            </w:r>
          </w:p>
        </w:tc>
        <w:tc>
          <w:tcPr>
            <w:tcW w:w="3354" w:type="dxa"/>
            <w:vAlign w:val="center"/>
          </w:tcPr>
          <w:p w14:paraId="3C518AD9">
            <w:pPr>
              <w:ind w:firstLine="0" w:firstLineChars="0"/>
              <w:rPr>
                <w:rFonts w:hint="eastAsia" w:ascii="宋体" w:hAnsi="宋体" w:eastAsia="宋体"/>
                <w:lang w:val="en-US" w:eastAsia="zh-CN"/>
              </w:rPr>
            </w:pPr>
            <w:r>
              <w:rPr>
                <w:rFonts w:hint="eastAsia" w:ascii="宋体" w:hAnsi="宋体"/>
                <w:lang w:val="en-US" w:eastAsia="zh-CN"/>
              </w:rPr>
              <w:t>服装新媒体</w:t>
            </w:r>
          </w:p>
        </w:tc>
        <w:tc>
          <w:tcPr>
            <w:tcW w:w="1262" w:type="dxa"/>
            <w:vAlign w:val="top"/>
          </w:tcPr>
          <w:p w14:paraId="5ACF9278">
            <w:pPr>
              <w:ind w:firstLine="0" w:firstLineChars="0"/>
              <w:rPr>
                <w:rFonts w:hint="eastAsia" w:ascii="宋体" w:hAnsi="宋体" w:eastAsia="宋体"/>
                <w:lang w:eastAsia="zh-CN"/>
              </w:rPr>
            </w:pPr>
            <w:r>
              <w:rPr>
                <w:rFonts w:hint="eastAsia" w:ascii="宋体" w:hAnsi="宋体"/>
                <w:lang w:val="en-US" w:eastAsia="zh-CN"/>
              </w:rPr>
              <w:t>4</w:t>
            </w:r>
          </w:p>
        </w:tc>
        <w:tc>
          <w:tcPr>
            <w:tcW w:w="806" w:type="dxa"/>
            <w:vAlign w:val="top"/>
          </w:tcPr>
          <w:p w14:paraId="1A98C538">
            <w:pPr>
              <w:ind w:firstLine="0" w:firstLineChars="0"/>
              <w:rPr>
                <w:rFonts w:hint="eastAsia" w:ascii="宋体" w:hAnsi="宋体" w:eastAsia="宋体"/>
                <w:lang w:eastAsia="zh-CN"/>
              </w:rPr>
            </w:pPr>
          </w:p>
        </w:tc>
      </w:tr>
      <w:tr w14:paraId="7BEB3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896" w:type="dxa"/>
            <w:vMerge w:val="continue"/>
            <w:vAlign w:val="top"/>
          </w:tcPr>
          <w:p w14:paraId="48B09280">
            <w:pPr>
              <w:ind w:firstLine="0" w:firstLineChars="0"/>
              <w:rPr>
                <w:rFonts w:hint="eastAsia" w:ascii="宋体" w:hAnsi="宋体"/>
              </w:rPr>
            </w:pPr>
          </w:p>
        </w:tc>
        <w:tc>
          <w:tcPr>
            <w:tcW w:w="1159" w:type="dxa"/>
            <w:vAlign w:val="top"/>
          </w:tcPr>
          <w:p w14:paraId="4E37ACC8">
            <w:pPr>
              <w:ind w:firstLine="0" w:firstLineChars="0"/>
              <w:rPr>
                <w:rFonts w:hint="eastAsia" w:ascii="宋体" w:hAnsi="宋体" w:eastAsia="宋体" w:cs="Times New Roman"/>
                <w:kern w:val="2"/>
                <w:sz w:val="24"/>
                <w:szCs w:val="24"/>
                <w:lang w:val="en-US" w:eastAsia="zh-CN" w:bidi="ar-SA"/>
              </w:rPr>
            </w:pPr>
            <w:r>
              <w:rPr>
                <w:rFonts w:hint="eastAsia" w:ascii="宋体" w:hAnsi="宋体"/>
                <w:lang w:eastAsia="zh-CN"/>
              </w:rPr>
              <w:t>实训六：</w:t>
            </w:r>
          </w:p>
        </w:tc>
        <w:tc>
          <w:tcPr>
            <w:tcW w:w="3354" w:type="dxa"/>
            <w:vAlign w:val="center"/>
          </w:tcPr>
          <w:p w14:paraId="4428417D">
            <w:pPr>
              <w:spacing w:line="240" w:lineRule="auto"/>
              <w:ind w:firstLine="0" w:firstLineChars="0"/>
              <w:rPr>
                <w:rFonts w:hint="eastAsia" w:ascii="宋体" w:hAnsi="宋体" w:eastAsia="宋体" w:cs="Times New Roman"/>
                <w:kern w:val="2"/>
                <w:sz w:val="24"/>
                <w:szCs w:val="24"/>
                <w:lang w:val="en-US" w:eastAsia="zh-CN" w:bidi="ar-SA"/>
              </w:rPr>
            </w:pPr>
            <w:r>
              <w:rPr>
                <w:rFonts w:hint="eastAsia" w:ascii="宋体" w:hAnsi="宋体"/>
                <w:lang w:val="en-US" w:eastAsia="zh-CN"/>
              </w:rPr>
              <w:t>服装产品软文制作</w:t>
            </w:r>
          </w:p>
        </w:tc>
        <w:tc>
          <w:tcPr>
            <w:tcW w:w="1262" w:type="dxa"/>
            <w:vAlign w:val="top"/>
          </w:tcPr>
          <w:p w14:paraId="6BB79B73">
            <w:pPr>
              <w:ind w:firstLine="0" w:firstLineChars="0"/>
              <w:rPr>
                <w:rFonts w:hint="default" w:ascii="宋体" w:hAnsi="宋体"/>
                <w:lang w:val="en-US" w:eastAsia="zh-CN"/>
              </w:rPr>
            </w:pPr>
            <w:r>
              <w:rPr>
                <w:rFonts w:hint="eastAsia" w:ascii="宋体" w:hAnsi="宋体"/>
                <w:lang w:val="en-US" w:eastAsia="zh-CN"/>
              </w:rPr>
              <w:t>6</w:t>
            </w:r>
          </w:p>
        </w:tc>
        <w:tc>
          <w:tcPr>
            <w:tcW w:w="806" w:type="dxa"/>
            <w:vAlign w:val="top"/>
          </w:tcPr>
          <w:p w14:paraId="1CAB259E">
            <w:pPr>
              <w:ind w:firstLine="0" w:firstLineChars="0"/>
              <w:rPr>
                <w:rFonts w:hint="eastAsia" w:ascii="宋体" w:hAnsi="宋体" w:eastAsia="宋体"/>
                <w:lang w:eastAsia="zh-CN"/>
              </w:rPr>
            </w:pPr>
          </w:p>
        </w:tc>
      </w:tr>
      <w:tr w14:paraId="21C3B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896" w:type="dxa"/>
            <w:vMerge w:val="restart"/>
            <w:vAlign w:val="top"/>
          </w:tcPr>
          <w:p w14:paraId="0E404239">
            <w:pPr>
              <w:ind w:firstLine="0" w:firstLineChars="0"/>
              <w:rPr>
                <w:rFonts w:hint="eastAsia" w:ascii="宋体" w:hAnsi="宋体" w:eastAsia="宋体"/>
                <w:lang w:eastAsia="zh-CN"/>
              </w:rPr>
            </w:pPr>
            <w:r>
              <w:rPr>
                <w:rFonts w:hint="eastAsia" w:ascii="宋体" w:hAnsi="宋体"/>
              </w:rPr>
              <w:t>模块</w:t>
            </w:r>
            <w:r>
              <w:rPr>
                <w:rFonts w:hint="eastAsia" w:ascii="宋体" w:hAnsi="宋体"/>
                <w:lang w:eastAsia="zh-CN"/>
              </w:rPr>
              <w:t>四</w:t>
            </w:r>
          </w:p>
          <w:p w14:paraId="0E08E175">
            <w:pPr>
              <w:ind w:firstLine="0" w:firstLineChars="0"/>
              <w:rPr>
                <w:rFonts w:hint="eastAsia" w:ascii="宋体" w:hAnsi="宋体"/>
              </w:rPr>
            </w:pPr>
            <w:r>
              <w:rPr>
                <w:rFonts w:hint="eastAsia" w:ascii="宋体" w:hAnsi="宋体"/>
                <w:sz w:val="18"/>
                <w:szCs w:val="18"/>
                <w:lang w:val="en-US" w:eastAsia="zh-CN"/>
              </w:rPr>
              <w:t>服装产品传播实施</w:t>
            </w:r>
          </w:p>
        </w:tc>
        <w:tc>
          <w:tcPr>
            <w:tcW w:w="1159" w:type="dxa"/>
            <w:vAlign w:val="top"/>
          </w:tcPr>
          <w:p w14:paraId="47A45B4A">
            <w:pPr>
              <w:ind w:firstLine="0" w:firstLineChars="0"/>
              <w:rPr>
                <w:rFonts w:hint="default" w:ascii="宋体" w:hAnsi="宋体"/>
                <w:lang w:val="en-US" w:eastAsia="zh-CN"/>
              </w:rPr>
            </w:pPr>
            <w:r>
              <w:rPr>
                <w:rFonts w:hint="eastAsia" w:ascii="宋体" w:hAnsi="宋体"/>
                <w:lang w:val="en-US" w:eastAsia="zh-CN"/>
              </w:rPr>
              <w:t>01</w:t>
            </w:r>
          </w:p>
        </w:tc>
        <w:tc>
          <w:tcPr>
            <w:tcW w:w="3354" w:type="dxa"/>
            <w:vAlign w:val="center"/>
          </w:tcPr>
          <w:p w14:paraId="1EFC9DCB">
            <w:pPr>
              <w:spacing w:line="240" w:lineRule="auto"/>
              <w:ind w:firstLine="0" w:firstLineChars="0"/>
              <w:rPr>
                <w:rFonts w:hint="eastAsia" w:ascii="宋体" w:hAnsi="宋体"/>
                <w:lang w:val="en-US" w:eastAsia="zh-CN"/>
              </w:rPr>
            </w:pPr>
            <w:r>
              <w:rPr>
                <w:rFonts w:hint="eastAsia" w:ascii="宋体" w:hAnsi="宋体"/>
                <w:lang w:val="en-US" w:eastAsia="zh-CN"/>
              </w:rPr>
              <w:t>服装产品发布流程</w:t>
            </w:r>
          </w:p>
        </w:tc>
        <w:tc>
          <w:tcPr>
            <w:tcW w:w="1262" w:type="dxa"/>
            <w:vAlign w:val="top"/>
          </w:tcPr>
          <w:p w14:paraId="0E33B246">
            <w:pPr>
              <w:ind w:firstLine="0" w:firstLineChars="0"/>
              <w:rPr>
                <w:rFonts w:hint="eastAsia" w:ascii="宋体" w:hAnsi="宋体" w:eastAsia="宋体"/>
                <w:lang w:val="en-US" w:eastAsia="zh-CN"/>
              </w:rPr>
            </w:pPr>
            <w:r>
              <w:rPr>
                <w:rFonts w:hint="eastAsia" w:ascii="宋体" w:hAnsi="宋体"/>
                <w:lang w:val="en-US" w:eastAsia="zh-CN"/>
              </w:rPr>
              <w:t>4</w:t>
            </w:r>
          </w:p>
        </w:tc>
        <w:tc>
          <w:tcPr>
            <w:tcW w:w="806" w:type="dxa"/>
            <w:vAlign w:val="top"/>
          </w:tcPr>
          <w:p w14:paraId="0D43D58B">
            <w:pPr>
              <w:ind w:firstLine="0" w:firstLineChars="0"/>
              <w:rPr>
                <w:rFonts w:hint="eastAsia" w:ascii="宋体" w:hAnsi="宋体" w:eastAsia="宋体"/>
                <w:lang w:eastAsia="zh-CN"/>
              </w:rPr>
            </w:pPr>
          </w:p>
        </w:tc>
      </w:tr>
      <w:tr w14:paraId="0B9C0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896" w:type="dxa"/>
            <w:vMerge w:val="continue"/>
            <w:vAlign w:val="top"/>
          </w:tcPr>
          <w:p w14:paraId="34F82F05">
            <w:pPr>
              <w:ind w:firstLine="0" w:firstLineChars="0"/>
              <w:rPr>
                <w:rFonts w:hint="eastAsia" w:ascii="宋体" w:hAnsi="宋体"/>
                <w:sz w:val="18"/>
                <w:szCs w:val="18"/>
                <w:lang w:val="en-US" w:eastAsia="zh-CN"/>
              </w:rPr>
            </w:pPr>
          </w:p>
        </w:tc>
        <w:tc>
          <w:tcPr>
            <w:tcW w:w="1159" w:type="dxa"/>
            <w:vAlign w:val="top"/>
          </w:tcPr>
          <w:p w14:paraId="76352981">
            <w:pPr>
              <w:ind w:firstLine="0" w:firstLineChars="0"/>
              <w:rPr>
                <w:rFonts w:hint="default" w:ascii="宋体" w:hAnsi="宋体"/>
                <w:lang w:val="en-US" w:eastAsia="zh-CN"/>
              </w:rPr>
            </w:pPr>
            <w:r>
              <w:rPr>
                <w:rFonts w:hint="eastAsia" w:ascii="宋体" w:hAnsi="宋体"/>
                <w:lang w:val="en-US" w:eastAsia="zh-CN"/>
              </w:rPr>
              <w:t>02</w:t>
            </w:r>
          </w:p>
        </w:tc>
        <w:tc>
          <w:tcPr>
            <w:tcW w:w="3354" w:type="dxa"/>
            <w:vAlign w:val="center"/>
          </w:tcPr>
          <w:p w14:paraId="485C6E44">
            <w:pPr>
              <w:spacing w:line="240" w:lineRule="auto"/>
              <w:ind w:firstLine="0" w:firstLineChars="0"/>
              <w:rPr>
                <w:rFonts w:hint="eastAsia" w:ascii="宋体" w:hAnsi="宋体"/>
                <w:lang w:val="en-US" w:eastAsia="zh-CN"/>
              </w:rPr>
            </w:pPr>
            <w:r>
              <w:rPr>
                <w:rFonts w:hint="eastAsia" w:ascii="宋体" w:hAnsi="宋体"/>
                <w:lang w:val="en-US" w:eastAsia="zh-CN"/>
              </w:rPr>
              <w:t>服装秀场策划方案</w:t>
            </w:r>
          </w:p>
        </w:tc>
        <w:tc>
          <w:tcPr>
            <w:tcW w:w="1262" w:type="dxa"/>
            <w:vAlign w:val="top"/>
          </w:tcPr>
          <w:p w14:paraId="5DE7D657">
            <w:pPr>
              <w:ind w:firstLine="0" w:firstLineChars="0"/>
              <w:rPr>
                <w:rFonts w:hint="default" w:ascii="宋体" w:hAnsi="宋体"/>
                <w:lang w:val="en-US" w:eastAsia="zh-CN"/>
              </w:rPr>
            </w:pPr>
            <w:r>
              <w:rPr>
                <w:rFonts w:hint="eastAsia" w:ascii="宋体" w:hAnsi="宋体"/>
                <w:lang w:val="en-US" w:eastAsia="zh-CN"/>
              </w:rPr>
              <w:t>4</w:t>
            </w:r>
          </w:p>
        </w:tc>
        <w:tc>
          <w:tcPr>
            <w:tcW w:w="806" w:type="dxa"/>
            <w:vAlign w:val="top"/>
          </w:tcPr>
          <w:p w14:paraId="53BCF6F8">
            <w:pPr>
              <w:ind w:firstLine="0" w:firstLineChars="0"/>
              <w:rPr>
                <w:rFonts w:hint="eastAsia" w:ascii="宋体" w:hAnsi="宋体" w:eastAsia="宋体"/>
                <w:lang w:eastAsia="zh-CN"/>
              </w:rPr>
            </w:pPr>
          </w:p>
        </w:tc>
      </w:tr>
      <w:tr w14:paraId="715D1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896" w:type="dxa"/>
            <w:vMerge w:val="continue"/>
            <w:vAlign w:val="top"/>
          </w:tcPr>
          <w:p w14:paraId="49B5E875">
            <w:pPr>
              <w:ind w:firstLine="0" w:firstLineChars="0"/>
              <w:rPr>
                <w:rFonts w:hint="eastAsia" w:ascii="宋体" w:hAnsi="宋体"/>
              </w:rPr>
            </w:pPr>
          </w:p>
        </w:tc>
        <w:tc>
          <w:tcPr>
            <w:tcW w:w="1159" w:type="dxa"/>
            <w:vAlign w:val="top"/>
          </w:tcPr>
          <w:p w14:paraId="0E806DDA">
            <w:pPr>
              <w:ind w:firstLine="0" w:firstLineChars="0"/>
              <w:rPr>
                <w:rFonts w:hint="default" w:ascii="宋体" w:hAnsi="宋体"/>
                <w:lang w:val="en-US" w:eastAsia="zh-CN"/>
              </w:rPr>
            </w:pPr>
            <w:r>
              <w:rPr>
                <w:rFonts w:hint="eastAsia" w:ascii="宋体" w:hAnsi="宋体"/>
                <w:lang w:eastAsia="zh-CN"/>
              </w:rPr>
              <w:t>实训七：</w:t>
            </w:r>
          </w:p>
        </w:tc>
        <w:tc>
          <w:tcPr>
            <w:tcW w:w="3354" w:type="dxa"/>
            <w:vAlign w:val="center"/>
          </w:tcPr>
          <w:p w14:paraId="78969485">
            <w:pPr>
              <w:widowControl/>
              <w:numPr>
                <w:ilvl w:val="0"/>
                <w:numId w:val="0"/>
              </w:numPr>
              <w:spacing w:line="240" w:lineRule="auto"/>
              <w:jc w:val="left"/>
              <w:rPr>
                <w:rFonts w:hint="eastAsia" w:ascii="宋体" w:hAnsi="宋体"/>
                <w:lang w:val="en-US" w:eastAsia="zh-CN"/>
              </w:rPr>
            </w:pPr>
            <w:r>
              <w:rPr>
                <w:rFonts w:hint="eastAsia" w:ascii="宋体" w:hAnsi="宋体"/>
                <w:lang w:val="en-US" w:eastAsia="zh-CN"/>
              </w:rPr>
              <w:t>服装产品主题秀策划</w:t>
            </w:r>
          </w:p>
          <w:p w14:paraId="536A45C9">
            <w:pPr>
              <w:spacing w:line="240" w:lineRule="auto"/>
              <w:ind w:firstLine="0" w:firstLineChars="0"/>
              <w:rPr>
                <w:rFonts w:hint="eastAsia" w:ascii="宋体" w:hAnsi="宋体"/>
                <w:lang w:val="en-US" w:eastAsia="zh-CN"/>
              </w:rPr>
            </w:pPr>
          </w:p>
        </w:tc>
        <w:tc>
          <w:tcPr>
            <w:tcW w:w="1262" w:type="dxa"/>
            <w:vAlign w:val="top"/>
          </w:tcPr>
          <w:p w14:paraId="04DB6ACC">
            <w:pPr>
              <w:ind w:firstLine="0" w:firstLineChars="0"/>
              <w:rPr>
                <w:rFonts w:hint="default" w:ascii="宋体" w:hAnsi="宋体" w:eastAsia="宋体"/>
                <w:lang w:val="en-US" w:eastAsia="zh-CN"/>
              </w:rPr>
            </w:pPr>
            <w:r>
              <w:rPr>
                <w:rFonts w:hint="eastAsia" w:ascii="宋体" w:hAnsi="宋体"/>
                <w:lang w:val="en-US" w:eastAsia="zh-CN"/>
              </w:rPr>
              <w:t>6</w:t>
            </w:r>
          </w:p>
        </w:tc>
        <w:tc>
          <w:tcPr>
            <w:tcW w:w="806" w:type="dxa"/>
            <w:vAlign w:val="top"/>
          </w:tcPr>
          <w:p w14:paraId="197A2051">
            <w:pPr>
              <w:ind w:firstLine="0" w:firstLineChars="0"/>
              <w:rPr>
                <w:rFonts w:hint="eastAsia" w:ascii="宋体" w:hAnsi="宋体" w:eastAsia="宋体"/>
                <w:lang w:eastAsia="zh-CN"/>
              </w:rPr>
            </w:pPr>
          </w:p>
        </w:tc>
      </w:tr>
      <w:tr w14:paraId="57D9E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477" w:type="dxa"/>
            <w:gridSpan w:val="5"/>
            <w:vAlign w:val="top"/>
          </w:tcPr>
          <w:p w14:paraId="59B3467D">
            <w:pPr>
              <w:ind w:firstLine="0" w:firstLineChars="0"/>
              <w:rPr>
                <w:rFonts w:hint="default" w:ascii="宋体" w:hAnsi="宋体" w:eastAsia="宋体"/>
                <w:lang w:val="en-US" w:eastAsia="zh-CN"/>
              </w:rPr>
            </w:pPr>
            <w:r>
              <w:rPr>
                <w:rFonts w:hint="eastAsia" w:ascii="宋体" w:hAnsi="宋体"/>
              </w:rPr>
              <w:t>总学时:</w:t>
            </w:r>
            <w:r>
              <w:rPr>
                <w:rFonts w:hint="eastAsia" w:ascii="宋体" w:hAnsi="宋体"/>
                <w:lang w:val="en-US" w:eastAsia="zh-CN"/>
              </w:rPr>
              <w:t>72</w:t>
            </w:r>
          </w:p>
        </w:tc>
      </w:tr>
    </w:tbl>
    <w:p w14:paraId="0BB18BF3">
      <w:pPr>
        <w:pStyle w:val="5"/>
        <w:spacing w:before="0" w:beforeAutospacing="0" w:after="0" w:afterAutospacing="0" w:line="240" w:lineRule="auto"/>
        <w:jc w:val="both"/>
        <w:rPr>
          <w:rFonts w:hint="eastAsia" w:ascii="黑体" w:hAnsi="黑体" w:eastAsia="黑体" w:cs="仿宋_GB2312"/>
          <w:kern w:val="2"/>
          <w:position w:val="6"/>
        </w:rPr>
      </w:pPr>
    </w:p>
    <w:p w14:paraId="4282CDAF">
      <w:pPr>
        <w:pStyle w:val="5"/>
        <w:spacing w:before="0" w:beforeAutospacing="0" w:after="0" w:afterAutospacing="0" w:line="360" w:lineRule="auto"/>
        <w:jc w:val="both"/>
        <w:rPr>
          <w:rFonts w:hint="eastAsia" w:cs="仿宋_GB2312"/>
          <w:b/>
          <w:kern w:val="2"/>
          <w:position w:val="6"/>
        </w:rPr>
      </w:pPr>
      <w:r>
        <w:rPr>
          <w:rFonts w:hint="eastAsia" w:cs="仿宋_GB2312"/>
          <w:b/>
          <w:kern w:val="2"/>
          <w:position w:val="6"/>
        </w:rPr>
        <w:t>2.单元（或项目）设计</w:t>
      </w:r>
    </w:p>
    <w:tbl>
      <w:tblPr>
        <w:tblStyle w:val="9"/>
        <w:tblW w:w="84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2"/>
        <w:gridCol w:w="1004"/>
        <w:gridCol w:w="2246"/>
        <w:gridCol w:w="980"/>
        <w:gridCol w:w="816"/>
        <w:gridCol w:w="980"/>
        <w:gridCol w:w="1311"/>
      </w:tblGrid>
      <w:tr w14:paraId="7992F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166" w:type="dxa"/>
            <w:gridSpan w:val="2"/>
            <w:tcBorders>
              <w:top w:val="single" w:color="auto" w:sz="4" w:space="0"/>
              <w:left w:val="single" w:color="auto" w:sz="4" w:space="0"/>
              <w:bottom w:val="single" w:color="auto" w:sz="4" w:space="0"/>
              <w:right w:val="single" w:color="auto" w:sz="4" w:space="0"/>
            </w:tcBorders>
            <w:vAlign w:val="center"/>
          </w:tcPr>
          <w:p w14:paraId="03A351B4">
            <w:pPr>
              <w:widowControl/>
              <w:spacing w:line="240" w:lineRule="auto"/>
              <w:ind w:firstLine="0" w:firstLineChars="0"/>
              <w:rPr>
                <w:rFonts w:ascii="宋体" w:hAnsi="宋体" w:cs="宋体"/>
                <w:kern w:val="0"/>
              </w:rPr>
            </w:pPr>
            <w:r>
              <w:rPr>
                <w:rFonts w:hint="eastAsia" w:ascii="宋体" w:hAnsi="宋体" w:cs="宋体"/>
                <w:kern w:val="0"/>
              </w:rPr>
              <w:t>模块（或工作情境）</w:t>
            </w:r>
          </w:p>
        </w:tc>
        <w:tc>
          <w:tcPr>
            <w:tcW w:w="6333" w:type="dxa"/>
            <w:gridSpan w:val="5"/>
            <w:tcBorders>
              <w:top w:val="single" w:color="auto" w:sz="4" w:space="0"/>
              <w:left w:val="single" w:color="auto" w:sz="4" w:space="0"/>
              <w:bottom w:val="single" w:color="auto" w:sz="4" w:space="0"/>
              <w:right w:val="single" w:color="auto" w:sz="4" w:space="0"/>
            </w:tcBorders>
            <w:vAlign w:val="center"/>
          </w:tcPr>
          <w:p w14:paraId="5AC1506F">
            <w:pPr>
              <w:widowControl/>
              <w:spacing w:line="240" w:lineRule="auto"/>
              <w:ind w:firstLine="0" w:firstLineChars="0"/>
              <w:jc w:val="center"/>
              <w:rPr>
                <w:rFonts w:ascii="宋体" w:hAnsi="宋体" w:cs="宋体"/>
                <w:kern w:val="0"/>
              </w:rPr>
            </w:pPr>
            <w:r>
              <w:rPr>
                <w:rFonts w:hint="eastAsia" w:ascii="宋体" w:hAnsi="宋体" w:cs="宋体"/>
                <w:kern w:val="0"/>
              </w:rPr>
              <w:t>模块一</w:t>
            </w:r>
          </w:p>
        </w:tc>
      </w:tr>
      <w:tr w14:paraId="71C29C2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47" w:hRule="atLeast"/>
          <w:jc w:val="center"/>
        </w:trPr>
        <w:tc>
          <w:tcPr>
            <w:tcW w:w="1162" w:type="dxa"/>
            <w:tcBorders>
              <w:top w:val="single" w:color="auto" w:sz="4" w:space="0"/>
              <w:left w:val="single" w:color="auto" w:sz="4" w:space="0"/>
              <w:bottom w:val="single" w:color="auto" w:sz="4" w:space="0"/>
              <w:right w:val="single" w:color="auto" w:sz="4" w:space="0"/>
            </w:tcBorders>
            <w:shd w:val="clear" w:color="auto" w:fill="auto"/>
            <w:vAlign w:val="center"/>
          </w:tcPr>
          <w:p w14:paraId="7E9E7A94">
            <w:pPr>
              <w:widowControl/>
              <w:spacing w:line="240" w:lineRule="auto"/>
              <w:ind w:firstLine="210" w:firstLineChars="100"/>
              <w:rPr>
                <w:rFonts w:hint="eastAsia" w:ascii="宋体" w:hAnsi="宋体" w:cs="宋体"/>
                <w:kern w:val="0"/>
              </w:rPr>
            </w:pPr>
            <w:r>
              <w:rPr>
                <w:rFonts w:hint="eastAsia" w:ascii="宋体" w:hAnsi="宋体" w:cs="宋体"/>
                <w:kern w:val="0"/>
              </w:rPr>
              <w:t>单元1</w:t>
            </w:r>
          </w:p>
        </w:tc>
        <w:tc>
          <w:tcPr>
            <w:tcW w:w="4230"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4BB9FF2">
            <w:pPr>
              <w:ind w:firstLine="0" w:firstLineChars="0"/>
              <w:rPr>
                <w:rFonts w:hint="eastAsia" w:ascii="宋体" w:hAnsi="宋体" w:cs="宋体"/>
                <w:kern w:val="0"/>
              </w:rPr>
            </w:pPr>
            <w:r>
              <w:rPr>
                <w:rFonts w:hint="eastAsia" w:ascii="宋体" w:hAnsi="宋体"/>
                <w:lang w:val="en-US" w:eastAsia="zh-CN"/>
              </w:rPr>
              <w:t>服装产品传播的内涵</w:t>
            </w:r>
          </w:p>
        </w:tc>
        <w:tc>
          <w:tcPr>
            <w:tcW w:w="81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004B03D">
            <w:pPr>
              <w:widowControl/>
              <w:spacing w:line="240" w:lineRule="auto"/>
              <w:ind w:firstLine="0" w:firstLineChars="0"/>
              <w:rPr>
                <w:rFonts w:hint="eastAsia" w:ascii="宋体" w:hAnsi="宋体" w:cs="宋体"/>
                <w:kern w:val="0"/>
              </w:rPr>
            </w:pPr>
            <w:r>
              <w:rPr>
                <w:rFonts w:hint="eastAsia" w:ascii="宋体" w:hAnsi="宋体" w:cs="宋体"/>
                <w:kern w:val="0"/>
              </w:rPr>
              <w:t>学时</w:t>
            </w:r>
          </w:p>
        </w:tc>
        <w:tc>
          <w:tcPr>
            <w:tcW w:w="980" w:type="dxa"/>
            <w:tcBorders>
              <w:top w:val="single" w:color="auto" w:sz="4" w:space="0"/>
              <w:left w:val="single" w:color="auto" w:sz="4" w:space="0"/>
              <w:bottom w:val="single" w:color="auto" w:sz="4" w:space="0"/>
              <w:right w:val="single" w:color="auto" w:sz="4" w:space="0"/>
            </w:tcBorders>
            <w:shd w:val="clear" w:color="auto" w:fill="FFFFFF"/>
            <w:vAlign w:val="center"/>
          </w:tcPr>
          <w:p w14:paraId="4A2637E0">
            <w:pPr>
              <w:widowControl/>
              <w:spacing w:line="240" w:lineRule="auto"/>
              <w:ind w:firstLine="0" w:firstLineChars="0"/>
              <w:rPr>
                <w:rFonts w:hint="eastAsia" w:ascii="宋体" w:hAnsi="宋体" w:cs="宋体"/>
                <w:kern w:val="0"/>
              </w:rPr>
            </w:pPr>
            <w:r>
              <w:rPr>
                <w:rFonts w:hint="eastAsia" w:ascii="宋体" w:hAnsi="宋体" w:cs="宋体"/>
                <w:kern w:val="0"/>
              </w:rPr>
              <w:t>理论</w:t>
            </w:r>
          </w:p>
        </w:tc>
        <w:tc>
          <w:tcPr>
            <w:tcW w:w="1311" w:type="dxa"/>
            <w:tcBorders>
              <w:top w:val="single" w:color="auto" w:sz="4" w:space="0"/>
              <w:left w:val="single" w:color="auto" w:sz="4" w:space="0"/>
              <w:bottom w:val="single" w:color="auto" w:sz="4" w:space="0"/>
              <w:right w:val="single" w:color="auto" w:sz="4" w:space="0"/>
            </w:tcBorders>
            <w:vAlign w:val="center"/>
          </w:tcPr>
          <w:p w14:paraId="74665E9D">
            <w:pPr>
              <w:widowControl/>
              <w:spacing w:line="240" w:lineRule="auto"/>
              <w:ind w:firstLine="0" w:firstLineChars="0"/>
              <w:rPr>
                <w:rFonts w:hint="eastAsia" w:ascii="宋体" w:hAnsi="宋体" w:eastAsia="宋体" w:cs="宋体"/>
                <w:kern w:val="0"/>
                <w:lang w:eastAsia="zh-CN"/>
              </w:rPr>
            </w:pPr>
            <w:r>
              <w:rPr>
                <w:rFonts w:hint="eastAsia" w:ascii="宋体" w:hAnsi="宋体" w:cs="宋体"/>
                <w:kern w:val="0"/>
                <w:lang w:val="en-US" w:eastAsia="zh-CN"/>
              </w:rPr>
              <w:t>8</w:t>
            </w:r>
          </w:p>
        </w:tc>
      </w:tr>
      <w:tr w14:paraId="5C36066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92" w:hRule="atLeast"/>
          <w:jc w:val="center"/>
        </w:trPr>
        <w:tc>
          <w:tcPr>
            <w:tcW w:w="1162" w:type="dxa"/>
            <w:tcBorders>
              <w:top w:val="single" w:color="auto" w:sz="4" w:space="0"/>
              <w:left w:val="single" w:color="auto" w:sz="4" w:space="0"/>
              <w:bottom w:val="single" w:color="auto" w:sz="4" w:space="0"/>
              <w:right w:val="single" w:color="auto" w:sz="4" w:space="0"/>
            </w:tcBorders>
            <w:shd w:val="clear" w:color="auto" w:fill="auto"/>
            <w:vAlign w:val="center"/>
          </w:tcPr>
          <w:p w14:paraId="3CBEDF3A">
            <w:pPr>
              <w:widowControl/>
              <w:spacing w:line="240" w:lineRule="auto"/>
              <w:ind w:firstLine="0" w:firstLineChars="0"/>
              <w:jc w:val="center"/>
              <w:rPr>
                <w:rFonts w:ascii="宋体" w:hAnsi="宋体" w:cs="宋体"/>
                <w:kern w:val="0"/>
              </w:rPr>
            </w:pPr>
            <w:r>
              <w:rPr>
                <w:rFonts w:hint="eastAsia" w:ascii="宋体" w:hAnsi="宋体" w:cs="宋体"/>
                <w:kern w:val="0"/>
              </w:rPr>
              <w:t>单元2</w:t>
            </w:r>
          </w:p>
        </w:tc>
        <w:tc>
          <w:tcPr>
            <w:tcW w:w="4230"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21695BCD">
            <w:pPr>
              <w:ind w:firstLine="0" w:firstLineChars="0"/>
              <w:rPr>
                <w:rFonts w:ascii="宋体" w:hAnsi="宋体" w:cs="宋体"/>
                <w:kern w:val="0"/>
              </w:rPr>
            </w:pPr>
            <w:r>
              <w:rPr>
                <w:rFonts w:hint="eastAsia" w:ascii="宋体" w:hAnsi="宋体"/>
                <w:lang w:val="en-US" w:eastAsia="zh-CN"/>
              </w:rPr>
              <w:t>服装产品传播的形式</w:t>
            </w:r>
          </w:p>
        </w:tc>
        <w:tc>
          <w:tcPr>
            <w:tcW w:w="81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3CE9619">
            <w:pPr>
              <w:widowControl/>
              <w:spacing w:line="240" w:lineRule="auto"/>
              <w:ind w:firstLine="0" w:firstLineChars="0"/>
              <w:jc w:val="left"/>
              <w:rPr>
                <w:rFonts w:ascii="宋体" w:hAnsi="宋体" w:cs="宋体"/>
                <w:kern w:val="0"/>
              </w:rPr>
            </w:pPr>
          </w:p>
        </w:tc>
        <w:tc>
          <w:tcPr>
            <w:tcW w:w="980" w:type="dxa"/>
            <w:tcBorders>
              <w:top w:val="single" w:color="auto" w:sz="4" w:space="0"/>
              <w:left w:val="single" w:color="auto" w:sz="4" w:space="0"/>
              <w:bottom w:val="single" w:color="auto" w:sz="4" w:space="0"/>
              <w:right w:val="single" w:color="auto" w:sz="4" w:space="0"/>
            </w:tcBorders>
            <w:shd w:val="clear" w:color="auto" w:fill="FFFFFF"/>
            <w:vAlign w:val="center"/>
          </w:tcPr>
          <w:p w14:paraId="422F4BCF">
            <w:pPr>
              <w:widowControl/>
              <w:spacing w:line="240" w:lineRule="auto"/>
              <w:ind w:firstLine="0" w:firstLineChars="0"/>
              <w:rPr>
                <w:rFonts w:ascii="宋体" w:hAnsi="宋体" w:cs="宋体"/>
                <w:kern w:val="0"/>
                <w:sz w:val="21"/>
                <w:szCs w:val="21"/>
              </w:rPr>
            </w:pPr>
            <w:r>
              <w:rPr>
                <w:rFonts w:hint="eastAsia" w:ascii="宋体" w:hAnsi="宋体" w:cs="宋体"/>
                <w:kern w:val="0"/>
                <w:sz w:val="21"/>
                <w:szCs w:val="21"/>
              </w:rPr>
              <w:t>实践</w:t>
            </w:r>
          </w:p>
        </w:tc>
        <w:tc>
          <w:tcPr>
            <w:tcW w:w="1311" w:type="dxa"/>
            <w:tcBorders>
              <w:top w:val="single" w:color="auto" w:sz="4" w:space="0"/>
              <w:left w:val="single" w:color="auto" w:sz="4" w:space="0"/>
              <w:bottom w:val="single" w:color="auto" w:sz="4" w:space="0"/>
              <w:right w:val="single" w:color="auto" w:sz="4" w:space="0"/>
            </w:tcBorders>
            <w:vAlign w:val="center"/>
          </w:tcPr>
          <w:p w14:paraId="673F4595">
            <w:pPr>
              <w:widowControl/>
              <w:spacing w:line="240" w:lineRule="auto"/>
              <w:ind w:firstLine="0" w:firstLineChars="0"/>
              <w:rPr>
                <w:rFonts w:ascii="宋体" w:hAnsi="宋体" w:cs="宋体"/>
                <w:kern w:val="0"/>
              </w:rPr>
            </w:pPr>
            <w:r>
              <w:rPr>
                <w:rFonts w:hint="eastAsia" w:ascii="宋体" w:hAnsi="宋体" w:cs="宋体"/>
                <w:kern w:val="0"/>
              </w:rPr>
              <w:t>8</w:t>
            </w:r>
          </w:p>
        </w:tc>
      </w:tr>
      <w:tr w14:paraId="17BE137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26" w:hRule="atLeast"/>
          <w:jc w:val="center"/>
        </w:trPr>
        <w:tc>
          <w:tcPr>
            <w:tcW w:w="8499" w:type="dxa"/>
            <w:gridSpan w:val="7"/>
            <w:tcBorders>
              <w:top w:val="single" w:color="auto" w:sz="4" w:space="0"/>
              <w:left w:val="single" w:color="auto" w:sz="4" w:space="0"/>
              <w:bottom w:val="single" w:color="auto" w:sz="4" w:space="0"/>
              <w:right w:val="single" w:color="auto" w:sz="4" w:space="0"/>
            </w:tcBorders>
            <w:vAlign w:val="center"/>
          </w:tcPr>
          <w:p w14:paraId="7212640D">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7E0BECA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966" w:hRule="atLeast"/>
          <w:jc w:val="center"/>
        </w:trPr>
        <w:tc>
          <w:tcPr>
            <w:tcW w:w="8499" w:type="dxa"/>
            <w:gridSpan w:val="7"/>
            <w:tcBorders>
              <w:top w:val="single" w:color="auto" w:sz="4" w:space="0"/>
              <w:left w:val="single" w:color="auto" w:sz="4" w:space="0"/>
              <w:bottom w:val="single" w:color="auto" w:sz="4" w:space="0"/>
              <w:right w:val="single" w:color="auto" w:sz="4" w:space="0"/>
            </w:tcBorders>
            <w:vAlign w:val="center"/>
          </w:tcPr>
          <w:p w14:paraId="4C7CCC5B">
            <w:pPr>
              <w:widowControl/>
              <w:numPr>
                <w:ilvl w:val="0"/>
                <w:numId w:val="0"/>
              </w:numPr>
              <w:spacing w:line="240" w:lineRule="auto"/>
              <w:ind w:firstLine="420" w:firstLineChars="200"/>
              <w:jc w:val="left"/>
              <w:rPr>
                <w:rFonts w:hint="default" w:ascii="宋体" w:hAnsi="宋体" w:eastAsia="宋体" w:cs="宋体"/>
                <w:kern w:val="0"/>
                <w:lang w:val="en-US" w:eastAsia="zh-CN"/>
              </w:rPr>
            </w:pPr>
            <w:r>
              <w:rPr>
                <w:rFonts w:hint="eastAsia" w:ascii="宋体" w:hAnsi="宋体"/>
                <w:lang w:eastAsia="zh-CN"/>
              </w:rPr>
              <w:t>培养服装专业学生的传播意识、敏锐的时尚触觉。理解服装产品传播的精神内涵与社会责任，掌握服装产品传播的形式；拓展对以服装产品乃至时尚产业的认识边界，挖掘时尚</w:t>
            </w:r>
            <w:r>
              <w:rPr>
                <w:rFonts w:hint="eastAsia" w:ascii="宋体" w:hAnsi="宋体"/>
                <w:lang w:val="en-US" w:eastAsia="zh-CN"/>
              </w:rPr>
              <w:t>IP的潜能。</w:t>
            </w:r>
          </w:p>
        </w:tc>
      </w:tr>
      <w:tr w14:paraId="706753A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26" w:hRule="atLeast"/>
          <w:jc w:val="center"/>
        </w:trPr>
        <w:tc>
          <w:tcPr>
            <w:tcW w:w="4412" w:type="dxa"/>
            <w:gridSpan w:val="3"/>
            <w:tcBorders>
              <w:top w:val="single" w:color="auto" w:sz="4" w:space="0"/>
              <w:left w:val="single" w:color="auto" w:sz="4" w:space="0"/>
              <w:bottom w:val="single" w:color="auto" w:sz="4" w:space="0"/>
              <w:right w:val="single" w:color="auto" w:sz="4" w:space="0"/>
            </w:tcBorders>
            <w:vAlign w:val="center"/>
          </w:tcPr>
          <w:p w14:paraId="3FEAC575">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087" w:type="dxa"/>
            <w:gridSpan w:val="4"/>
            <w:tcBorders>
              <w:top w:val="nil"/>
              <w:left w:val="nil"/>
              <w:bottom w:val="single" w:color="auto" w:sz="4" w:space="0"/>
              <w:right w:val="single" w:color="auto" w:sz="4" w:space="0"/>
            </w:tcBorders>
            <w:vAlign w:val="center"/>
          </w:tcPr>
          <w:p w14:paraId="43890DB1">
            <w:pPr>
              <w:widowControl/>
              <w:spacing w:line="240" w:lineRule="auto"/>
              <w:ind w:firstLine="0" w:firstLineChars="0"/>
              <w:jc w:val="left"/>
              <w:rPr>
                <w:rFonts w:ascii="宋体" w:hAnsi="宋体" w:cs="宋体"/>
                <w:kern w:val="0"/>
              </w:rPr>
            </w:pPr>
            <w:r>
              <w:rPr>
                <w:rFonts w:hint="eastAsia" w:ascii="宋体" w:hAnsi="宋体" w:cs="宋体"/>
                <w:kern w:val="0"/>
              </w:rPr>
              <w:t>主要教学方法</w:t>
            </w:r>
          </w:p>
        </w:tc>
      </w:tr>
      <w:tr w14:paraId="64A5F03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47" w:hRule="atLeast"/>
          <w:jc w:val="center"/>
        </w:trPr>
        <w:tc>
          <w:tcPr>
            <w:tcW w:w="4412" w:type="dxa"/>
            <w:gridSpan w:val="3"/>
            <w:vMerge w:val="restart"/>
            <w:tcBorders>
              <w:top w:val="single" w:color="auto" w:sz="4" w:space="0"/>
              <w:left w:val="single" w:color="auto" w:sz="4" w:space="0"/>
              <w:bottom w:val="single" w:color="auto" w:sz="4" w:space="0"/>
              <w:right w:val="single" w:color="auto" w:sz="4" w:space="0"/>
            </w:tcBorders>
            <w:vAlign w:val="top"/>
          </w:tcPr>
          <w:p w14:paraId="0AFDAE20">
            <w:pPr>
              <w:widowControl/>
              <w:spacing w:line="240" w:lineRule="auto"/>
              <w:ind w:firstLine="0" w:firstLineChars="0"/>
              <w:jc w:val="left"/>
              <w:rPr>
                <w:rFonts w:hint="eastAsia" w:ascii="宋体" w:hAnsi="宋体" w:cs="宋体"/>
                <w:kern w:val="0"/>
              </w:rPr>
            </w:pPr>
            <w:r>
              <w:rPr>
                <w:rFonts w:hint="eastAsia" w:ascii="宋体" w:hAnsi="宋体" w:cs="宋体"/>
                <w:kern w:val="0"/>
              </w:rPr>
              <w:t>重点：</w:t>
            </w:r>
          </w:p>
          <w:p w14:paraId="31592CD3">
            <w:pPr>
              <w:widowControl/>
              <w:spacing w:line="240" w:lineRule="auto"/>
              <w:ind w:firstLine="0" w:firstLineChars="0"/>
              <w:jc w:val="left"/>
              <w:rPr>
                <w:rFonts w:hint="eastAsia" w:ascii="宋体" w:hAnsi="宋体" w:eastAsia="宋体" w:cs="宋体"/>
                <w:kern w:val="0"/>
                <w:lang w:val="en-US" w:eastAsia="zh-CN"/>
              </w:rPr>
            </w:pPr>
            <w:r>
              <w:rPr>
                <w:rFonts w:hint="eastAsia" w:ascii="宋体" w:hAnsi="宋体" w:cs="宋体"/>
                <w:kern w:val="0"/>
                <w:lang w:val="en-US" w:eastAsia="zh-CN"/>
              </w:rPr>
              <w:t>一、理解服装产品传播的内涵</w:t>
            </w:r>
          </w:p>
          <w:p w14:paraId="05FCFC49">
            <w:pPr>
              <w:widowControl/>
              <w:spacing w:line="240" w:lineRule="auto"/>
              <w:ind w:firstLine="0" w:firstLineChars="0"/>
              <w:jc w:val="left"/>
              <w:rPr>
                <w:rFonts w:hint="eastAsia" w:ascii="宋体" w:hAnsi="宋体" w:cs="宋体"/>
                <w:kern w:val="0"/>
                <w:lang w:val="en-US" w:eastAsia="zh-CN"/>
              </w:rPr>
            </w:pPr>
            <w:r>
              <w:rPr>
                <w:rFonts w:hint="eastAsia" w:ascii="宋体" w:hAnsi="宋体" w:cs="宋体"/>
                <w:kern w:val="0"/>
                <w:lang w:val="en-US" w:eastAsia="zh-CN"/>
              </w:rPr>
              <w:t>1.过去：传承经典;</w:t>
            </w:r>
          </w:p>
          <w:p w14:paraId="01C31C77">
            <w:pPr>
              <w:widowControl/>
              <w:spacing w:line="240" w:lineRule="auto"/>
              <w:ind w:firstLine="0" w:firstLineChars="0"/>
              <w:jc w:val="left"/>
              <w:rPr>
                <w:rFonts w:hint="eastAsia" w:ascii="宋体" w:hAnsi="宋体" w:cs="宋体"/>
                <w:kern w:val="0"/>
                <w:lang w:val="en-US" w:eastAsia="zh-CN"/>
              </w:rPr>
            </w:pPr>
            <w:r>
              <w:rPr>
                <w:rFonts w:hint="eastAsia" w:ascii="宋体" w:hAnsi="宋体" w:cs="宋体"/>
                <w:kern w:val="0"/>
                <w:lang w:val="en-US" w:eastAsia="zh-CN"/>
              </w:rPr>
              <w:t>2.现在：环保时尚;</w:t>
            </w:r>
          </w:p>
          <w:p w14:paraId="5DC8C783">
            <w:pPr>
              <w:widowControl/>
              <w:spacing w:line="240" w:lineRule="auto"/>
              <w:ind w:firstLine="0" w:firstLineChars="0"/>
              <w:jc w:val="left"/>
              <w:rPr>
                <w:rFonts w:hint="eastAsia" w:ascii="宋体" w:hAnsi="宋体" w:cs="宋体"/>
                <w:kern w:val="0"/>
                <w:lang w:val="en-US" w:eastAsia="zh-CN"/>
              </w:rPr>
            </w:pPr>
            <w:r>
              <w:rPr>
                <w:rFonts w:hint="eastAsia" w:ascii="宋体" w:hAnsi="宋体" w:cs="宋体"/>
                <w:kern w:val="0"/>
                <w:lang w:val="en-US" w:eastAsia="zh-CN"/>
              </w:rPr>
              <w:t>3.未来：创新科技；</w:t>
            </w:r>
          </w:p>
          <w:p w14:paraId="40F7E353">
            <w:pPr>
              <w:widowControl/>
              <w:spacing w:line="240" w:lineRule="auto"/>
              <w:ind w:firstLine="0" w:firstLineChars="0"/>
              <w:jc w:val="left"/>
              <w:rPr>
                <w:rFonts w:hint="eastAsia" w:ascii="宋体" w:hAnsi="宋体" w:cs="宋体"/>
                <w:kern w:val="0"/>
                <w:lang w:val="en-US" w:eastAsia="zh-CN"/>
              </w:rPr>
            </w:pPr>
            <w:r>
              <w:rPr>
                <w:rFonts w:hint="eastAsia" w:ascii="宋体" w:hAnsi="宋体" w:cs="宋体"/>
                <w:kern w:val="0"/>
                <w:lang w:val="en-US" w:eastAsia="zh-CN"/>
              </w:rPr>
              <w:t>二、服装产品形式</w:t>
            </w:r>
          </w:p>
          <w:p w14:paraId="7FDF90D9">
            <w:pPr>
              <w:widowControl/>
              <w:spacing w:line="240" w:lineRule="auto"/>
              <w:ind w:firstLine="0" w:firstLineChars="0"/>
              <w:jc w:val="left"/>
              <w:rPr>
                <w:rFonts w:hint="eastAsia" w:ascii="宋体" w:hAnsi="宋体" w:cs="宋体"/>
                <w:kern w:val="0"/>
                <w:lang w:val="en-US" w:eastAsia="zh-CN"/>
              </w:rPr>
            </w:pPr>
            <w:r>
              <w:rPr>
                <w:rFonts w:hint="eastAsia" w:ascii="宋体" w:hAnsi="宋体" w:cs="宋体"/>
                <w:kern w:val="0"/>
                <w:lang w:val="en-US" w:eastAsia="zh-CN"/>
              </w:rPr>
              <w:t>1.平面化-海报;</w:t>
            </w:r>
          </w:p>
          <w:p w14:paraId="16E051B5">
            <w:pPr>
              <w:widowControl/>
              <w:spacing w:line="240" w:lineRule="auto"/>
              <w:ind w:firstLine="0" w:firstLineChars="0"/>
              <w:jc w:val="left"/>
              <w:rPr>
                <w:rFonts w:hint="default" w:ascii="宋体" w:hAnsi="宋体" w:cs="宋体"/>
                <w:kern w:val="0"/>
                <w:lang w:val="en-US" w:eastAsia="zh-CN"/>
              </w:rPr>
            </w:pPr>
            <w:r>
              <w:rPr>
                <w:rFonts w:hint="eastAsia" w:ascii="宋体" w:hAnsi="宋体" w:cs="宋体"/>
                <w:kern w:val="0"/>
                <w:lang w:val="en-US" w:eastAsia="zh-CN"/>
              </w:rPr>
              <w:t>2.动态化-秀场;</w:t>
            </w:r>
          </w:p>
          <w:p w14:paraId="0A67B9CC">
            <w:pPr>
              <w:widowControl/>
              <w:spacing w:line="240" w:lineRule="auto"/>
              <w:ind w:firstLine="0" w:firstLineChars="0"/>
              <w:jc w:val="left"/>
              <w:rPr>
                <w:rFonts w:hint="eastAsia" w:ascii="宋体" w:hAnsi="宋体" w:cs="宋体"/>
                <w:kern w:val="0"/>
                <w:lang w:val="en-US" w:eastAsia="zh-CN"/>
              </w:rPr>
            </w:pPr>
            <w:r>
              <w:rPr>
                <w:rFonts w:hint="eastAsia" w:ascii="宋体" w:hAnsi="宋体" w:cs="宋体"/>
                <w:kern w:val="0"/>
                <w:lang w:val="en-US" w:eastAsia="zh-CN"/>
              </w:rPr>
              <w:t>3.信息化-网页;</w:t>
            </w:r>
          </w:p>
          <w:p w14:paraId="0BB9085A">
            <w:pPr>
              <w:widowControl/>
              <w:spacing w:line="240" w:lineRule="auto"/>
              <w:ind w:firstLine="0" w:firstLineChars="0"/>
              <w:jc w:val="left"/>
              <w:rPr>
                <w:rFonts w:hint="eastAsia"/>
              </w:rPr>
            </w:pPr>
            <w:r>
              <w:rPr>
                <w:rFonts w:hint="eastAsia"/>
              </w:rPr>
              <w:t>难点：</w:t>
            </w:r>
          </w:p>
          <w:p w14:paraId="434D013B">
            <w:pPr>
              <w:widowControl/>
              <w:numPr>
                <w:ilvl w:val="0"/>
                <w:numId w:val="16"/>
              </w:numPr>
              <w:spacing w:line="240" w:lineRule="auto"/>
              <w:ind w:left="360" w:firstLine="0" w:firstLineChars="0"/>
              <w:jc w:val="left"/>
              <w:rPr>
                <w:rFonts w:hint="eastAsia"/>
                <w:lang w:eastAsia="zh-CN"/>
              </w:rPr>
            </w:pPr>
            <w:r>
              <w:rPr>
                <w:rFonts w:hint="eastAsia"/>
                <w:lang w:eastAsia="zh-CN"/>
              </w:rPr>
              <w:t>我的时尚圈</w:t>
            </w:r>
          </w:p>
          <w:p w14:paraId="2BED4803">
            <w:pPr>
              <w:widowControl/>
              <w:numPr>
                <w:ilvl w:val="0"/>
                <w:numId w:val="16"/>
              </w:numPr>
              <w:spacing w:line="240" w:lineRule="auto"/>
              <w:ind w:left="360" w:firstLine="0" w:firstLineChars="0"/>
              <w:jc w:val="left"/>
              <w:rPr>
                <w:rFonts w:hint="eastAsia"/>
                <w:lang w:eastAsia="zh-CN"/>
              </w:rPr>
            </w:pPr>
            <w:r>
              <w:rPr>
                <w:rFonts w:hint="eastAsia" w:ascii="宋体" w:hAnsi="宋体"/>
                <w:lang w:eastAsia="zh-CN"/>
              </w:rPr>
              <w:t>传播时尚</w:t>
            </w:r>
            <w:r>
              <w:rPr>
                <w:rFonts w:hint="eastAsia" w:ascii="宋体" w:hAnsi="宋体"/>
                <w:lang w:val="en-US" w:eastAsia="zh-CN"/>
              </w:rPr>
              <w:t>IP</w:t>
            </w:r>
            <w:r>
              <w:rPr>
                <w:rFonts w:hint="eastAsia" w:ascii="宋体" w:hAnsi="宋体"/>
                <w:lang w:eastAsia="zh-CN"/>
              </w:rPr>
              <w:t>的</w:t>
            </w:r>
            <w:r>
              <w:rPr>
                <w:rFonts w:hint="eastAsia" w:ascii="宋体" w:hAnsi="宋体"/>
                <w:lang w:val="en-US" w:eastAsia="zh-CN"/>
              </w:rPr>
              <w:t>服装产品</w:t>
            </w:r>
          </w:p>
        </w:tc>
        <w:tc>
          <w:tcPr>
            <w:tcW w:w="4087" w:type="dxa"/>
            <w:gridSpan w:val="4"/>
            <w:tcBorders>
              <w:top w:val="nil"/>
              <w:left w:val="nil"/>
              <w:bottom w:val="single" w:color="auto" w:sz="4" w:space="0"/>
              <w:right w:val="single" w:color="auto" w:sz="4" w:space="0"/>
            </w:tcBorders>
            <w:vAlign w:val="center"/>
          </w:tcPr>
          <w:p w14:paraId="2DE538D0">
            <w:pPr>
              <w:widowControl/>
              <w:spacing w:line="240" w:lineRule="auto"/>
              <w:ind w:firstLine="105" w:firstLineChars="50"/>
              <w:jc w:val="left"/>
              <w:rPr>
                <w:rFonts w:ascii="宋体" w:hAnsi="宋体" w:cs="宋体"/>
                <w:kern w:val="0"/>
              </w:rPr>
            </w:pPr>
            <w:r>
              <w:rPr>
                <w:rFonts w:hint="eastAsia" w:ascii="宋体" w:hAnsi="宋体" w:cs="宋体"/>
                <w:kern w:val="0"/>
              </w:rPr>
              <w:t>　多媒体演示、现场讲评、作品点评</w:t>
            </w:r>
          </w:p>
        </w:tc>
      </w:tr>
      <w:tr w14:paraId="4C2411C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26" w:hRule="atLeast"/>
          <w:jc w:val="center"/>
        </w:trPr>
        <w:tc>
          <w:tcPr>
            <w:tcW w:w="4412" w:type="dxa"/>
            <w:gridSpan w:val="3"/>
            <w:vMerge w:val="continue"/>
            <w:tcBorders>
              <w:top w:val="single" w:color="auto" w:sz="4" w:space="0"/>
              <w:left w:val="single" w:color="auto" w:sz="4" w:space="0"/>
              <w:bottom w:val="single" w:color="auto" w:sz="4" w:space="0"/>
              <w:right w:val="single" w:color="auto" w:sz="4" w:space="0"/>
            </w:tcBorders>
            <w:vAlign w:val="center"/>
          </w:tcPr>
          <w:p w14:paraId="07A48575">
            <w:pPr>
              <w:widowControl/>
              <w:spacing w:line="240" w:lineRule="auto"/>
              <w:ind w:firstLine="0" w:firstLineChars="0"/>
              <w:jc w:val="left"/>
              <w:rPr>
                <w:rFonts w:ascii="宋体" w:hAnsi="宋体" w:cs="宋体"/>
                <w:kern w:val="0"/>
              </w:rPr>
            </w:pPr>
          </w:p>
        </w:tc>
        <w:tc>
          <w:tcPr>
            <w:tcW w:w="4087" w:type="dxa"/>
            <w:gridSpan w:val="4"/>
            <w:tcBorders>
              <w:top w:val="nil"/>
              <w:left w:val="nil"/>
              <w:bottom w:val="single" w:color="auto" w:sz="4" w:space="0"/>
              <w:right w:val="single" w:color="auto" w:sz="4" w:space="0"/>
            </w:tcBorders>
            <w:vAlign w:val="center"/>
          </w:tcPr>
          <w:p w14:paraId="18FFA3FC">
            <w:pPr>
              <w:widowControl/>
              <w:spacing w:line="240" w:lineRule="auto"/>
              <w:ind w:firstLine="0" w:firstLineChars="0"/>
              <w:jc w:val="left"/>
              <w:rPr>
                <w:rFonts w:ascii="宋体" w:hAnsi="宋体" w:cs="宋体"/>
                <w:kern w:val="0"/>
              </w:rPr>
            </w:pPr>
            <w:r>
              <w:rPr>
                <w:rFonts w:hint="eastAsia" w:ascii="宋体" w:hAnsi="宋体" w:cs="宋体"/>
                <w:kern w:val="0"/>
              </w:rPr>
              <w:t>教学地点</w:t>
            </w:r>
          </w:p>
        </w:tc>
      </w:tr>
      <w:tr w14:paraId="30F4019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70" w:hRule="atLeast"/>
          <w:jc w:val="center"/>
        </w:trPr>
        <w:tc>
          <w:tcPr>
            <w:tcW w:w="4412" w:type="dxa"/>
            <w:gridSpan w:val="3"/>
            <w:vMerge w:val="continue"/>
            <w:tcBorders>
              <w:top w:val="single" w:color="auto" w:sz="4" w:space="0"/>
              <w:left w:val="single" w:color="auto" w:sz="4" w:space="0"/>
              <w:bottom w:val="single" w:color="auto" w:sz="4" w:space="0"/>
              <w:right w:val="single" w:color="auto" w:sz="4" w:space="0"/>
            </w:tcBorders>
            <w:vAlign w:val="center"/>
          </w:tcPr>
          <w:p w14:paraId="1F3AF990">
            <w:pPr>
              <w:widowControl/>
              <w:spacing w:line="240" w:lineRule="auto"/>
              <w:ind w:firstLine="0" w:firstLineChars="0"/>
              <w:jc w:val="left"/>
              <w:rPr>
                <w:rFonts w:ascii="宋体" w:hAnsi="宋体" w:cs="宋体"/>
                <w:kern w:val="0"/>
              </w:rPr>
            </w:pPr>
          </w:p>
        </w:tc>
        <w:tc>
          <w:tcPr>
            <w:tcW w:w="4087" w:type="dxa"/>
            <w:gridSpan w:val="4"/>
            <w:tcBorders>
              <w:top w:val="nil"/>
              <w:left w:val="nil"/>
              <w:bottom w:val="single" w:color="auto" w:sz="4" w:space="0"/>
              <w:right w:val="single" w:color="auto" w:sz="4" w:space="0"/>
            </w:tcBorders>
            <w:vAlign w:val="center"/>
          </w:tcPr>
          <w:p w14:paraId="0F83E3E2">
            <w:pPr>
              <w:widowControl/>
              <w:spacing w:line="240" w:lineRule="auto"/>
              <w:ind w:firstLine="315" w:firstLineChars="150"/>
              <w:jc w:val="left"/>
              <w:rPr>
                <w:rFonts w:ascii="宋体" w:hAnsi="宋体" w:cs="宋体"/>
                <w:kern w:val="0"/>
              </w:rPr>
            </w:pPr>
            <w:r>
              <w:rPr>
                <w:rFonts w:hint="eastAsia" w:ascii="宋体" w:hAnsi="宋体" w:cs="宋体"/>
                <w:kern w:val="0"/>
              </w:rPr>
              <w:t>多媒体教室</w:t>
            </w:r>
          </w:p>
        </w:tc>
      </w:tr>
      <w:tr w14:paraId="69B7C76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26" w:hRule="atLeast"/>
          <w:jc w:val="center"/>
        </w:trPr>
        <w:tc>
          <w:tcPr>
            <w:tcW w:w="4412" w:type="dxa"/>
            <w:gridSpan w:val="3"/>
            <w:vMerge w:val="continue"/>
            <w:tcBorders>
              <w:top w:val="single" w:color="auto" w:sz="4" w:space="0"/>
              <w:left w:val="single" w:color="auto" w:sz="4" w:space="0"/>
              <w:bottom w:val="single" w:color="auto" w:sz="4" w:space="0"/>
              <w:right w:val="single" w:color="auto" w:sz="4" w:space="0"/>
            </w:tcBorders>
            <w:vAlign w:val="center"/>
          </w:tcPr>
          <w:p w14:paraId="00AC8149">
            <w:pPr>
              <w:widowControl/>
              <w:spacing w:line="240" w:lineRule="auto"/>
              <w:ind w:firstLine="0" w:firstLineChars="0"/>
              <w:jc w:val="left"/>
              <w:rPr>
                <w:rFonts w:ascii="宋体" w:hAnsi="宋体" w:cs="宋体"/>
                <w:kern w:val="0"/>
              </w:rPr>
            </w:pPr>
          </w:p>
        </w:tc>
        <w:tc>
          <w:tcPr>
            <w:tcW w:w="4087" w:type="dxa"/>
            <w:gridSpan w:val="4"/>
            <w:tcBorders>
              <w:top w:val="nil"/>
              <w:left w:val="nil"/>
              <w:bottom w:val="single" w:color="auto" w:sz="4" w:space="0"/>
              <w:right w:val="single" w:color="auto" w:sz="4" w:space="0"/>
            </w:tcBorders>
            <w:vAlign w:val="center"/>
          </w:tcPr>
          <w:p w14:paraId="62BCB6DB">
            <w:pPr>
              <w:widowControl/>
              <w:spacing w:line="240" w:lineRule="auto"/>
              <w:ind w:firstLine="0" w:firstLineChars="0"/>
              <w:jc w:val="left"/>
              <w:rPr>
                <w:rFonts w:ascii="宋体" w:hAnsi="宋体" w:cs="宋体"/>
                <w:kern w:val="0"/>
              </w:rPr>
            </w:pPr>
            <w:r>
              <w:rPr>
                <w:rFonts w:hint="eastAsia" w:ascii="宋体" w:hAnsi="宋体" w:cs="宋体"/>
                <w:kern w:val="0"/>
              </w:rPr>
              <w:t>教学及参考资料</w:t>
            </w:r>
          </w:p>
        </w:tc>
      </w:tr>
      <w:tr w14:paraId="7896A37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818" w:hRule="atLeast"/>
          <w:jc w:val="center"/>
        </w:trPr>
        <w:tc>
          <w:tcPr>
            <w:tcW w:w="4412" w:type="dxa"/>
            <w:gridSpan w:val="3"/>
            <w:vMerge w:val="continue"/>
            <w:tcBorders>
              <w:top w:val="single" w:color="auto" w:sz="4" w:space="0"/>
              <w:left w:val="single" w:color="auto" w:sz="4" w:space="0"/>
              <w:bottom w:val="single" w:color="auto" w:sz="4" w:space="0"/>
              <w:right w:val="single" w:color="auto" w:sz="4" w:space="0"/>
            </w:tcBorders>
            <w:vAlign w:val="center"/>
          </w:tcPr>
          <w:p w14:paraId="72FDD846">
            <w:pPr>
              <w:widowControl/>
              <w:spacing w:line="240" w:lineRule="auto"/>
              <w:ind w:firstLine="0" w:firstLineChars="0"/>
              <w:jc w:val="left"/>
              <w:rPr>
                <w:rFonts w:ascii="宋体" w:hAnsi="宋体" w:cs="宋体"/>
                <w:kern w:val="0"/>
              </w:rPr>
            </w:pPr>
          </w:p>
        </w:tc>
        <w:tc>
          <w:tcPr>
            <w:tcW w:w="4087" w:type="dxa"/>
            <w:gridSpan w:val="4"/>
            <w:tcBorders>
              <w:top w:val="nil"/>
              <w:left w:val="nil"/>
              <w:bottom w:val="single" w:color="auto" w:sz="4" w:space="0"/>
              <w:right w:val="single" w:color="auto" w:sz="4" w:space="0"/>
            </w:tcBorders>
            <w:vAlign w:val="center"/>
          </w:tcPr>
          <w:p w14:paraId="52803440">
            <w:pPr>
              <w:widowControl/>
              <w:spacing w:line="240" w:lineRule="auto"/>
              <w:ind w:firstLine="0" w:firstLineChars="0"/>
              <w:jc w:val="left"/>
              <w:rPr>
                <w:rFonts w:hint="eastAsia" w:ascii="宋体" w:hAnsi="宋体" w:cs="宋体"/>
                <w:kern w:val="0"/>
                <w:lang w:val="en-US" w:eastAsia="zh-CN"/>
              </w:rPr>
            </w:pPr>
            <w:r>
              <w:rPr>
                <w:rFonts w:hint="eastAsia" w:ascii="宋体" w:hAnsi="宋体" w:cs="宋体"/>
                <w:kern w:val="0"/>
                <w:lang w:val="en-US" w:eastAsia="zh-CN"/>
              </w:rPr>
              <w:t>《时尚传播学》、</w:t>
            </w:r>
          </w:p>
          <w:p w14:paraId="57E60C71">
            <w:pPr>
              <w:widowControl/>
              <w:spacing w:line="240" w:lineRule="auto"/>
              <w:ind w:firstLine="0" w:firstLineChars="0"/>
              <w:jc w:val="left"/>
              <w:rPr>
                <w:rFonts w:hint="eastAsia" w:ascii="宋体" w:hAnsi="宋体" w:eastAsia="宋体" w:cs="仿宋_GB2312"/>
                <w:position w:val="6"/>
                <w:lang w:eastAsia="zh-CN"/>
              </w:rPr>
            </w:pPr>
            <w:r>
              <w:rPr>
                <w:rFonts w:hint="eastAsia" w:ascii="宋体" w:hAnsi="宋体" w:cs="仿宋_GB2312"/>
                <w:position w:val="6"/>
              </w:rPr>
              <w:t>《服装品牌的整体塑造与传播》</w:t>
            </w:r>
            <w:r>
              <w:rPr>
                <w:rFonts w:hint="eastAsia" w:ascii="宋体" w:hAnsi="宋体" w:cs="仿宋_GB2312"/>
                <w:position w:val="6"/>
                <w:lang w:eastAsia="zh-CN"/>
              </w:rPr>
              <w:t>；</w:t>
            </w:r>
          </w:p>
          <w:p w14:paraId="19965BCF">
            <w:pPr>
              <w:widowControl/>
              <w:spacing w:line="240" w:lineRule="auto"/>
              <w:ind w:firstLine="0" w:firstLineChars="0"/>
              <w:jc w:val="left"/>
              <w:rPr>
                <w:rFonts w:ascii="宋体" w:hAnsi="宋体" w:cs="宋体"/>
                <w:kern w:val="0"/>
              </w:rPr>
            </w:pPr>
            <w:r>
              <w:rPr>
                <w:rFonts w:hint="eastAsia" w:ascii="宋体" w:hAnsi="宋体" w:cs="宋体"/>
                <w:kern w:val="0"/>
                <w:lang w:val="en-US" w:eastAsia="zh-CN"/>
              </w:rPr>
              <w:t>时下方兴未艾的有效案例</w:t>
            </w:r>
          </w:p>
        </w:tc>
      </w:tr>
      <w:tr w14:paraId="2FEC15C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26" w:hRule="atLeast"/>
          <w:jc w:val="center"/>
        </w:trPr>
        <w:tc>
          <w:tcPr>
            <w:tcW w:w="4412" w:type="dxa"/>
            <w:gridSpan w:val="3"/>
            <w:vMerge w:val="continue"/>
            <w:tcBorders>
              <w:top w:val="single" w:color="auto" w:sz="4" w:space="0"/>
              <w:left w:val="single" w:color="auto" w:sz="4" w:space="0"/>
              <w:bottom w:val="single" w:color="auto" w:sz="4" w:space="0"/>
              <w:right w:val="single" w:color="auto" w:sz="4" w:space="0"/>
            </w:tcBorders>
            <w:vAlign w:val="center"/>
          </w:tcPr>
          <w:p w14:paraId="1D2DE80F">
            <w:pPr>
              <w:widowControl/>
              <w:spacing w:line="240" w:lineRule="auto"/>
              <w:ind w:firstLine="0" w:firstLineChars="0"/>
              <w:jc w:val="left"/>
              <w:rPr>
                <w:rFonts w:ascii="宋体" w:hAnsi="宋体" w:cs="宋体"/>
                <w:kern w:val="0"/>
              </w:rPr>
            </w:pPr>
          </w:p>
        </w:tc>
        <w:tc>
          <w:tcPr>
            <w:tcW w:w="4087" w:type="dxa"/>
            <w:gridSpan w:val="4"/>
            <w:tcBorders>
              <w:top w:val="nil"/>
              <w:left w:val="nil"/>
              <w:bottom w:val="single" w:color="auto" w:sz="4" w:space="0"/>
              <w:right w:val="single" w:color="auto" w:sz="4" w:space="0"/>
            </w:tcBorders>
            <w:vAlign w:val="center"/>
          </w:tcPr>
          <w:p w14:paraId="7DE7E2DF">
            <w:pPr>
              <w:widowControl/>
              <w:spacing w:line="240" w:lineRule="auto"/>
              <w:ind w:firstLine="0" w:firstLineChars="0"/>
              <w:jc w:val="left"/>
              <w:rPr>
                <w:rFonts w:ascii="宋体" w:hAnsi="宋体" w:cs="宋体"/>
                <w:kern w:val="0"/>
              </w:rPr>
            </w:pPr>
            <w:r>
              <w:rPr>
                <w:rFonts w:hint="eastAsia" w:ascii="宋体" w:hAnsi="宋体" w:cs="宋体"/>
                <w:kern w:val="0"/>
              </w:rPr>
              <w:t>练习与习题建议</w:t>
            </w:r>
          </w:p>
        </w:tc>
      </w:tr>
      <w:tr w14:paraId="58C1AF3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949" w:hRule="atLeast"/>
          <w:jc w:val="center"/>
        </w:trPr>
        <w:tc>
          <w:tcPr>
            <w:tcW w:w="4412" w:type="dxa"/>
            <w:gridSpan w:val="3"/>
            <w:vMerge w:val="continue"/>
            <w:tcBorders>
              <w:top w:val="single" w:color="auto" w:sz="4" w:space="0"/>
              <w:left w:val="single" w:color="auto" w:sz="4" w:space="0"/>
              <w:bottom w:val="single" w:color="auto" w:sz="4" w:space="0"/>
              <w:right w:val="single" w:color="auto" w:sz="4" w:space="0"/>
            </w:tcBorders>
            <w:vAlign w:val="center"/>
          </w:tcPr>
          <w:p w14:paraId="2619271B">
            <w:pPr>
              <w:widowControl/>
              <w:spacing w:line="240" w:lineRule="auto"/>
              <w:ind w:firstLine="0" w:firstLineChars="0"/>
              <w:jc w:val="left"/>
              <w:rPr>
                <w:rFonts w:ascii="宋体" w:hAnsi="宋体" w:cs="宋体"/>
                <w:kern w:val="0"/>
              </w:rPr>
            </w:pPr>
          </w:p>
        </w:tc>
        <w:tc>
          <w:tcPr>
            <w:tcW w:w="4087" w:type="dxa"/>
            <w:gridSpan w:val="4"/>
            <w:tcBorders>
              <w:top w:val="nil"/>
              <w:left w:val="nil"/>
              <w:bottom w:val="single" w:color="auto" w:sz="4" w:space="0"/>
              <w:right w:val="single" w:color="auto" w:sz="4" w:space="0"/>
            </w:tcBorders>
            <w:vAlign w:val="center"/>
          </w:tcPr>
          <w:p w14:paraId="0F7882C9">
            <w:pPr>
              <w:widowControl/>
              <w:spacing w:line="240" w:lineRule="auto"/>
              <w:ind w:firstLine="0" w:firstLineChars="0"/>
              <w:jc w:val="left"/>
              <w:rPr>
                <w:rFonts w:ascii="宋体" w:hAnsi="宋体" w:cs="宋体"/>
                <w:kern w:val="0"/>
              </w:rPr>
            </w:pPr>
            <w:r>
              <w:rPr>
                <w:rFonts w:hint="eastAsia" w:ascii="宋体" w:hAnsi="宋体" w:cs="宋体"/>
                <w:kern w:val="0"/>
              </w:rPr>
              <w:t>　 每个单元有对应的练习</w:t>
            </w:r>
          </w:p>
        </w:tc>
      </w:tr>
      <w:tr w14:paraId="16270D9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26" w:hRule="atLeast"/>
          <w:jc w:val="center"/>
        </w:trPr>
        <w:tc>
          <w:tcPr>
            <w:tcW w:w="4412" w:type="dxa"/>
            <w:gridSpan w:val="3"/>
            <w:tcBorders>
              <w:top w:val="single" w:color="auto" w:sz="4" w:space="0"/>
              <w:left w:val="single" w:color="auto" w:sz="4" w:space="0"/>
              <w:bottom w:val="single" w:color="auto" w:sz="4" w:space="0"/>
              <w:right w:val="single" w:color="auto" w:sz="4" w:space="0"/>
            </w:tcBorders>
            <w:vAlign w:val="center"/>
          </w:tcPr>
          <w:p w14:paraId="1AD81657">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w:t>
            </w:r>
          </w:p>
        </w:tc>
        <w:tc>
          <w:tcPr>
            <w:tcW w:w="4087" w:type="dxa"/>
            <w:gridSpan w:val="4"/>
            <w:tcBorders>
              <w:top w:val="nil"/>
              <w:left w:val="nil"/>
              <w:bottom w:val="single" w:color="auto" w:sz="4" w:space="0"/>
              <w:right w:val="single" w:color="auto" w:sz="4" w:space="0"/>
            </w:tcBorders>
            <w:vAlign w:val="center"/>
          </w:tcPr>
          <w:p w14:paraId="01FA373B">
            <w:pPr>
              <w:widowControl/>
              <w:spacing w:line="240" w:lineRule="auto"/>
              <w:ind w:firstLine="0" w:firstLineChars="0"/>
              <w:jc w:val="left"/>
              <w:rPr>
                <w:rFonts w:ascii="宋体" w:hAnsi="宋体" w:cs="宋体"/>
                <w:kern w:val="0"/>
              </w:rPr>
            </w:pPr>
            <w:r>
              <w:rPr>
                <w:rFonts w:hint="eastAsia" w:ascii="宋体" w:hAnsi="宋体" w:cs="宋体"/>
                <w:kern w:val="0"/>
              </w:rPr>
              <w:t>权重分配</w:t>
            </w:r>
          </w:p>
        </w:tc>
      </w:tr>
      <w:tr w14:paraId="2205096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63" w:hRule="atLeast"/>
          <w:jc w:val="center"/>
        </w:trPr>
        <w:tc>
          <w:tcPr>
            <w:tcW w:w="4412" w:type="dxa"/>
            <w:gridSpan w:val="3"/>
            <w:tcBorders>
              <w:top w:val="single" w:color="auto" w:sz="4" w:space="0"/>
              <w:left w:val="single" w:color="auto" w:sz="4" w:space="0"/>
              <w:bottom w:val="single" w:color="auto" w:sz="4" w:space="0"/>
              <w:right w:val="single" w:color="auto" w:sz="4" w:space="0"/>
            </w:tcBorders>
            <w:vAlign w:val="center"/>
          </w:tcPr>
          <w:p w14:paraId="676C672E">
            <w:pPr>
              <w:widowControl/>
              <w:spacing w:line="240" w:lineRule="auto"/>
              <w:ind w:firstLine="0" w:firstLineChars="0"/>
              <w:jc w:val="center"/>
              <w:rPr>
                <w:rFonts w:ascii="宋体" w:hAnsi="宋体" w:cs="宋体"/>
                <w:kern w:val="0"/>
              </w:rPr>
            </w:pPr>
            <w:r>
              <w:rPr>
                <w:rFonts w:hint="eastAsia" w:ascii="宋体" w:hAnsi="宋体" w:cs="宋体"/>
                <w:kern w:val="0"/>
              </w:rPr>
              <w:t>　平时练习与综合练习相结合，个人能力与集体评价相结合。</w:t>
            </w:r>
          </w:p>
        </w:tc>
        <w:tc>
          <w:tcPr>
            <w:tcW w:w="4087" w:type="dxa"/>
            <w:gridSpan w:val="4"/>
            <w:tcBorders>
              <w:top w:val="nil"/>
              <w:left w:val="nil"/>
              <w:bottom w:val="single" w:color="auto" w:sz="4" w:space="0"/>
              <w:right w:val="single" w:color="auto" w:sz="4" w:space="0"/>
            </w:tcBorders>
            <w:vAlign w:val="center"/>
          </w:tcPr>
          <w:p w14:paraId="517A6F8E">
            <w:pPr>
              <w:widowControl/>
              <w:spacing w:line="240" w:lineRule="auto"/>
              <w:ind w:firstLine="0" w:firstLineChars="0"/>
              <w:jc w:val="left"/>
              <w:rPr>
                <w:rFonts w:hint="eastAsia" w:ascii="宋体" w:hAnsi="宋体" w:cs="宋体"/>
                <w:kern w:val="0"/>
              </w:rPr>
            </w:pPr>
            <w:r>
              <w:rPr>
                <w:rFonts w:hint="eastAsia" w:ascii="宋体" w:hAnsi="宋体" w:cs="宋体"/>
                <w:kern w:val="0"/>
              </w:rPr>
              <w:t>平时练习占 40 %、综合练习占40 %</w:t>
            </w:r>
          </w:p>
          <w:p w14:paraId="2545A2EA">
            <w:pPr>
              <w:widowControl/>
              <w:spacing w:line="240" w:lineRule="auto"/>
              <w:ind w:firstLine="0" w:firstLineChars="0"/>
              <w:jc w:val="left"/>
              <w:rPr>
                <w:rFonts w:ascii="宋体" w:hAnsi="宋体" w:cs="宋体"/>
                <w:kern w:val="0"/>
              </w:rPr>
            </w:pPr>
            <w:r>
              <w:rPr>
                <w:rFonts w:hint="eastAsia" w:ascii="宋体" w:hAnsi="宋体" w:cs="宋体"/>
                <w:kern w:val="0"/>
              </w:rPr>
              <w:t>集体评价占 20 %</w:t>
            </w:r>
          </w:p>
        </w:tc>
      </w:tr>
    </w:tbl>
    <w:p w14:paraId="3CCBF3F9">
      <w:pPr>
        <w:ind w:firstLine="0" w:firstLineChars="0"/>
        <w:rPr>
          <w:rFonts w:hint="eastAsia"/>
        </w:rPr>
      </w:pPr>
    </w:p>
    <w:tbl>
      <w:tblPr>
        <w:tblStyle w:val="9"/>
        <w:tblW w:w="85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012"/>
        <w:gridCol w:w="2261"/>
        <w:gridCol w:w="987"/>
        <w:gridCol w:w="822"/>
        <w:gridCol w:w="986"/>
        <w:gridCol w:w="1321"/>
      </w:tblGrid>
      <w:tr w14:paraId="4621C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2182" w:type="dxa"/>
            <w:gridSpan w:val="2"/>
            <w:tcBorders>
              <w:top w:val="single" w:color="auto" w:sz="4" w:space="0"/>
              <w:left w:val="single" w:color="auto" w:sz="4" w:space="0"/>
              <w:bottom w:val="single" w:color="auto" w:sz="4" w:space="0"/>
              <w:right w:val="single" w:color="auto" w:sz="4" w:space="0"/>
            </w:tcBorders>
            <w:vAlign w:val="center"/>
          </w:tcPr>
          <w:p w14:paraId="43C970B6">
            <w:pPr>
              <w:widowControl/>
              <w:spacing w:line="240" w:lineRule="auto"/>
              <w:ind w:firstLine="0" w:firstLineChars="0"/>
              <w:rPr>
                <w:rFonts w:ascii="宋体" w:hAnsi="宋体" w:cs="宋体"/>
                <w:kern w:val="0"/>
              </w:rPr>
            </w:pPr>
            <w:r>
              <w:rPr>
                <w:rFonts w:hint="eastAsia" w:ascii="宋体" w:hAnsi="宋体" w:cs="宋体"/>
                <w:kern w:val="0"/>
              </w:rPr>
              <w:t>模块（或工作情境）</w:t>
            </w:r>
          </w:p>
        </w:tc>
        <w:tc>
          <w:tcPr>
            <w:tcW w:w="6377" w:type="dxa"/>
            <w:gridSpan w:val="5"/>
            <w:tcBorders>
              <w:top w:val="single" w:color="auto" w:sz="4" w:space="0"/>
              <w:left w:val="single" w:color="auto" w:sz="4" w:space="0"/>
              <w:bottom w:val="single" w:color="auto" w:sz="4" w:space="0"/>
              <w:right w:val="single" w:color="auto" w:sz="4" w:space="0"/>
            </w:tcBorders>
            <w:vAlign w:val="center"/>
          </w:tcPr>
          <w:p w14:paraId="4B056847">
            <w:pPr>
              <w:widowControl/>
              <w:spacing w:line="240" w:lineRule="auto"/>
              <w:ind w:firstLine="0" w:firstLineChars="0"/>
              <w:jc w:val="center"/>
              <w:rPr>
                <w:rFonts w:ascii="宋体" w:hAnsi="宋体" w:cs="宋体"/>
                <w:kern w:val="0"/>
              </w:rPr>
            </w:pPr>
            <w:r>
              <w:rPr>
                <w:rFonts w:hint="eastAsia" w:ascii="宋体" w:hAnsi="宋体" w:cs="宋体"/>
                <w:kern w:val="0"/>
              </w:rPr>
              <w:t>模块二</w:t>
            </w:r>
          </w:p>
        </w:tc>
      </w:tr>
      <w:tr w14:paraId="5D204FC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19" w:hRule="atLeast"/>
          <w:jc w:val="center"/>
        </w:trPr>
        <w:tc>
          <w:tcPr>
            <w:tcW w:w="1170" w:type="dxa"/>
            <w:tcBorders>
              <w:top w:val="single" w:color="auto" w:sz="4" w:space="0"/>
              <w:left w:val="single" w:color="auto" w:sz="4" w:space="0"/>
              <w:bottom w:val="single" w:color="auto" w:sz="4" w:space="0"/>
              <w:right w:val="single" w:color="auto" w:sz="4" w:space="0"/>
            </w:tcBorders>
            <w:shd w:val="clear" w:color="auto" w:fill="auto"/>
            <w:vAlign w:val="center"/>
          </w:tcPr>
          <w:p w14:paraId="07AC0114">
            <w:pPr>
              <w:widowControl/>
              <w:spacing w:line="240" w:lineRule="auto"/>
              <w:ind w:firstLine="0" w:firstLineChars="0"/>
              <w:jc w:val="center"/>
              <w:rPr>
                <w:rFonts w:ascii="宋体" w:hAnsi="宋体" w:cs="宋体"/>
                <w:kern w:val="0"/>
              </w:rPr>
            </w:pPr>
            <w:r>
              <w:rPr>
                <w:rFonts w:hint="eastAsia" w:ascii="宋体" w:hAnsi="宋体" w:cs="宋体"/>
                <w:kern w:val="0"/>
              </w:rPr>
              <w:t>单元1</w:t>
            </w:r>
          </w:p>
        </w:tc>
        <w:tc>
          <w:tcPr>
            <w:tcW w:w="4260"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6D713E4">
            <w:pPr>
              <w:ind w:firstLine="0" w:firstLineChars="0"/>
              <w:rPr>
                <w:rFonts w:ascii="宋体" w:hAnsi="宋体" w:cs="宋体"/>
                <w:kern w:val="0"/>
              </w:rPr>
            </w:pPr>
            <w:r>
              <w:rPr>
                <w:rFonts w:hint="eastAsia" w:ascii="宋体" w:hAnsi="宋体" w:cs="宋体"/>
                <w:kern w:val="0"/>
              </w:rPr>
              <w:t>　</w:t>
            </w:r>
            <w:r>
              <w:rPr>
                <w:rFonts w:hint="eastAsia" w:ascii="宋体" w:hAnsi="宋体"/>
                <w:lang w:val="en-US" w:eastAsia="zh-CN"/>
              </w:rPr>
              <w:t>服装产品解读</w:t>
            </w:r>
          </w:p>
        </w:tc>
        <w:tc>
          <w:tcPr>
            <w:tcW w:w="82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3F0A8F2">
            <w:pPr>
              <w:widowControl/>
              <w:spacing w:line="240" w:lineRule="auto"/>
              <w:ind w:firstLine="0" w:firstLineChars="0"/>
              <w:jc w:val="center"/>
              <w:rPr>
                <w:rFonts w:ascii="宋体" w:hAnsi="宋体" w:cs="宋体"/>
                <w:kern w:val="0"/>
              </w:rPr>
            </w:pPr>
            <w:r>
              <w:rPr>
                <w:rFonts w:hint="eastAsia" w:ascii="宋体" w:hAnsi="宋体" w:cs="宋体"/>
                <w:kern w:val="0"/>
              </w:rPr>
              <w:t>学时</w:t>
            </w:r>
          </w:p>
        </w:tc>
        <w:tc>
          <w:tcPr>
            <w:tcW w:w="986" w:type="dxa"/>
            <w:tcBorders>
              <w:top w:val="single" w:color="auto" w:sz="4" w:space="0"/>
              <w:left w:val="single" w:color="auto" w:sz="4" w:space="0"/>
              <w:bottom w:val="single" w:color="auto" w:sz="4" w:space="0"/>
              <w:right w:val="single" w:color="auto" w:sz="4" w:space="0"/>
            </w:tcBorders>
            <w:shd w:val="clear" w:color="auto" w:fill="FFFFFF"/>
            <w:vAlign w:val="center"/>
          </w:tcPr>
          <w:p w14:paraId="5B7F204C">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理论</w:t>
            </w:r>
          </w:p>
        </w:tc>
        <w:tc>
          <w:tcPr>
            <w:tcW w:w="1321" w:type="dxa"/>
            <w:tcBorders>
              <w:top w:val="single" w:color="auto" w:sz="4" w:space="0"/>
              <w:left w:val="single" w:color="auto" w:sz="4" w:space="0"/>
              <w:bottom w:val="single" w:color="auto" w:sz="4" w:space="0"/>
              <w:right w:val="single" w:color="auto" w:sz="4" w:space="0"/>
            </w:tcBorders>
            <w:vAlign w:val="center"/>
          </w:tcPr>
          <w:p w14:paraId="10AA9E8E">
            <w:pPr>
              <w:widowControl/>
              <w:spacing w:line="240" w:lineRule="auto"/>
              <w:ind w:firstLine="0" w:firstLineChars="0"/>
              <w:jc w:val="center"/>
              <w:rPr>
                <w:rFonts w:hint="eastAsia" w:ascii="宋体" w:hAnsi="宋体" w:eastAsia="宋体" w:cs="宋体"/>
                <w:kern w:val="0"/>
                <w:lang w:eastAsia="zh-CN"/>
              </w:rPr>
            </w:pPr>
            <w:r>
              <w:rPr>
                <w:rFonts w:hint="eastAsia" w:ascii="宋体" w:hAnsi="宋体" w:cs="宋体"/>
                <w:kern w:val="0"/>
                <w:lang w:val="en-US" w:eastAsia="zh-CN"/>
              </w:rPr>
              <w:t>8</w:t>
            </w:r>
          </w:p>
        </w:tc>
      </w:tr>
      <w:tr w14:paraId="09F6848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85" w:hRule="atLeast"/>
          <w:jc w:val="center"/>
        </w:trPr>
        <w:tc>
          <w:tcPr>
            <w:tcW w:w="1170" w:type="dxa"/>
            <w:tcBorders>
              <w:top w:val="single" w:color="auto" w:sz="4" w:space="0"/>
              <w:left w:val="single" w:color="auto" w:sz="4" w:space="0"/>
              <w:bottom w:val="single" w:color="auto" w:sz="4" w:space="0"/>
              <w:right w:val="single" w:color="auto" w:sz="4" w:space="0"/>
            </w:tcBorders>
            <w:shd w:val="clear" w:color="auto" w:fill="auto"/>
            <w:vAlign w:val="center"/>
          </w:tcPr>
          <w:p w14:paraId="7AC08F37">
            <w:pPr>
              <w:widowControl/>
              <w:spacing w:line="240" w:lineRule="auto"/>
              <w:ind w:firstLine="0" w:firstLineChars="0"/>
              <w:jc w:val="center"/>
              <w:rPr>
                <w:rFonts w:ascii="宋体" w:hAnsi="宋体" w:cs="宋体"/>
                <w:kern w:val="0"/>
              </w:rPr>
            </w:pPr>
            <w:r>
              <w:rPr>
                <w:rFonts w:hint="eastAsia" w:ascii="宋体" w:hAnsi="宋体" w:cs="宋体"/>
                <w:kern w:val="0"/>
              </w:rPr>
              <w:t>单元2</w:t>
            </w:r>
          </w:p>
        </w:tc>
        <w:tc>
          <w:tcPr>
            <w:tcW w:w="4260"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C15B32B">
            <w:pPr>
              <w:widowControl/>
              <w:spacing w:line="240" w:lineRule="auto"/>
              <w:ind w:firstLine="0" w:firstLineChars="0"/>
              <w:jc w:val="left"/>
              <w:rPr>
                <w:rFonts w:ascii="宋体" w:hAnsi="宋体" w:cs="宋体"/>
                <w:kern w:val="0"/>
              </w:rPr>
            </w:pPr>
            <w:r>
              <w:rPr>
                <w:rFonts w:hint="eastAsia" w:ascii="宋体" w:hAnsi="宋体" w:cs="宋体"/>
                <w:kern w:val="0"/>
              </w:rPr>
              <w:t>　</w:t>
            </w:r>
            <w:r>
              <w:rPr>
                <w:rFonts w:hint="eastAsia" w:ascii="宋体" w:hAnsi="宋体"/>
                <w:lang w:val="en-US" w:eastAsia="zh-CN"/>
              </w:rPr>
              <w:t>服装产品拍摄</w:t>
            </w:r>
          </w:p>
        </w:tc>
        <w:tc>
          <w:tcPr>
            <w:tcW w:w="822"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3E4B9D2">
            <w:pPr>
              <w:widowControl/>
              <w:spacing w:line="240" w:lineRule="auto"/>
              <w:ind w:firstLine="0" w:firstLineChars="0"/>
              <w:jc w:val="left"/>
              <w:rPr>
                <w:rFonts w:ascii="宋体" w:hAnsi="宋体" w:cs="宋体"/>
                <w:kern w:val="0"/>
              </w:rPr>
            </w:pPr>
          </w:p>
        </w:tc>
        <w:tc>
          <w:tcPr>
            <w:tcW w:w="986" w:type="dxa"/>
            <w:tcBorders>
              <w:top w:val="single" w:color="auto" w:sz="4" w:space="0"/>
              <w:left w:val="single" w:color="auto" w:sz="4" w:space="0"/>
              <w:bottom w:val="single" w:color="auto" w:sz="4" w:space="0"/>
              <w:right w:val="single" w:color="auto" w:sz="4" w:space="0"/>
            </w:tcBorders>
            <w:shd w:val="clear" w:color="auto" w:fill="FFFFFF"/>
            <w:vAlign w:val="center"/>
          </w:tcPr>
          <w:p w14:paraId="1FEEA646">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实践</w:t>
            </w:r>
          </w:p>
        </w:tc>
        <w:tc>
          <w:tcPr>
            <w:tcW w:w="1321" w:type="dxa"/>
            <w:tcBorders>
              <w:top w:val="single" w:color="auto" w:sz="4" w:space="0"/>
              <w:left w:val="single" w:color="auto" w:sz="4" w:space="0"/>
              <w:bottom w:val="single" w:color="auto" w:sz="4" w:space="0"/>
              <w:right w:val="single" w:color="auto" w:sz="4" w:space="0"/>
            </w:tcBorders>
            <w:vAlign w:val="center"/>
          </w:tcPr>
          <w:p w14:paraId="03BE1CAE">
            <w:pPr>
              <w:widowControl/>
              <w:spacing w:line="240" w:lineRule="auto"/>
              <w:ind w:firstLine="0" w:firstLineChars="0"/>
              <w:jc w:val="center"/>
              <w:rPr>
                <w:rFonts w:hint="default" w:ascii="宋体" w:hAnsi="宋体" w:eastAsia="宋体" w:cs="宋体"/>
                <w:kern w:val="0"/>
                <w:lang w:val="en-US" w:eastAsia="zh-CN"/>
              </w:rPr>
            </w:pPr>
            <w:r>
              <w:rPr>
                <w:rFonts w:hint="eastAsia" w:ascii="宋体" w:hAnsi="宋体" w:cs="宋体"/>
                <w:kern w:val="0"/>
                <w:lang w:val="en-US" w:eastAsia="zh-CN"/>
              </w:rPr>
              <w:t>12</w:t>
            </w:r>
          </w:p>
        </w:tc>
      </w:tr>
      <w:tr w14:paraId="70F6222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47" w:hRule="atLeast"/>
          <w:jc w:val="center"/>
        </w:trPr>
        <w:tc>
          <w:tcPr>
            <w:tcW w:w="8559" w:type="dxa"/>
            <w:gridSpan w:val="7"/>
            <w:tcBorders>
              <w:top w:val="single" w:color="auto" w:sz="4" w:space="0"/>
              <w:left w:val="single" w:color="auto" w:sz="4" w:space="0"/>
              <w:bottom w:val="single" w:color="auto" w:sz="4" w:space="0"/>
              <w:right w:val="single" w:color="auto" w:sz="4" w:space="0"/>
            </w:tcBorders>
            <w:vAlign w:val="center"/>
          </w:tcPr>
          <w:p w14:paraId="64DD54DB">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7DE18E0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028" w:hRule="atLeast"/>
          <w:jc w:val="center"/>
        </w:trPr>
        <w:tc>
          <w:tcPr>
            <w:tcW w:w="8559" w:type="dxa"/>
            <w:gridSpan w:val="7"/>
            <w:tcBorders>
              <w:top w:val="single" w:color="auto" w:sz="4" w:space="0"/>
              <w:left w:val="single" w:color="auto" w:sz="4" w:space="0"/>
              <w:bottom w:val="single" w:color="auto" w:sz="4" w:space="0"/>
              <w:right w:val="single" w:color="auto" w:sz="4" w:space="0"/>
            </w:tcBorders>
            <w:vAlign w:val="center"/>
          </w:tcPr>
          <w:p w14:paraId="462D722A">
            <w:pPr>
              <w:widowControl/>
              <w:spacing w:line="240" w:lineRule="auto"/>
              <w:ind w:firstLine="480"/>
              <w:jc w:val="left"/>
              <w:rPr>
                <w:rFonts w:hint="eastAsia" w:ascii="宋体" w:hAnsi="宋体" w:eastAsia="宋体" w:cs="宋体"/>
                <w:kern w:val="0"/>
                <w:lang w:eastAsia="zh-CN"/>
              </w:rPr>
            </w:pPr>
            <w:r>
              <w:rPr>
                <w:rFonts w:hint="eastAsia" w:ascii="宋体" w:hAnsi="宋体"/>
                <w:lang w:val="en-US" w:eastAsia="zh-CN"/>
              </w:rPr>
              <w:t>培养学生解读服装产品认知能力，理解服装产品传播的文化价值与商业价值，</w:t>
            </w:r>
            <w:r>
              <w:rPr>
                <w:rFonts w:hint="eastAsia"/>
                <w:lang w:eastAsia="zh-CN"/>
              </w:rPr>
              <w:t>掌握优化服装产品传播内容的技巧；拓展受众对服装产品认知体系，挖掘服装产品的辨识度。</w:t>
            </w:r>
          </w:p>
        </w:tc>
      </w:tr>
      <w:tr w14:paraId="6A80983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47" w:hRule="atLeast"/>
          <w:jc w:val="center"/>
        </w:trPr>
        <w:tc>
          <w:tcPr>
            <w:tcW w:w="4443" w:type="dxa"/>
            <w:gridSpan w:val="3"/>
            <w:tcBorders>
              <w:top w:val="single" w:color="auto" w:sz="4" w:space="0"/>
              <w:left w:val="single" w:color="auto" w:sz="4" w:space="0"/>
              <w:bottom w:val="single" w:color="auto" w:sz="4" w:space="0"/>
              <w:right w:val="single" w:color="auto" w:sz="4" w:space="0"/>
            </w:tcBorders>
            <w:vAlign w:val="center"/>
          </w:tcPr>
          <w:p w14:paraId="14B8BBF2">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116" w:type="dxa"/>
            <w:gridSpan w:val="4"/>
            <w:tcBorders>
              <w:top w:val="nil"/>
              <w:left w:val="nil"/>
              <w:bottom w:val="single" w:color="auto" w:sz="4" w:space="0"/>
              <w:right w:val="single" w:color="auto" w:sz="4" w:space="0"/>
            </w:tcBorders>
            <w:vAlign w:val="center"/>
          </w:tcPr>
          <w:p w14:paraId="27F7C123">
            <w:pPr>
              <w:widowControl/>
              <w:spacing w:line="240" w:lineRule="auto"/>
              <w:ind w:firstLine="0" w:firstLineChars="0"/>
              <w:jc w:val="left"/>
              <w:rPr>
                <w:rFonts w:ascii="宋体" w:hAnsi="宋体" w:cs="宋体"/>
                <w:kern w:val="0"/>
              </w:rPr>
            </w:pPr>
            <w:r>
              <w:rPr>
                <w:rFonts w:hint="eastAsia" w:ascii="宋体" w:hAnsi="宋体" w:cs="宋体"/>
                <w:kern w:val="0"/>
              </w:rPr>
              <w:t>主要教学方法</w:t>
            </w:r>
          </w:p>
        </w:tc>
      </w:tr>
      <w:tr w14:paraId="4ECB653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50" w:hRule="atLeast"/>
          <w:jc w:val="center"/>
        </w:trPr>
        <w:tc>
          <w:tcPr>
            <w:tcW w:w="4443" w:type="dxa"/>
            <w:gridSpan w:val="3"/>
            <w:vMerge w:val="restart"/>
            <w:tcBorders>
              <w:top w:val="single" w:color="auto" w:sz="4" w:space="0"/>
              <w:left w:val="single" w:color="auto" w:sz="4" w:space="0"/>
              <w:bottom w:val="single" w:color="auto" w:sz="4" w:space="0"/>
              <w:right w:val="single" w:color="auto" w:sz="4" w:space="0"/>
            </w:tcBorders>
            <w:vAlign w:val="top"/>
          </w:tcPr>
          <w:p w14:paraId="64B1177C">
            <w:pPr>
              <w:widowControl/>
              <w:spacing w:line="240" w:lineRule="auto"/>
              <w:ind w:firstLine="0" w:firstLineChars="0"/>
              <w:jc w:val="left"/>
              <w:rPr>
                <w:rFonts w:hint="eastAsia" w:ascii="宋体" w:hAnsi="宋体" w:cs="宋体"/>
                <w:kern w:val="0"/>
              </w:rPr>
            </w:pPr>
            <w:r>
              <w:rPr>
                <w:rFonts w:hint="eastAsia" w:ascii="宋体" w:hAnsi="宋体" w:cs="宋体"/>
                <w:kern w:val="0"/>
              </w:rPr>
              <w:t>重点：</w:t>
            </w:r>
          </w:p>
          <w:p w14:paraId="7B1DB019">
            <w:pPr>
              <w:numPr>
                <w:ilvl w:val="0"/>
                <w:numId w:val="0"/>
              </w:numPr>
              <w:rPr>
                <w:rFonts w:hint="eastAsia" w:ascii="宋体" w:hAnsi="宋体"/>
                <w:lang w:val="en-US" w:eastAsia="zh-CN"/>
              </w:rPr>
            </w:pPr>
            <w:r>
              <w:rPr>
                <w:rFonts w:hint="eastAsia" w:ascii="宋体" w:hAnsi="宋体"/>
                <w:lang w:val="en-US" w:eastAsia="zh-CN"/>
              </w:rPr>
              <w:t>一、服装产品解读</w:t>
            </w:r>
          </w:p>
          <w:p w14:paraId="18AFDFF7">
            <w:pPr>
              <w:widowControl/>
              <w:spacing w:line="240" w:lineRule="auto"/>
              <w:ind w:firstLine="0" w:firstLineChars="0"/>
              <w:jc w:val="left"/>
              <w:rPr>
                <w:rFonts w:hint="eastAsia" w:ascii="宋体" w:hAnsi="宋体" w:cs="宋体"/>
                <w:kern w:val="0"/>
                <w:lang w:val="en-US" w:eastAsia="zh-CN"/>
              </w:rPr>
            </w:pPr>
            <w:r>
              <w:rPr>
                <w:rFonts w:hint="eastAsia" w:ascii="宋体" w:hAnsi="宋体" w:cs="宋体"/>
                <w:kern w:val="0"/>
                <w:lang w:val="en-US" w:eastAsia="zh-CN"/>
              </w:rPr>
              <w:t>1.主题灵感、</w:t>
            </w:r>
          </w:p>
          <w:p w14:paraId="6178D807">
            <w:pPr>
              <w:widowControl/>
              <w:spacing w:line="240" w:lineRule="auto"/>
              <w:ind w:firstLine="0" w:firstLineChars="0"/>
              <w:jc w:val="left"/>
              <w:rPr>
                <w:rFonts w:hint="eastAsia" w:ascii="宋体" w:hAnsi="宋体" w:cs="宋体"/>
                <w:kern w:val="0"/>
                <w:lang w:val="en-US" w:eastAsia="zh-CN"/>
              </w:rPr>
            </w:pPr>
            <w:r>
              <w:rPr>
                <w:rFonts w:hint="eastAsia" w:ascii="宋体" w:hAnsi="宋体" w:cs="宋体"/>
                <w:kern w:val="0"/>
                <w:lang w:val="en-US" w:eastAsia="zh-CN"/>
              </w:rPr>
              <w:t>2.色彩管理、</w:t>
            </w:r>
          </w:p>
          <w:p w14:paraId="77732332">
            <w:pPr>
              <w:widowControl/>
              <w:spacing w:line="240" w:lineRule="auto"/>
              <w:ind w:firstLine="0" w:firstLineChars="0"/>
              <w:jc w:val="left"/>
              <w:rPr>
                <w:rFonts w:hint="eastAsia" w:ascii="宋体" w:hAnsi="宋体" w:cs="宋体"/>
                <w:kern w:val="0"/>
                <w:lang w:val="en-US" w:eastAsia="zh-CN"/>
              </w:rPr>
            </w:pPr>
            <w:r>
              <w:rPr>
                <w:rFonts w:hint="eastAsia" w:ascii="宋体" w:hAnsi="宋体" w:cs="宋体"/>
                <w:kern w:val="0"/>
                <w:lang w:val="en-US" w:eastAsia="zh-CN"/>
              </w:rPr>
              <w:t>3.轮廓造型、</w:t>
            </w:r>
          </w:p>
          <w:p w14:paraId="7429E509">
            <w:pPr>
              <w:widowControl/>
              <w:spacing w:line="240" w:lineRule="auto"/>
              <w:ind w:firstLine="0" w:firstLineChars="0"/>
              <w:jc w:val="left"/>
              <w:rPr>
                <w:rFonts w:hint="eastAsia" w:ascii="宋体" w:hAnsi="宋体" w:cs="宋体"/>
                <w:kern w:val="0"/>
                <w:lang w:val="en-US" w:eastAsia="zh-CN"/>
              </w:rPr>
            </w:pPr>
            <w:r>
              <w:rPr>
                <w:rFonts w:hint="eastAsia" w:ascii="宋体" w:hAnsi="宋体" w:cs="宋体"/>
                <w:kern w:val="0"/>
                <w:lang w:val="en-US" w:eastAsia="zh-CN"/>
              </w:rPr>
              <w:t>4.面辅材料、</w:t>
            </w:r>
          </w:p>
          <w:p w14:paraId="068270FC">
            <w:pPr>
              <w:widowControl/>
              <w:spacing w:line="240" w:lineRule="auto"/>
              <w:ind w:firstLine="0" w:firstLineChars="0"/>
              <w:jc w:val="left"/>
              <w:rPr>
                <w:rFonts w:hint="eastAsia" w:ascii="宋体" w:hAnsi="宋体"/>
                <w:lang w:val="en-US" w:eastAsia="zh-CN"/>
              </w:rPr>
            </w:pPr>
            <w:r>
              <w:rPr>
                <w:rFonts w:hint="eastAsia" w:ascii="宋体" w:hAnsi="宋体" w:cs="宋体"/>
                <w:kern w:val="0"/>
                <w:lang w:val="en-US" w:eastAsia="zh-CN"/>
              </w:rPr>
              <w:t>5.工艺细节、</w:t>
            </w:r>
          </w:p>
          <w:p w14:paraId="5B0F050D">
            <w:pPr>
              <w:numPr>
                <w:ilvl w:val="0"/>
                <w:numId w:val="0"/>
              </w:numPr>
              <w:rPr>
                <w:rFonts w:hint="eastAsia" w:ascii="宋体" w:hAnsi="宋体"/>
                <w:lang w:val="en-US" w:eastAsia="zh-CN"/>
              </w:rPr>
            </w:pPr>
            <w:r>
              <w:rPr>
                <w:rFonts w:hint="eastAsia" w:ascii="宋体" w:hAnsi="宋体"/>
                <w:lang w:val="en-US" w:eastAsia="zh-CN"/>
              </w:rPr>
              <w:t>二、服装产品拍摄</w:t>
            </w:r>
          </w:p>
          <w:p w14:paraId="30529035">
            <w:pPr>
              <w:widowControl/>
              <w:spacing w:line="240" w:lineRule="auto"/>
              <w:ind w:firstLine="0" w:firstLineChars="0"/>
              <w:jc w:val="left"/>
              <w:rPr>
                <w:rFonts w:hint="eastAsia" w:ascii="宋体" w:hAnsi="宋体" w:cs="宋体"/>
                <w:kern w:val="0"/>
                <w:lang w:val="en-US" w:eastAsia="zh-CN"/>
              </w:rPr>
            </w:pPr>
            <w:r>
              <w:rPr>
                <w:rFonts w:hint="eastAsia" w:ascii="宋体" w:hAnsi="宋体" w:cs="宋体"/>
                <w:kern w:val="0"/>
                <w:lang w:val="en-US" w:eastAsia="zh-CN"/>
              </w:rPr>
              <w:t>1.流程</w:t>
            </w:r>
          </w:p>
          <w:p w14:paraId="5186993A">
            <w:pPr>
              <w:widowControl/>
              <w:spacing w:line="240" w:lineRule="auto"/>
              <w:ind w:firstLine="0" w:firstLineChars="0"/>
              <w:jc w:val="left"/>
              <w:rPr>
                <w:rFonts w:hint="default" w:ascii="宋体" w:hAnsi="宋体" w:cs="宋体"/>
                <w:kern w:val="0"/>
                <w:lang w:val="en-US" w:eastAsia="zh-CN"/>
              </w:rPr>
            </w:pPr>
            <w:r>
              <w:rPr>
                <w:rFonts w:hint="eastAsia" w:ascii="宋体" w:hAnsi="宋体" w:cs="宋体"/>
                <w:kern w:val="0"/>
                <w:lang w:val="en-US" w:eastAsia="zh-CN"/>
              </w:rPr>
              <w:t>2.方案</w:t>
            </w:r>
          </w:p>
          <w:p w14:paraId="6E9AD51D">
            <w:pPr>
              <w:widowControl/>
              <w:spacing w:line="240" w:lineRule="auto"/>
              <w:ind w:firstLine="0" w:firstLineChars="0"/>
              <w:jc w:val="left"/>
              <w:rPr>
                <w:rFonts w:hint="eastAsia"/>
              </w:rPr>
            </w:pPr>
            <w:r>
              <w:rPr>
                <w:rFonts w:hint="eastAsia"/>
              </w:rPr>
              <w:t>难点：</w:t>
            </w:r>
          </w:p>
          <w:p w14:paraId="441594DA">
            <w:pPr>
              <w:widowControl/>
              <w:numPr>
                <w:ilvl w:val="0"/>
                <w:numId w:val="17"/>
              </w:numPr>
              <w:spacing w:line="240" w:lineRule="auto"/>
              <w:jc w:val="left"/>
              <w:rPr>
                <w:rFonts w:hint="eastAsia"/>
                <w:lang w:eastAsia="zh-CN"/>
              </w:rPr>
            </w:pPr>
            <w:r>
              <w:rPr>
                <w:rFonts w:hint="eastAsia"/>
                <w:lang w:eastAsia="zh-CN"/>
              </w:rPr>
              <w:t>服装产品专业描述</w:t>
            </w:r>
          </w:p>
          <w:p w14:paraId="297A64D2">
            <w:pPr>
              <w:widowControl/>
              <w:numPr>
                <w:ilvl w:val="0"/>
                <w:numId w:val="17"/>
              </w:numPr>
              <w:spacing w:line="240" w:lineRule="auto"/>
              <w:jc w:val="left"/>
              <w:rPr>
                <w:rFonts w:ascii="宋体" w:hAnsi="宋体" w:cs="宋体"/>
                <w:kern w:val="0"/>
              </w:rPr>
            </w:pPr>
            <w:r>
              <w:rPr>
                <w:rFonts w:hint="eastAsia"/>
                <w:lang w:eastAsia="zh-CN"/>
              </w:rPr>
              <w:t>服装产品拍摄方案</w:t>
            </w:r>
          </w:p>
        </w:tc>
        <w:tc>
          <w:tcPr>
            <w:tcW w:w="4116" w:type="dxa"/>
            <w:gridSpan w:val="4"/>
            <w:tcBorders>
              <w:top w:val="nil"/>
              <w:left w:val="nil"/>
              <w:bottom w:val="single" w:color="auto" w:sz="4" w:space="0"/>
              <w:right w:val="single" w:color="auto" w:sz="4" w:space="0"/>
            </w:tcBorders>
            <w:vAlign w:val="center"/>
          </w:tcPr>
          <w:p w14:paraId="2EAE4B32">
            <w:pPr>
              <w:widowControl/>
              <w:spacing w:line="240" w:lineRule="auto"/>
              <w:ind w:firstLine="105" w:firstLineChars="50"/>
              <w:jc w:val="left"/>
              <w:rPr>
                <w:rFonts w:ascii="宋体" w:hAnsi="宋体" w:cs="宋体"/>
                <w:kern w:val="0"/>
              </w:rPr>
            </w:pPr>
            <w:r>
              <w:rPr>
                <w:rFonts w:hint="eastAsia" w:ascii="宋体" w:hAnsi="宋体" w:cs="宋体"/>
                <w:kern w:val="0"/>
              </w:rPr>
              <w:t>　多媒体演示、现场讲评、作品点评</w:t>
            </w:r>
          </w:p>
        </w:tc>
      </w:tr>
      <w:tr w14:paraId="7FFAF39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47" w:hRule="atLeast"/>
          <w:jc w:val="center"/>
        </w:trPr>
        <w:tc>
          <w:tcPr>
            <w:tcW w:w="4443" w:type="dxa"/>
            <w:gridSpan w:val="3"/>
            <w:vMerge w:val="continue"/>
            <w:tcBorders>
              <w:top w:val="single" w:color="auto" w:sz="4" w:space="0"/>
              <w:left w:val="single" w:color="auto" w:sz="4" w:space="0"/>
              <w:bottom w:val="single" w:color="auto" w:sz="4" w:space="0"/>
              <w:right w:val="single" w:color="auto" w:sz="4" w:space="0"/>
            </w:tcBorders>
            <w:vAlign w:val="center"/>
          </w:tcPr>
          <w:p w14:paraId="58837D33">
            <w:pPr>
              <w:widowControl/>
              <w:spacing w:line="240" w:lineRule="auto"/>
              <w:ind w:firstLine="0" w:firstLineChars="0"/>
              <w:jc w:val="left"/>
              <w:rPr>
                <w:rFonts w:ascii="宋体" w:hAnsi="宋体" w:cs="宋体"/>
                <w:kern w:val="0"/>
              </w:rPr>
            </w:pPr>
          </w:p>
        </w:tc>
        <w:tc>
          <w:tcPr>
            <w:tcW w:w="4116" w:type="dxa"/>
            <w:gridSpan w:val="4"/>
            <w:tcBorders>
              <w:top w:val="nil"/>
              <w:left w:val="nil"/>
              <w:bottom w:val="single" w:color="auto" w:sz="4" w:space="0"/>
              <w:right w:val="single" w:color="auto" w:sz="4" w:space="0"/>
            </w:tcBorders>
            <w:vAlign w:val="center"/>
          </w:tcPr>
          <w:p w14:paraId="769DD673">
            <w:pPr>
              <w:widowControl/>
              <w:spacing w:line="240" w:lineRule="auto"/>
              <w:ind w:firstLine="0" w:firstLineChars="0"/>
              <w:jc w:val="left"/>
              <w:rPr>
                <w:rFonts w:ascii="宋体" w:hAnsi="宋体" w:cs="宋体"/>
                <w:kern w:val="0"/>
              </w:rPr>
            </w:pPr>
            <w:r>
              <w:rPr>
                <w:rFonts w:hint="eastAsia" w:ascii="宋体" w:hAnsi="宋体" w:cs="宋体"/>
                <w:kern w:val="0"/>
              </w:rPr>
              <w:t>教学地点</w:t>
            </w:r>
          </w:p>
        </w:tc>
      </w:tr>
      <w:tr w14:paraId="6E4F81D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83" w:hRule="atLeast"/>
          <w:jc w:val="center"/>
        </w:trPr>
        <w:tc>
          <w:tcPr>
            <w:tcW w:w="4443" w:type="dxa"/>
            <w:gridSpan w:val="3"/>
            <w:vMerge w:val="continue"/>
            <w:tcBorders>
              <w:top w:val="single" w:color="auto" w:sz="4" w:space="0"/>
              <w:left w:val="single" w:color="auto" w:sz="4" w:space="0"/>
              <w:bottom w:val="single" w:color="auto" w:sz="4" w:space="0"/>
              <w:right w:val="single" w:color="auto" w:sz="4" w:space="0"/>
            </w:tcBorders>
            <w:vAlign w:val="center"/>
          </w:tcPr>
          <w:p w14:paraId="3A914A5F">
            <w:pPr>
              <w:widowControl/>
              <w:spacing w:line="240" w:lineRule="auto"/>
              <w:ind w:firstLine="0" w:firstLineChars="0"/>
              <w:jc w:val="left"/>
              <w:rPr>
                <w:rFonts w:ascii="宋体" w:hAnsi="宋体" w:cs="宋体"/>
                <w:kern w:val="0"/>
              </w:rPr>
            </w:pPr>
          </w:p>
        </w:tc>
        <w:tc>
          <w:tcPr>
            <w:tcW w:w="4116" w:type="dxa"/>
            <w:gridSpan w:val="4"/>
            <w:tcBorders>
              <w:top w:val="nil"/>
              <w:left w:val="nil"/>
              <w:bottom w:val="single" w:color="auto" w:sz="4" w:space="0"/>
              <w:right w:val="single" w:color="auto" w:sz="4" w:space="0"/>
            </w:tcBorders>
            <w:vAlign w:val="center"/>
          </w:tcPr>
          <w:p w14:paraId="6E6AA9B3">
            <w:pPr>
              <w:widowControl/>
              <w:spacing w:line="240" w:lineRule="auto"/>
              <w:ind w:firstLine="315" w:firstLineChars="150"/>
              <w:jc w:val="left"/>
              <w:rPr>
                <w:rFonts w:ascii="宋体" w:hAnsi="宋体" w:cs="宋体"/>
                <w:kern w:val="0"/>
              </w:rPr>
            </w:pPr>
            <w:r>
              <w:rPr>
                <w:rFonts w:hint="eastAsia" w:ascii="宋体" w:hAnsi="宋体" w:cs="宋体"/>
                <w:kern w:val="0"/>
              </w:rPr>
              <w:t>多媒体教室</w:t>
            </w:r>
          </w:p>
        </w:tc>
      </w:tr>
      <w:tr w14:paraId="7FFB50C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47" w:hRule="atLeast"/>
          <w:jc w:val="center"/>
        </w:trPr>
        <w:tc>
          <w:tcPr>
            <w:tcW w:w="4443" w:type="dxa"/>
            <w:gridSpan w:val="3"/>
            <w:vMerge w:val="continue"/>
            <w:tcBorders>
              <w:top w:val="single" w:color="auto" w:sz="4" w:space="0"/>
              <w:left w:val="single" w:color="auto" w:sz="4" w:space="0"/>
              <w:bottom w:val="single" w:color="auto" w:sz="4" w:space="0"/>
              <w:right w:val="single" w:color="auto" w:sz="4" w:space="0"/>
            </w:tcBorders>
            <w:vAlign w:val="center"/>
          </w:tcPr>
          <w:p w14:paraId="1A40374D">
            <w:pPr>
              <w:widowControl/>
              <w:spacing w:line="240" w:lineRule="auto"/>
              <w:ind w:firstLine="0" w:firstLineChars="0"/>
              <w:jc w:val="left"/>
              <w:rPr>
                <w:rFonts w:ascii="宋体" w:hAnsi="宋体" w:cs="宋体"/>
                <w:kern w:val="0"/>
              </w:rPr>
            </w:pPr>
          </w:p>
        </w:tc>
        <w:tc>
          <w:tcPr>
            <w:tcW w:w="4116" w:type="dxa"/>
            <w:gridSpan w:val="4"/>
            <w:tcBorders>
              <w:top w:val="nil"/>
              <w:left w:val="nil"/>
              <w:bottom w:val="single" w:color="auto" w:sz="4" w:space="0"/>
              <w:right w:val="single" w:color="auto" w:sz="4" w:space="0"/>
            </w:tcBorders>
            <w:vAlign w:val="center"/>
          </w:tcPr>
          <w:p w14:paraId="2113EEF1">
            <w:pPr>
              <w:widowControl/>
              <w:spacing w:line="240" w:lineRule="auto"/>
              <w:ind w:firstLine="0" w:firstLineChars="0"/>
              <w:jc w:val="left"/>
              <w:rPr>
                <w:rFonts w:ascii="宋体" w:hAnsi="宋体" w:cs="宋体"/>
                <w:kern w:val="0"/>
              </w:rPr>
            </w:pPr>
            <w:r>
              <w:rPr>
                <w:rFonts w:hint="eastAsia" w:ascii="宋体" w:hAnsi="宋体" w:cs="宋体"/>
                <w:kern w:val="0"/>
              </w:rPr>
              <w:t>教学及参考资料</w:t>
            </w:r>
          </w:p>
        </w:tc>
      </w:tr>
      <w:tr w14:paraId="3ECD081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879" w:hRule="atLeast"/>
          <w:jc w:val="center"/>
        </w:trPr>
        <w:tc>
          <w:tcPr>
            <w:tcW w:w="4443" w:type="dxa"/>
            <w:gridSpan w:val="3"/>
            <w:vMerge w:val="continue"/>
            <w:tcBorders>
              <w:top w:val="single" w:color="auto" w:sz="4" w:space="0"/>
              <w:left w:val="single" w:color="auto" w:sz="4" w:space="0"/>
              <w:bottom w:val="single" w:color="auto" w:sz="4" w:space="0"/>
              <w:right w:val="single" w:color="auto" w:sz="4" w:space="0"/>
            </w:tcBorders>
            <w:vAlign w:val="center"/>
          </w:tcPr>
          <w:p w14:paraId="2297A33A">
            <w:pPr>
              <w:widowControl/>
              <w:spacing w:line="240" w:lineRule="auto"/>
              <w:ind w:firstLine="0" w:firstLineChars="0"/>
              <w:jc w:val="left"/>
              <w:rPr>
                <w:rFonts w:ascii="宋体" w:hAnsi="宋体" w:cs="宋体"/>
                <w:kern w:val="0"/>
              </w:rPr>
            </w:pPr>
          </w:p>
        </w:tc>
        <w:tc>
          <w:tcPr>
            <w:tcW w:w="4116" w:type="dxa"/>
            <w:gridSpan w:val="4"/>
            <w:tcBorders>
              <w:top w:val="nil"/>
              <w:left w:val="nil"/>
              <w:bottom w:val="single" w:color="auto" w:sz="4" w:space="0"/>
              <w:right w:val="single" w:color="auto" w:sz="4" w:space="0"/>
            </w:tcBorders>
            <w:vAlign w:val="center"/>
          </w:tcPr>
          <w:p w14:paraId="7B1CBD62">
            <w:pPr>
              <w:widowControl/>
              <w:spacing w:line="240" w:lineRule="auto"/>
              <w:ind w:firstLine="0" w:firstLineChars="0"/>
              <w:jc w:val="left"/>
              <w:rPr>
                <w:rFonts w:hint="eastAsia" w:ascii="宋体" w:hAnsi="宋体" w:cs="宋体"/>
                <w:kern w:val="0"/>
                <w:lang w:val="en-US" w:eastAsia="zh-CN"/>
              </w:rPr>
            </w:pPr>
            <w:r>
              <w:rPr>
                <w:rFonts w:hint="eastAsia" w:ascii="宋体" w:hAnsi="宋体" w:cs="宋体"/>
                <w:kern w:val="0"/>
                <w:lang w:val="en-US" w:eastAsia="zh-CN"/>
              </w:rPr>
              <w:t>《时尚传播学》、</w:t>
            </w:r>
          </w:p>
          <w:p w14:paraId="41194D0C">
            <w:pPr>
              <w:widowControl/>
              <w:spacing w:line="240" w:lineRule="auto"/>
              <w:ind w:firstLine="0" w:firstLineChars="0"/>
              <w:jc w:val="left"/>
              <w:rPr>
                <w:rFonts w:hint="eastAsia" w:ascii="宋体" w:hAnsi="宋体" w:eastAsia="宋体" w:cs="仿宋_GB2312"/>
                <w:position w:val="6"/>
                <w:lang w:eastAsia="zh-CN"/>
              </w:rPr>
            </w:pPr>
            <w:r>
              <w:rPr>
                <w:rFonts w:hint="eastAsia" w:ascii="宋体" w:hAnsi="宋体" w:cs="仿宋_GB2312"/>
                <w:position w:val="6"/>
              </w:rPr>
              <w:t>《服装品牌的整体塑造与传播》</w:t>
            </w:r>
            <w:r>
              <w:rPr>
                <w:rFonts w:hint="eastAsia" w:ascii="宋体" w:hAnsi="宋体" w:cs="仿宋_GB2312"/>
                <w:position w:val="6"/>
                <w:lang w:eastAsia="zh-CN"/>
              </w:rPr>
              <w:t>；</w:t>
            </w:r>
          </w:p>
          <w:p w14:paraId="1315E903">
            <w:pPr>
              <w:widowControl/>
              <w:spacing w:line="240" w:lineRule="auto"/>
              <w:ind w:firstLine="0" w:firstLineChars="0"/>
              <w:jc w:val="left"/>
              <w:rPr>
                <w:rFonts w:ascii="宋体" w:hAnsi="宋体" w:cs="宋体"/>
                <w:kern w:val="0"/>
              </w:rPr>
            </w:pPr>
            <w:r>
              <w:rPr>
                <w:rFonts w:hint="eastAsia" w:ascii="宋体" w:hAnsi="宋体" w:cs="宋体"/>
                <w:kern w:val="0"/>
                <w:lang w:val="en-US" w:eastAsia="zh-CN"/>
              </w:rPr>
              <w:t>时下方兴未艾的有效案例</w:t>
            </w:r>
          </w:p>
        </w:tc>
      </w:tr>
      <w:tr w14:paraId="20EA1B2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47" w:hRule="atLeast"/>
          <w:jc w:val="center"/>
        </w:trPr>
        <w:tc>
          <w:tcPr>
            <w:tcW w:w="4443" w:type="dxa"/>
            <w:gridSpan w:val="3"/>
            <w:vMerge w:val="continue"/>
            <w:tcBorders>
              <w:top w:val="single" w:color="auto" w:sz="4" w:space="0"/>
              <w:left w:val="single" w:color="auto" w:sz="4" w:space="0"/>
              <w:bottom w:val="single" w:color="auto" w:sz="4" w:space="0"/>
              <w:right w:val="single" w:color="auto" w:sz="4" w:space="0"/>
            </w:tcBorders>
            <w:vAlign w:val="center"/>
          </w:tcPr>
          <w:p w14:paraId="14D2DDD7">
            <w:pPr>
              <w:widowControl/>
              <w:spacing w:line="240" w:lineRule="auto"/>
              <w:ind w:firstLine="0" w:firstLineChars="0"/>
              <w:jc w:val="left"/>
              <w:rPr>
                <w:rFonts w:ascii="宋体" w:hAnsi="宋体" w:cs="宋体"/>
                <w:kern w:val="0"/>
              </w:rPr>
            </w:pPr>
          </w:p>
        </w:tc>
        <w:tc>
          <w:tcPr>
            <w:tcW w:w="4116" w:type="dxa"/>
            <w:gridSpan w:val="4"/>
            <w:tcBorders>
              <w:top w:val="nil"/>
              <w:left w:val="nil"/>
              <w:bottom w:val="single" w:color="auto" w:sz="4" w:space="0"/>
              <w:right w:val="single" w:color="auto" w:sz="4" w:space="0"/>
            </w:tcBorders>
            <w:vAlign w:val="center"/>
          </w:tcPr>
          <w:p w14:paraId="3A0F1043">
            <w:pPr>
              <w:widowControl/>
              <w:spacing w:line="240" w:lineRule="auto"/>
              <w:ind w:firstLine="0" w:firstLineChars="0"/>
              <w:jc w:val="left"/>
              <w:rPr>
                <w:rFonts w:ascii="宋体" w:hAnsi="宋体" w:cs="宋体"/>
                <w:kern w:val="0"/>
              </w:rPr>
            </w:pPr>
            <w:r>
              <w:rPr>
                <w:rFonts w:hint="eastAsia" w:ascii="宋体" w:hAnsi="宋体" w:cs="宋体"/>
                <w:kern w:val="0"/>
              </w:rPr>
              <w:t>练习与习题建议</w:t>
            </w:r>
          </w:p>
        </w:tc>
      </w:tr>
      <w:tr w14:paraId="094E815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187" w:hRule="atLeast"/>
          <w:jc w:val="center"/>
        </w:trPr>
        <w:tc>
          <w:tcPr>
            <w:tcW w:w="4443" w:type="dxa"/>
            <w:gridSpan w:val="3"/>
            <w:vMerge w:val="continue"/>
            <w:tcBorders>
              <w:top w:val="single" w:color="auto" w:sz="4" w:space="0"/>
              <w:left w:val="single" w:color="auto" w:sz="4" w:space="0"/>
              <w:bottom w:val="single" w:color="auto" w:sz="4" w:space="0"/>
              <w:right w:val="single" w:color="auto" w:sz="4" w:space="0"/>
            </w:tcBorders>
            <w:vAlign w:val="center"/>
          </w:tcPr>
          <w:p w14:paraId="0285F888">
            <w:pPr>
              <w:widowControl/>
              <w:spacing w:line="240" w:lineRule="auto"/>
              <w:ind w:firstLine="0" w:firstLineChars="0"/>
              <w:jc w:val="left"/>
              <w:rPr>
                <w:rFonts w:ascii="宋体" w:hAnsi="宋体" w:cs="宋体"/>
                <w:kern w:val="0"/>
              </w:rPr>
            </w:pPr>
          </w:p>
        </w:tc>
        <w:tc>
          <w:tcPr>
            <w:tcW w:w="4116" w:type="dxa"/>
            <w:gridSpan w:val="4"/>
            <w:tcBorders>
              <w:top w:val="nil"/>
              <w:left w:val="nil"/>
              <w:bottom w:val="single" w:color="auto" w:sz="4" w:space="0"/>
              <w:right w:val="single" w:color="auto" w:sz="4" w:space="0"/>
            </w:tcBorders>
            <w:vAlign w:val="center"/>
          </w:tcPr>
          <w:p w14:paraId="78323E65">
            <w:pPr>
              <w:widowControl/>
              <w:spacing w:line="240" w:lineRule="auto"/>
              <w:ind w:firstLine="0" w:firstLineChars="0"/>
              <w:jc w:val="left"/>
              <w:rPr>
                <w:rFonts w:ascii="宋体" w:hAnsi="宋体" w:cs="宋体"/>
                <w:kern w:val="0"/>
              </w:rPr>
            </w:pPr>
            <w:r>
              <w:rPr>
                <w:rFonts w:hint="eastAsia" w:ascii="宋体" w:hAnsi="宋体" w:cs="宋体"/>
                <w:kern w:val="0"/>
              </w:rPr>
              <w:t>　  每个单元有对应的练习</w:t>
            </w:r>
          </w:p>
        </w:tc>
      </w:tr>
      <w:tr w14:paraId="7732787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47" w:hRule="atLeast"/>
          <w:jc w:val="center"/>
        </w:trPr>
        <w:tc>
          <w:tcPr>
            <w:tcW w:w="4443" w:type="dxa"/>
            <w:gridSpan w:val="3"/>
            <w:tcBorders>
              <w:top w:val="single" w:color="auto" w:sz="4" w:space="0"/>
              <w:left w:val="single" w:color="auto" w:sz="4" w:space="0"/>
              <w:bottom w:val="single" w:color="auto" w:sz="4" w:space="0"/>
              <w:right w:val="single" w:color="auto" w:sz="4" w:space="0"/>
            </w:tcBorders>
            <w:vAlign w:val="center"/>
          </w:tcPr>
          <w:p w14:paraId="62BB7EE2">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w:t>
            </w:r>
          </w:p>
        </w:tc>
        <w:tc>
          <w:tcPr>
            <w:tcW w:w="4116" w:type="dxa"/>
            <w:gridSpan w:val="4"/>
            <w:tcBorders>
              <w:top w:val="nil"/>
              <w:left w:val="nil"/>
              <w:bottom w:val="single" w:color="auto" w:sz="4" w:space="0"/>
              <w:right w:val="single" w:color="auto" w:sz="4" w:space="0"/>
            </w:tcBorders>
            <w:vAlign w:val="center"/>
          </w:tcPr>
          <w:p w14:paraId="018F5B19">
            <w:pPr>
              <w:widowControl/>
              <w:spacing w:line="240" w:lineRule="auto"/>
              <w:ind w:firstLine="0" w:firstLineChars="0"/>
              <w:jc w:val="left"/>
              <w:rPr>
                <w:rFonts w:ascii="宋体" w:hAnsi="宋体" w:cs="宋体"/>
                <w:kern w:val="0"/>
              </w:rPr>
            </w:pPr>
            <w:r>
              <w:rPr>
                <w:rFonts w:hint="eastAsia" w:ascii="宋体" w:hAnsi="宋体" w:cs="宋体"/>
                <w:kern w:val="0"/>
              </w:rPr>
              <w:t>权重分配</w:t>
            </w:r>
          </w:p>
        </w:tc>
      </w:tr>
      <w:tr w14:paraId="5D9206E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61" w:hRule="atLeast"/>
          <w:jc w:val="center"/>
        </w:trPr>
        <w:tc>
          <w:tcPr>
            <w:tcW w:w="4443" w:type="dxa"/>
            <w:gridSpan w:val="3"/>
            <w:tcBorders>
              <w:top w:val="single" w:color="auto" w:sz="4" w:space="0"/>
              <w:left w:val="single" w:color="auto" w:sz="4" w:space="0"/>
              <w:bottom w:val="single" w:color="auto" w:sz="4" w:space="0"/>
              <w:right w:val="single" w:color="auto" w:sz="4" w:space="0"/>
            </w:tcBorders>
            <w:vAlign w:val="center"/>
          </w:tcPr>
          <w:p w14:paraId="4A0F76D2">
            <w:pPr>
              <w:widowControl/>
              <w:spacing w:line="240" w:lineRule="auto"/>
              <w:ind w:firstLine="0" w:firstLineChars="0"/>
              <w:jc w:val="center"/>
              <w:rPr>
                <w:rFonts w:ascii="宋体" w:hAnsi="宋体" w:cs="宋体"/>
                <w:kern w:val="0"/>
              </w:rPr>
            </w:pPr>
            <w:r>
              <w:rPr>
                <w:rFonts w:hint="eastAsia" w:ascii="宋体" w:hAnsi="宋体" w:cs="宋体"/>
                <w:kern w:val="0"/>
              </w:rPr>
              <w:t>　平时练习与综合练习相结合，个人能力与集体评价相结合。</w:t>
            </w:r>
          </w:p>
        </w:tc>
        <w:tc>
          <w:tcPr>
            <w:tcW w:w="4116" w:type="dxa"/>
            <w:gridSpan w:val="4"/>
            <w:tcBorders>
              <w:top w:val="nil"/>
              <w:left w:val="nil"/>
              <w:bottom w:val="single" w:color="auto" w:sz="4" w:space="0"/>
              <w:right w:val="single" w:color="auto" w:sz="4" w:space="0"/>
            </w:tcBorders>
            <w:vAlign w:val="center"/>
          </w:tcPr>
          <w:p w14:paraId="6D413B1B">
            <w:pPr>
              <w:widowControl/>
              <w:spacing w:line="240" w:lineRule="auto"/>
              <w:ind w:firstLine="0" w:firstLineChars="0"/>
              <w:jc w:val="left"/>
              <w:rPr>
                <w:rFonts w:hint="eastAsia" w:ascii="宋体" w:hAnsi="宋体" w:cs="宋体"/>
                <w:kern w:val="0"/>
              </w:rPr>
            </w:pPr>
            <w:r>
              <w:rPr>
                <w:rFonts w:hint="eastAsia" w:ascii="宋体" w:hAnsi="宋体" w:cs="宋体"/>
                <w:kern w:val="0"/>
              </w:rPr>
              <w:t>平时练习占 40 %、综合练习占40 %</w:t>
            </w:r>
          </w:p>
          <w:p w14:paraId="7A31A22E">
            <w:pPr>
              <w:widowControl/>
              <w:spacing w:line="240" w:lineRule="auto"/>
              <w:ind w:firstLine="0" w:firstLineChars="0"/>
              <w:jc w:val="left"/>
              <w:rPr>
                <w:rFonts w:ascii="宋体" w:hAnsi="宋体" w:cs="宋体"/>
                <w:kern w:val="0"/>
              </w:rPr>
            </w:pPr>
            <w:r>
              <w:rPr>
                <w:rFonts w:hint="eastAsia" w:ascii="宋体" w:hAnsi="宋体" w:cs="宋体"/>
                <w:kern w:val="0"/>
              </w:rPr>
              <w:t>集体评价占 20 %</w:t>
            </w:r>
          </w:p>
        </w:tc>
      </w:tr>
    </w:tbl>
    <w:p w14:paraId="37ADAC47">
      <w:pPr>
        <w:ind w:firstLine="0" w:firstLineChars="0"/>
        <w:rPr>
          <w:rFonts w:hint="eastAsia"/>
        </w:rPr>
      </w:pPr>
    </w:p>
    <w:tbl>
      <w:tblPr>
        <w:tblStyle w:val="9"/>
        <w:tblW w:w="85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4"/>
        <w:gridCol w:w="1012"/>
        <w:gridCol w:w="2268"/>
        <w:gridCol w:w="990"/>
        <w:gridCol w:w="823"/>
        <w:gridCol w:w="987"/>
        <w:gridCol w:w="1325"/>
      </w:tblGrid>
      <w:tr w14:paraId="04FB9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8" w:hRule="atLeast"/>
          <w:jc w:val="center"/>
        </w:trPr>
        <w:tc>
          <w:tcPr>
            <w:tcW w:w="2186" w:type="dxa"/>
            <w:gridSpan w:val="2"/>
            <w:tcBorders>
              <w:top w:val="single" w:color="auto" w:sz="4" w:space="0"/>
              <w:left w:val="single" w:color="auto" w:sz="4" w:space="0"/>
              <w:bottom w:val="single" w:color="auto" w:sz="4" w:space="0"/>
              <w:right w:val="single" w:color="auto" w:sz="4" w:space="0"/>
            </w:tcBorders>
            <w:vAlign w:val="center"/>
          </w:tcPr>
          <w:p w14:paraId="09B4007A">
            <w:pPr>
              <w:widowControl/>
              <w:spacing w:line="240" w:lineRule="auto"/>
              <w:ind w:firstLine="0" w:firstLineChars="0"/>
              <w:rPr>
                <w:rFonts w:ascii="宋体" w:hAnsi="宋体" w:cs="宋体"/>
                <w:kern w:val="0"/>
              </w:rPr>
            </w:pPr>
            <w:r>
              <w:rPr>
                <w:rFonts w:hint="eastAsia" w:ascii="宋体" w:hAnsi="宋体" w:cs="宋体"/>
                <w:kern w:val="0"/>
              </w:rPr>
              <w:t>模块（或工作情境）</w:t>
            </w:r>
          </w:p>
        </w:tc>
        <w:tc>
          <w:tcPr>
            <w:tcW w:w="6393" w:type="dxa"/>
            <w:gridSpan w:val="5"/>
            <w:tcBorders>
              <w:top w:val="single" w:color="auto" w:sz="4" w:space="0"/>
              <w:left w:val="single" w:color="auto" w:sz="4" w:space="0"/>
              <w:bottom w:val="single" w:color="auto" w:sz="4" w:space="0"/>
              <w:right w:val="single" w:color="auto" w:sz="4" w:space="0"/>
            </w:tcBorders>
            <w:vAlign w:val="center"/>
          </w:tcPr>
          <w:p w14:paraId="57710A38">
            <w:pPr>
              <w:widowControl/>
              <w:spacing w:line="240" w:lineRule="auto"/>
              <w:ind w:firstLine="0" w:firstLineChars="0"/>
              <w:jc w:val="center"/>
              <w:rPr>
                <w:rFonts w:ascii="宋体" w:hAnsi="宋体" w:cs="宋体"/>
                <w:kern w:val="0"/>
              </w:rPr>
            </w:pPr>
            <w:r>
              <w:rPr>
                <w:rFonts w:hint="eastAsia" w:ascii="宋体" w:hAnsi="宋体" w:cs="宋体"/>
                <w:kern w:val="0"/>
              </w:rPr>
              <w:t>模块三</w:t>
            </w:r>
          </w:p>
        </w:tc>
      </w:tr>
      <w:tr w14:paraId="375FF76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66" w:hRule="atLeast"/>
          <w:jc w:val="center"/>
        </w:trPr>
        <w:tc>
          <w:tcPr>
            <w:tcW w:w="1174" w:type="dxa"/>
            <w:tcBorders>
              <w:top w:val="single" w:color="auto" w:sz="4" w:space="0"/>
              <w:left w:val="single" w:color="auto" w:sz="4" w:space="0"/>
              <w:bottom w:val="single" w:color="auto" w:sz="4" w:space="0"/>
              <w:right w:val="single" w:color="auto" w:sz="4" w:space="0"/>
            </w:tcBorders>
            <w:shd w:val="clear" w:color="auto" w:fill="auto"/>
            <w:vAlign w:val="center"/>
          </w:tcPr>
          <w:p w14:paraId="54877124">
            <w:pPr>
              <w:widowControl/>
              <w:spacing w:line="240" w:lineRule="auto"/>
              <w:ind w:firstLine="0" w:firstLineChars="0"/>
              <w:jc w:val="center"/>
              <w:rPr>
                <w:rFonts w:ascii="宋体" w:hAnsi="宋体" w:cs="宋体"/>
                <w:kern w:val="0"/>
              </w:rPr>
            </w:pPr>
            <w:r>
              <w:rPr>
                <w:rFonts w:hint="eastAsia" w:ascii="宋体" w:hAnsi="宋体" w:cs="宋体"/>
                <w:kern w:val="0"/>
              </w:rPr>
              <w:t>单元1</w:t>
            </w:r>
          </w:p>
        </w:tc>
        <w:tc>
          <w:tcPr>
            <w:tcW w:w="4270"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0896155">
            <w:pPr>
              <w:widowControl/>
              <w:spacing w:line="240" w:lineRule="auto"/>
              <w:ind w:firstLine="0" w:firstLineChars="0"/>
              <w:jc w:val="left"/>
              <w:rPr>
                <w:rFonts w:ascii="宋体" w:hAnsi="宋体" w:cs="宋体"/>
                <w:kern w:val="0"/>
              </w:rPr>
            </w:pPr>
            <w:r>
              <w:rPr>
                <w:rFonts w:hint="eastAsia" w:ascii="宋体" w:hAnsi="宋体" w:cs="宋体"/>
                <w:kern w:val="0"/>
              </w:rPr>
              <w:t>　</w:t>
            </w:r>
            <w:r>
              <w:rPr>
                <w:rFonts w:hint="eastAsia" w:ascii="宋体" w:hAnsi="宋体"/>
                <w:lang w:val="en-US" w:eastAsia="zh-CN"/>
              </w:rPr>
              <w:t>服装产品传统媒体</w:t>
            </w:r>
          </w:p>
        </w:tc>
        <w:tc>
          <w:tcPr>
            <w:tcW w:w="82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02CF361">
            <w:pPr>
              <w:widowControl/>
              <w:spacing w:line="240" w:lineRule="auto"/>
              <w:ind w:firstLine="0" w:firstLineChars="0"/>
              <w:jc w:val="center"/>
              <w:rPr>
                <w:rFonts w:ascii="宋体" w:hAnsi="宋体" w:cs="宋体"/>
                <w:kern w:val="0"/>
              </w:rPr>
            </w:pPr>
            <w:r>
              <w:rPr>
                <w:rFonts w:hint="eastAsia" w:ascii="宋体" w:hAnsi="宋体" w:cs="宋体"/>
                <w:kern w:val="0"/>
              </w:rPr>
              <w:t>学时</w:t>
            </w:r>
          </w:p>
        </w:tc>
        <w:tc>
          <w:tcPr>
            <w:tcW w:w="987" w:type="dxa"/>
            <w:tcBorders>
              <w:top w:val="single" w:color="auto" w:sz="4" w:space="0"/>
              <w:left w:val="single" w:color="auto" w:sz="4" w:space="0"/>
              <w:bottom w:val="single" w:color="auto" w:sz="4" w:space="0"/>
              <w:right w:val="single" w:color="auto" w:sz="4" w:space="0"/>
            </w:tcBorders>
            <w:shd w:val="clear" w:color="auto" w:fill="FFFFFF"/>
            <w:vAlign w:val="center"/>
          </w:tcPr>
          <w:p w14:paraId="0B21A001">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理论</w:t>
            </w:r>
          </w:p>
        </w:tc>
        <w:tc>
          <w:tcPr>
            <w:tcW w:w="1325" w:type="dxa"/>
            <w:tcBorders>
              <w:top w:val="single" w:color="auto" w:sz="4" w:space="0"/>
              <w:left w:val="single" w:color="auto" w:sz="4" w:space="0"/>
              <w:bottom w:val="single" w:color="auto" w:sz="4" w:space="0"/>
              <w:right w:val="single" w:color="auto" w:sz="4" w:space="0"/>
            </w:tcBorders>
            <w:vAlign w:val="center"/>
          </w:tcPr>
          <w:p w14:paraId="7453E881">
            <w:pPr>
              <w:widowControl/>
              <w:spacing w:line="240" w:lineRule="auto"/>
              <w:ind w:firstLine="0" w:firstLineChars="0"/>
              <w:jc w:val="center"/>
              <w:rPr>
                <w:rFonts w:hint="eastAsia" w:ascii="宋体" w:hAnsi="宋体" w:eastAsia="宋体" w:cs="宋体"/>
                <w:kern w:val="0"/>
                <w:lang w:eastAsia="zh-CN"/>
              </w:rPr>
            </w:pPr>
            <w:r>
              <w:rPr>
                <w:rFonts w:hint="eastAsia" w:ascii="宋体" w:hAnsi="宋体" w:cs="宋体"/>
                <w:kern w:val="0"/>
                <w:lang w:val="en-US" w:eastAsia="zh-CN"/>
              </w:rPr>
              <w:t>8</w:t>
            </w:r>
          </w:p>
        </w:tc>
      </w:tr>
      <w:tr w14:paraId="588959D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45" w:hRule="atLeast"/>
          <w:jc w:val="center"/>
        </w:trPr>
        <w:tc>
          <w:tcPr>
            <w:tcW w:w="1174" w:type="dxa"/>
            <w:tcBorders>
              <w:top w:val="single" w:color="auto" w:sz="4" w:space="0"/>
              <w:left w:val="single" w:color="auto" w:sz="4" w:space="0"/>
              <w:bottom w:val="single" w:color="auto" w:sz="4" w:space="0"/>
              <w:right w:val="single" w:color="auto" w:sz="4" w:space="0"/>
            </w:tcBorders>
            <w:shd w:val="clear" w:color="auto" w:fill="auto"/>
            <w:vAlign w:val="center"/>
          </w:tcPr>
          <w:p w14:paraId="0E724FEE">
            <w:pPr>
              <w:widowControl/>
              <w:spacing w:line="240" w:lineRule="auto"/>
              <w:ind w:firstLine="0" w:firstLineChars="0"/>
              <w:jc w:val="center"/>
              <w:rPr>
                <w:rFonts w:ascii="宋体" w:hAnsi="宋体" w:cs="宋体"/>
                <w:kern w:val="0"/>
              </w:rPr>
            </w:pPr>
            <w:r>
              <w:rPr>
                <w:rFonts w:hint="eastAsia" w:ascii="宋体" w:hAnsi="宋体" w:cs="宋体"/>
                <w:kern w:val="0"/>
              </w:rPr>
              <w:t>单元2</w:t>
            </w:r>
          </w:p>
        </w:tc>
        <w:tc>
          <w:tcPr>
            <w:tcW w:w="4270"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EC927B6">
            <w:pPr>
              <w:widowControl/>
              <w:spacing w:line="240" w:lineRule="auto"/>
              <w:ind w:firstLine="0" w:firstLineChars="0"/>
              <w:jc w:val="left"/>
              <w:rPr>
                <w:rFonts w:ascii="宋体" w:hAnsi="宋体" w:cs="宋体"/>
                <w:kern w:val="0"/>
              </w:rPr>
            </w:pPr>
            <w:r>
              <w:rPr>
                <w:rFonts w:hint="eastAsia" w:ascii="宋体" w:hAnsi="宋体" w:cs="宋体"/>
                <w:kern w:val="0"/>
              </w:rPr>
              <w:t>　</w:t>
            </w:r>
            <w:r>
              <w:rPr>
                <w:rFonts w:hint="eastAsia" w:ascii="宋体" w:hAnsi="宋体"/>
                <w:lang w:val="en-US" w:eastAsia="zh-CN"/>
              </w:rPr>
              <w:t>服装产品新媒体</w:t>
            </w:r>
          </w:p>
        </w:tc>
        <w:tc>
          <w:tcPr>
            <w:tcW w:w="82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082D45E">
            <w:pPr>
              <w:widowControl/>
              <w:spacing w:line="240" w:lineRule="auto"/>
              <w:ind w:firstLine="0" w:firstLineChars="0"/>
              <w:jc w:val="left"/>
              <w:rPr>
                <w:rFonts w:ascii="宋体" w:hAnsi="宋体" w:cs="宋体"/>
                <w:kern w:val="0"/>
              </w:rPr>
            </w:pPr>
          </w:p>
        </w:tc>
        <w:tc>
          <w:tcPr>
            <w:tcW w:w="987" w:type="dxa"/>
            <w:tcBorders>
              <w:top w:val="single" w:color="auto" w:sz="4" w:space="0"/>
              <w:left w:val="single" w:color="auto" w:sz="4" w:space="0"/>
              <w:bottom w:val="single" w:color="auto" w:sz="4" w:space="0"/>
              <w:right w:val="single" w:color="auto" w:sz="4" w:space="0"/>
            </w:tcBorders>
            <w:shd w:val="clear" w:color="auto" w:fill="FFFFFF"/>
            <w:vAlign w:val="center"/>
          </w:tcPr>
          <w:p w14:paraId="4A337A7A">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实践</w:t>
            </w:r>
          </w:p>
        </w:tc>
        <w:tc>
          <w:tcPr>
            <w:tcW w:w="1325" w:type="dxa"/>
            <w:tcBorders>
              <w:top w:val="single" w:color="auto" w:sz="4" w:space="0"/>
              <w:left w:val="single" w:color="auto" w:sz="4" w:space="0"/>
              <w:bottom w:val="single" w:color="auto" w:sz="4" w:space="0"/>
              <w:right w:val="single" w:color="auto" w:sz="4" w:space="0"/>
            </w:tcBorders>
            <w:vAlign w:val="center"/>
          </w:tcPr>
          <w:p w14:paraId="05DD5674">
            <w:pPr>
              <w:widowControl/>
              <w:spacing w:line="240" w:lineRule="auto"/>
              <w:ind w:firstLine="0" w:firstLineChars="0"/>
              <w:jc w:val="center"/>
              <w:rPr>
                <w:rFonts w:hint="default" w:ascii="宋体" w:hAnsi="宋体" w:eastAsia="宋体" w:cs="宋体"/>
                <w:kern w:val="0"/>
                <w:lang w:val="en-US" w:eastAsia="zh-CN"/>
              </w:rPr>
            </w:pPr>
            <w:r>
              <w:rPr>
                <w:rFonts w:hint="eastAsia" w:ascii="宋体" w:hAnsi="宋体" w:cs="宋体"/>
                <w:kern w:val="0"/>
                <w:lang w:val="en-US" w:eastAsia="zh-CN"/>
              </w:rPr>
              <w:t>12</w:t>
            </w:r>
          </w:p>
        </w:tc>
      </w:tr>
      <w:tr w14:paraId="57DDCFB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40" w:hRule="atLeast"/>
          <w:jc w:val="center"/>
        </w:trPr>
        <w:tc>
          <w:tcPr>
            <w:tcW w:w="8579" w:type="dxa"/>
            <w:gridSpan w:val="7"/>
            <w:tcBorders>
              <w:top w:val="single" w:color="auto" w:sz="4" w:space="0"/>
              <w:left w:val="single" w:color="auto" w:sz="4" w:space="0"/>
              <w:bottom w:val="single" w:color="auto" w:sz="4" w:space="0"/>
              <w:right w:val="single" w:color="auto" w:sz="4" w:space="0"/>
            </w:tcBorders>
            <w:vAlign w:val="center"/>
          </w:tcPr>
          <w:p w14:paraId="6F5A63B9">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6B09C9D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984" w:hRule="atLeast"/>
          <w:jc w:val="center"/>
        </w:trPr>
        <w:tc>
          <w:tcPr>
            <w:tcW w:w="8579" w:type="dxa"/>
            <w:gridSpan w:val="7"/>
            <w:tcBorders>
              <w:top w:val="single" w:color="auto" w:sz="4" w:space="0"/>
              <w:left w:val="single" w:color="auto" w:sz="4" w:space="0"/>
              <w:bottom w:val="single" w:color="auto" w:sz="4" w:space="0"/>
              <w:right w:val="single" w:color="auto" w:sz="4" w:space="0"/>
            </w:tcBorders>
            <w:vAlign w:val="center"/>
          </w:tcPr>
          <w:p w14:paraId="368FDB79">
            <w:pPr>
              <w:widowControl/>
              <w:spacing w:line="240" w:lineRule="auto"/>
              <w:ind w:firstLine="480"/>
              <w:jc w:val="left"/>
              <w:rPr>
                <w:rFonts w:hint="eastAsia" w:ascii="宋体" w:hAnsi="宋体" w:eastAsia="宋体" w:cs="宋体"/>
                <w:kern w:val="0"/>
                <w:lang w:eastAsia="zh-CN"/>
              </w:rPr>
            </w:pPr>
            <w:r>
              <w:rPr>
                <w:rFonts w:hint="eastAsia" w:ascii="宋体" w:hAnsi="宋体" w:cs="宋体"/>
                <w:kern w:val="0"/>
                <w:lang w:eastAsia="zh-CN"/>
              </w:rPr>
              <w:t>培养服装专业学生的媒体素养，理解传统媒体与新媒体的传播重心及优劣势。掌握对服装产品传播内容的编辑能力，拓展传播的渠道多样性，增强受众群体对服装产品的互动与粘性。</w:t>
            </w:r>
          </w:p>
        </w:tc>
      </w:tr>
      <w:tr w14:paraId="4F9F4C0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40" w:hRule="atLeast"/>
          <w:jc w:val="center"/>
        </w:trPr>
        <w:tc>
          <w:tcPr>
            <w:tcW w:w="4454" w:type="dxa"/>
            <w:gridSpan w:val="3"/>
            <w:tcBorders>
              <w:top w:val="single" w:color="auto" w:sz="4" w:space="0"/>
              <w:left w:val="single" w:color="auto" w:sz="4" w:space="0"/>
              <w:bottom w:val="single" w:color="auto" w:sz="4" w:space="0"/>
              <w:right w:val="single" w:color="auto" w:sz="4" w:space="0"/>
            </w:tcBorders>
            <w:vAlign w:val="center"/>
          </w:tcPr>
          <w:p w14:paraId="5C5730E8">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125" w:type="dxa"/>
            <w:gridSpan w:val="4"/>
            <w:tcBorders>
              <w:top w:val="single" w:color="auto" w:sz="4" w:space="0"/>
              <w:left w:val="nil"/>
              <w:bottom w:val="single" w:color="auto" w:sz="4" w:space="0"/>
              <w:right w:val="single" w:color="auto" w:sz="4" w:space="0"/>
            </w:tcBorders>
            <w:vAlign w:val="center"/>
          </w:tcPr>
          <w:p w14:paraId="5EF9072D">
            <w:pPr>
              <w:widowControl/>
              <w:spacing w:line="240" w:lineRule="auto"/>
              <w:ind w:firstLine="0" w:firstLineChars="0"/>
              <w:jc w:val="left"/>
              <w:rPr>
                <w:rFonts w:ascii="宋体" w:hAnsi="宋体" w:cs="宋体"/>
                <w:kern w:val="0"/>
              </w:rPr>
            </w:pPr>
            <w:r>
              <w:rPr>
                <w:rFonts w:hint="eastAsia" w:ascii="宋体" w:hAnsi="宋体" w:cs="宋体"/>
                <w:kern w:val="0"/>
              </w:rPr>
              <w:t>主要教学方法</w:t>
            </w:r>
          </w:p>
        </w:tc>
      </w:tr>
      <w:tr w14:paraId="49360DC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56" w:hRule="atLeast"/>
          <w:jc w:val="center"/>
        </w:trPr>
        <w:tc>
          <w:tcPr>
            <w:tcW w:w="4454" w:type="dxa"/>
            <w:gridSpan w:val="3"/>
            <w:vMerge w:val="restart"/>
            <w:tcBorders>
              <w:top w:val="single" w:color="auto" w:sz="4" w:space="0"/>
              <w:left w:val="single" w:color="auto" w:sz="4" w:space="0"/>
              <w:bottom w:val="single" w:color="auto" w:sz="4" w:space="0"/>
              <w:right w:val="single" w:color="auto" w:sz="4" w:space="0"/>
            </w:tcBorders>
            <w:vAlign w:val="top"/>
          </w:tcPr>
          <w:p w14:paraId="25A74A6E">
            <w:pPr>
              <w:widowControl/>
              <w:spacing w:line="240" w:lineRule="auto"/>
              <w:ind w:firstLine="0" w:firstLineChars="0"/>
              <w:jc w:val="left"/>
              <w:rPr>
                <w:rFonts w:hint="eastAsia" w:ascii="宋体" w:hAnsi="宋体" w:cs="宋体"/>
                <w:kern w:val="0"/>
              </w:rPr>
            </w:pPr>
            <w:r>
              <w:rPr>
                <w:rFonts w:hint="eastAsia" w:ascii="宋体" w:hAnsi="宋体" w:cs="宋体"/>
                <w:kern w:val="0"/>
              </w:rPr>
              <w:t>重点：</w:t>
            </w:r>
          </w:p>
          <w:p w14:paraId="3E07BEEC">
            <w:pPr>
              <w:widowControl/>
              <w:numPr>
                <w:ilvl w:val="0"/>
                <w:numId w:val="18"/>
              </w:numPr>
              <w:spacing w:line="240" w:lineRule="auto"/>
              <w:ind w:firstLine="0" w:firstLineChars="0"/>
              <w:jc w:val="left"/>
              <w:rPr>
                <w:rFonts w:hint="eastAsia"/>
                <w:lang w:eastAsia="zh-CN"/>
              </w:rPr>
            </w:pPr>
            <w:r>
              <w:rPr>
                <w:rFonts w:hint="eastAsia"/>
                <w:lang w:eastAsia="zh-CN"/>
              </w:rPr>
              <w:t>服装传统媒体</w:t>
            </w:r>
          </w:p>
          <w:p w14:paraId="4D98F556">
            <w:pPr>
              <w:widowControl/>
              <w:numPr>
                <w:ilvl w:val="0"/>
                <w:numId w:val="19"/>
              </w:numPr>
              <w:spacing w:line="240" w:lineRule="auto"/>
              <w:jc w:val="left"/>
              <w:rPr>
                <w:rFonts w:hint="eastAsia"/>
                <w:lang w:val="en-US" w:eastAsia="zh-CN"/>
              </w:rPr>
            </w:pPr>
            <w:r>
              <w:rPr>
                <w:rFonts w:hint="eastAsia"/>
                <w:lang w:val="en-US" w:eastAsia="zh-CN"/>
              </w:rPr>
              <w:t>时尚杂志</w:t>
            </w:r>
          </w:p>
          <w:p w14:paraId="7E057472">
            <w:pPr>
              <w:widowControl/>
              <w:numPr>
                <w:ilvl w:val="0"/>
                <w:numId w:val="19"/>
              </w:numPr>
              <w:spacing w:line="240" w:lineRule="auto"/>
              <w:jc w:val="left"/>
              <w:rPr>
                <w:rFonts w:hint="default"/>
                <w:lang w:val="en-US" w:eastAsia="zh-CN"/>
              </w:rPr>
            </w:pPr>
            <w:r>
              <w:rPr>
                <w:rFonts w:hint="eastAsia"/>
                <w:lang w:val="en-US" w:eastAsia="zh-CN"/>
              </w:rPr>
              <w:t>时装周</w:t>
            </w:r>
          </w:p>
          <w:p w14:paraId="18792D75">
            <w:pPr>
              <w:widowControl/>
              <w:numPr>
                <w:ilvl w:val="0"/>
                <w:numId w:val="19"/>
              </w:numPr>
              <w:spacing w:line="240" w:lineRule="auto"/>
              <w:jc w:val="left"/>
              <w:rPr>
                <w:rFonts w:hint="default"/>
                <w:lang w:val="en-US" w:eastAsia="zh-CN"/>
              </w:rPr>
            </w:pPr>
            <w:r>
              <w:rPr>
                <w:rFonts w:hint="eastAsia"/>
                <w:lang w:val="en-US" w:eastAsia="zh-CN"/>
              </w:rPr>
              <w:t>时尚节目</w:t>
            </w:r>
          </w:p>
          <w:p w14:paraId="33A61B87">
            <w:pPr>
              <w:widowControl/>
              <w:numPr>
                <w:ilvl w:val="0"/>
                <w:numId w:val="18"/>
              </w:numPr>
              <w:spacing w:line="240" w:lineRule="auto"/>
              <w:ind w:firstLine="0" w:firstLineChars="0"/>
              <w:jc w:val="left"/>
              <w:rPr>
                <w:rFonts w:hint="eastAsia"/>
                <w:lang w:eastAsia="zh-CN"/>
              </w:rPr>
            </w:pPr>
            <w:r>
              <w:rPr>
                <w:rFonts w:hint="eastAsia"/>
                <w:lang w:eastAsia="zh-CN"/>
              </w:rPr>
              <w:t>服装新媒体</w:t>
            </w:r>
          </w:p>
          <w:p w14:paraId="066BE28D">
            <w:pPr>
              <w:widowControl/>
              <w:numPr>
                <w:ilvl w:val="0"/>
                <w:numId w:val="20"/>
              </w:numPr>
              <w:spacing w:line="240" w:lineRule="auto"/>
              <w:jc w:val="left"/>
              <w:rPr>
                <w:rFonts w:hint="eastAsia"/>
                <w:lang w:val="en-US" w:eastAsia="zh-CN"/>
              </w:rPr>
            </w:pPr>
            <w:r>
              <w:rPr>
                <w:rFonts w:hint="eastAsia"/>
                <w:lang w:val="en-US" w:eastAsia="zh-CN"/>
              </w:rPr>
              <w:t>社交媒体</w:t>
            </w:r>
          </w:p>
          <w:p w14:paraId="56E1F28E">
            <w:pPr>
              <w:widowControl/>
              <w:numPr>
                <w:ilvl w:val="0"/>
                <w:numId w:val="20"/>
              </w:numPr>
              <w:spacing w:line="240" w:lineRule="auto"/>
              <w:jc w:val="left"/>
              <w:rPr>
                <w:rFonts w:hint="eastAsia"/>
                <w:lang w:val="en-US" w:eastAsia="zh-CN"/>
              </w:rPr>
            </w:pPr>
            <w:r>
              <w:rPr>
                <w:rFonts w:hint="eastAsia"/>
                <w:lang w:val="en-US" w:eastAsia="zh-CN"/>
              </w:rPr>
              <w:t>移动媒体</w:t>
            </w:r>
          </w:p>
          <w:p w14:paraId="127A68C1">
            <w:pPr>
              <w:widowControl/>
              <w:numPr>
                <w:ilvl w:val="0"/>
                <w:numId w:val="20"/>
              </w:numPr>
              <w:spacing w:line="240" w:lineRule="auto"/>
              <w:jc w:val="left"/>
              <w:rPr>
                <w:rFonts w:hint="default"/>
                <w:lang w:val="en-US" w:eastAsia="zh-CN"/>
              </w:rPr>
            </w:pPr>
            <w:r>
              <w:rPr>
                <w:rFonts w:hint="eastAsia"/>
                <w:lang w:val="en-US" w:eastAsia="zh-CN"/>
              </w:rPr>
              <w:t>智能媒体</w:t>
            </w:r>
          </w:p>
          <w:p w14:paraId="208A8AE9">
            <w:pPr>
              <w:widowControl/>
              <w:numPr>
                <w:ilvl w:val="0"/>
                <w:numId w:val="20"/>
              </w:numPr>
              <w:spacing w:line="240" w:lineRule="auto"/>
              <w:jc w:val="left"/>
              <w:rPr>
                <w:rFonts w:hint="default"/>
                <w:lang w:val="en-US" w:eastAsia="zh-CN"/>
              </w:rPr>
            </w:pPr>
            <w:r>
              <w:rPr>
                <w:rFonts w:hint="eastAsia"/>
                <w:lang w:val="en-US" w:eastAsia="zh-CN"/>
              </w:rPr>
              <w:t>虚拟媒体</w:t>
            </w:r>
          </w:p>
          <w:p w14:paraId="32051D09">
            <w:pPr>
              <w:widowControl/>
              <w:spacing w:line="240" w:lineRule="auto"/>
              <w:ind w:firstLine="0" w:firstLineChars="0"/>
              <w:jc w:val="left"/>
              <w:rPr>
                <w:rFonts w:hint="eastAsia"/>
              </w:rPr>
            </w:pPr>
            <w:r>
              <w:rPr>
                <w:rFonts w:hint="eastAsia"/>
              </w:rPr>
              <w:t>难点：</w:t>
            </w:r>
          </w:p>
          <w:p w14:paraId="6A0F5896">
            <w:pPr>
              <w:widowControl/>
              <w:numPr>
                <w:ilvl w:val="0"/>
                <w:numId w:val="21"/>
              </w:numPr>
              <w:spacing w:line="240" w:lineRule="auto"/>
              <w:ind w:left="0" w:leftChars="0" w:firstLine="0" w:firstLineChars="0"/>
              <w:jc w:val="left"/>
              <w:rPr>
                <w:rFonts w:hint="eastAsia" w:ascii="宋体" w:hAnsi="宋体" w:cs="宋体"/>
                <w:kern w:val="0"/>
                <w:lang w:val="en-US" w:eastAsia="zh-CN"/>
              </w:rPr>
            </w:pPr>
            <w:r>
              <w:rPr>
                <w:rFonts w:hint="eastAsia" w:ascii="宋体" w:hAnsi="宋体" w:cs="宋体"/>
                <w:kern w:val="0"/>
                <w:lang w:val="en-US" w:eastAsia="zh-CN"/>
              </w:rPr>
              <w:t>服装产品主题海报设计与制作</w:t>
            </w:r>
          </w:p>
          <w:p w14:paraId="5D301E7B">
            <w:pPr>
              <w:widowControl/>
              <w:numPr>
                <w:ilvl w:val="0"/>
                <w:numId w:val="21"/>
              </w:numPr>
              <w:spacing w:line="240" w:lineRule="auto"/>
              <w:ind w:left="0" w:leftChars="0" w:firstLine="0" w:firstLineChars="0"/>
              <w:jc w:val="left"/>
              <w:rPr>
                <w:rFonts w:hint="default" w:ascii="宋体" w:hAnsi="宋体" w:cs="宋体"/>
                <w:kern w:val="0"/>
                <w:lang w:val="en-US" w:eastAsia="zh-CN"/>
              </w:rPr>
            </w:pPr>
            <w:r>
              <w:rPr>
                <w:rFonts w:hint="eastAsia" w:ascii="宋体" w:hAnsi="宋体" w:cs="宋体"/>
                <w:kern w:val="0"/>
                <w:lang w:val="en-US" w:eastAsia="zh-CN"/>
              </w:rPr>
              <w:t>服装产品主题软文编辑与推送</w:t>
            </w:r>
          </w:p>
        </w:tc>
        <w:tc>
          <w:tcPr>
            <w:tcW w:w="4125" w:type="dxa"/>
            <w:gridSpan w:val="4"/>
            <w:tcBorders>
              <w:top w:val="nil"/>
              <w:left w:val="nil"/>
              <w:bottom w:val="single" w:color="auto" w:sz="4" w:space="0"/>
              <w:right w:val="single" w:color="auto" w:sz="4" w:space="0"/>
            </w:tcBorders>
            <w:vAlign w:val="center"/>
          </w:tcPr>
          <w:p w14:paraId="15358EFF">
            <w:pPr>
              <w:widowControl/>
              <w:spacing w:line="240" w:lineRule="auto"/>
              <w:ind w:firstLine="0" w:firstLineChars="0"/>
              <w:jc w:val="left"/>
              <w:rPr>
                <w:rFonts w:ascii="宋体" w:hAnsi="宋体" w:cs="宋体"/>
                <w:kern w:val="0"/>
              </w:rPr>
            </w:pPr>
            <w:r>
              <w:rPr>
                <w:rFonts w:hint="eastAsia" w:ascii="宋体" w:hAnsi="宋体" w:cs="宋体"/>
                <w:kern w:val="0"/>
              </w:rPr>
              <w:t>　 多媒体演示、现场讲评、作品点评</w:t>
            </w:r>
          </w:p>
        </w:tc>
      </w:tr>
      <w:tr w14:paraId="4D6D05A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40" w:hRule="atLeast"/>
          <w:jc w:val="center"/>
        </w:trPr>
        <w:tc>
          <w:tcPr>
            <w:tcW w:w="4454" w:type="dxa"/>
            <w:gridSpan w:val="3"/>
            <w:vMerge w:val="continue"/>
            <w:tcBorders>
              <w:top w:val="single" w:color="auto" w:sz="4" w:space="0"/>
              <w:left w:val="single" w:color="auto" w:sz="4" w:space="0"/>
              <w:bottom w:val="single" w:color="auto" w:sz="4" w:space="0"/>
              <w:right w:val="single" w:color="auto" w:sz="4" w:space="0"/>
            </w:tcBorders>
            <w:vAlign w:val="center"/>
          </w:tcPr>
          <w:p w14:paraId="47C4F049">
            <w:pPr>
              <w:widowControl/>
              <w:spacing w:line="240" w:lineRule="auto"/>
              <w:ind w:firstLine="0" w:firstLineChars="0"/>
              <w:jc w:val="left"/>
              <w:rPr>
                <w:rFonts w:ascii="宋体" w:hAnsi="宋体" w:cs="宋体"/>
                <w:kern w:val="0"/>
              </w:rPr>
            </w:pPr>
          </w:p>
        </w:tc>
        <w:tc>
          <w:tcPr>
            <w:tcW w:w="4125" w:type="dxa"/>
            <w:gridSpan w:val="4"/>
            <w:tcBorders>
              <w:top w:val="nil"/>
              <w:left w:val="nil"/>
              <w:bottom w:val="single" w:color="auto" w:sz="4" w:space="0"/>
              <w:right w:val="single" w:color="auto" w:sz="4" w:space="0"/>
            </w:tcBorders>
            <w:vAlign w:val="center"/>
          </w:tcPr>
          <w:p w14:paraId="3B9F5275">
            <w:pPr>
              <w:widowControl/>
              <w:spacing w:line="240" w:lineRule="auto"/>
              <w:ind w:firstLine="0" w:firstLineChars="0"/>
              <w:jc w:val="left"/>
              <w:rPr>
                <w:rFonts w:ascii="宋体" w:hAnsi="宋体" w:cs="宋体"/>
                <w:kern w:val="0"/>
              </w:rPr>
            </w:pPr>
            <w:r>
              <w:rPr>
                <w:rFonts w:hint="eastAsia" w:ascii="宋体" w:hAnsi="宋体" w:cs="宋体"/>
                <w:kern w:val="0"/>
              </w:rPr>
              <w:t>教学地点</w:t>
            </w:r>
          </w:p>
        </w:tc>
      </w:tr>
      <w:tr w14:paraId="5D32FF5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52" w:hRule="atLeast"/>
          <w:jc w:val="center"/>
        </w:trPr>
        <w:tc>
          <w:tcPr>
            <w:tcW w:w="4454" w:type="dxa"/>
            <w:gridSpan w:val="3"/>
            <w:vMerge w:val="continue"/>
            <w:tcBorders>
              <w:top w:val="single" w:color="auto" w:sz="4" w:space="0"/>
              <w:left w:val="single" w:color="auto" w:sz="4" w:space="0"/>
              <w:bottom w:val="single" w:color="auto" w:sz="4" w:space="0"/>
              <w:right w:val="single" w:color="auto" w:sz="4" w:space="0"/>
            </w:tcBorders>
            <w:vAlign w:val="center"/>
          </w:tcPr>
          <w:p w14:paraId="48B46E19">
            <w:pPr>
              <w:widowControl/>
              <w:spacing w:line="240" w:lineRule="auto"/>
              <w:ind w:firstLine="0" w:firstLineChars="0"/>
              <w:jc w:val="left"/>
              <w:rPr>
                <w:rFonts w:ascii="宋体" w:hAnsi="宋体" w:cs="宋体"/>
                <w:kern w:val="0"/>
              </w:rPr>
            </w:pPr>
          </w:p>
        </w:tc>
        <w:tc>
          <w:tcPr>
            <w:tcW w:w="4125" w:type="dxa"/>
            <w:gridSpan w:val="4"/>
            <w:tcBorders>
              <w:top w:val="nil"/>
              <w:left w:val="nil"/>
              <w:bottom w:val="single" w:color="auto" w:sz="4" w:space="0"/>
              <w:right w:val="single" w:color="auto" w:sz="4" w:space="0"/>
            </w:tcBorders>
            <w:vAlign w:val="center"/>
          </w:tcPr>
          <w:p w14:paraId="577FDC06">
            <w:pPr>
              <w:widowControl/>
              <w:spacing w:line="240" w:lineRule="auto"/>
              <w:ind w:firstLine="480"/>
              <w:jc w:val="left"/>
              <w:rPr>
                <w:rFonts w:ascii="宋体" w:hAnsi="宋体" w:cs="宋体"/>
                <w:kern w:val="0"/>
              </w:rPr>
            </w:pPr>
            <w:r>
              <w:rPr>
                <w:rFonts w:hint="eastAsia" w:ascii="宋体" w:hAnsi="宋体" w:cs="宋体"/>
                <w:kern w:val="0"/>
              </w:rPr>
              <w:t>多媒体教室</w:t>
            </w:r>
          </w:p>
        </w:tc>
      </w:tr>
      <w:tr w14:paraId="68CB62E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40" w:hRule="atLeast"/>
          <w:jc w:val="center"/>
        </w:trPr>
        <w:tc>
          <w:tcPr>
            <w:tcW w:w="4454" w:type="dxa"/>
            <w:gridSpan w:val="3"/>
            <w:vMerge w:val="continue"/>
            <w:tcBorders>
              <w:top w:val="single" w:color="auto" w:sz="4" w:space="0"/>
              <w:left w:val="single" w:color="auto" w:sz="4" w:space="0"/>
              <w:bottom w:val="single" w:color="auto" w:sz="4" w:space="0"/>
              <w:right w:val="single" w:color="auto" w:sz="4" w:space="0"/>
            </w:tcBorders>
            <w:vAlign w:val="center"/>
          </w:tcPr>
          <w:p w14:paraId="2154F41A">
            <w:pPr>
              <w:widowControl/>
              <w:spacing w:line="240" w:lineRule="auto"/>
              <w:ind w:firstLine="0" w:firstLineChars="0"/>
              <w:jc w:val="left"/>
              <w:rPr>
                <w:rFonts w:ascii="宋体" w:hAnsi="宋体" w:cs="宋体"/>
                <w:kern w:val="0"/>
              </w:rPr>
            </w:pPr>
          </w:p>
        </w:tc>
        <w:tc>
          <w:tcPr>
            <w:tcW w:w="4125" w:type="dxa"/>
            <w:gridSpan w:val="4"/>
            <w:tcBorders>
              <w:top w:val="nil"/>
              <w:left w:val="nil"/>
              <w:bottom w:val="single" w:color="auto" w:sz="4" w:space="0"/>
              <w:right w:val="single" w:color="auto" w:sz="4" w:space="0"/>
            </w:tcBorders>
            <w:vAlign w:val="center"/>
          </w:tcPr>
          <w:p w14:paraId="102A6403">
            <w:pPr>
              <w:widowControl/>
              <w:spacing w:line="240" w:lineRule="auto"/>
              <w:ind w:firstLine="0" w:firstLineChars="0"/>
              <w:jc w:val="left"/>
              <w:rPr>
                <w:rFonts w:ascii="宋体" w:hAnsi="宋体" w:cs="宋体"/>
                <w:kern w:val="0"/>
              </w:rPr>
            </w:pPr>
            <w:r>
              <w:rPr>
                <w:rFonts w:hint="eastAsia" w:ascii="宋体" w:hAnsi="宋体" w:cs="宋体"/>
                <w:kern w:val="0"/>
              </w:rPr>
              <w:t>教学及参考资料</w:t>
            </w:r>
          </w:p>
        </w:tc>
      </w:tr>
      <w:tr w14:paraId="4B3713C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845" w:hRule="atLeast"/>
          <w:jc w:val="center"/>
        </w:trPr>
        <w:tc>
          <w:tcPr>
            <w:tcW w:w="4454" w:type="dxa"/>
            <w:gridSpan w:val="3"/>
            <w:vMerge w:val="continue"/>
            <w:tcBorders>
              <w:top w:val="single" w:color="auto" w:sz="4" w:space="0"/>
              <w:left w:val="single" w:color="auto" w:sz="4" w:space="0"/>
              <w:bottom w:val="single" w:color="auto" w:sz="4" w:space="0"/>
              <w:right w:val="single" w:color="auto" w:sz="4" w:space="0"/>
            </w:tcBorders>
            <w:vAlign w:val="center"/>
          </w:tcPr>
          <w:p w14:paraId="484D98AA">
            <w:pPr>
              <w:widowControl/>
              <w:spacing w:line="240" w:lineRule="auto"/>
              <w:ind w:firstLine="0" w:firstLineChars="0"/>
              <w:jc w:val="left"/>
              <w:rPr>
                <w:rFonts w:ascii="宋体" w:hAnsi="宋体" w:cs="宋体"/>
                <w:kern w:val="0"/>
              </w:rPr>
            </w:pPr>
          </w:p>
        </w:tc>
        <w:tc>
          <w:tcPr>
            <w:tcW w:w="4125" w:type="dxa"/>
            <w:gridSpan w:val="4"/>
            <w:tcBorders>
              <w:top w:val="nil"/>
              <w:left w:val="nil"/>
              <w:bottom w:val="single" w:color="auto" w:sz="4" w:space="0"/>
              <w:right w:val="single" w:color="auto" w:sz="4" w:space="0"/>
            </w:tcBorders>
            <w:vAlign w:val="center"/>
          </w:tcPr>
          <w:p w14:paraId="5B2B0BC3">
            <w:pPr>
              <w:widowControl/>
              <w:spacing w:line="240" w:lineRule="auto"/>
              <w:ind w:firstLine="0" w:firstLineChars="0"/>
              <w:jc w:val="left"/>
              <w:rPr>
                <w:rFonts w:hint="eastAsia" w:ascii="宋体" w:hAnsi="宋体" w:cs="宋体"/>
                <w:kern w:val="0"/>
                <w:lang w:val="en-US" w:eastAsia="zh-CN"/>
              </w:rPr>
            </w:pPr>
            <w:r>
              <w:rPr>
                <w:rFonts w:hint="eastAsia" w:ascii="宋体" w:hAnsi="宋体" w:cs="宋体"/>
                <w:kern w:val="0"/>
                <w:lang w:val="en-US" w:eastAsia="zh-CN"/>
              </w:rPr>
              <w:t>《时尚传播学》、</w:t>
            </w:r>
          </w:p>
          <w:p w14:paraId="7AFCEBBC">
            <w:pPr>
              <w:widowControl/>
              <w:spacing w:line="240" w:lineRule="auto"/>
              <w:ind w:firstLine="0" w:firstLineChars="0"/>
              <w:jc w:val="left"/>
              <w:rPr>
                <w:rFonts w:hint="eastAsia" w:ascii="宋体" w:hAnsi="宋体" w:eastAsia="宋体" w:cs="仿宋_GB2312"/>
                <w:position w:val="6"/>
                <w:lang w:eastAsia="zh-CN"/>
              </w:rPr>
            </w:pPr>
            <w:r>
              <w:rPr>
                <w:rFonts w:hint="eastAsia" w:ascii="宋体" w:hAnsi="宋体" w:cs="仿宋_GB2312"/>
                <w:position w:val="6"/>
              </w:rPr>
              <w:t>《服装品牌的整体塑造与传播》</w:t>
            </w:r>
            <w:r>
              <w:rPr>
                <w:rFonts w:hint="eastAsia" w:ascii="宋体" w:hAnsi="宋体" w:cs="仿宋_GB2312"/>
                <w:position w:val="6"/>
                <w:lang w:eastAsia="zh-CN"/>
              </w:rPr>
              <w:t>；</w:t>
            </w:r>
          </w:p>
          <w:p w14:paraId="45848346">
            <w:pPr>
              <w:widowControl/>
              <w:spacing w:line="240" w:lineRule="auto"/>
              <w:ind w:firstLine="0" w:firstLineChars="0"/>
              <w:jc w:val="left"/>
              <w:rPr>
                <w:rFonts w:ascii="宋体" w:hAnsi="宋体" w:cs="宋体"/>
                <w:kern w:val="0"/>
              </w:rPr>
            </w:pPr>
            <w:r>
              <w:rPr>
                <w:rFonts w:hint="eastAsia" w:ascii="宋体" w:hAnsi="宋体" w:cs="宋体"/>
                <w:kern w:val="0"/>
                <w:lang w:val="en-US" w:eastAsia="zh-CN"/>
              </w:rPr>
              <w:t>时下方兴未艾的有效案例</w:t>
            </w:r>
          </w:p>
        </w:tc>
      </w:tr>
      <w:tr w14:paraId="4E61E71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40" w:hRule="atLeast"/>
          <w:jc w:val="center"/>
        </w:trPr>
        <w:tc>
          <w:tcPr>
            <w:tcW w:w="4454" w:type="dxa"/>
            <w:gridSpan w:val="3"/>
            <w:vMerge w:val="continue"/>
            <w:tcBorders>
              <w:top w:val="single" w:color="auto" w:sz="4" w:space="0"/>
              <w:left w:val="single" w:color="auto" w:sz="4" w:space="0"/>
              <w:bottom w:val="single" w:color="auto" w:sz="4" w:space="0"/>
              <w:right w:val="single" w:color="auto" w:sz="4" w:space="0"/>
            </w:tcBorders>
            <w:vAlign w:val="center"/>
          </w:tcPr>
          <w:p w14:paraId="731B79BD">
            <w:pPr>
              <w:widowControl/>
              <w:spacing w:line="240" w:lineRule="auto"/>
              <w:ind w:firstLine="0" w:firstLineChars="0"/>
              <w:jc w:val="left"/>
              <w:rPr>
                <w:rFonts w:ascii="宋体" w:hAnsi="宋体" w:cs="宋体"/>
                <w:kern w:val="0"/>
              </w:rPr>
            </w:pPr>
          </w:p>
        </w:tc>
        <w:tc>
          <w:tcPr>
            <w:tcW w:w="4125" w:type="dxa"/>
            <w:gridSpan w:val="4"/>
            <w:tcBorders>
              <w:top w:val="nil"/>
              <w:left w:val="nil"/>
              <w:bottom w:val="single" w:color="auto" w:sz="4" w:space="0"/>
              <w:right w:val="single" w:color="auto" w:sz="4" w:space="0"/>
            </w:tcBorders>
            <w:vAlign w:val="center"/>
          </w:tcPr>
          <w:p w14:paraId="605E2DE3">
            <w:pPr>
              <w:widowControl/>
              <w:spacing w:line="240" w:lineRule="auto"/>
              <w:ind w:firstLine="0" w:firstLineChars="0"/>
              <w:jc w:val="left"/>
              <w:rPr>
                <w:rFonts w:ascii="宋体" w:hAnsi="宋体" w:cs="宋体"/>
                <w:kern w:val="0"/>
              </w:rPr>
            </w:pPr>
            <w:r>
              <w:rPr>
                <w:rFonts w:hint="eastAsia" w:ascii="宋体" w:hAnsi="宋体" w:cs="宋体"/>
                <w:kern w:val="0"/>
              </w:rPr>
              <w:t>练习与习题建议</w:t>
            </w:r>
          </w:p>
        </w:tc>
      </w:tr>
      <w:tr w14:paraId="168BDC7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4" w:hRule="atLeast"/>
          <w:jc w:val="center"/>
        </w:trPr>
        <w:tc>
          <w:tcPr>
            <w:tcW w:w="4454" w:type="dxa"/>
            <w:gridSpan w:val="3"/>
            <w:vMerge w:val="continue"/>
            <w:tcBorders>
              <w:top w:val="single" w:color="auto" w:sz="4" w:space="0"/>
              <w:left w:val="single" w:color="auto" w:sz="4" w:space="0"/>
              <w:bottom w:val="single" w:color="auto" w:sz="4" w:space="0"/>
              <w:right w:val="single" w:color="auto" w:sz="4" w:space="0"/>
            </w:tcBorders>
            <w:vAlign w:val="center"/>
          </w:tcPr>
          <w:p w14:paraId="20FE1B9E">
            <w:pPr>
              <w:widowControl/>
              <w:spacing w:line="240" w:lineRule="auto"/>
              <w:ind w:firstLine="0" w:firstLineChars="0"/>
              <w:jc w:val="left"/>
              <w:rPr>
                <w:rFonts w:ascii="宋体" w:hAnsi="宋体" w:cs="宋体"/>
                <w:kern w:val="0"/>
              </w:rPr>
            </w:pPr>
          </w:p>
        </w:tc>
        <w:tc>
          <w:tcPr>
            <w:tcW w:w="4125" w:type="dxa"/>
            <w:gridSpan w:val="4"/>
            <w:tcBorders>
              <w:top w:val="nil"/>
              <w:left w:val="nil"/>
              <w:bottom w:val="single" w:color="auto" w:sz="4" w:space="0"/>
              <w:right w:val="single" w:color="auto" w:sz="4" w:space="0"/>
            </w:tcBorders>
            <w:vAlign w:val="center"/>
          </w:tcPr>
          <w:p w14:paraId="14A40884">
            <w:pPr>
              <w:widowControl/>
              <w:spacing w:line="240" w:lineRule="auto"/>
              <w:ind w:firstLine="0" w:firstLineChars="0"/>
              <w:jc w:val="left"/>
              <w:rPr>
                <w:rFonts w:ascii="宋体" w:hAnsi="宋体" w:cs="宋体"/>
                <w:kern w:val="0"/>
              </w:rPr>
            </w:pPr>
            <w:r>
              <w:rPr>
                <w:rFonts w:hint="eastAsia" w:ascii="宋体" w:hAnsi="宋体" w:cs="宋体"/>
                <w:kern w:val="0"/>
              </w:rPr>
              <w:t>　  每个单元有对应的练习</w:t>
            </w:r>
          </w:p>
        </w:tc>
      </w:tr>
      <w:tr w14:paraId="32A8C89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40" w:hRule="atLeast"/>
          <w:jc w:val="center"/>
        </w:trPr>
        <w:tc>
          <w:tcPr>
            <w:tcW w:w="4454" w:type="dxa"/>
            <w:gridSpan w:val="3"/>
            <w:tcBorders>
              <w:top w:val="single" w:color="auto" w:sz="4" w:space="0"/>
              <w:left w:val="single" w:color="auto" w:sz="4" w:space="0"/>
              <w:bottom w:val="single" w:color="auto" w:sz="4" w:space="0"/>
              <w:right w:val="single" w:color="auto" w:sz="4" w:space="0"/>
            </w:tcBorders>
            <w:vAlign w:val="center"/>
          </w:tcPr>
          <w:p w14:paraId="2198D0B3">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w:t>
            </w:r>
          </w:p>
        </w:tc>
        <w:tc>
          <w:tcPr>
            <w:tcW w:w="4125" w:type="dxa"/>
            <w:gridSpan w:val="4"/>
            <w:tcBorders>
              <w:top w:val="nil"/>
              <w:left w:val="nil"/>
              <w:bottom w:val="single" w:color="auto" w:sz="4" w:space="0"/>
              <w:right w:val="single" w:color="auto" w:sz="4" w:space="0"/>
            </w:tcBorders>
            <w:vAlign w:val="center"/>
          </w:tcPr>
          <w:p w14:paraId="6EFC9291">
            <w:pPr>
              <w:widowControl/>
              <w:spacing w:line="240" w:lineRule="auto"/>
              <w:ind w:firstLine="0" w:firstLineChars="0"/>
              <w:jc w:val="left"/>
              <w:rPr>
                <w:rFonts w:ascii="宋体" w:hAnsi="宋体" w:cs="宋体"/>
                <w:kern w:val="0"/>
              </w:rPr>
            </w:pPr>
            <w:r>
              <w:rPr>
                <w:rFonts w:hint="eastAsia" w:ascii="宋体" w:hAnsi="宋体" w:cs="宋体"/>
                <w:kern w:val="0"/>
              </w:rPr>
              <w:t>权重分配</w:t>
            </w:r>
          </w:p>
        </w:tc>
      </w:tr>
      <w:tr w14:paraId="1D238BF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96" w:hRule="atLeast"/>
          <w:jc w:val="center"/>
        </w:trPr>
        <w:tc>
          <w:tcPr>
            <w:tcW w:w="4454" w:type="dxa"/>
            <w:gridSpan w:val="3"/>
            <w:tcBorders>
              <w:top w:val="single" w:color="auto" w:sz="4" w:space="0"/>
              <w:left w:val="single" w:color="auto" w:sz="4" w:space="0"/>
              <w:bottom w:val="single" w:color="auto" w:sz="4" w:space="0"/>
              <w:right w:val="single" w:color="auto" w:sz="4" w:space="0"/>
            </w:tcBorders>
            <w:vAlign w:val="center"/>
          </w:tcPr>
          <w:p w14:paraId="5BF992B3">
            <w:pPr>
              <w:widowControl/>
              <w:spacing w:line="240" w:lineRule="auto"/>
              <w:ind w:firstLine="0" w:firstLineChars="0"/>
              <w:jc w:val="center"/>
              <w:rPr>
                <w:rFonts w:ascii="宋体" w:hAnsi="宋体" w:cs="宋体"/>
                <w:kern w:val="0"/>
              </w:rPr>
            </w:pPr>
            <w:r>
              <w:rPr>
                <w:rFonts w:hint="eastAsia" w:ascii="宋体" w:hAnsi="宋体" w:cs="宋体"/>
                <w:kern w:val="0"/>
              </w:rPr>
              <w:t>　平时练习与综合练习相结合，个人能力与集体评价相结合。</w:t>
            </w:r>
          </w:p>
        </w:tc>
        <w:tc>
          <w:tcPr>
            <w:tcW w:w="4125" w:type="dxa"/>
            <w:gridSpan w:val="4"/>
            <w:tcBorders>
              <w:top w:val="nil"/>
              <w:left w:val="nil"/>
              <w:bottom w:val="single" w:color="auto" w:sz="4" w:space="0"/>
              <w:right w:val="single" w:color="auto" w:sz="4" w:space="0"/>
            </w:tcBorders>
            <w:vAlign w:val="center"/>
          </w:tcPr>
          <w:p w14:paraId="2ACBE5E0">
            <w:pPr>
              <w:widowControl/>
              <w:spacing w:line="240" w:lineRule="auto"/>
              <w:ind w:firstLine="0" w:firstLineChars="0"/>
              <w:jc w:val="left"/>
              <w:rPr>
                <w:rFonts w:hint="eastAsia" w:ascii="宋体" w:hAnsi="宋体" w:cs="宋体"/>
                <w:kern w:val="0"/>
              </w:rPr>
            </w:pPr>
            <w:r>
              <w:rPr>
                <w:rFonts w:hint="eastAsia" w:ascii="宋体" w:hAnsi="宋体" w:cs="宋体"/>
                <w:kern w:val="0"/>
              </w:rPr>
              <w:t>平时练习占 40 %、综合练习占40 %</w:t>
            </w:r>
          </w:p>
          <w:p w14:paraId="7B713ACB">
            <w:pPr>
              <w:widowControl/>
              <w:spacing w:line="240" w:lineRule="auto"/>
              <w:ind w:firstLine="0" w:firstLineChars="0"/>
              <w:jc w:val="left"/>
              <w:rPr>
                <w:rFonts w:ascii="宋体" w:hAnsi="宋体" w:cs="宋体"/>
                <w:kern w:val="0"/>
              </w:rPr>
            </w:pPr>
            <w:r>
              <w:rPr>
                <w:rFonts w:hint="eastAsia" w:ascii="宋体" w:hAnsi="宋体" w:cs="宋体"/>
                <w:kern w:val="0"/>
              </w:rPr>
              <w:t>集体评价占 20 %</w:t>
            </w:r>
          </w:p>
        </w:tc>
      </w:tr>
    </w:tbl>
    <w:p w14:paraId="0E928F1B">
      <w:pPr>
        <w:ind w:firstLine="0" w:firstLineChars="0"/>
        <w:rPr>
          <w:rFonts w:hint="eastAsia"/>
        </w:rPr>
      </w:pPr>
    </w:p>
    <w:tbl>
      <w:tblPr>
        <w:tblStyle w:val="9"/>
        <w:tblW w:w="85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6"/>
        <w:gridCol w:w="1017"/>
        <w:gridCol w:w="2272"/>
        <w:gridCol w:w="991"/>
        <w:gridCol w:w="826"/>
        <w:gridCol w:w="992"/>
        <w:gridCol w:w="1325"/>
      </w:tblGrid>
      <w:tr w14:paraId="19B65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93" w:type="dxa"/>
            <w:gridSpan w:val="2"/>
            <w:tcBorders>
              <w:top w:val="single" w:color="auto" w:sz="4" w:space="0"/>
              <w:left w:val="single" w:color="auto" w:sz="4" w:space="0"/>
              <w:bottom w:val="single" w:color="auto" w:sz="4" w:space="0"/>
              <w:right w:val="single" w:color="auto" w:sz="4" w:space="0"/>
            </w:tcBorders>
            <w:vAlign w:val="center"/>
          </w:tcPr>
          <w:p w14:paraId="5EE5D0AC">
            <w:pPr>
              <w:widowControl/>
              <w:spacing w:line="240" w:lineRule="auto"/>
              <w:ind w:firstLine="0" w:firstLineChars="0"/>
              <w:rPr>
                <w:rFonts w:ascii="宋体" w:hAnsi="宋体" w:cs="宋体"/>
                <w:kern w:val="0"/>
              </w:rPr>
            </w:pPr>
            <w:r>
              <w:rPr>
                <w:rFonts w:hint="eastAsia" w:ascii="宋体" w:hAnsi="宋体" w:cs="宋体"/>
                <w:kern w:val="0"/>
              </w:rPr>
              <w:t>模块（或工作情境）</w:t>
            </w:r>
          </w:p>
        </w:tc>
        <w:tc>
          <w:tcPr>
            <w:tcW w:w="6406" w:type="dxa"/>
            <w:gridSpan w:val="5"/>
            <w:tcBorders>
              <w:top w:val="single" w:color="auto" w:sz="4" w:space="0"/>
              <w:left w:val="single" w:color="auto" w:sz="4" w:space="0"/>
              <w:bottom w:val="single" w:color="auto" w:sz="4" w:space="0"/>
              <w:right w:val="single" w:color="auto" w:sz="4" w:space="0"/>
            </w:tcBorders>
            <w:vAlign w:val="center"/>
          </w:tcPr>
          <w:p w14:paraId="285E72BF">
            <w:pPr>
              <w:widowControl/>
              <w:spacing w:line="240" w:lineRule="auto"/>
              <w:ind w:firstLine="0" w:firstLineChars="0"/>
              <w:jc w:val="center"/>
              <w:rPr>
                <w:rFonts w:ascii="宋体" w:hAnsi="宋体" w:cs="宋体"/>
                <w:kern w:val="0"/>
              </w:rPr>
            </w:pPr>
            <w:r>
              <w:rPr>
                <w:rFonts w:hint="eastAsia" w:ascii="宋体" w:hAnsi="宋体" w:cs="宋体"/>
                <w:kern w:val="0"/>
              </w:rPr>
              <w:t>模块四</w:t>
            </w:r>
          </w:p>
        </w:tc>
      </w:tr>
      <w:tr w14:paraId="1A30B9A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52" w:hRule="atLeast"/>
          <w:jc w:val="center"/>
        </w:trPr>
        <w:tc>
          <w:tcPr>
            <w:tcW w:w="1176" w:type="dxa"/>
            <w:tcBorders>
              <w:top w:val="single" w:color="auto" w:sz="4" w:space="0"/>
              <w:left w:val="single" w:color="auto" w:sz="4" w:space="0"/>
              <w:bottom w:val="single" w:color="auto" w:sz="4" w:space="0"/>
              <w:right w:val="single" w:color="auto" w:sz="4" w:space="0"/>
            </w:tcBorders>
            <w:shd w:val="clear" w:color="auto" w:fill="auto"/>
            <w:vAlign w:val="center"/>
          </w:tcPr>
          <w:p w14:paraId="740696C6">
            <w:pPr>
              <w:widowControl/>
              <w:spacing w:line="240" w:lineRule="auto"/>
              <w:ind w:firstLine="0" w:firstLineChars="0"/>
              <w:jc w:val="center"/>
              <w:rPr>
                <w:rFonts w:ascii="宋体" w:hAnsi="宋体" w:cs="宋体"/>
                <w:kern w:val="0"/>
              </w:rPr>
            </w:pPr>
            <w:r>
              <w:rPr>
                <w:rFonts w:hint="eastAsia" w:ascii="宋体" w:hAnsi="宋体" w:cs="宋体"/>
                <w:kern w:val="0"/>
              </w:rPr>
              <w:t>单元1</w:t>
            </w:r>
          </w:p>
        </w:tc>
        <w:tc>
          <w:tcPr>
            <w:tcW w:w="4280"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E77E722">
            <w:pPr>
              <w:ind w:firstLine="0" w:firstLineChars="0"/>
              <w:rPr>
                <w:rFonts w:hint="eastAsia" w:ascii="宋体" w:hAnsi="宋体"/>
              </w:rPr>
            </w:pPr>
            <w:r>
              <w:rPr>
                <w:rFonts w:hint="eastAsia" w:ascii="宋体" w:hAnsi="宋体"/>
                <w:lang w:val="en-US" w:eastAsia="zh-CN"/>
              </w:rPr>
              <w:t>服装产品整合传播</w:t>
            </w:r>
          </w:p>
        </w:tc>
        <w:tc>
          <w:tcPr>
            <w:tcW w:w="82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FCB83F0">
            <w:pPr>
              <w:widowControl/>
              <w:spacing w:line="240" w:lineRule="auto"/>
              <w:ind w:firstLine="0" w:firstLineChars="0"/>
              <w:jc w:val="center"/>
              <w:rPr>
                <w:rFonts w:ascii="宋体" w:hAnsi="宋体" w:cs="宋体"/>
                <w:kern w:val="0"/>
              </w:rPr>
            </w:pPr>
            <w:r>
              <w:rPr>
                <w:rFonts w:hint="eastAsia" w:ascii="宋体" w:hAnsi="宋体" w:cs="宋体"/>
                <w:kern w:val="0"/>
              </w:rPr>
              <w:t>学时</w:t>
            </w:r>
          </w:p>
        </w:tc>
        <w:tc>
          <w:tcPr>
            <w:tcW w:w="992" w:type="dxa"/>
            <w:tcBorders>
              <w:top w:val="single" w:color="auto" w:sz="4" w:space="0"/>
              <w:left w:val="single" w:color="auto" w:sz="4" w:space="0"/>
              <w:bottom w:val="single" w:color="auto" w:sz="4" w:space="0"/>
              <w:right w:val="single" w:color="auto" w:sz="4" w:space="0"/>
            </w:tcBorders>
            <w:shd w:val="clear" w:color="auto" w:fill="FFFFFF"/>
            <w:vAlign w:val="center"/>
          </w:tcPr>
          <w:p w14:paraId="018C5049">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理论</w:t>
            </w:r>
          </w:p>
        </w:tc>
        <w:tc>
          <w:tcPr>
            <w:tcW w:w="1325" w:type="dxa"/>
            <w:tcBorders>
              <w:top w:val="single" w:color="auto" w:sz="4" w:space="0"/>
              <w:left w:val="single" w:color="auto" w:sz="4" w:space="0"/>
              <w:bottom w:val="single" w:color="auto" w:sz="4" w:space="0"/>
              <w:right w:val="single" w:color="auto" w:sz="4" w:space="0"/>
            </w:tcBorders>
            <w:vAlign w:val="center"/>
          </w:tcPr>
          <w:p w14:paraId="0F1E6C2B">
            <w:pPr>
              <w:widowControl/>
              <w:spacing w:line="240" w:lineRule="auto"/>
              <w:ind w:firstLine="0" w:firstLineChars="0"/>
              <w:jc w:val="center"/>
              <w:rPr>
                <w:rFonts w:hint="eastAsia" w:ascii="宋体" w:hAnsi="宋体" w:eastAsia="宋体" w:cs="宋体"/>
                <w:kern w:val="0"/>
                <w:lang w:eastAsia="zh-CN"/>
              </w:rPr>
            </w:pPr>
            <w:r>
              <w:rPr>
                <w:rFonts w:hint="eastAsia" w:ascii="宋体" w:hAnsi="宋体" w:cs="宋体"/>
                <w:kern w:val="0"/>
                <w:lang w:val="en-US" w:eastAsia="zh-CN"/>
              </w:rPr>
              <w:t>8</w:t>
            </w:r>
          </w:p>
        </w:tc>
      </w:tr>
      <w:tr w14:paraId="12FE60D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90" w:hRule="atLeast"/>
          <w:jc w:val="center"/>
        </w:trPr>
        <w:tc>
          <w:tcPr>
            <w:tcW w:w="1176" w:type="dxa"/>
            <w:tcBorders>
              <w:top w:val="single" w:color="auto" w:sz="4" w:space="0"/>
              <w:left w:val="single" w:color="auto" w:sz="4" w:space="0"/>
              <w:bottom w:val="single" w:color="auto" w:sz="4" w:space="0"/>
              <w:right w:val="single" w:color="auto" w:sz="4" w:space="0"/>
            </w:tcBorders>
            <w:shd w:val="clear" w:color="auto" w:fill="auto"/>
            <w:vAlign w:val="center"/>
          </w:tcPr>
          <w:p w14:paraId="38E6F2C0">
            <w:pPr>
              <w:widowControl/>
              <w:spacing w:line="240" w:lineRule="auto"/>
              <w:ind w:firstLine="0" w:firstLineChars="0"/>
              <w:jc w:val="center"/>
              <w:rPr>
                <w:rFonts w:ascii="宋体" w:hAnsi="宋体" w:cs="宋体"/>
                <w:kern w:val="0"/>
              </w:rPr>
            </w:pPr>
            <w:r>
              <w:rPr>
                <w:rFonts w:hint="eastAsia" w:ascii="宋体" w:hAnsi="宋体" w:cs="宋体"/>
                <w:kern w:val="0"/>
              </w:rPr>
              <w:t>单元2</w:t>
            </w:r>
          </w:p>
        </w:tc>
        <w:tc>
          <w:tcPr>
            <w:tcW w:w="4280"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D457591">
            <w:pPr>
              <w:widowControl/>
              <w:spacing w:line="240" w:lineRule="auto"/>
              <w:ind w:firstLine="0" w:firstLineChars="0"/>
              <w:jc w:val="left"/>
              <w:rPr>
                <w:rFonts w:ascii="宋体" w:hAnsi="宋体" w:cs="宋体"/>
                <w:kern w:val="0"/>
              </w:rPr>
            </w:pPr>
            <w:r>
              <w:rPr>
                <w:rFonts w:hint="eastAsia" w:ascii="宋体" w:hAnsi="宋体"/>
                <w:lang w:val="en-US" w:eastAsia="zh-CN"/>
              </w:rPr>
              <w:t>服装产品传播策划</w:t>
            </w:r>
          </w:p>
        </w:tc>
        <w:tc>
          <w:tcPr>
            <w:tcW w:w="82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8FBDAB1">
            <w:pPr>
              <w:widowControl/>
              <w:spacing w:line="240" w:lineRule="auto"/>
              <w:ind w:firstLine="0" w:firstLineChars="0"/>
              <w:jc w:val="left"/>
              <w:rPr>
                <w:rFonts w:ascii="宋体" w:hAnsi="宋体" w:cs="宋体"/>
                <w:kern w:val="0"/>
              </w:rPr>
            </w:pPr>
          </w:p>
        </w:tc>
        <w:tc>
          <w:tcPr>
            <w:tcW w:w="992" w:type="dxa"/>
            <w:tcBorders>
              <w:top w:val="single" w:color="auto" w:sz="4" w:space="0"/>
              <w:left w:val="single" w:color="auto" w:sz="4" w:space="0"/>
              <w:bottom w:val="single" w:color="auto" w:sz="4" w:space="0"/>
              <w:right w:val="single" w:color="auto" w:sz="4" w:space="0"/>
            </w:tcBorders>
            <w:shd w:val="clear" w:color="auto" w:fill="FFFFFF"/>
            <w:vAlign w:val="center"/>
          </w:tcPr>
          <w:p w14:paraId="2FFF2A8E">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实践</w:t>
            </w:r>
          </w:p>
        </w:tc>
        <w:tc>
          <w:tcPr>
            <w:tcW w:w="1325" w:type="dxa"/>
            <w:tcBorders>
              <w:top w:val="single" w:color="auto" w:sz="4" w:space="0"/>
              <w:left w:val="single" w:color="auto" w:sz="4" w:space="0"/>
              <w:bottom w:val="single" w:color="auto" w:sz="4" w:space="0"/>
              <w:right w:val="single" w:color="auto" w:sz="4" w:space="0"/>
            </w:tcBorders>
            <w:vAlign w:val="center"/>
          </w:tcPr>
          <w:p w14:paraId="15749F5B">
            <w:pPr>
              <w:widowControl/>
              <w:spacing w:line="240" w:lineRule="auto"/>
              <w:ind w:firstLine="0" w:firstLineChars="0"/>
              <w:jc w:val="center"/>
              <w:rPr>
                <w:rFonts w:hint="default" w:ascii="宋体" w:hAnsi="宋体" w:eastAsia="宋体" w:cs="宋体"/>
                <w:kern w:val="0"/>
                <w:lang w:val="en-US" w:eastAsia="zh-CN"/>
              </w:rPr>
            </w:pPr>
            <w:r>
              <w:rPr>
                <w:rFonts w:hint="eastAsia" w:ascii="宋体" w:hAnsi="宋体" w:cs="宋体"/>
                <w:kern w:val="0"/>
                <w:lang w:val="en-US" w:eastAsia="zh-CN"/>
              </w:rPr>
              <w:t>12</w:t>
            </w:r>
          </w:p>
        </w:tc>
      </w:tr>
      <w:tr w14:paraId="477A508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3" w:hRule="atLeast"/>
          <w:jc w:val="center"/>
        </w:trPr>
        <w:tc>
          <w:tcPr>
            <w:tcW w:w="8599" w:type="dxa"/>
            <w:gridSpan w:val="7"/>
            <w:tcBorders>
              <w:top w:val="single" w:color="auto" w:sz="4" w:space="0"/>
              <w:left w:val="single" w:color="auto" w:sz="4" w:space="0"/>
              <w:bottom w:val="single" w:color="auto" w:sz="4" w:space="0"/>
              <w:right w:val="single" w:color="auto" w:sz="4" w:space="0"/>
            </w:tcBorders>
            <w:vAlign w:val="center"/>
          </w:tcPr>
          <w:p w14:paraId="6C59AE23">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04E81DA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811" w:hRule="atLeast"/>
          <w:jc w:val="center"/>
        </w:trPr>
        <w:tc>
          <w:tcPr>
            <w:tcW w:w="8599" w:type="dxa"/>
            <w:gridSpan w:val="7"/>
            <w:tcBorders>
              <w:top w:val="single" w:color="auto" w:sz="4" w:space="0"/>
              <w:left w:val="single" w:color="auto" w:sz="4" w:space="0"/>
              <w:bottom w:val="single" w:color="auto" w:sz="4" w:space="0"/>
              <w:right w:val="single" w:color="auto" w:sz="4" w:space="0"/>
            </w:tcBorders>
            <w:vAlign w:val="center"/>
          </w:tcPr>
          <w:p w14:paraId="2469158E">
            <w:pPr>
              <w:widowControl/>
              <w:spacing w:line="240" w:lineRule="auto"/>
              <w:ind w:firstLine="480"/>
              <w:jc w:val="left"/>
              <w:rPr>
                <w:rFonts w:ascii="宋体" w:hAnsi="宋体" w:cs="宋体"/>
                <w:kern w:val="0"/>
              </w:rPr>
            </w:pPr>
            <w:r>
              <w:rPr>
                <w:rFonts w:hint="eastAsia"/>
                <w:lang w:eastAsia="zh-CN"/>
              </w:rPr>
              <w:t>培养服装专业学生的整合传播思路，了解服装产品发布流程；掌握服装主题秀场方案的策划与执行能力。</w:t>
            </w:r>
          </w:p>
        </w:tc>
      </w:tr>
      <w:tr w14:paraId="0198779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3" w:hRule="atLeast"/>
          <w:jc w:val="center"/>
        </w:trPr>
        <w:tc>
          <w:tcPr>
            <w:tcW w:w="4465" w:type="dxa"/>
            <w:gridSpan w:val="3"/>
            <w:tcBorders>
              <w:top w:val="single" w:color="auto" w:sz="4" w:space="0"/>
              <w:left w:val="single" w:color="auto" w:sz="4" w:space="0"/>
              <w:bottom w:val="single" w:color="auto" w:sz="4" w:space="0"/>
              <w:right w:val="single" w:color="auto" w:sz="4" w:space="0"/>
            </w:tcBorders>
            <w:vAlign w:val="center"/>
          </w:tcPr>
          <w:p w14:paraId="71B3923F">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134" w:type="dxa"/>
            <w:gridSpan w:val="4"/>
            <w:tcBorders>
              <w:top w:val="nil"/>
              <w:left w:val="nil"/>
              <w:bottom w:val="single" w:color="auto" w:sz="4" w:space="0"/>
              <w:right w:val="single" w:color="auto" w:sz="4" w:space="0"/>
            </w:tcBorders>
            <w:vAlign w:val="center"/>
          </w:tcPr>
          <w:p w14:paraId="2DB505A2">
            <w:pPr>
              <w:widowControl/>
              <w:spacing w:line="240" w:lineRule="auto"/>
              <w:ind w:firstLine="0" w:firstLineChars="0"/>
              <w:jc w:val="left"/>
              <w:rPr>
                <w:rFonts w:ascii="宋体" w:hAnsi="宋体" w:cs="宋体"/>
                <w:kern w:val="0"/>
              </w:rPr>
            </w:pPr>
            <w:r>
              <w:rPr>
                <w:rFonts w:hint="eastAsia" w:ascii="宋体" w:hAnsi="宋体" w:cs="宋体"/>
                <w:kern w:val="0"/>
              </w:rPr>
              <w:t>主要教学方法</w:t>
            </w:r>
          </w:p>
        </w:tc>
      </w:tr>
      <w:tr w14:paraId="24E6281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94" w:hRule="atLeast"/>
          <w:jc w:val="center"/>
        </w:trPr>
        <w:tc>
          <w:tcPr>
            <w:tcW w:w="4465" w:type="dxa"/>
            <w:gridSpan w:val="3"/>
            <w:vMerge w:val="restart"/>
            <w:tcBorders>
              <w:top w:val="single" w:color="auto" w:sz="4" w:space="0"/>
              <w:left w:val="single" w:color="auto" w:sz="4" w:space="0"/>
              <w:bottom w:val="single" w:color="auto" w:sz="4" w:space="0"/>
              <w:right w:val="single" w:color="auto" w:sz="4" w:space="0"/>
            </w:tcBorders>
            <w:vAlign w:val="top"/>
          </w:tcPr>
          <w:p w14:paraId="19A2BE2A">
            <w:pPr>
              <w:widowControl/>
              <w:spacing w:line="240" w:lineRule="auto"/>
              <w:ind w:firstLine="0" w:firstLineChars="0"/>
              <w:jc w:val="left"/>
              <w:rPr>
                <w:rFonts w:hint="eastAsia" w:ascii="宋体" w:hAnsi="宋体" w:cs="宋体"/>
                <w:kern w:val="0"/>
              </w:rPr>
            </w:pPr>
            <w:r>
              <w:rPr>
                <w:rFonts w:hint="eastAsia" w:ascii="宋体" w:hAnsi="宋体" w:cs="宋体"/>
                <w:kern w:val="0"/>
              </w:rPr>
              <w:t>重点：</w:t>
            </w:r>
          </w:p>
          <w:p w14:paraId="7F99836F">
            <w:pPr>
              <w:widowControl/>
              <w:numPr>
                <w:ilvl w:val="0"/>
                <w:numId w:val="22"/>
              </w:numPr>
              <w:spacing w:line="240" w:lineRule="auto"/>
              <w:ind w:left="0" w:leftChars="0" w:firstLine="0" w:firstLineChars="0"/>
              <w:jc w:val="left"/>
              <w:rPr>
                <w:rFonts w:hint="eastAsia" w:ascii="宋体" w:hAnsi="宋体"/>
                <w:lang w:val="en-US" w:eastAsia="zh-CN"/>
              </w:rPr>
            </w:pPr>
            <w:r>
              <w:rPr>
                <w:rFonts w:hint="eastAsia" w:ascii="宋体" w:hAnsi="宋体"/>
                <w:lang w:val="en-US" w:eastAsia="zh-CN"/>
              </w:rPr>
              <w:t>服装产品发布流程</w:t>
            </w:r>
          </w:p>
          <w:p w14:paraId="5C47D215">
            <w:pPr>
              <w:widowControl/>
              <w:numPr>
                <w:ilvl w:val="0"/>
                <w:numId w:val="23"/>
              </w:numPr>
              <w:spacing w:line="240" w:lineRule="auto"/>
              <w:ind w:leftChars="0"/>
              <w:jc w:val="left"/>
              <w:rPr>
                <w:rFonts w:hint="eastAsia" w:ascii="宋体" w:hAnsi="宋体"/>
                <w:lang w:val="en-US" w:eastAsia="zh-CN"/>
              </w:rPr>
            </w:pPr>
            <w:r>
              <w:rPr>
                <w:rFonts w:hint="eastAsia" w:ascii="宋体" w:hAnsi="宋体"/>
                <w:lang w:val="en-US" w:eastAsia="zh-CN"/>
              </w:rPr>
              <w:t>制定计划</w:t>
            </w:r>
          </w:p>
          <w:p w14:paraId="7E615451">
            <w:pPr>
              <w:widowControl/>
              <w:numPr>
                <w:ilvl w:val="0"/>
                <w:numId w:val="23"/>
              </w:numPr>
              <w:spacing w:line="240" w:lineRule="auto"/>
              <w:ind w:leftChars="0"/>
              <w:jc w:val="left"/>
              <w:rPr>
                <w:rFonts w:hint="default" w:ascii="宋体" w:hAnsi="宋体"/>
                <w:lang w:val="en-US" w:eastAsia="zh-CN"/>
              </w:rPr>
            </w:pPr>
            <w:r>
              <w:rPr>
                <w:rFonts w:hint="eastAsia" w:ascii="宋体" w:hAnsi="宋体"/>
                <w:lang w:val="en-US" w:eastAsia="zh-CN"/>
              </w:rPr>
              <w:t>核定预算</w:t>
            </w:r>
          </w:p>
          <w:p w14:paraId="7738592D">
            <w:pPr>
              <w:widowControl/>
              <w:numPr>
                <w:ilvl w:val="0"/>
                <w:numId w:val="23"/>
              </w:numPr>
              <w:spacing w:line="240" w:lineRule="auto"/>
              <w:ind w:leftChars="0"/>
              <w:jc w:val="left"/>
              <w:rPr>
                <w:rFonts w:hint="default" w:ascii="宋体" w:hAnsi="宋体"/>
                <w:lang w:val="en-US" w:eastAsia="zh-CN"/>
              </w:rPr>
            </w:pPr>
            <w:r>
              <w:rPr>
                <w:rFonts w:hint="eastAsia" w:ascii="宋体" w:hAnsi="宋体"/>
                <w:lang w:val="en-US" w:eastAsia="zh-CN"/>
              </w:rPr>
              <w:t>整合传播</w:t>
            </w:r>
          </w:p>
          <w:p w14:paraId="2C23E744">
            <w:pPr>
              <w:widowControl/>
              <w:numPr>
                <w:ilvl w:val="0"/>
                <w:numId w:val="23"/>
              </w:numPr>
              <w:spacing w:line="240" w:lineRule="auto"/>
              <w:ind w:leftChars="0"/>
              <w:jc w:val="left"/>
              <w:rPr>
                <w:rFonts w:hint="default" w:ascii="宋体" w:hAnsi="宋体"/>
                <w:lang w:val="en-US" w:eastAsia="zh-CN"/>
              </w:rPr>
            </w:pPr>
            <w:r>
              <w:rPr>
                <w:rFonts w:hint="eastAsia" w:ascii="宋体" w:hAnsi="宋体"/>
                <w:lang w:val="en-US" w:eastAsia="zh-CN"/>
              </w:rPr>
              <w:t>监控调整</w:t>
            </w:r>
          </w:p>
          <w:p w14:paraId="4A5C0786">
            <w:pPr>
              <w:widowControl/>
              <w:numPr>
                <w:ilvl w:val="0"/>
                <w:numId w:val="22"/>
              </w:numPr>
              <w:spacing w:line="240" w:lineRule="auto"/>
              <w:ind w:left="0" w:leftChars="0" w:firstLine="0" w:firstLineChars="0"/>
              <w:jc w:val="left"/>
              <w:rPr>
                <w:rFonts w:hint="eastAsia" w:ascii="宋体" w:hAnsi="宋体"/>
                <w:lang w:val="en-US" w:eastAsia="zh-CN"/>
              </w:rPr>
            </w:pPr>
            <w:r>
              <w:rPr>
                <w:rFonts w:hint="eastAsia" w:ascii="宋体" w:hAnsi="宋体"/>
                <w:lang w:val="en-US" w:eastAsia="zh-CN"/>
              </w:rPr>
              <w:t>服装秀场方案策划</w:t>
            </w:r>
          </w:p>
          <w:p w14:paraId="6651C540">
            <w:pPr>
              <w:widowControl/>
              <w:numPr>
                <w:ilvl w:val="0"/>
                <w:numId w:val="24"/>
              </w:numPr>
              <w:spacing w:line="240" w:lineRule="auto"/>
              <w:ind w:leftChars="0"/>
              <w:jc w:val="left"/>
              <w:rPr>
                <w:rFonts w:hint="eastAsia" w:ascii="宋体" w:hAnsi="宋体"/>
                <w:lang w:val="en-US" w:eastAsia="zh-CN"/>
              </w:rPr>
            </w:pPr>
            <w:r>
              <w:rPr>
                <w:rFonts w:hint="eastAsia" w:ascii="宋体" w:hAnsi="宋体"/>
                <w:lang w:val="en-US" w:eastAsia="zh-CN"/>
              </w:rPr>
              <w:t>前提筹备</w:t>
            </w:r>
          </w:p>
          <w:p w14:paraId="7BD9F236">
            <w:pPr>
              <w:widowControl/>
              <w:numPr>
                <w:ilvl w:val="0"/>
                <w:numId w:val="24"/>
              </w:numPr>
              <w:spacing w:line="240" w:lineRule="auto"/>
              <w:ind w:leftChars="0"/>
              <w:jc w:val="left"/>
              <w:rPr>
                <w:rFonts w:hint="default" w:ascii="宋体" w:hAnsi="宋体"/>
                <w:lang w:val="en-US" w:eastAsia="zh-CN"/>
              </w:rPr>
            </w:pPr>
            <w:r>
              <w:rPr>
                <w:rFonts w:hint="eastAsia" w:ascii="宋体" w:hAnsi="宋体"/>
                <w:lang w:val="en-US" w:eastAsia="zh-CN"/>
              </w:rPr>
              <w:t>编排设计</w:t>
            </w:r>
          </w:p>
          <w:p w14:paraId="2F44AB11">
            <w:pPr>
              <w:widowControl/>
              <w:numPr>
                <w:ilvl w:val="0"/>
                <w:numId w:val="24"/>
              </w:numPr>
              <w:spacing w:line="240" w:lineRule="auto"/>
              <w:ind w:leftChars="0"/>
              <w:jc w:val="left"/>
              <w:rPr>
                <w:rFonts w:hint="default" w:ascii="宋体" w:hAnsi="宋体"/>
                <w:lang w:val="en-US" w:eastAsia="zh-CN"/>
              </w:rPr>
            </w:pPr>
            <w:r>
              <w:rPr>
                <w:rFonts w:hint="eastAsia" w:ascii="宋体" w:hAnsi="宋体"/>
                <w:lang w:val="en-US" w:eastAsia="zh-CN"/>
              </w:rPr>
              <w:t>分衣彩排</w:t>
            </w:r>
          </w:p>
          <w:p w14:paraId="70BA7C4B">
            <w:pPr>
              <w:widowControl/>
              <w:numPr>
                <w:ilvl w:val="0"/>
                <w:numId w:val="24"/>
              </w:numPr>
              <w:spacing w:line="240" w:lineRule="auto"/>
              <w:ind w:leftChars="0"/>
              <w:jc w:val="left"/>
              <w:rPr>
                <w:rFonts w:hint="eastAsia"/>
              </w:rPr>
            </w:pPr>
            <w:r>
              <w:rPr>
                <w:rFonts w:hint="eastAsia" w:ascii="宋体" w:hAnsi="宋体"/>
                <w:lang w:val="en-US" w:eastAsia="zh-CN"/>
              </w:rPr>
              <w:t>现场发布</w:t>
            </w:r>
          </w:p>
          <w:p w14:paraId="69F5E0B3">
            <w:pPr>
              <w:widowControl/>
              <w:spacing w:line="240" w:lineRule="auto"/>
              <w:ind w:firstLine="0" w:firstLineChars="0"/>
              <w:jc w:val="left"/>
              <w:rPr>
                <w:rFonts w:hint="eastAsia"/>
              </w:rPr>
            </w:pPr>
            <w:r>
              <w:rPr>
                <w:rFonts w:hint="eastAsia"/>
              </w:rPr>
              <w:t>难点：</w:t>
            </w:r>
          </w:p>
          <w:p w14:paraId="565D3AFF">
            <w:pPr>
              <w:widowControl/>
              <w:numPr>
                <w:ilvl w:val="0"/>
                <w:numId w:val="0"/>
              </w:numPr>
              <w:spacing w:line="240" w:lineRule="auto"/>
              <w:ind w:leftChars="0" w:firstLine="420" w:firstLineChars="200"/>
              <w:jc w:val="left"/>
              <w:rPr>
                <w:rFonts w:hint="eastAsia" w:ascii="宋体" w:hAnsi="宋体"/>
                <w:lang w:val="en-US" w:eastAsia="zh-CN"/>
              </w:rPr>
            </w:pPr>
            <w:r>
              <w:rPr>
                <w:rFonts w:hint="eastAsia" w:ascii="宋体" w:hAnsi="宋体"/>
                <w:lang w:val="en-US" w:eastAsia="zh-CN"/>
              </w:rPr>
              <w:t>服装产品主题秀策划</w:t>
            </w:r>
          </w:p>
          <w:p w14:paraId="47F74BA2">
            <w:pPr>
              <w:widowControl/>
              <w:spacing w:line="240" w:lineRule="auto"/>
              <w:ind w:left="360" w:firstLine="0" w:firstLineChars="0"/>
              <w:jc w:val="left"/>
              <w:rPr>
                <w:rFonts w:ascii="宋体" w:hAnsi="宋体" w:cs="宋体"/>
                <w:kern w:val="0"/>
              </w:rPr>
            </w:pPr>
          </w:p>
        </w:tc>
        <w:tc>
          <w:tcPr>
            <w:tcW w:w="4134" w:type="dxa"/>
            <w:gridSpan w:val="4"/>
            <w:tcBorders>
              <w:top w:val="nil"/>
              <w:left w:val="nil"/>
              <w:bottom w:val="single" w:color="auto" w:sz="4" w:space="0"/>
              <w:right w:val="single" w:color="auto" w:sz="4" w:space="0"/>
            </w:tcBorders>
            <w:vAlign w:val="center"/>
          </w:tcPr>
          <w:p w14:paraId="32454E86">
            <w:pPr>
              <w:widowControl/>
              <w:spacing w:line="240" w:lineRule="auto"/>
              <w:ind w:firstLine="0" w:firstLineChars="0"/>
              <w:jc w:val="left"/>
              <w:rPr>
                <w:rFonts w:ascii="宋体" w:hAnsi="宋体" w:cs="宋体"/>
                <w:kern w:val="0"/>
              </w:rPr>
            </w:pPr>
            <w:r>
              <w:rPr>
                <w:rFonts w:hint="eastAsia" w:ascii="宋体" w:hAnsi="宋体" w:cs="宋体"/>
                <w:kern w:val="0"/>
              </w:rPr>
              <w:t>　多媒体演示、现场讲评、作品点评</w:t>
            </w:r>
          </w:p>
        </w:tc>
      </w:tr>
      <w:tr w14:paraId="4F385E4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3" w:hRule="atLeast"/>
          <w:jc w:val="center"/>
        </w:trPr>
        <w:tc>
          <w:tcPr>
            <w:tcW w:w="4465" w:type="dxa"/>
            <w:gridSpan w:val="3"/>
            <w:vMerge w:val="continue"/>
            <w:tcBorders>
              <w:top w:val="single" w:color="auto" w:sz="4" w:space="0"/>
              <w:left w:val="single" w:color="auto" w:sz="4" w:space="0"/>
              <w:bottom w:val="single" w:color="auto" w:sz="4" w:space="0"/>
              <w:right w:val="single" w:color="auto" w:sz="4" w:space="0"/>
            </w:tcBorders>
            <w:vAlign w:val="center"/>
          </w:tcPr>
          <w:p w14:paraId="1AD332C8">
            <w:pPr>
              <w:widowControl/>
              <w:spacing w:line="240" w:lineRule="auto"/>
              <w:ind w:firstLine="0" w:firstLineChars="0"/>
              <w:jc w:val="left"/>
              <w:rPr>
                <w:rFonts w:ascii="宋体" w:hAnsi="宋体" w:cs="宋体"/>
                <w:kern w:val="0"/>
              </w:rPr>
            </w:pPr>
          </w:p>
        </w:tc>
        <w:tc>
          <w:tcPr>
            <w:tcW w:w="4134" w:type="dxa"/>
            <w:gridSpan w:val="4"/>
            <w:tcBorders>
              <w:top w:val="nil"/>
              <w:left w:val="nil"/>
              <w:bottom w:val="single" w:color="auto" w:sz="4" w:space="0"/>
              <w:right w:val="single" w:color="auto" w:sz="4" w:space="0"/>
            </w:tcBorders>
            <w:vAlign w:val="center"/>
          </w:tcPr>
          <w:p w14:paraId="490B6B09">
            <w:pPr>
              <w:widowControl/>
              <w:spacing w:line="240" w:lineRule="auto"/>
              <w:ind w:firstLine="0" w:firstLineChars="0"/>
              <w:jc w:val="left"/>
              <w:rPr>
                <w:rFonts w:ascii="宋体" w:hAnsi="宋体" w:cs="宋体"/>
                <w:kern w:val="0"/>
              </w:rPr>
            </w:pPr>
            <w:r>
              <w:rPr>
                <w:rFonts w:hint="eastAsia" w:ascii="宋体" w:hAnsi="宋体" w:cs="宋体"/>
                <w:kern w:val="0"/>
              </w:rPr>
              <w:t>教学地点</w:t>
            </w:r>
          </w:p>
        </w:tc>
      </w:tr>
      <w:tr w14:paraId="5D6658C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50" w:hRule="atLeast"/>
          <w:jc w:val="center"/>
        </w:trPr>
        <w:tc>
          <w:tcPr>
            <w:tcW w:w="4465" w:type="dxa"/>
            <w:gridSpan w:val="3"/>
            <w:vMerge w:val="continue"/>
            <w:tcBorders>
              <w:top w:val="single" w:color="auto" w:sz="4" w:space="0"/>
              <w:left w:val="single" w:color="auto" w:sz="4" w:space="0"/>
              <w:bottom w:val="single" w:color="auto" w:sz="4" w:space="0"/>
              <w:right w:val="single" w:color="auto" w:sz="4" w:space="0"/>
            </w:tcBorders>
            <w:vAlign w:val="center"/>
          </w:tcPr>
          <w:p w14:paraId="5575CEE2">
            <w:pPr>
              <w:widowControl/>
              <w:spacing w:line="240" w:lineRule="auto"/>
              <w:ind w:firstLine="0" w:firstLineChars="0"/>
              <w:jc w:val="left"/>
              <w:rPr>
                <w:rFonts w:ascii="宋体" w:hAnsi="宋体" w:cs="宋体"/>
                <w:kern w:val="0"/>
              </w:rPr>
            </w:pPr>
          </w:p>
        </w:tc>
        <w:tc>
          <w:tcPr>
            <w:tcW w:w="4134" w:type="dxa"/>
            <w:gridSpan w:val="4"/>
            <w:tcBorders>
              <w:top w:val="nil"/>
              <w:left w:val="nil"/>
              <w:bottom w:val="single" w:color="auto" w:sz="4" w:space="0"/>
              <w:right w:val="single" w:color="auto" w:sz="4" w:space="0"/>
            </w:tcBorders>
            <w:vAlign w:val="center"/>
          </w:tcPr>
          <w:p w14:paraId="7C8C0847">
            <w:pPr>
              <w:widowControl/>
              <w:spacing w:line="240" w:lineRule="auto"/>
              <w:ind w:firstLine="315" w:firstLineChars="150"/>
              <w:jc w:val="left"/>
              <w:rPr>
                <w:rFonts w:ascii="宋体" w:hAnsi="宋体" w:cs="宋体"/>
                <w:kern w:val="0"/>
              </w:rPr>
            </w:pPr>
            <w:r>
              <w:rPr>
                <w:rFonts w:hint="eastAsia" w:ascii="宋体" w:hAnsi="宋体" w:cs="宋体"/>
                <w:kern w:val="0"/>
              </w:rPr>
              <w:t>多媒体教室</w:t>
            </w:r>
          </w:p>
        </w:tc>
      </w:tr>
      <w:tr w14:paraId="4102060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3" w:hRule="atLeast"/>
          <w:jc w:val="center"/>
        </w:trPr>
        <w:tc>
          <w:tcPr>
            <w:tcW w:w="4465" w:type="dxa"/>
            <w:gridSpan w:val="3"/>
            <w:vMerge w:val="continue"/>
            <w:tcBorders>
              <w:top w:val="single" w:color="auto" w:sz="4" w:space="0"/>
              <w:left w:val="single" w:color="auto" w:sz="4" w:space="0"/>
              <w:bottom w:val="single" w:color="auto" w:sz="4" w:space="0"/>
              <w:right w:val="single" w:color="auto" w:sz="4" w:space="0"/>
            </w:tcBorders>
            <w:vAlign w:val="center"/>
          </w:tcPr>
          <w:p w14:paraId="2793AB83">
            <w:pPr>
              <w:widowControl/>
              <w:spacing w:line="240" w:lineRule="auto"/>
              <w:ind w:firstLine="0" w:firstLineChars="0"/>
              <w:jc w:val="left"/>
              <w:rPr>
                <w:rFonts w:ascii="宋体" w:hAnsi="宋体" w:cs="宋体"/>
                <w:kern w:val="0"/>
              </w:rPr>
            </w:pPr>
          </w:p>
        </w:tc>
        <w:tc>
          <w:tcPr>
            <w:tcW w:w="4134" w:type="dxa"/>
            <w:gridSpan w:val="4"/>
            <w:tcBorders>
              <w:top w:val="nil"/>
              <w:left w:val="nil"/>
              <w:bottom w:val="single" w:color="auto" w:sz="4" w:space="0"/>
              <w:right w:val="single" w:color="auto" w:sz="4" w:space="0"/>
            </w:tcBorders>
            <w:vAlign w:val="center"/>
          </w:tcPr>
          <w:p w14:paraId="1E5515B3">
            <w:pPr>
              <w:widowControl/>
              <w:spacing w:line="240" w:lineRule="auto"/>
              <w:ind w:firstLine="0" w:firstLineChars="0"/>
              <w:jc w:val="left"/>
              <w:rPr>
                <w:rFonts w:ascii="宋体" w:hAnsi="宋体" w:cs="宋体"/>
                <w:kern w:val="0"/>
              </w:rPr>
            </w:pPr>
            <w:r>
              <w:rPr>
                <w:rFonts w:hint="eastAsia" w:ascii="宋体" w:hAnsi="宋体" w:cs="宋体"/>
                <w:kern w:val="0"/>
              </w:rPr>
              <w:t>教学及参考资料</w:t>
            </w:r>
          </w:p>
        </w:tc>
      </w:tr>
      <w:tr w14:paraId="174A120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811" w:hRule="atLeast"/>
          <w:jc w:val="center"/>
        </w:trPr>
        <w:tc>
          <w:tcPr>
            <w:tcW w:w="4465" w:type="dxa"/>
            <w:gridSpan w:val="3"/>
            <w:vMerge w:val="continue"/>
            <w:tcBorders>
              <w:top w:val="single" w:color="auto" w:sz="4" w:space="0"/>
              <w:left w:val="single" w:color="auto" w:sz="4" w:space="0"/>
              <w:bottom w:val="single" w:color="auto" w:sz="4" w:space="0"/>
              <w:right w:val="single" w:color="auto" w:sz="4" w:space="0"/>
            </w:tcBorders>
            <w:vAlign w:val="center"/>
          </w:tcPr>
          <w:p w14:paraId="6E838E01">
            <w:pPr>
              <w:widowControl/>
              <w:spacing w:line="240" w:lineRule="auto"/>
              <w:ind w:firstLine="0" w:firstLineChars="0"/>
              <w:jc w:val="left"/>
              <w:rPr>
                <w:rFonts w:ascii="宋体" w:hAnsi="宋体" w:cs="宋体"/>
                <w:kern w:val="0"/>
              </w:rPr>
            </w:pPr>
          </w:p>
        </w:tc>
        <w:tc>
          <w:tcPr>
            <w:tcW w:w="4134" w:type="dxa"/>
            <w:gridSpan w:val="4"/>
            <w:tcBorders>
              <w:top w:val="nil"/>
              <w:left w:val="nil"/>
              <w:bottom w:val="single" w:color="auto" w:sz="4" w:space="0"/>
              <w:right w:val="single" w:color="auto" w:sz="4" w:space="0"/>
            </w:tcBorders>
            <w:vAlign w:val="center"/>
          </w:tcPr>
          <w:p w14:paraId="71C39076">
            <w:pPr>
              <w:widowControl/>
              <w:spacing w:line="240" w:lineRule="auto"/>
              <w:ind w:firstLine="0" w:firstLineChars="0"/>
              <w:jc w:val="left"/>
              <w:rPr>
                <w:rFonts w:hint="eastAsia" w:ascii="宋体" w:hAnsi="宋体" w:cs="宋体"/>
                <w:kern w:val="0"/>
                <w:lang w:val="en-US" w:eastAsia="zh-CN"/>
              </w:rPr>
            </w:pPr>
            <w:r>
              <w:rPr>
                <w:rFonts w:hint="eastAsia" w:ascii="宋体" w:hAnsi="宋体" w:cs="宋体"/>
                <w:kern w:val="0"/>
                <w:lang w:val="en-US" w:eastAsia="zh-CN"/>
              </w:rPr>
              <w:t>《时尚传播学》、</w:t>
            </w:r>
          </w:p>
          <w:p w14:paraId="355DB042">
            <w:pPr>
              <w:widowControl/>
              <w:spacing w:line="240" w:lineRule="auto"/>
              <w:ind w:firstLine="0" w:firstLineChars="0"/>
              <w:jc w:val="left"/>
              <w:rPr>
                <w:rFonts w:hint="eastAsia" w:ascii="宋体" w:hAnsi="宋体" w:eastAsia="宋体" w:cs="仿宋_GB2312"/>
                <w:position w:val="6"/>
                <w:lang w:eastAsia="zh-CN"/>
              </w:rPr>
            </w:pPr>
            <w:r>
              <w:rPr>
                <w:rFonts w:hint="eastAsia" w:ascii="宋体" w:hAnsi="宋体" w:cs="仿宋_GB2312"/>
                <w:position w:val="6"/>
              </w:rPr>
              <w:t>《服装品牌的整体塑造与传播》</w:t>
            </w:r>
            <w:r>
              <w:rPr>
                <w:rFonts w:hint="eastAsia" w:ascii="宋体" w:hAnsi="宋体" w:cs="仿宋_GB2312"/>
                <w:position w:val="6"/>
                <w:lang w:eastAsia="zh-CN"/>
              </w:rPr>
              <w:t>；</w:t>
            </w:r>
          </w:p>
          <w:p w14:paraId="54A4C6E9">
            <w:pPr>
              <w:widowControl/>
              <w:spacing w:line="240" w:lineRule="auto"/>
              <w:ind w:firstLine="0" w:firstLineChars="0"/>
              <w:jc w:val="left"/>
              <w:rPr>
                <w:rFonts w:ascii="宋体" w:hAnsi="宋体" w:cs="宋体"/>
                <w:kern w:val="0"/>
              </w:rPr>
            </w:pPr>
            <w:r>
              <w:rPr>
                <w:rFonts w:hint="eastAsia" w:ascii="宋体" w:hAnsi="宋体" w:cs="宋体"/>
                <w:kern w:val="0"/>
                <w:lang w:val="en-US" w:eastAsia="zh-CN"/>
              </w:rPr>
              <w:t>时下方兴未艾的有效案例</w:t>
            </w:r>
          </w:p>
        </w:tc>
      </w:tr>
      <w:tr w14:paraId="4737020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3" w:hRule="atLeast"/>
          <w:jc w:val="center"/>
        </w:trPr>
        <w:tc>
          <w:tcPr>
            <w:tcW w:w="4465" w:type="dxa"/>
            <w:gridSpan w:val="3"/>
            <w:vMerge w:val="continue"/>
            <w:tcBorders>
              <w:top w:val="single" w:color="auto" w:sz="4" w:space="0"/>
              <w:left w:val="single" w:color="auto" w:sz="4" w:space="0"/>
              <w:bottom w:val="single" w:color="auto" w:sz="4" w:space="0"/>
              <w:right w:val="single" w:color="auto" w:sz="4" w:space="0"/>
            </w:tcBorders>
            <w:vAlign w:val="center"/>
          </w:tcPr>
          <w:p w14:paraId="792A0CBA">
            <w:pPr>
              <w:widowControl/>
              <w:spacing w:line="240" w:lineRule="auto"/>
              <w:ind w:firstLine="0" w:firstLineChars="0"/>
              <w:jc w:val="left"/>
              <w:rPr>
                <w:rFonts w:ascii="宋体" w:hAnsi="宋体" w:cs="宋体"/>
                <w:kern w:val="0"/>
              </w:rPr>
            </w:pPr>
          </w:p>
        </w:tc>
        <w:tc>
          <w:tcPr>
            <w:tcW w:w="4134" w:type="dxa"/>
            <w:gridSpan w:val="4"/>
            <w:tcBorders>
              <w:top w:val="nil"/>
              <w:left w:val="nil"/>
              <w:bottom w:val="single" w:color="auto" w:sz="4" w:space="0"/>
              <w:right w:val="single" w:color="auto" w:sz="4" w:space="0"/>
            </w:tcBorders>
            <w:vAlign w:val="center"/>
          </w:tcPr>
          <w:p w14:paraId="31674625">
            <w:pPr>
              <w:widowControl/>
              <w:spacing w:line="240" w:lineRule="auto"/>
              <w:ind w:firstLine="0" w:firstLineChars="0"/>
              <w:jc w:val="left"/>
              <w:rPr>
                <w:rFonts w:ascii="宋体" w:hAnsi="宋体" w:cs="宋体"/>
                <w:kern w:val="0"/>
              </w:rPr>
            </w:pPr>
            <w:r>
              <w:rPr>
                <w:rFonts w:hint="eastAsia" w:ascii="宋体" w:hAnsi="宋体" w:cs="宋体"/>
                <w:kern w:val="0"/>
              </w:rPr>
              <w:t>练习与习题建议</w:t>
            </w:r>
          </w:p>
        </w:tc>
      </w:tr>
      <w:tr w14:paraId="6C92C4A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244" w:hRule="atLeast"/>
          <w:jc w:val="center"/>
        </w:trPr>
        <w:tc>
          <w:tcPr>
            <w:tcW w:w="4465" w:type="dxa"/>
            <w:gridSpan w:val="3"/>
            <w:vMerge w:val="continue"/>
            <w:tcBorders>
              <w:top w:val="single" w:color="auto" w:sz="4" w:space="0"/>
              <w:left w:val="single" w:color="auto" w:sz="4" w:space="0"/>
              <w:bottom w:val="single" w:color="auto" w:sz="4" w:space="0"/>
              <w:right w:val="single" w:color="auto" w:sz="4" w:space="0"/>
            </w:tcBorders>
            <w:vAlign w:val="center"/>
          </w:tcPr>
          <w:p w14:paraId="2ABE1343">
            <w:pPr>
              <w:widowControl/>
              <w:spacing w:line="240" w:lineRule="auto"/>
              <w:ind w:firstLine="0" w:firstLineChars="0"/>
              <w:jc w:val="left"/>
              <w:rPr>
                <w:rFonts w:ascii="宋体" w:hAnsi="宋体" w:cs="宋体"/>
                <w:kern w:val="0"/>
              </w:rPr>
            </w:pPr>
          </w:p>
        </w:tc>
        <w:tc>
          <w:tcPr>
            <w:tcW w:w="4134" w:type="dxa"/>
            <w:gridSpan w:val="4"/>
            <w:tcBorders>
              <w:top w:val="nil"/>
              <w:left w:val="nil"/>
              <w:bottom w:val="single" w:color="auto" w:sz="4" w:space="0"/>
              <w:right w:val="single" w:color="auto" w:sz="4" w:space="0"/>
            </w:tcBorders>
            <w:vAlign w:val="center"/>
          </w:tcPr>
          <w:p w14:paraId="1EAFD049">
            <w:pPr>
              <w:widowControl/>
              <w:spacing w:line="240" w:lineRule="auto"/>
              <w:ind w:firstLine="0" w:firstLineChars="0"/>
              <w:jc w:val="left"/>
              <w:rPr>
                <w:rFonts w:ascii="宋体" w:hAnsi="宋体" w:cs="宋体"/>
                <w:kern w:val="0"/>
              </w:rPr>
            </w:pPr>
            <w:r>
              <w:rPr>
                <w:rFonts w:hint="eastAsia" w:ascii="宋体" w:hAnsi="宋体" w:cs="宋体"/>
                <w:kern w:val="0"/>
              </w:rPr>
              <w:t>　  每个单元有对应的练习</w:t>
            </w:r>
          </w:p>
        </w:tc>
      </w:tr>
      <w:tr w14:paraId="7BE488E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3" w:hRule="atLeast"/>
          <w:jc w:val="center"/>
        </w:trPr>
        <w:tc>
          <w:tcPr>
            <w:tcW w:w="4465" w:type="dxa"/>
            <w:gridSpan w:val="3"/>
            <w:tcBorders>
              <w:top w:val="single" w:color="auto" w:sz="4" w:space="0"/>
              <w:left w:val="single" w:color="auto" w:sz="4" w:space="0"/>
              <w:bottom w:val="single" w:color="auto" w:sz="4" w:space="0"/>
              <w:right w:val="single" w:color="auto" w:sz="4" w:space="0"/>
            </w:tcBorders>
            <w:vAlign w:val="center"/>
          </w:tcPr>
          <w:p w14:paraId="52EB38D7">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w:t>
            </w:r>
          </w:p>
        </w:tc>
        <w:tc>
          <w:tcPr>
            <w:tcW w:w="4134" w:type="dxa"/>
            <w:gridSpan w:val="4"/>
            <w:tcBorders>
              <w:top w:val="nil"/>
              <w:left w:val="nil"/>
              <w:bottom w:val="single" w:color="auto" w:sz="4" w:space="0"/>
              <w:right w:val="single" w:color="auto" w:sz="4" w:space="0"/>
            </w:tcBorders>
            <w:vAlign w:val="center"/>
          </w:tcPr>
          <w:p w14:paraId="77129C20">
            <w:pPr>
              <w:widowControl/>
              <w:spacing w:line="240" w:lineRule="auto"/>
              <w:ind w:firstLine="0" w:firstLineChars="0"/>
              <w:jc w:val="left"/>
              <w:rPr>
                <w:rFonts w:ascii="宋体" w:hAnsi="宋体" w:cs="宋体"/>
                <w:kern w:val="0"/>
              </w:rPr>
            </w:pPr>
            <w:r>
              <w:rPr>
                <w:rFonts w:hint="eastAsia" w:ascii="宋体" w:hAnsi="宋体" w:cs="宋体"/>
                <w:kern w:val="0"/>
              </w:rPr>
              <w:t>权重分配</w:t>
            </w:r>
          </w:p>
        </w:tc>
      </w:tr>
      <w:tr w14:paraId="02D620E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46" w:hRule="atLeast"/>
          <w:jc w:val="center"/>
        </w:trPr>
        <w:tc>
          <w:tcPr>
            <w:tcW w:w="4465" w:type="dxa"/>
            <w:gridSpan w:val="3"/>
            <w:tcBorders>
              <w:top w:val="single" w:color="auto" w:sz="4" w:space="0"/>
              <w:left w:val="single" w:color="auto" w:sz="4" w:space="0"/>
              <w:bottom w:val="single" w:color="auto" w:sz="4" w:space="0"/>
              <w:right w:val="single" w:color="auto" w:sz="4" w:space="0"/>
            </w:tcBorders>
            <w:vAlign w:val="center"/>
          </w:tcPr>
          <w:p w14:paraId="69AFC3E6">
            <w:pPr>
              <w:widowControl/>
              <w:spacing w:line="240" w:lineRule="auto"/>
              <w:ind w:firstLine="0" w:firstLineChars="0"/>
              <w:jc w:val="center"/>
              <w:rPr>
                <w:rFonts w:ascii="宋体" w:hAnsi="宋体" w:cs="宋体"/>
                <w:kern w:val="0"/>
              </w:rPr>
            </w:pPr>
            <w:r>
              <w:rPr>
                <w:rFonts w:hint="eastAsia" w:ascii="宋体" w:hAnsi="宋体" w:cs="宋体"/>
                <w:kern w:val="0"/>
              </w:rPr>
              <w:t>　平时练习与综合练习相结合，个人能力与集体评价相结合。</w:t>
            </w:r>
          </w:p>
        </w:tc>
        <w:tc>
          <w:tcPr>
            <w:tcW w:w="4134" w:type="dxa"/>
            <w:gridSpan w:val="4"/>
            <w:tcBorders>
              <w:top w:val="nil"/>
              <w:left w:val="nil"/>
              <w:bottom w:val="single" w:color="auto" w:sz="4" w:space="0"/>
              <w:right w:val="single" w:color="auto" w:sz="4" w:space="0"/>
            </w:tcBorders>
            <w:vAlign w:val="center"/>
          </w:tcPr>
          <w:p w14:paraId="6DE02EB1">
            <w:pPr>
              <w:widowControl/>
              <w:spacing w:line="240" w:lineRule="auto"/>
              <w:ind w:firstLine="0" w:firstLineChars="0"/>
              <w:jc w:val="left"/>
              <w:rPr>
                <w:rFonts w:hint="eastAsia" w:ascii="宋体" w:hAnsi="宋体" w:cs="宋体"/>
                <w:kern w:val="0"/>
              </w:rPr>
            </w:pPr>
            <w:r>
              <w:rPr>
                <w:rFonts w:hint="eastAsia" w:ascii="宋体" w:hAnsi="宋体" w:cs="宋体"/>
                <w:kern w:val="0"/>
              </w:rPr>
              <w:t>平时练习占 40 %、综合练习占40 %</w:t>
            </w:r>
          </w:p>
          <w:p w14:paraId="7FE99705">
            <w:pPr>
              <w:widowControl/>
              <w:spacing w:line="240" w:lineRule="auto"/>
              <w:ind w:firstLine="0" w:firstLineChars="0"/>
              <w:jc w:val="left"/>
              <w:rPr>
                <w:rFonts w:ascii="宋体" w:hAnsi="宋体" w:cs="宋体"/>
                <w:kern w:val="0"/>
              </w:rPr>
            </w:pPr>
            <w:r>
              <w:rPr>
                <w:rFonts w:hint="eastAsia" w:ascii="宋体" w:hAnsi="宋体" w:cs="宋体"/>
                <w:kern w:val="0"/>
              </w:rPr>
              <w:t>集体评价占 20 %</w:t>
            </w:r>
          </w:p>
        </w:tc>
      </w:tr>
    </w:tbl>
    <w:p w14:paraId="75442F61">
      <w:pPr>
        <w:pStyle w:val="2"/>
        <w:spacing w:before="156" w:after="156" w:line="240" w:lineRule="auto"/>
        <w:rPr>
          <w:rFonts w:hint="eastAsia"/>
        </w:rPr>
      </w:pPr>
      <w:r>
        <w:rPr>
          <w:rFonts w:hint="eastAsia"/>
          <w:lang w:eastAsia="zh-CN"/>
        </w:rPr>
        <w:t>八</w:t>
      </w:r>
      <w:r>
        <w:rPr>
          <w:rFonts w:hint="eastAsia"/>
        </w:rPr>
        <w:t>、课程实施</w:t>
      </w:r>
    </w:p>
    <w:p w14:paraId="5284E7C3">
      <w:pPr>
        <w:spacing w:line="240" w:lineRule="auto"/>
        <w:ind w:firstLine="0" w:firstLineChars="0"/>
        <w:rPr>
          <w:rFonts w:hint="eastAsia" w:ascii="宋体" w:hAnsi="宋体" w:eastAsia="宋体" w:cs="宋体"/>
          <w:position w:val="6"/>
          <w:sz w:val="24"/>
          <w:szCs w:val="24"/>
        </w:rPr>
      </w:pPr>
      <w:r>
        <w:rPr>
          <w:rFonts w:hint="eastAsia" w:ascii="宋体" w:hAnsi="宋体" w:eastAsia="宋体" w:cs="宋体"/>
          <w:position w:val="6"/>
          <w:sz w:val="24"/>
          <w:szCs w:val="24"/>
        </w:rPr>
        <w:t>1.教学方法建议</w:t>
      </w:r>
    </w:p>
    <w:p w14:paraId="35363EA5">
      <w:pPr>
        <w:spacing w:line="240" w:lineRule="auto"/>
        <w:ind w:firstLine="600" w:firstLineChars="250"/>
        <w:rPr>
          <w:rFonts w:hint="eastAsia" w:ascii="宋体" w:hAnsi="宋体" w:eastAsia="宋体" w:cs="宋体"/>
          <w:position w:val="6"/>
          <w:sz w:val="24"/>
          <w:szCs w:val="24"/>
        </w:rPr>
      </w:pPr>
      <w:r>
        <w:rPr>
          <w:rFonts w:hint="eastAsia" w:ascii="宋体" w:hAnsi="宋体" w:eastAsia="宋体" w:cs="宋体"/>
          <w:position w:val="6"/>
          <w:sz w:val="24"/>
          <w:szCs w:val="24"/>
        </w:rPr>
        <w:t xml:space="preserve">根据本课程的教学目标要求和课程特点以及有关学情，选择适合于本课程的最优化教学法。综合考虑教学效果和教学可操作性等因素，本课程选用讲授法教学法、任务教学法。 </w:t>
      </w:r>
    </w:p>
    <w:p w14:paraId="6CF5931F">
      <w:pPr>
        <w:spacing w:line="240" w:lineRule="auto"/>
        <w:ind w:firstLine="0" w:firstLineChars="0"/>
        <w:rPr>
          <w:rFonts w:hint="eastAsia" w:ascii="宋体" w:hAnsi="宋体" w:eastAsia="宋体" w:cs="宋体"/>
          <w:position w:val="6"/>
          <w:sz w:val="24"/>
          <w:szCs w:val="24"/>
        </w:rPr>
      </w:pPr>
      <w:r>
        <w:rPr>
          <w:rFonts w:hint="eastAsia" w:ascii="宋体" w:hAnsi="宋体" w:eastAsia="宋体" w:cs="宋体"/>
          <w:position w:val="6"/>
          <w:sz w:val="24"/>
          <w:szCs w:val="24"/>
        </w:rPr>
        <w:t>讲授法教学法是:</w:t>
      </w:r>
    </w:p>
    <w:p w14:paraId="3D4F18C8">
      <w:pPr>
        <w:spacing w:line="240" w:lineRule="auto"/>
        <w:ind w:firstLine="600" w:firstLineChars="250"/>
        <w:rPr>
          <w:rFonts w:hint="eastAsia" w:ascii="宋体" w:hAnsi="宋体" w:eastAsia="宋体" w:cs="宋体"/>
          <w:position w:val="6"/>
          <w:sz w:val="24"/>
          <w:szCs w:val="24"/>
        </w:rPr>
      </w:pPr>
      <w:r>
        <w:rPr>
          <w:rFonts w:hint="eastAsia" w:ascii="宋体" w:hAnsi="宋体" w:eastAsia="宋体" w:cs="宋体"/>
          <w:position w:val="6"/>
          <w:sz w:val="24"/>
          <w:szCs w:val="24"/>
        </w:rPr>
        <w:t>《</w:t>
      </w:r>
      <w:r>
        <w:rPr>
          <w:rFonts w:hint="eastAsia" w:ascii="宋体" w:hAnsi="宋体" w:eastAsia="宋体" w:cs="宋体"/>
          <w:position w:val="6"/>
          <w:sz w:val="24"/>
          <w:szCs w:val="24"/>
          <w:lang w:eastAsia="zh-CN"/>
        </w:rPr>
        <w:t>服装产品传播</w:t>
      </w:r>
      <w:r>
        <w:rPr>
          <w:rFonts w:hint="eastAsia" w:ascii="宋体" w:hAnsi="宋体" w:eastAsia="宋体" w:cs="宋体"/>
          <w:position w:val="6"/>
          <w:sz w:val="24"/>
          <w:szCs w:val="24"/>
        </w:rPr>
        <w:t>》是</w:t>
      </w:r>
      <w:r>
        <w:rPr>
          <w:rFonts w:hint="eastAsia" w:ascii="宋体" w:hAnsi="宋体" w:eastAsia="宋体" w:cs="宋体"/>
          <w:position w:val="6"/>
          <w:sz w:val="24"/>
          <w:szCs w:val="24"/>
          <w:lang w:eastAsia="zh-CN"/>
        </w:rPr>
        <w:t>中职二年级毕业实习前实战项目课程</w:t>
      </w:r>
      <w:r>
        <w:rPr>
          <w:rFonts w:hint="eastAsia" w:ascii="宋体" w:hAnsi="宋体" w:eastAsia="宋体" w:cs="宋体"/>
          <w:position w:val="6"/>
          <w:sz w:val="24"/>
          <w:szCs w:val="24"/>
        </w:rPr>
        <w:t>。讲授法教学法对该课程</w:t>
      </w:r>
      <w:r>
        <w:rPr>
          <w:rFonts w:hint="eastAsia" w:ascii="宋体" w:hAnsi="宋体" w:eastAsia="宋体" w:cs="宋体"/>
          <w:position w:val="6"/>
          <w:sz w:val="24"/>
          <w:szCs w:val="24"/>
          <w:lang w:eastAsia="zh-CN"/>
        </w:rPr>
        <w:t>前面所学的服装专业课程</w:t>
      </w:r>
      <w:r>
        <w:rPr>
          <w:rFonts w:hint="eastAsia" w:ascii="宋体" w:hAnsi="宋体" w:eastAsia="宋体" w:cs="宋体"/>
          <w:position w:val="6"/>
          <w:sz w:val="24"/>
          <w:szCs w:val="24"/>
        </w:rPr>
        <w:t>的特性做系统的梳理与</w:t>
      </w:r>
      <w:r>
        <w:rPr>
          <w:rFonts w:hint="eastAsia" w:ascii="宋体" w:hAnsi="宋体" w:eastAsia="宋体" w:cs="宋体"/>
          <w:position w:val="6"/>
          <w:sz w:val="24"/>
          <w:szCs w:val="24"/>
          <w:lang w:eastAsia="zh-CN"/>
        </w:rPr>
        <w:t>整合</w:t>
      </w:r>
      <w:r>
        <w:rPr>
          <w:rFonts w:hint="eastAsia" w:ascii="宋体" w:hAnsi="宋体" w:eastAsia="宋体" w:cs="宋体"/>
          <w:position w:val="6"/>
          <w:sz w:val="24"/>
          <w:szCs w:val="24"/>
        </w:rPr>
        <w:t>，为</w:t>
      </w:r>
      <w:r>
        <w:rPr>
          <w:rFonts w:hint="eastAsia" w:ascii="宋体" w:hAnsi="宋体" w:eastAsia="宋体" w:cs="宋体"/>
          <w:position w:val="6"/>
          <w:sz w:val="24"/>
          <w:szCs w:val="24"/>
          <w:lang w:eastAsia="zh-CN"/>
        </w:rPr>
        <w:t>即将毕业的</w:t>
      </w:r>
      <w:r>
        <w:rPr>
          <w:rFonts w:hint="eastAsia" w:ascii="宋体" w:hAnsi="宋体" w:eastAsia="宋体" w:cs="宋体"/>
          <w:position w:val="6"/>
          <w:sz w:val="24"/>
          <w:szCs w:val="24"/>
        </w:rPr>
        <w:t>学生建立一个清晰、全面的理论体系，为以后动手实践地操作过程打下扎实的基础。</w:t>
      </w:r>
    </w:p>
    <w:p w14:paraId="6A800564">
      <w:pPr>
        <w:spacing w:line="240" w:lineRule="auto"/>
        <w:ind w:firstLine="0" w:firstLineChars="0"/>
        <w:rPr>
          <w:rFonts w:hint="eastAsia" w:ascii="宋体" w:hAnsi="宋体" w:eastAsia="宋体" w:cs="宋体"/>
          <w:position w:val="6"/>
          <w:sz w:val="24"/>
          <w:szCs w:val="24"/>
        </w:rPr>
      </w:pPr>
      <w:r>
        <w:rPr>
          <w:rFonts w:hint="eastAsia" w:ascii="宋体" w:hAnsi="宋体" w:eastAsia="宋体" w:cs="宋体"/>
          <w:position w:val="6"/>
          <w:sz w:val="24"/>
          <w:szCs w:val="24"/>
        </w:rPr>
        <w:t>任务教学法是：</w:t>
      </w:r>
    </w:p>
    <w:p w14:paraId="621533AF">
      <w:pPr>
        <w:spacing w:line="240" w:lineRule="auto"/>
        <w:ind w:firstLine="480"/>
        <w:rPr>
          <w:rFonts w:hint="eastAsia" w:ascii="宋体" w:hAnsi="宋体" w:eastAsia="宋体" w:cs="宋体"/>
          <w:sz w:val="24"/>
          <w:szCs w:val="24"/>
        </w:rPr>
      </w:pPr>
      <w:r>
        <w:rPr>
          <w:rFonts w:hint="eastAsia" w:ascii="宋体" w:hAnsi="宋体" w:eastAsia="宋体" w:cs="宋体"/>
          <w:sz w:val="24"/>
          <w:szCs w:val="24"/>
        </w:rPr>
        <w:t>结合该课程所学知识特点，带着与学生自身感兴趣的任务完成综合的设计练习，为学生真正专业设计课学习之前就给学生建立专业应用意识。带着任务上课，学生学习的目的性更强，学习更主动，学习气氛更热烈，作业评讲效果更直观，便于引导学生积极思考、乐于实践，提高教、学效果。</w:t>
      </w:r>
    </w:p>
    <w:p w14:paraId="1D22BBF2">
      <w:pPr>
        <w:spacing w:line="240" w:lineRule="auto"/>
        <w:ind w:firstLine="0" w:firstLineChars="0"/>
        <w:rPr>
          <w:rFonts w:hint="eastAsia" w:ascii="宋体" w:hAnsi="宋体" w:eastAsia="宋体" w:cs="宋体"/>
          <w:b/>
          <w:position w:val="6"/>
          <w:sz w:val="24"/>
          <w:szCs w:val="24"/>
        </w:rPr>
      </w:pPr>
      <w:r>
        <w:rPr>
          <w:rFonts w:hint="eastAsia" w:ascii="宋体" w:hAnsi="宋体" w:eastAsia="宋体" w:cs="宋体"/>
          <w:b/>
          <w:position w:val="6"/>
          <w:sz w:val="24"/>
          <w:szCs w:val="24"/>
        </w:rPr>
        <w:t>2.师资条件要求</w:t>
      </w:r>
    </w:p>
    <w:p w14:paraId="54FF509A">
      <w:pPr>
        <w:widowControl/>
        <w:spacing w:line="240" w:lineRule="auto"/>
        <w:ind w:firstLine="480"/>
        <w:jc w:val="left"/>
        <w:rPr>
          <w:rFonts w:hint="eastAsia" w:ascii="宋体" w:hAnsi="宋体" w:eastAsia="宋体" w:cs="宋体"/>
          <w:position w:val="6"/>
          <w:sz w:val="24"/>
          <w:szCs w:val="24"/>
        </w:rPr>
      </w:pPr>
      <w:r>
        <w:rPr>
          <w:rFonts w:hint="eastAsia" w:ascii="宋体" w:hAnsi="宋体" w:eastAsia="宋体" w:cs="宋体"/>
          <w:position w:val="6"/>
          <w:sz w:val="24"/>
          <w:szCs w:val="24"/>
        </w:rPr>
        <w:t>校内专任教师要求具有艺术学类、设计类专业教师资格的教师执教、且具有接触过</w:t>
      </w:r>
      <w:r>
        <w:rPr>
          <w:rFonts w:hint="eastAsia" w:ascii="宋体" w:hAnsi="宋体" w:eastAsia="宋体" w:cs="宋体"/>
          <w:position w:val="6"/>
          <w:sz w:val="24"/>
          <w:szCs w:val="24"/>
          <w:lang w:eastAsia="zh-CN"/>
        </w:rPr>
        <w:t>服装跨媒体推广</w:t>
      </w:r>
      <w:r>
        <w:rPr>
          <w:rFonts w:hint="eastAsia" w:ascii="宋体" w:hAnsi="宋体" w:eastAsia="宋体" w:cs="宋体"/>
          <w:position w:val="6"/>
          <w:sz w:val="24"/>
          <w:szCs w:val="24"/>
        </w:rPr>
        <w:t>的经历，能根据行业</w:t>
      </w:r>
      <w:r>
        <w:rPr>
          <w:rFonts w:hint="eastAsia" w:ascii="宋体" w:hAnsi="宋体" w:eastAsia="宋体" w:cs="宋体"/>
          <w:position w:val="6"/>
          <w:sz w:val="24"/>
          <w:szCs w:val="24"/>
          <w:lang w:eastAsia="zh-CN"/>
        </w:rPr>
        <w:t>项目</w:t>
      </w:r>
      <w:r>
        <w:rPr>
          <w:rFonts w:hint="eastAsia" w:ascii="宋体" w:hAnsi="宋体" w:eastAsia="宋体" w:cs="宋体"/>
          <w:position w:val="6"/>
          <w:sz w:val="24"/>
          <w:szCs w:val="24"/>
        </w:rPr>
        <w:t>比赛指导学生较好的完成</w:t>
      </w:r>
      <w:r>
        <w:rPr>
          <w:rFonts w:hint="eastAsia" w:ascii="宋体" w:hAnsi="宋体" w:eastAsia="宋体" w:cs="宋体"/>
          <w:position w:val="6"/>
          <w:sz w:val="24"/>
          <w:szCs w:val="24"/>
          <w:lang w:eastAsia="zh-CN"/>
        </w:rPr>
        <w:t>项目</w:t>
      </w:r>
      <w:r>
        <w:rPr>
          <w:rFonts w:hint="eastAsia" w:ascii="宋体" w:hAnsi="宋体" w:eastAsia="宋体" w:cs="宋体"/>
          <w:position w:val="6"/>
          <w:sz w:val="24"/>
          <w:szCs w:val="24"/>
        </w:rPr>
        <w:t>。</w:t>
      </w:r>
    </w:p>
    <w:p w14:paraId="02E72961">
      <w:pPr>
        <w:spacing w:line="240" w:lineRule="auto"/>
        <w:ind w:firstLine="480"/>
        <w:rPr>
          <w:rFonts w:hint="eastAsia" w:ascii="宋体" w:hAnsi="宋体" w:eastAsia="宋体" w:cs="宋体"/>
          <w:position w:val="6"/>
          <w:sz w:val="24"/>
          <w:szCs w:val="24"/>
        </w:rPr>
      </w:pPr>
    </w:p>
    <w:p w14:paraId="1C433DE8">
      <w:pPr>
        <w:spacing w:line="240" w:lineRule="auto"/>
        <w:ind w:firstLine="0" w:firstLineChars="0"/>
        <w:rPr>
          <w:rFonts w:hint="eastAsia" w:ascii="宋体" w:hAnsi="宋体" w:eastAsia="宋体" w:cs="宋体"/>
          <w:b/>
          <w:position w:val="6"/>
          <w:sz w:val="24"/>
          <w:szCs w:val="24"/>
        </w:rPr>
      </w:pPr>
      <w:r>
        <w:rPr>
          <w:rFonts w:hint="eastAsia" w:ascii="宋体" w:hAnsi="宋体" w:eastAsia="宋体" w:cs="宋体"/>
          <w:b/>
          <w:position w:val="6"/>
          <w:sz w:val="24"/>
          <w:szCs w:val="24"/>
        </w:rPr>
        <w:t>3.教学条件基本要求</w:t>
      </w:r>
    </w:p>
    <w:p w14:paraId="16F46598">
      <w:pPr>
        <w:spacing w:line="240" w:lineRule="auto"/>
        <w:ind w:firstLine="480"/>
        <w:rPr>
          <w:rFonts w:hint="eastAsia" w:ascii="宋体" w:hAnsi="宋体" w:eastAsia="宋体" w:cs="宋体"/>
          <w:position w:val="6"/>
          <w:sz w:val="24"/>
          <w:szCs w:val="24"/>
        </w:rPr>
      </w:pPr>
      <w:r>
        <w:rPr>
          <w:rFonts w:hint="eastAsia" w:ascii="宋体" w:hAnsi="宋体" w:eastAsia="宋体" w:cs="宋体"/>
          <w:position w:val="6"/>
          <w:sz w:val="24"/>
          <w:szCs w:val="24"/>
        </w:rPr>
        <w:t>多媒体课室。</w:t>
      </w:r>
    </w:p>
    <w:p w14:paraId="53FC0E92">
      <w:pPr>
        <w:spacing w:line="240" w:lineRule="auto"/>
        <w:ind w:firstLine="0" w:firstLineChars="0"/>
        <w:rPr>
          <w:rFonts w:hint="eastAsia" w:ascii="宋体" w:hAnsi="宋体" w:eastAsia="宋体" w:cs="宋体"/>
          <w:b/>
          <w:position w:val="6"/>
          <w:sz w:val="24"/>
          <w:szCs w:val="24"/>
        </w:rPr>
      </w:pPr>
      <w:r>
        <w:rPr>
          <w:rFonts w:hint="eastAsia" w:ascii="宋体" w:hAnsi="宋体" w:eastAsia="宋体" w:cs="宋体"/>
          <w:b/>
          <w:position w:val="6"/>
          <w:sz w:val="24"/>
          <w:szCs w:val="24"/>
        </w:rPr>
        <w:t>4.教学资源基本要求</w:t>
      </w:r>
    </w:p>
    <w:p w14:paraId="624D587C">
      <w:pPr>
        <w:spacing w:line="240" w:lineRule="auto"/>
        <w:ind w:firstLine="480"/>
        <w:rPr>
          <w:rFonts w:hint="eastAsia" w:ascii="宋体" w:hAnsi="宋体" w:eastAsia="宋体" w:cs="宋体"/>
          <w:position w:val="6"/>
          <w:sz w:val="24"/>
          <w:szCs w:val="24"/>
        </w:rPr>
      </w:pPr>
      <w:r>
        <w:rPr>
          <w:rFonts w:hint="eastAsia" w:ascii="宋体" w:hAnsi="宋体" w:eastAsia="宋体" w:cs="宋体"/>
          <w:position w:val="6"/>
          <w:sz w:val="24"/>
          <w:szCs w:val="24"/>
        </w:rPr>
        <w:t>（1）教材的选用与编写；</w:t>
      </w:r>
    </w:p>
    <w:p w14:paraId="39DA8B2D">
      <w:pPr>
        <w:spacing w:line="240" w:lineRule="auto"/>
        <w:ind w:firstLine="480"/>
        <w:rPr>
          <w:rFonts w:hint="eastAsia" w:ascii="宋体" w:hAnsi="宋体" w:eastAsia="宋体" w:cs="宋体"/>
          <w:position w:val="6"/>
          <w:sz w:val="24"/>
          <w:szCs w:val="24"/>
        </w:rPr>
      </w:pPr>
      <w:r>
        <w:rPr>
          <w:rFonts w:hint="eastAsia" w:ascii="宋体" w:hAnsi="宋体" w:eastAsia="宋体" w:cs="宋体"/>
          <w:position w:val="6"/>
          <w:sz w:val="24"/>
          <w:szCs w:val="24"/>
          <w:lang w:eastAsia="zh-CN"/>
        </w:rPr>
        <w:t>《时尚传播学》，</w:t>
      </w:r>
      <w:r>
        <w:rPr>
          <w:rFonts w:hint="eastAsia" w:ascii="宋体" w:hAnsi="宋体" w:eastAsia="宋体" w:cs="宋体"/>
          <w:position w:val="6"/>
          <w:sz w:val="24"/>
          <w:szCs w:val="24"/>
        </w:rPr>
        <w:t>编著者：</w:t>
      </w:r>
      <w:r>
        <w:rPr>
          <w:rFonts w:hint="eastAsia" w:ascii="宋体" w:hAnsi="宋体" w:eastAsia="宋体" w:cs="宋体"/>
          <w:position w:val="6"/>
          <w:sz w:val="24"/>
          <w:szCs w:val="24"/>
          <w:lang w:eastAsia="zh-CN"/>
        </w:rPr>
        <w:t>赵春华</w:t>
      </w:r>
      <w:r>
        <w:rPr>
          <w:rFonts w:hint="eastAsia" w:ascii="宋体" w:hAnsi="宋体" w:eastAsia="宋体" w:cs="宋体"/>
          <w:position w:val="6"/>
          <w:sz w:val="24"/>
          <w:szCs w:val="24"/>
        </w:rPr>
        <w:t>，出版社：</w:t>
      </w:r>
      <w:r>
        <w:rPr>
          <w:rFonts w:hint="eastAsia" w:ascii="宋体" w:hAnsi="宋体" w:eastAsia="宋体" w:cs="宋体"/>
          <w:position w:val="6"/>
          <w:sz w:val="24"/>
          <w:szCs w:val="24"/>
          <w:lang w:eastAsia="zh-CN"/>
        </w:rPr>
        <w:t>中国纺织</w:t>
      </w:r>
      <w:r>
        <w:rPr>
          <w:rFonts w:hint="eastAsia" w:ascii="宋体" w:hAnsi="宋体" w:eastAsia="宋体" w:cs="宋体"/>
          <w:position w:val="6"/>
          <w:sz w:val="24"/>
          <w:szCs w:val="24"/>
        </w:rPr>
        <w:t>出版社，版别（20</w:t>
      </w:r>
      <w:r>
        <w:rPr>
          <w:rFonts w:hint="eastAsia" w:ascii="宋体" w:hAnsi="宋体" w:eastAsia="宋体" w:cs="宋体"/>
          <w:position w:val="6"/>
          <w:sz w:val="24"/>
          <w:szCs w:val="24"/>
          <w:lang w:val="en-US" w:eastAsia="zh-CN"/>
        </w:rPr>
        <w:t>19</w:t>
      </w:r>
      <w:r>
        <w:rPr>
          <w:rFonts w:hint="eastAsia" w:ascii="宋体" w:hAnsi="宋体" w:eastAsia="宋体" w:cs="宋体"/>
          <w:position w:val="6"/>
          <w:sz w:val="24"/>
          <w:szCs w:val="24"/>
        </w:rPr>
        <w:t>年</w:t>
      </w:r>
      <w:r>
        <w:rPr>
          <w:rFonts w:hint="eastAsia" w:ascii="宋体" w:hAnsi="宋体" w:eastAsia="宋体" w:cs="宋体"/>
          <w:position w:val="6"/>
          <w:sz w:val="24"/>
          <w:szCs w:val="24"/>
          <w:lang w:val="en-US" w:eastAsia="zh-CN"/>
        </w:rPr>
        <w:t>10</w:t>
      </w:r>
      <w:r>
        <w:rPr>
          <w:rFonts w:hint="eastAsia" w:ascii="宋体" w:hAnsi="宋体" w:eastAsia="宋体" w:cs="宋体"/>
          <w:position w:val="6"/>
          <w:sz w:val="24"/>
          <w:szCs w:val="24"/>
        </w:rPr>
        <w:t>月，第</w:t>
      </w:r>
      <w:r>
        <w:rPr>
          <w:rFonts w:hint="eastAsia" w:ascii="宋体" w:hAnsi="宋体" w:eastAsia="宋体" w:cs="宋体"/>
          <w:position w:val="6"/>
          <w:sz w:val="24"/>
          <w:szCs w:val="24"/>
          <w:lang w:val="en-US" w:eastAsia="zh-CN"/>
        </w:rPr>
        <w:t>2</w:t>
      </w:r>
      <w:r>
        <w:rPr>
          <w:rFonts w:hint="eastAsia" w:ascii="宋体" w:hAnsi="宋体" w:eastAsia="宋体" w:cs="宋体"/>
          <w:position w:val="6"/>
          <w:sz w:val="24"/>
          <w:szCs w:val="24"/>
        </w:rPr>
        <w:t>版）；</w:t>
      </w:r>
    </w:p>
    <w:p w14:paraId="48425CC5">
      <w:pPr>
        <w:spacing w:line="240" w:lineRule="auto"/>
        <w:ind w:firstLine="480"/>
        <w:rPr>
          <w:rFonts w:hint="eastAsia" w:ascii="宋体" w:hAnsi="宋体" w:eastAsia="宋体" w:cs="宋体"/>
          <w:position w:val="6"/>
          <w:sz w:val="24"/>
          <w:szCs w:val="24"/>
        </w:rPr>
      </w:pPr>
      <w:r>
        <w:rPr>
          <w:rFonts w:hint="eastAsia" w:ascii="宋体" w:hAnsi="宋体" w:eastAsia="宋体" w:cs="宋体"/>
          <w:position w:val="6"/>
          <w:sz w:val="24"/>
          <w:szCs w:val="24"/>
        </w:rPr>
        <w:t>《服装品牌的整体塑造与传播》，编著者：徐静 赵伟，出版社：</w:t>
      </w:r>
      <w:r>
        <w:rPr>
          <w:rFonts w:hint="eastAsia" w:ascii="宋体" w:hAnsi="宋体" w:eastAsia="宋体" w:cs="宋体"/>
          <w:position w:val="6"/>
          <w:sz w:val="24"/>
          <w:szCs w:val="24"/>
          <w:lang w:eastAsia="zh-CN"/>
        </w:rPr>
        <w:t>东华</w:t>
      </w:r>
      <w:r>
        <w:rPr>
          <w:rFonts w:hint="eastAsia" w:ascii="宋体" w:hAnsi="宋体" w:eastAsia="宋体" w:cs="宋体"/>
          <w:position w:val="6"/>
          <w:sz w:val="24"/>
          <w:szCs w:val="24"/>
        </w:rPr>
        <w:t>大学出版社，版别（20</w:t>
      </w:r>
      <w:r>
        <w:rPr>
          <w:rFonts w:hint="eastAsia" w:ascii="宋体" w:hAnsi="宋体" w:eastAsia="宋体" w:cs="宋体"/>
          <w:position w:val="6"/>
          <w:sz w:val="24"/>
          <w:szCs w:val="24"/>
          <w:lang w:val="en-US" w:eastAsia="zh-CN"/>
        </w:rPr>
        <w:t>11</w:t>
      </w:r>
      <w:r>
        <w:rPr>
          <w:rFonts w:hint="eastAsia" w:ascii="宋体" w:hAnsi="宋体" w:eastAsia="宋体" w:cs="宋体"/>
          <w:position w:val="6"/>
          <w:sz w:val="24"/>
          <w:szCs w:val="24"/>
        </w:rPr>
        <w:t>年</w:t>
      </w:r>
      <w:r>
        <w:rPr>
          <w:rFonts w:hint="eastAsia" w:ascii="宋体" w:hAnsi="宋体" w:eastAsia="宋体" w:cs="宋体"/>
          <w:position w:val="6"/>
          <w:sz w:val="24"/>
          <w:szCs w:val="24"/>
          <w:lang w:val="en-US" w:eastAsia="zh-CN"/>
        </w:rPr>
        <w:t>3</w:t>
      </w:r>
      <w:r>
        <w:rPr>
          <w:rFonts w:hint="eastAsia" w:ascii="宋体" w:hAnsi="宋体" w:eastAsia="宋体" w:cs="宋体"/>
          <w:position w:val="6"/>
          <w:sz w:val="24"/>
          <w:szCs w:val="24"/>
        </w:rPr>
        <w:t xml:space="preserve">月，第一版）； </w:t>
      </w:r>
    </w:p>
    <w:p w14:paraId="212AC308">
      <w:pPr>
        <w:widowControl/>
        <w:spacing w:line="240" w:lineRule="auto"/>
        <w:ind w:firstLine="480"/>
        <w:jc w:val="left"/>
        <w:rPr>
          <w:rFonts w:hint="eastAsia" w:ascii="宋体" w:hAnsi="宋体" w:eastAsia="宋体" w:cs="宋体"/>
          <w:position w:val="6"/>
          <w:sz w:val="24"/>
          <w:szCs w:val="24"/>
        </w:rPr>
      </w:pPr>
      <w:r>
        <w:rPr>
          <w:rFonts w:hint="eastAsia" w:ascii="宋体" w:hAnsi="宋体" w:eastAsia="宋体" w:cs="宋体"/>
          <w:position w:val="6"/>
          <w:sz w:val="24"/>
          <w:szCs w:val="24"/>
        </w:rPr>
        <w:t>（2）网络资源建设，如网络课程资源；《花瓣网》、《中纺网》、《POP》、《千库网》</w:t>
      </w:r>
    </w:p>
    <w:p w14:paraId="262A6643">
      <w:pPr>
        <w:widowControl/>
        <w:spacing w:line="240" w:lineRule="auto"/>
        <w:ind w:firstLine="480"/>
        <w:jc w:val="left"/>
        <w:rPr>
          <w:rFonts w:hint="eastAsia" w:ascii="宋体" w:hAnsi="宋体" w:eastAsia="宋体" w:cs="宋体"/>
          <w:position w:val="6"/>
          <w:sz w:val="24"/>
          <w:szCs w:val="24"/>
        </w:rPr>
      </w:pPr>
      <w:r>
        <w:rPr>
          <w:rFonts w:hint="eastAsia" w:ascii="宋体" w:hAnsi="宋体" w:eastAsia="宋体" w:cs="宋体"/>
          <w:position w:val="6"/>
          <w:sz w:val="24"/>
          <w:szCs w:val="24"/>
        </w:rPr>
        <w:t>（3）其它教学资源的开发与利用：历届优秀学生作品。</w:t>
      </w:r>
    </w:p>
    <w:p w14:paraId="6CBE6CA0">
      <w:pPr>
        <w:pStyle w:val="2"/>
        <w:spacing w:before="156" w:after="156" w:line="240" w:lineRule="auto"/>
        <w:rPr>
          <w:rFonts w:hint="eastAsia"/>
        </w:rPr>
      </w:pPr>
      <w:r>
        <w:rPr>
          <w:rFonts w:hint="eastAsia"/>
          <w:lang w:eastAsia="zh-CN"/>
        </w:rPr>
        <w:t>九</w:t>
      </w:r>
      <w:r>
        <w:rPr>
          <w:rFonts w:hint="eastAsia"/>
        </w:rPr>
        <w:t>、教学评价、考核要求</w:t>
      </w:r>
    </w:p>
    <w:p w14:paraId="2878B89B">
      <w:pPr>
        <w:spacing w:line="240" w:lineRule="auto"/>
        <w:ind w:firstLine="480"/>
        <w:rPr>
          <w:rFonts w:hint="eastAsia" w:ascii="宋体" w:hAnsi="宋体" w:eastAsia="宋体" w:cs="宋体"/>
          <w:sz w:val="24"/>
          <w:szCs w:val="24"/>
        </w:rPr>
      </w:pPr>
      <w:r>
        <w:rPr>
          <w:rFonts w:hint="eastAsia" w:ascii="宋体" w:hAnsi="宋体" w:eastAsia="宋体" w:cs="宋体"/>
          <w:position w:val="6"/>
          <w:sz w:val="24"/>
          <w:szCs w:val="24"/>
        </w:rPr>
        <w:t>评价建议应体现多元评价方法，重视教学过程评价，突出阶段评价、目标评价、理论与实践一体化评价等，注重学生动手能力和在实践中分析问题、解决问题能力的考核，关注学生个别差异，鼓励学生创新实践。</w:t>
      </w:r>
    </w:p>
    <w:p w14:paraId="5C19A3BC">
      <w:pPr>
        <w:pStyle w:val="2"/>
        <w:spacing w:before="156" w:after="156" w:line="240" w:lineRule="auto"/>
        <w:rPr>
          <w:rFonts w:hint="eastAsia"/>
        </w:rPr>
      </w:pPr>
      <w:r>
        <w:rPr>
          <w:rFonts w:hint="eastAsia"/>
          <w:lang w:eastAsia="zh-CN"/>
        </w:rPr>
        <w:t>十</w:t>
      </w:r>
      <w:r>
        <w:rPr>
          <w:rFonts w:hint="eastAsia"/>
        </w:rPr>
        <w:t>、编制依据</w:t>
      </w:r>
    </w:p>
    <w:p w14:paraId="7A6AAE07">
      <w:pPr>
        <w:spacing w:line="240" w:lineRule="auto"/>
        <w:ind w:firstLine="600" w:firstLineChars="250"/>
        <w:rPr>
          <w:rFonts w:hint="eastAsia" w:ascii="宋体" w:hAnsi="宋体" w:cs="仿宋_GB2312"/>
          <w:position w:val="6"/>
          <w:sz w:val="24"/>
          <w:szCs w:val="24"/>
        </w:rPr>
      </w:pPr>
      <w:r>
        <w:rPr>
          <w:rFonts w:hint="eastAsia" w:ascii="宋体" w:hAnsi="宋体" w:cs="仿宋_GB2312"/>
          <w:position w:val="6"/>
          <w:sz w:val="24"/>
          <w:szCs w:val="24"/>
        </w:rPr>
        <w:t>该课程标准是以依据</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专业调研报告和人才培养方案而编制的。</w:t>
      </w:r>
    </w:p>
    <w:p w14:paraId="73C2B854">
      <w:pPr>
        <w:spacing w:after="600" w:line="460" w:lineRule="exact"/>
        <w:jc w:val="center"/>
        <w:rPr>
          <w:rFonts w:hint="eastAsia" w:ascii="Times New Roman" w:hAnsi="Times New Roman" w:cs="Times New Roman"/>
          <w:b/>
          <w:sz w:val="44"/>
        </w:rPr>
      </w:pPr>
    </w:p>
    <w:p w14:paraId="3758E275">
      <w:pPr>
        <w:spacing w:after="600" w:line="460" w:lineRule="exact"/>
        <w:jc w:val="center"/>
        <w:rPr>
          <w:rFonts w:hint="eastAsia" w:ascii="Times New Roman" w:hAnsi="Times New Roman" w:cs="Times New Roman"/>
          <w:b/>
          <w:sz w:val="44"/>
        </w:rPr>
      </w:pPr>
    </w:p>
    <w:p w14:paraId="754A626B">
      <w:pPr>
        <w:spacing w:after="600" w:line="460" w:lineRule="exact"/>
        <w:jc w:val="center"/>
        <w:rPr>
          <w:rFonts w:hint="eastAsia" w:ascii="Times New Roman" w:hAnsi="Times New Roman" w:cs="Times New Roman"/>
          <w:b/>
          <w:sz w:val="44"/>
        </w:rPr>
      </w:pPr>
    </w:p>
    <w:p w14:paraId="644A6164">
      <w:pPr>
        <w:spacing w:after="600" w:line="460" w:lineRule="exact"/>
        <w:jc w:val="center"/>
        <w:rPr>
          <w:rFonts w:hint="eastAsia" w:ascii="Times New Roman" w:hAnsi="Times New Roman" w:cs="Times New Roman"/>
          <w:b/>
          <w:sz w:val="44"/>
        </w:rPr>
      </w:pPr>
    </w:p>
    <w:p w14:paraId="4A0D436F">
      <w:pPr>
        <w:spacing w:after="600" w:line="460" w:lineRule="exact"/>
        <w:jc w:val="center"/>
        <w:rPr>
          <w:rFonts w:hint="eastAsia" w:ascii="Times New Roman" w:hAnsi="Times New Roman" w:cs="Times New Roman"/>
          <w:b/>
          <w:sz w:val="44"/>
        </w:rPr>
      </w:pPr>
    </w:p>
    <w:p w14:paraId="38D57C6B">
      <w:pPr>
        <w:spacing w:after="600" w:line="460" w:lineRule="exact"/>
        <w:jc w:val="center"/>
        <w:rPr>
          <w:rFonts w:hint="eastAsia" w:ascii="Times New Roman" w:hAnsi="Times New Roman" w:cs="Times New Roman"/>
          <w:b/>
          <w:sz w:val="44"/>
        </w:rPr>
      </w:pPr>
    </w:p>
    <w:p w14:paraId="7429CFFE">
      <w:pPr>
        <w:spacing w:after="600" w:line="460" w:lineRule="exact"/>
        <w:jc w:val="center"/>
        <w:rPr>
          <w:rFonts w:hint="eastAsia" w:ascii="Times New Roman" w:hAnsi="Times New Roman" w:cs="Times New Roman"/>
          <w:b/>
          <w:sz w:val="44"/>
        </w:rPr>
      </w:pPr>
    </w:p>
    <w:p w14:paraId="095014D4">
      <w:pPr>
        <w:spacing w:after="600" w:line="460" w:lineRule="exact"/>
        <w:jc w:val="center"/>
        <w:rPr>
          <w:rFonts w:hint="eastAsia" w:ascii="Times New Roman" w:hAnsi="Times New Roman" w:cs="Times New Roman"/>
          <w:b/>
          <w:sz w:val="44"/>
        </w:rPr>
      </w:pPr>
    </w:p>
    <w:p w14:paraId="75EF2839">
      <w:pPr>
        <w:spacing w:after="600" w:line="460" w:lineRule="exact"/>
        <w:jc w:val="center"/>
        <w:rPr>
          <w:rFonts w:hint="eastAsia" w:ascii="Times New Roman" w:hAnsi="Times New Roman" w:cs="Times New Roman"/>
          <w:b/>
          <w:sz w:val="44"/>
        </w:rPr>
      </w:pPr>
    </w:p>
    <w:p w14:paraId="370F8C60">
      <w:pPr>
        <w:ind w:firstLine="0" w:firstLineChars="0"/>
        <w:jc w:val="center"/>
        <w:rPr>
          <w:rFonts w:hint="eastAsia" w:ascii="黑体" w:eastAsia="黑体"/>
          <w:b/>
          <w:sz w:val="44"/>
          <w:szCs w:val="44"/>
        </w:rPr>
      </w:pPr>
      <w:r>
        <w:rPr>
          <w:rFonts w:hint="eastAsia" w:ascii="Times New Roman" w:hAnsi="Times New Roman" w:cs="Times New Roman"/>
          <w:b/>
          <w:sz w:val="44"/>
        </w:rPr>
        <w:t>《视频拍摄与剪辑》课程标准</w:t>
      </w:r>
    </w:p>
    <w:p w14:paraId="015A0287">
      <w:pPr>
        <w:ind w:firstLine="0" w:firstLineChars="0"/>
        <w:jc w:val="left"/>
        <w:rPr>
          <w:rFonts w:hint="eastAsia" w:ascii="黑体" w:hAnsi="黑体" w:eastAsia="黑体"/>
          <w:sz w:val="24"/>
          <w:szCs w:val="24"/>
        </w:rPr>
      </w:pPr>
      <w:r>
        <w:rPr>
          <w:rFonts w:hint="eastAsia" w:ascii="黑体" w:hAnsi="黑体" w:eastAsia="黑体"/>
          <w:sz w:val="24"/>
          <w:szCs w:val="24"/>
        </w:rPr>
        <w:t>课程代码：</w:t>
      </w:r>
    </w:p>
    <w:p w14:paraId="5D5B1C3C">
      <w:pPr>
        <w:ind w:firstLine="0" w:firstLineChars="0"/>
        <w:jc w:val="left"/>
        <w:rPr>
          <w:rFonts w:hint="eastAsia" w:ascii="黑体" w:hAnsi="黑体" w:eastAsia="黑体"/>
          <w:sz w:val="24"/>
          <w:szCs w:val="24"/>
        </w:rPr>
      </w:pPr>
      <w:r>
        <w:rPr>
          <w:rFonts w:hint="eastAsia" w:ascii="黑体" w:hAnsi="黑体" w:eastAsia="黑体"/>
          <w:sz w:val="24"/>
          <w:szCs w:val="24"/>
        </w:rPr>
        <w:t>课程承担单位（部门）：</w:t>
      </w:r>
      <w:r>
        <w:rPr>
          <w:rFonts w:hint="eastAsia" w:ascii="黑体" w:hAnsi="黑体" w:eastAsia="黑体"/>
          <w:sz w:val="24"/>
          <w:szCs w:val="24"/>
          <w:lang w:eastAsia="zh-CN"/>
        </w:rPr>
        <w:t>服装教学部</w:t>
      </w:r>
      <w:r>
        <w:rPr>
          <w:rFonts w:hint="eastAsia" w:ascii="黑体" w:hAnsi="黑体" w:eastAsia="黑体"/>
          <w:sz w:val="24"/>
          <w:szCs w:val="24"/>
        </w:rPr>
        <w:t xml:space="preserve">                               </w:t>
      </w:r>
    </w:p>
    <w:p w14:paraId="6DF3A254">
      <w:pPr>
        <w:ind w:firstLine="0" w:firstLineChars="0"/>
        <w:jc w:val="left"/>
        <w:rPr>
          <w:rFonts w:hint="eastAsia" w:ascii="黑体" w:hAnsi="黑体" w:eastAsia="黑体"/>
          <w:sz w:val="24"/>
          <w:szCs w:val="24"/>
        </w:rPr>
      </w:pPr>
      <w:r>
        <w:rPr>
          <w:rFonts w:hint="eastAsia" w:ascii="黑体" w:hAnsi="黑体" w:eastAsia="黑体"/>
          <w:sz w:val="24"/>
          <w:szCs w:val="24"/>
        </w:rPr>
        <w:t>制定人：</w:t>
      </w:r>
      <w:r>
        <w:rPr>
          <w:rFonts w:hint="eastAsia" w:ascii="黑体" w:hAnsi="黑体" w:eastAsia="黑体"/>
          <w:sz w:val="24"/>
          <w:szCs w:val="24"/>
          <w:lang w:eastAsia="zh-CN"/>
        </w:rPr>
        <w:t>陈志皓</w:t>
      </w:r>
      <w:r>
        <w:rPr>
          <w:rFonts w:hint="eastAsia" w:ascii="黑体" w:hAnsi="黑体" w:eastAsia="黑体"/>
          <w:sz w:val="24"/>
          <w:szCs w:val="24"/>
        </w:rPr>
        <w:t xml:space="preserve">               制定日期：</w:t>
      </w:r>
    </w:p>
    <w:p w14:paraId="6D40359E">
      <w:pPr>
        <w:ind w:firstLine="0" w:firstLineChars="0"/>
        <w:jc w:val="left"/>
        <w:rPr>
          <w:rFonts w:hint="eastAsia" w:ascii="黑体" w:hAnsi="黑体" w:eastAsia="黑体"/>
          <w:sz w:val="24"/>
          <w:szCs w:val="24"/>
        </w:rPr>
      </w:pPr>
      <w:r>
        <w:rPr>
          <w:rFonts w:hint="eastAsia" w:ascii="黑体" w:hAnsi="黑体" w:eastAsia="黑体"/>
          <w:sz w:val="24"/>
          <w:szCs w:val="24"/>
        </w:rPr>
        <w:t>审核人：                     审核日期：</w:t>
      </w:r>
    </w:p>
    <w:p w14:paraId="37531969">
      <w:pPr>
        <w:ind w:firstLine="0" w:firstLineChars="0"/>
        <w:jc w:val="left"/>
        <w:rPr>
          <w:rFonts w:hint="eastAsia"/>
          <w:b/>
          <w:bCs/>
          <w:sz w:val="24"/>
          <w:szCs w:val="24"/>
        </w:rPr>
      </w:pPr>
      <w:r>
        <w:rPr>
          <w:rFonts w:hint="eastAsia" w:ascii="黑体" w:hAnsi="黑体" w:eastAsia="黑体"/>
          <w:sz w:val="24"/>
          <w:szCs w:val="24"/>
        </w:rPr>
        <w:t>批准人：                     批准日期</w:t>
      </w:r>
    </w:p>
    <w:p w14:paraId="27944DC6">
      <w:pPr>
        <w:ind w:firstLine="0" w:firstLineChars="0"/>
        <w:jc w:val="center"/>
        <w:rPr>
          <w:rFonts w:hint="eastAsia" w:ascii="黑体" w:hAnsi="黑体" w:eastAsia="黑体"/>
        </w:rPr>
      </w:pPr>
    </w:p>
    <w:p w14:paraId="3E9F67C4">
      <w:pPr>
        <w:pStyle w:val="2"/>
        <w:spacing w:before="156" w:after="156"/>
        <w:ind w:firstLine="489" w:firstLineChars="174"/>
      </w:pPr>
      <w:r>
        <w:t>一、适用对象</w:t>
      </w:r>
    </w:p>
    <w:p w14:paraId="1FA24743">
      <w:pPr>
        <w:ind w:firstLine="480" w:firstLineChars="200"/>
        <w:jc w:val="left"/>
        <w:rPr>
          <w:rFonts w:hint="eastAsia"/>
          <w:lang w:eastAsia="zh-CN"/>
        </w:rPr>
      </w:pPr>
      <w:r>
        <w:rPr>
          <w:rFonts w:hint="eastAsia" w:ascii="黑体" w:hAnsi="黑体" w:eastAsia="黑体"/>
          <w:sz w:val="24"/>
          <w:szCs w:val="24"/>
        </w:rPr>
        <w:t xml:space="preserve">中等职业学校 </w:t>
      </w:r>
      <w:r>
        <w:rPr>
          <w:rFonts w:hint="eastAsia" w:ascii="黑体" w:hAnsi="黑体" w:eastAsia="黑体"/>
          <w:sz w:val="24"/>
          <w:szCs w:val="24"/>
          <w:lang w:eastAsia="zh-CN"/>
        </w:rPr>
        <w:t>服装陈列与展示设计专业（时尚服装传播方向）</w:t>
      </w:r>
      <w:r>
        <w:rPr>
          <w:rFonts w:hint="eastAsia" w:ascii="黑体" w:hAnsi="黑体" w:eastAsia="黑体"/>
          <w:sz w:val="24"/>
          <w:szCs w:val="24"/>
        </w:rPr>
        <w:t>的学生</w:t>
      </w:r>
    </w:p>
    <w:p w14:paraId="4B5BC468">
      <w:pPr>
        <w:pStyle w:val="2"/>
        <w:numPr>
          <w:ilvl w:val="0"/>
          <w:numId w:val="0"/>
        </w:numPr>
        <w:spacing w:before="156" w:after="156"/>
        <w:ind w:firstLine="562" w:firstLineChars="200"/>
        <w:rPr>
          <w:rFonts w:hint="eastAsia"/>
        </w:rPr>
      </w:pPr>
      <w:r>
        <w:rPr>
          <w:rFonts w:hint="eastAsia"/>
          <w:lang w:eastAsia="zh-CN"/>
        </w:rPr>
        <w:t>二、</w:t>
      </w:r>
      <w:r>
        <w:rPr>
          <w:rFonts w:hint="eastAsia"/>
        </w:rPr>
        <w:t>适用专业</w:t>
      </w:r>
    </w:p>
    <w:p w14:paraId="028428A4">
      <w:pPr>
        <w:pStyle w:val="2"/>
        <w:numPr>
          <w:ilvl w:val="0"/>
          <w:numId w:val="0"/>
        </w:numPr>
        <w:spacing w:before="156" w:after="156"/>
        <w:ind w:firstLine="720" w:firstLineChars="300"/>
        <w:rPr>
          <w:rFonts w:hint="eastAsia" w:ascii="黑体" w:hAnsi="黑体" w:eastAsia="黑体" w:cs="Times New Roman"/>
          <w:b w:val="0"/>
          <w:bCs w:val="0"/>
          <w:sz w:val="24"/>
          <w:szCs w:val="24"/>
          <w:lang w:eastAsia="zh-CN"/>
        </w:rPr>
      </w:pPr>
      <w:r>
        <w:rPr>
          <w:rFonts w:hint="eastAsia" w:ascii="黑体" w:hAnsi="黑体" w:cs="Times New Roman"/>
          <w:b w:val="0"/>
          <w:bCs w:val="0"/>
          <w:sz w:val="24"/>
          <w:szCs w:val="24"/>
          <w:lang w:eastAsia="zh-CN"/>
        </w:rPr>
        <w:t>服装陈列与展示设计专业</w:t>
      </w:r>
      <w:r>
        <w:rPr>
          <w:rFonts w:hint="eastAsia" w:ascii="黑体" w:hAnsi="黑体" w:eastAsia="黑体" w:cs="Times New Roman"/>
          <w:b w:val="0"/>
          <w:bCs w:val="0"/>
          <w:sz w:val="24"/>
          <w:szCs w:val="24"/>
          <w:lang w:eastAsia="zh-CN"/>
        </w:rPr>
        <w:t>（服装时尚传播方向）</w:t>
      </w:r>
    </w:p>
    <w:p w14:paraId="0863A202">
      <w:pPr>
        <w:pStyle w:val="2"/>
        <w:numPr>
          <w:ilvl w:val="0"/>
          <w:numId w:val="0"/>
        </w:numPr>
        <w:spacing w:before="156" w:after="156"/>
        <w:ind w:firstLine="562" w:firstLineChars="200"/>
      </w:pPr>
      <w:r>
        <w:rPr>
          <w:rFonts w:hint="eastAsia"/>
          <w:lang w:eastAsia="zh-CN"/>
        </w:rPr>
        <w:t>三、</w:t>
      </w:r>
      <w:r>
        <w:rPr>
          <w:rFonts w:hint="eastAsia"/>
        </w:rPr>
        <w:t>课程性质</w:t>
      </w:r>
      <w:r>
        <w:rPr>
          <w:rFonts w:hint="eastAsia"/>
          <w:lang w:eastAsia="zh-CN"/>
        </w:rPr>
        <w:t>、地位、作用</w:t>
      </w:r>
    </w:p>
    <w:p w14:paraId="4036D7C2">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本课程是</w:t>
      </w:r>
      <w:r>
        <w:rPr>
          <w:rFonts w:hint="eastAsia" w:cs="Times New Roman"/>
          <w:sz w:val="24"/>
          <w:szCs w:val="24"/>
          <w:lang w:val="en-US" w:eastAsia="zh-CN"/>
        </w:rPr>
        <w:t>服装陈列与展示设计（时尚服装传播方向）</w:t>
      </w:r>
      <w:r>
        <w:rPr>
          <w:rFonts w:hint="eastAsia" w:ascii="Times New Roman" w:hAnsi="Times New Roman" w:cs="Times New Roman"/>
          <w:sz w:val="24"/>
          <w:szCs w:val="24"/>
          <w:lang w:val="en-US" w:eastAsia="zh-CN"/>
        </w:rPr>
        <w:t>专业的专业方向课程。</w:t>
      </w:r>
    </w:p>
    <w:p w14:paraId="536D3EDB">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本课程是依据</w:t>
      </w:r>
      <w:r>
        <w:rPr>
          <w:rFonts w:hint="eastAsia" w:cs="Times New Roman"/>
          <w:sz w:val="24"/>
          <w:szCs w:val="24"/>
          <w:lang w:val="en-US" w:eastAsia="zh-CN"/>
        </w:rPr>
        <w:t>服装陈列与展示（时尚服装传播方向）</w:t>
      </w:r>
      <w:r>
        <w:rPr>
          <w:rFonts w:hint="eastAsia" w:ascii="Times New Roman" w:hAnsi="Times New Roman" w:cs="Times New Roman"/>
          <w:sz w:val="24"/>
          <w:szCs w:val="24"/>
          <w:lang w:val="en-US" w:eastAsia="zh-CN"/>
        </w:rPr>
        <w:t>专业人才培养目标和相关职业岗位（群）的能力要求而设置的，对本专业所面向的 视频剪辑师 所需要的知识、技能、和素质目标的达成起支撑作用。</w:t>
      </w:r>
    </w:p>
    <w:p w14:paraId="5E6B1B35">
      <w:pPr>
        <w:pStyle w:val="2"/>
        <w:numPr>
          <w:ilvl w:val="0"/>
          <w:numId w:val="0"/>
        </w:numPr>
        <w:spacing w:before="156" w:after="156"/>
        <w:ind w:firstLine="562" w:firstLineChars="200"/>
        <w:rPr>
          <w:rFonts w:hint="eastAsia"/>
          <w:lang w:eastAsia="zh-CN"/>
        </w:rPr>
      </w:pPr>
      <w:r>
        <w:rPr>
          <w:rFonts w:hint="eastAsia"/>
          <w:lang w:eastAsia="zh-CN"/>
        </w:rPr>
        <w:t>四、课程的教学目标、以及与相关课程的联系</w:t>
      </w:r>
    </w:p>
    <w:p w14:paraId="2884AD85">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总体目标：</w:t>
      </w:r>
    </w:p>
    <w:p w14:paraId="583FD450">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《视频拍摄与剪辑》的课程目标，主要是让学生掌握编辑到发布一段视频的基础要点，从构思、拍摄、运镜、剪辑、特效、发布等各方面讲授知识点，让学生能够独立制作出服装品牌产品推广视频。</w:t>
      </w:r>
    </w:p>
    <w:p w14:paraId="5E044CC8">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1、知识目标 </w:t>
      </w:r>
    </w:p>
    <w:p w14:paraId="7AC91389">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（1）能够在拍摄前构思视频的总体思路。</w:t>
      </w:r>
    </w:p>
    <w:p w14:paraId="6F96E33C">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（2）能够在视频中体现出推广的中心内容。</w:t>
      </w:r>
    </w:p>
    <w:p w14:paraId="1B2CD3A5">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2、技能目标 </w:t>
      </w:r>
    </w:p>
    <w:p w14:paraId="5A5336FA">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（1）能够熟练使用拍摄器材录制视频，包括运镜等技巧。</w:t>
      </w:r>
    </w:p>
    <w:p w14:paraId="7C964FA1">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(2) 能够利用Premiere软件编辑视频。</w:t>
      </w:r>
    </w:p>
    <w:p w14:paraId="40BBFDAF">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（3）能够为视频添加特效、调整视频画面效果。</w:t>
      </w:r>
    </w:p>
    <w:p w14:paraId="18BC277A">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（4）能具有创造性思维的设计意识。</w:t>
      </w:r>
    </w:p>
    <w:p w14:paraId="530E7C56">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3、素质养成目标</w:t>
      </w:r>
    </w:p>
    <w:p w14:paraId="55258786">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通过本课程，培养学生能够根据项目要求，制作突出推广内容的视频，并提高学生在生活中善于发现美的触觉。</w:t>
      </w:r>
    </w:p>
    <w:p w14:paraId="1C549834">
      <w:pPr>
        <w:pStyle w:val="15"/>
        <w:ind w:firstLine="281" w:firstLineChars="100"/>
        <w:rPr>
          <w:rFonts w:ascii="Arial" w:hAnsi="Arial" w:eastAsia="黑体"/>
          <w:b/>
          <w:bCs/>
          <w:sz w:val="28"/>
          <w:szCs w:val="32"/>
        </w:rPr>
      </w:pPr>
      <w:r>
        <w:rPr>
          <w:rFonts w:hint="eastAsia" w:ascii="Arial" w:hAnsi="Arial" w:eastAsia="黑体"/>
          <w:b/>
          <w:bCs/>
          <w:sz w:val="28"/>
          <w:szCs w:val="32"/>
          <w:lang w:eastAsia="zh-CN"/>
        </w:rPr>
        <w:t>五</w:t>
      </w:r>
      <w:r>
        <w:rPr>
          <w:rFonts w:ascii="Arial" w:hAnsi="Arial" w:eastAsia="黑体"/>
          <w:b/>
          <w:bCs/>
          <w:sz w:val="28"/>
          <w:szCs w:val="32"/>
        </w:rPr>
        <w:t>、参考</w:t>
      </w:r>
      <w:r>
        <w:rPr>
          <w:rFonts w:hint="eastAsia" w:ascii="Arial" w:hAnsi="Arial" w:eastAsia="黑体"/>
          <w:b/>
          <w:bCs/>
          <w:sz w:val="28"/>
          <w:szCs w:val="32"/>
        </w:rPr>
        <w:t>学</w:t>
      </w:r>
      <w:r>
        <w:rPr>
          <w:rFonts w:ascii="Arial" w:hAnsi="Arial" w:eastAsia="黑体"/>
          <w:b/>
          <w:bCs/>
          <w:sz w:val="28"/>
          <w:szCs w:val="32"/>
        </w:rPr>
        <w:t>时</w:t>
      </w:r>
      <w:r>
        <w:rPr>
          <w:rFonts w:hint="eastAsia" w:ascii="Arial" w:hAnsi="Arial" w:eastAsia="黑体"/>
          <w:b/>
          <w:bCs/>
          <w:sz w:val="28"/>
          <w:szCs w:val="32"/>
        </w:rPr>
        <w:t>与</w:t>
      </w:r>
      <w:r>
        <w:rPr>
          <w:rFonts w:ascii="Arial" w:hAnsi="Arial" w:eastAsia="黑体"/>
          <w:b/>
          <w:bCs/>
          <w:sz w:val="28"/>
          <w:szCs w:val="32"/>
        </w:rPr>
        <w:t>学分</w:t>
      </w:r>
    </w:p>
    <w:p w14:paraId="2B89D013">
      <w:pPr>
        <w:spacing w:line="460" w:lineRule="exact"/>
        <w:ind w:firstLine="48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1.学时：136</w:t>
      </w:r>
    </w:p>
    <w:p w14:paraId="029276FE">
      <w:pPr>
        <w:spacing w:line="460" w:lineRule="exact"/>
        <w:ind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2.学分：8</w:t>
      </w:r>
    </w:p>
    <w:p w14:paraId="5FA95464">
      <w:pPr>
        <w:pStyle w:val="15"/>
        <w:ind w:firstLine="281" w:firstLineChars="100"/>
        <w:rPr>
          <w:rFonts w:ascii="Arial" w:hAnsi="Arial" w:eastAsia="黑体"/>
          <w:b/>
          <w:bCs/>
          <w:sz w:val="28"/>
          <w:szCs w:val="32"/>
        </w:rPr>
      </w:pPr>
      <w:r>
        <w:rPr>
          <w:rFonts w:hint="eastAsia" w:ascii="Arial" w:hAnsi="Arial" w:eastAsia="黑体"/>
          <w:b/>
          <w:bCs/>
          <w:sz w:val="28"/>
          <w:szCs w:val="32"/>
          <w:lang w:eastAsia="zh-CN"/>
        </w:rPr>
        <w:t>六</w:t>
      </w:r>
      <w:r>
        <w:rPr>
          <w:rFonts w:hint="eastAsia" w:ascii="Arial" w:hAnsi="Arial" w:eastAsia="黑体"/>
          <w:b/>
          <w:bCs/>
          <w:sz w:val="28"/>
          <w:szCs w:val="32"/>
        </w:rPr>
        <w:t>、设计思路</w:t>
      </w:r>
    </w:p>
    <w:p w14:paraId="323BAC0F">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本课程依据对相关行业企业的调研，参照视频采编人员的职业技能鉴定规范，兼顾企业岗位就业群需要，并通过分析视频剪辑师、新媒体采编员、品牌推广员等的岗位典型工作任务获得。</w:t>
      </w:r>
    </w:p>
    <w:p w14:paraId="713832C0">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本课程主要从构思、拍摄、剪辑特效、视频发布等方面开展教学，实现循序渐进学习。</w:t>
      </w:r>
    </w:p>
    <w:p w14:paraId="64805AE8">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依据学生的学习基础、心理发展水平和全面发展的需求选择课程内容，力求反映视频拍摄与剪辑课程特点，从视频采集到剪辑技巧的高级应用，以及作品构思方向着手教学，鼓励学生发挥创意，培养创新精神和实践能力。</w:t>
      </w:r>
    </w:p>
    <w:p w14:paraId="25DD4772">
      <w:pPr>
        <w:ind w:firstLine="281" w:firstLineChars="100"/>
        <w:rPr>
          <w:rFonts w:ascii="Arial" w:hAnsi="Arial" w:eastAsia="黑体"/>
          <w:b/>
          <w:bCs/>
          <w:sz w:val="28"/>
          <w:szCs w:val="32"/>
        </w:rPr>
      </w:pPr>
      <w:r>
        <w:rPr>
          <w:rFonts w:hint="eastAsia" w:ascii="Arial" w:hAnsi="Arial" w:eastAsia="黑体"/>
          <w:b/>
          <w:bCs/>
          <w:sz w:val="28"/>
          <w:szCs w:val="32"/>
          <w:lang w:eastAsia="zh-CN"/>
        </w:rPr>
        <w:t>七</w:t>
      </w:r>
      <w:r>
        <w:rPr>
          <w:rFonts w:hint="eastAsia" w:ascii="Arial" w:hAnsi="Arial" w:eastAsia="黑体"/>
          <w:b/>
          <w:bCs/>
          <w:sz w:val="28"/>
          <w:szCs w:val="32"/>
        </w:rPr>
        <w:t>、课程内容与教学要求</w:t>
      </w:r>
    </w:p>
    <w:p w14:paraId="4B61A915">
      <w:pPr>
        <w:pStyle w:val="5"/>
        <w:spacing w:before="0" w:beforeAutospacing="0" w:after="0" w:afterAutospacing="0" w:line="360" w:lineRule="auto"/>
        <w:ind w:firstLine="443" w:firstLineChars="210"/>
        <w:jc w:val="both"/>
        <w:rPr>
          <w:rFonts w:cs="仿宋_GB2312"/>
          <w:b/>
          <w:kern w:val="2"/>
          <w:position w:val="6"/>
        </w:rPr>
      </w:pPr>
      <w:r>
        <w:rPr>
          <w:rFonts w:hint="eastAsia" w:cs="仿宋_GB2312"/>
          <w:b/>
          <w:kern w:val="2"/>
          <w:position w:val="6"/>
        </w:rPr>
        <w:t>1.课时分配表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24"/>
        <w:gridCol w:w="773"/>
        <w:gridCol w:w="3487"/>
        <w:gridCol w:w="1284"/>
        <w:gridCol w:w="1080"/>
      </w:tblGrid>
      <w:tr w14:paraId="57A14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4" w:type="dxa"/>
            <w:noWrap w:val="0"/>
            <w:vAlign w:val="top"/>
          </w:tcPr>
          <w:p w14:paraId="4DCEA3EB">
            <w:pPr>
              <w:ind w:firstLine="0" w:firstLineChars="0"/>
              <w:rPr>
                <w:rFonts w:ascii="宋体" w:hAnsi="宋体"/>
              </w:rPr>
            </w:pPr>
            <w:r>
              <w:rPr>
                <w:rFonts w:hint="eastAsia" w:ascii="宋体" w:hAnsi="宋体"/>
              </w:rPr>
              <w:t>模块（或工作情境）名称</w:t>
            </w:r>
          </w:p>
        </w:tc>
        <w:tc>
          <w:tcPr>
            <w:tcW w:w="773" w:type="dxa"/>
            <w:noWrap w:val="0"/>
            <w:vAlign w:val="top"/>
          </w:tcPr>
          <w:p w14:paraId="311FAC25">
            <w:pPr>
              <w:ind w:firstLine="0" w:firstLineChars="0"/>
              <w:rPr>
                <w:rFonts w:ascii="宋体" w:hAnsi="宋体"/>
              </w:rPr>
            </w:pPr>
            <w:r>
              <w:rPr>
                <w:rFonts w:hint="eastAsia" w:ascii="宋体" w:hAnsi="宋体"/>
              </w:rPr>
              <w:t>序号</w:t>
            </w:r>
          </w:p>
        </w:tc>
        <w:tc>
          <w:tcPr>
            <w:tcW w:w="3487" w:type="dxa"/>
            <w:noWrap w:val="0"/>
            <w:vAlign w:val="top"/>
          </w:tcPr>
          <w:p w14:paraId="21C7C1FC">
            <w:pPr>
              <w:ind w:firstLine="480"/>
              <w:jc w:val="center"/>
              <w:rPr>
                <w:rFonts w:ascii="宋体" w:hAnsi="宋体"/>
              </w:rPr>
            </w:pPr>
            <w:r>
              <w:rPr>
                <w:rFonts w:hint="eastAsia" w:ascii="宋体" w:hAnsi="宋体"/>
              </w:rPr>
              <w:t>单元（或项目）内容</w:t>
            </w:r>
          </w:p>
        </w:tc>
        <w:tc>
          <w:tcPr>
            <w:tcW w:w="1284" w:type="dxa"/>
            <w:noWrap w:val="0"/>
            <w:vAlign w:val="top"/>
          </w:tcPr>
          <w:p w14:paraId="52932476">
            <w:pPr>
              <w:ind w:firstLine="0" w:firstLineChars="0"/>
              <w:rPr>
                <w:rFonts w:ascii="宋体" w:hAnsi="宋体"/>
              </w:rPr>
            </w:pPr>
            <w:r>
              <w:rPr>
                <w:rFonts w:hint="eastAsia" w:ascii="宋体" w:hAnsi="宋体"/>
              </w:rPr>
              <w:t>学时分配</w:t>
            </w:r>
          </w:p>
        </w:tc>
        <w:tc>
          <w:tcPr>
            <w:tcW w:w="1080" w:type="dxa"/>
            <w:noWrap w:val="0"/>
            <w:vAlign w:val="top"/>
          </w:tcPr>
          <w:p w14:paraId="5BB9747C">
            <w:pPr>
              <w:ind w:firstLine="0" w:firstLineChars="0"/>
              <w:rPr>
                <w:rFonts w:ascii="宋体" w:hAnsi="宋体"/>
              </w:rPr>
            </w:pPr>
            <w:r>
              <w:rPr>
                <w:rFonts w:hint="eastAsia" w:ascii="宋体" w:hAnsi="宋体"/>
              </w:rPr>
              <w:t>备注</w:t>
            </w:r>
          </w:p>
        </w:tc>
      </w:tr>
      <w:tr w14:paraId="0FC17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noWrap w:val="0"/>
            <w:vAlign w:val="center"/>
          </w:tcPr>
          <w:p w14:paraId="3B86116A">
            <w:pPr>
              <w:ind w:firstLine="0" w:firstLineChars="0"/>
              <w:jc w:val="left"/>
              <w:rPr>
                <w:rFonts w:ascii="宋体" w:hAnsi="宋体"/>
                <w:szCs w:val="21"/>
              </w:rPr>
            </w:pPr>
            <w:r>
              <w:rPr>
                <w:rFonts w:ascii="宋体" w:hAnsi="宋体"/>
                <w:szCs w:val="21"/>
              </w:rPr>
              <w:t>模块一</w:t>
            </w:r>
          </w:p>
          <w:p w14:paraId="699EE234">
            <w:pPr>
              <w:ind w:firstLine="0" w:firstLineChars="0"/>
              <w:jc w:val="left"/>
              <w:rPr>
                <w:rFonts w:ascii="宋体" w:hAnsi="宋体"/>
                <w:szCs w:val="21"/>
              </w:rPr>
            </w:pPr>
            <w:r>
              <w:rPr>
                <w:rFonts w:ascii="宋体" w:hAnsi="宋体"/>
                <w:szCs w:val="21"/>
              </w:rPr>
              <w:t>Premiere软件基础操作</w:t>
            </w:r>
          </w:p>
        </w:tc>
        <w:tc>
          <w:tcPr>
            <w:tcW w:w="773" w:type="dxa"/>
            <w:noWrap w:val="0"/>
            <w:vAlign w:val="center"/>
          </w:tcPr>
          <w:p w14:paraId="0CC698D0">
            <w:pPr>
              <w:ind w:firstLine="174" w:firstLineChars="83"/>
              <w:rPr>
                <w:rFonts w:ascii="宋体" w:hAnsi="宋体"/>
                <w:szCs w:val="21"/>
              </w:rPr>
            </w:pPr>
          </w:p>
        </w:tc>
        <w:tc>
          <w:tcPr>
            <w:tcW w:w="3487" w:type="dxa"/>
            <w:noWrap w:val="0"/>
            <w:vAlign w:val="center"/>
          </w:tcPr>
          <w:p w14:paraId="2D1F0171">
            <w:pPr>
              <w:ind w:firstLine="0" w:firstLineChars="0"/>
              <w:rPr>
                <w:rFonts w:ascii="宋体" w:hAnsi="宋体"/>
                <w:szCs w:val="21"/>
              </w:rPr>
            </w:pPr>
            <w:r>
              <w:rPr>
                <w:rFonts w:ascii="宋体" w:hAnsi="宋体"/>
                <w:szCs w:val="21"/>
              </w:rPr>
              <w:t>初识Premiere</w:t>
            </w:r>
            <w:r>
              <w:rPr>
                <w:rFonts w:hint="eastAsia" w:ascii="宋体" w:hAnsi="宋体"/>
                <w:szCs w:val="21"/>
              </w:rPr>
              <w:t xml:space="preserve"> Pro CS6</w:t>
            </w:r>
          </w:p>
        </w:tc>
        <w:tc>
          <w:tcPr>
            <w:tcW w:w="1284" w:type="dxa"/>
            <w:noWrap w:val="0"/>
            <w:vAlign w:val="center"/>
          </w:tcPr>
          <w:p w14:paraId="0D85E59B">
            <w:pPr>
              <w:ind w:firstLine="480"/>
              <w:rPr>
                <w:rFonts w:ascii="宋体" w:hAnsi="宋体"/>
              </w:rPr>
            </w:pPr>
            <w:r>
              <w:rPr>
                <w:rFonts w:hint="eastAsia" w:ascii="宋体" w:hAnsi="宋体"/>
              </w:rPr>
              <w:t>4</w:t>
            </w:r>
          </w:p>
        </w:tc>
        <w:tc>
          <w:tcPr>
            <w:tcW w:w="1080" w:type="dxa"/>
            <w:noWrap w:val="0"/>
            <w:vAlign w:val="center"/>
          </w:tcPr>
          <w:p w14:paraId="35B8FC60">
            <w:pPr>
              <w:ind w:firstLine="480"/>
              <w:rPr>
                <w:rFonts w:ascii="宋体" w:hAnsi="宋体"/>
              </w:rPr>
            </w:pPr>
          </w:p>
        </w:tc>
      </w:tr>
      <w:tr w14:paraId="56522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center"/>
          </w:tcPr>
          <w:p w14:paraId="30E11173">
            <w:pPr>
              <w:ind w:firstLine="480"/>
              <w:rPr>
                <w:rFonts w:ascii="宋体" w:hAnsi="宋体"/>
                <w:szCs w:val="21"/>
              </w:rPr>
            </w:pPr>
          </w:p>
        </w:tc>
        <w:tc>
          <w:tcPr>
            <w:tcW w:w="773" w:type="dxa"/>
            <w:noWrap w:val="0"/>
            <w:vAlign w:val="center"/>
          </w:tcPr>
          <w:p w14:paraId="323F6196">
            <w:pPr>
              <w:ind w:firstLine="174" w:firstLineChars="83"/>
              <w:rPr>
                <w:rFonts w:ascii="宋体" w:hAnsi="宋体"/>
                <w:szCs w:val="21"/>
              </w:rPr>
            </w:pPr>
          </w:p>
        </w:tc>
        <w:tc>
          <w:tcPr>
            <w:tcW w:w="3487" w:type="dxa"/>
            <w:noWrap w:val="0"/>
            <w:vAlign w:val="center"/>
          </w:tcPr>
          <w:p w14:paraId="31A20749">
            <w:pPr>
              <w:ind w:firstLine="0" w:firstLineChars="0"/>
              <w:rPr>
                <w:rFonts w:ascii="宋体" w:hAnsi="宋体"/>
                <w:szCs w:val="21"/>
              </w:rPr>
            </w:pPr>
            <w:r>
              <w:rPr>
                <w:rFonts w:ascii="宋体" w:hAnsi="宋体"/>
                <w:szCs w:val="21"/>
              </w:rPr>
              <w:t>视频剪辑基础技术</w:t>
            </w:r>
          </w:p>
        </w:tc>
        <w:tc>
          <w:tcPr>
            <w:tcW w:w="1284" w:type="dxa"/>
            <w:noWrap w:val="0"/>
            <w:vAlign w:val="center"/>
          </w:tcPr>
          <w:p w14:paraId="57CC7E3E">
            <w:pPr>
              <w:ind w:firstLine="480"/>
              <w:rPr>
                <w:rFonts w:hint="default" w:ascii="宋体" w:hAnsi="宋体" w:eastAsia="宋体"/>
                <w:lang w:val="en-US" w:eastAsia="zh-CN"/>
              </w:rPr>
            </w:pPr>
            <w:r>
              <w:rPr>
                <w:rFonts w:hint="eastAsia" w:ascii="宋体" w:hAnsi="宋体"/>
                <w:lang w:val="en-US" w:eastAsia="zh-CN"/>
              </w:rPr>
              <w:t>14</w:t>
            </w:r>
          </w:p>
        </w:tc>
        <w:tc>
          <w:tcPr>
            <w:tcW w:w="1080" w:type="dxa"/>
            <w:noWrap w:val="0"/>
            <w:vAlign w:val="center"/>
          </w:tcPr>
          <w:p w14:paraId="31FB317E">
            <w:pPr>
              <w:ind w:firstLine="480"/>
              <w:rPr>
                <w:rFonts w:hint="eastAsia" w:ascii="宋体" w:hAnsi="宋体" w:eastAsia="宋体"/>
                <w:lang w:val="en-US" w:eastAsia="zh-CN"/>
              </w:rPr>
            </w:pPr>
          </w:p>
        </w:tc>
      </w:tr>
      <w:tr w14:paraId="3A466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noWrap w:val="0"/>
            <w:vAlign w:val="center"/>
          </w:tcPr>
          <w:p w14:paraId="049A0248">
            <w:pPr>
              <w:ind w:firstLine="0" w:firstLineChars="0"/>
              <w:jc w:val="left"/>
              <w:rPr>
                <w:rFonts w:ascii="宋体" w:hAnsi="宋体"/>
                <w:szCs w:val="21"/>
              </w:rPr>
            </w:pPr>
            <w:r>
              <w:rPr>
                <w:rFonts w:ascii="宋体" w:hAnsi="宋体"/>
                <w:szCs w:val="21"/>
              </w:rPr>
              <w:t>模块二</w:t>
            </w:r>
          </w:p>
          <w:p w14:paraId="2E0E2875">
            <w:pPr>
              <w:ind w:firstLine="0" w:firstLineChars="0"/>
              <w:jc w:val="left"/>
              <w:rPr>
                <w:rFonts w:ascii="宋体" w:hAnsi="宋体"/>
                <w:szCs w:val="21"/>
              </w:rPr>
            </w:pPr>
            <w:r>
              <w:rPr>
                <w:rFonts w:hint="eastAsia" w:ascii="宋体" w:hAnsi="宋体"/>
                <w:szCs w:val="21"/>
              </w:rPr>
              <w:t>视频剪辑技巧</w:t>
            </w:r>
          </w:p>
        </w:tc>
        <w:tc>
          <w:tcPr>
            <w:tcW w:w="773" w:type="dxa"/>
            <w:noWrap w:val="0"/>
            <w:vAlign w:val="center"/>
          </w:tcPr>
          <w:p w14:paraId="6ADCCEFB">
            <w:pPr>
              <w:ind w:firstLine="174" w:firstLineChars="83"/>
              <w:rPr>
                <w:rFonts w:ascii="宋体" w:hAnsi="宋体"/>
                <w:szCs w:val="21"/>
              </w:rPr>
            </w:pPr>
          </w:p>
        </w:tc>
        <w:tc>
          <w:tcPr>
            <w:tcW w:w="3487" w:type="dxa"/>
            <w:noWrap w:val="0"/>
            <w:vAlign w:val="center"/>
          </w:tcPr>
          <w:p w14:paraId="6F803AA5">
            <w:pPr>
              <w:ind w:firstLine="0" w:firstLineChars="0"/>
              <w:rPr>
                <w:rFonts w:ascii="宋体" w:hAnsi="宋体"/>
                <w:szCs w:val="21"/>
              </w:rPr>
            </w:pPr>
            <w:r>
              <w:rPr>
                <w:rFonts w:ascii="宋体" w:hAnsi="宋体"/>
                <w:szCs w:val="21"/>
              </w:rPr>
              <w:t>视频转场特效</w:t>
            </w:r>
          </w:p>
        </w:tc>
        <w:tc>
          <w:tcPr>
            <w:tcW w:w="1284" w:type="dxa"/>
            <w:noWrap w:val="0"/>
            <w:vAlign w:val="center"/>
          </w:tcPr>
          <w:p w14:paraId="3D250A18">
            <w:pPr>
              <w:ind w:firstLine="480"/>
              <w:rPr>
                <w:rFonts w:hint="default" w:ascii="宋体" w:hAnsi="宋体" w:eastAsia="宋体"/>
                <w:lang w:val="en-US" w:eastAsia="zh-CN"/>
              </w:rPr>
            </w:pPr>
            <w:r>
              <w:rPr>
                <w:rFonts w:hint="eastAsia" w:ascii="宋体" w:hAnsi="宋体"/>
                <w:lang w:val="en-US" w:eastAsia="zh-CN"/>
              </w:rPr>
              <w:t>10</w:t>
            </w:r>
          </w:p>
        </w:tc>
        <w:tc>
          <w:tcPr>
            <w:tcW w:w="1080" w:type="dxa"/>
            <w:noWrap w:val="0"/>
            <w:vAlign w:val="center"/>
          </w:tcPr>
          <w:p w14:paraId="34A34B25">
            <w:pPr>
              <w:ind w:firstLine="480"/>
              <w:rPr>
                <w:rFonts w:hint="eastAsia" w:ascii="宋体" w:hAnsi="宋体" w:eastAsia="宋体"/>
                <w:lang w:val="en-US" w:eastAsia="zh-CN"/>
              </w:rPr>
            </w:pPr>
          </w:p>
        </w:tc>
      </w:tr>
      <w:tr w14:paraId="51709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center"/>
          </w:tcPr>
          <w:p w14:paraId="6A22E85A">
            <w:pPr>
              <w:ind w:firstLine="480"/>
              <w:rPr>
                <w:rFonts w:ascii="宋体" w:hAnsi="宋体"/>
                <w:szCs w:val="21"/>
              </w:rPr>
            </w:pPr>
          </w:p>
        </w:tc>
        <w:tc>
          <w:tcPr>
            <w:tcW w:w="773" w:type="dxa"/>
            <w:noWrap w:val="0"/>
            <w:vAlign w:val="center"/>
          </w:tcPr>
          <w:p w14:paraId="0E847E8C">
            <w:pPr>
              <w:ind w:firstLine="174" w:firstLineChars="83"/>
              <w:rPr>
                <w:rFonts w:ascii="宋体" w:hAnsi="宋体"/>
                <w:szCs w:val="21"/>
              </w:rPr>
            </w:pPr>
          </w:p>
        </w:tc>
        <w:tc>
          <w:tcPr>
            <w:tcW w:w="3487" w:type="dxa"/>
            <w:noWrap w:val="0"/>
            <w:vAlign w:val="center"/>
          </w:tcPr>
          <w:p w14:paraId="4A9C28AD">
            <w:pPr>
              <w:ind w:firstLine="0" w:firstLineChars="0"/>
              <w:rPr>
                <w:rFonts w:ascii="宋体" w:hAnsi="宋体"/>
                <w:szCs w:val="21"/>
              </w:rPr>
            </w:pPr>
            <w:r>
              <w:rPr>
                <w:rFonts w:ascii="宋体" w:hAnsi="宋体"/>
                <w:szCs w:val="21"/>
              </w:rPr>
              <w:t>视频特效应用</w:t>
            </w:r>
          </w:p>
        </w:tc>
        <w:tc>
          <w:tcPr>
            <w:tcW w:w="1284" w:type="dxa"/>
            <w:noWrap w:val="0"/>
            <w:vAlign w:val="center"/>
          </w:tcPr>
          <w:p w14:paraId="6F8261FA">
            <w:pPr>
              <w:ind w:firstLine="480"/>
              <w:rPr>
                <w:rFonts w:hint="default" w:ascii="宋体" w:hAnsi="宋体" w:eastAsia="宋体"/>
                <w:lang w:val="en-US" w:eastAsia="zh-CN"/>
              </w:rPr>
            </w:pPr>
            <w:r>
              <w:rPr>
                <w:rFonts w:hint="eastAsia" w:ascii="宋体" w:hAnsi="宋体"/>
                <w:lang w:val="en-US" w:eastAsia="zh-CN"/>
              </w:rPr>
              <w:t>10</w:t>
            </w:r>
          </w:p>
        </w:tc>
        <w:tc>
          <w:tcPr>
            <w:tcW w:w="1080" w:type="dxa"/>
            <w:noWrap w:val="0"/>
            <w:vAlign w:val="center"/>
          </w:tcPr>
          <w:p w14:paraId="707F3A89">
            <w:pPr>
              <w:ind w:firstLine="480"/>
              <w:rPr>
                <w:rFonts w:hint="eastAsia" w:ascii="宋体" w:hAnsi="宋体" w:eastAsia="宋体"/>
                <w:lang w:val="en-US" w:eastAsia="zh-CN"/>
              </w:rPr>
            </w:pPr>
          </w:p>
        </w:tc>
      </w:tr>
      <w:tr w14:paraId="5573B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center"/>
          </w:tcPr>
          <w:p w14:paraId="51AC9CA1">
            <w:pPr>
              <w:ind w:firstLine="480"/>
              <w:rPr>
                <w:rFonts w:ascii="宋体" w:hAnsi="宋体"/>
                <w:szCs w:val="21"/>
              </w:rPr>
            </w:pPr>
          </w:p>
        </w:tc>
        <w:tc>
          <w:tcPr>
            <w:tcW w:w="773" w:type="dxa"/>
            <w:noWrap w:val="0"/>
            <w:vAlign w:val="center"/>
          </w:tcPr>
          <w:p w14:paraId="40684FA8">
            <w:pPr>
              <w:ind w:firstLine="174" w:firstLineChars="83"/>
              <w:rPr>
                <w:rFonts w:ascii="宋体" w:hAnsi="宋体"/>
                <w:szCs w:val="21"/>
              </w:rPr>
            </w:pPr>
          </w:p>
        </w:tc>
        <w:tc>
          <w:tcPr>
            <w:tcW w:w="3487" w:type="dxa"/>
            <w:noWrap w:val="0"/>
            <w:vAlign w:val="center"/>
          </w:tcPr>
          <w:p w14:paraId="3C42B5AF">
            <w:pPr>
              <w:ind w:firstLine="0" w:firstLineChars="0"/>
              <w:rPr>
                <w:rFonts w:ascii="宋体" w:hAnsi="宋体" w:cs="仿宋_GB2312"/>
                <w:position w:val="6"/>
                <w:szCs w:val="21"/>
              </w:rPr>
            </w:pPr>
            <w:r>
              <w:rPr>
                <w:rFonts w:ascii="宋体" w:hAnsi="宋体" w:cs="仿宋_GB2312"/>
                <w:position w:val="6"/>
                <w:szCs w:val="21"/>
              </w:rPr>
              <w:t>调色</w:t>
            </w:r>
            <w:r>
              <w:rPr>
                <w:rFonts w:hint="eastAsia" w:ascii="宋体" w:hAnsi="宋体" w:cs="仿宋_GB2312"/>
                <w:position w:val="6"/>
                <w:szCs w:val="21"/>
              </w:rPr>
              <w:t>、</w:t>
            </w:r>
            <w:r>
              <w:rPr>
                <w:rFonts w:ascii="宋体" w:hAnsi="宋体" w:cs="仿宋_GB2312"/>
                <w:position w:val="6"/>
                <w:szCs w:val="21"/>
              </w:rPr>
              <w:t>抠像与叠加</w:t>
            </w:r>
          </w:p>
        </w:tc>
        <w:tc>
          <w:tcPr>
            <w:tcW w:w="1284" w:type="dxa"/>
            <w:noWrap w:val="0"/>
            <w:vAlign w:val="center"/>
          </w:tcPr>
          <w:p w14:paraId="291B044D">
            <w:pPr>
              <w:ind w:firstLine="480"/>
              <w:rPr>
                <w:rFonts w:ascii="宋体" w:hAnsi="宋体"/>
              </w:rPr>
            </w:pPr>
            <w:r>
              <w:rPr>
                <w:rFonts w:hint="eastAsia" w:ascii="宋体" w:hAnsi="宋体"/>
                <w:lang w:val="en-US" w:eastAsia="zh-CN"/>
              </w:rPr>
              <w:t>10</w:t>
            </w:r>
          </w:p>
        </w:tc>
        <w:tc>
          <w:tcPr>
            <w:tcW w:w="1080" w:type="dxa"/>
            <w:noWrap w:val="0"/>
            <w:vAlign w:val="center"/>
          </w:tcPr>
          <w:p w14:paraId="0D369F8C">
            <w:pPr>
              <w:ind w:firstLine="480"/>
              <w:rPr>
                <w:rFonts w:hint="eastAsia" w:ascii="宋体" w:hAnsi="宋体" w:eastAsia="宋体"/>
                <w:lang w:val="en-US" w:eastAsia="zh-CN"/>
              </w:rPr>
            </w:pPr>
          </w:p>
        </w:tc>
      </w:tr>
      <w:tr w14:paraId="110B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center"/>
          </w:tcPr>
          <w:p w14:paraId="24E50F23">
            <w:pPr>
              <w:ind w:firstLine="480"/>
              <w:rPr>
                <w:rFonts w:ascii="宋体" w:hAnsi="宋体"/>
                <w:szCs w:val="21"/>
              </w:rPr>
            </w:pPr>
          </w:p>
        </w:tc>
        <w:tc>
          <w:tcPr>
            <w:tcW w:w="773" w:type="dxa"/>
            <w:noWrap w:val="0"/>
            <w:vAlign w:val="center"/>
          </w:tcPr>
          <w:p w14:paraId="21528E0E">
            <w:pPr>
              <w:ind w:firstLine="174" w:firstLineChars="83"/>
              <w:rPr>
                <w:rFonts w:ascii="宋体" w:hAnsi="宋体"/>
                <w:szCs w:val="21"/>
              </w:rPr>
            </w:pPr>
          </w:p>
        </w:tc>
        <w:tc>
          <w:tcPr>
            <w:tcW w:w="3487" w:type="dxa"/>
            <w:noWrap w:val="0"/>
            <w:vAlign w:val="center"/>
          </w:tcPr>
          <w:p w14:paraId="3C5F6BAD">
            <w:pPr>
              <w:ind w:firstLine="0" w:firstLineChars="0"/>
              <w:rPr>
                <w:rFonts w:ascii="宋体" w:hAnsi="宋体" w:cs="仿宋_GB2312"/>
                <w:position w:val="6"/>
                <w:szCs w:val="21"/>
              </w:rPr>
            </w:pPr>
            <w:r>
              <w:rPr>
                <w:rFonts w:ascii="宋体" w:hAnsi="宋体" w:cs="仿宋_GB2312"/>
                <w:position w:val="6"/>
                <w:szCs w:val="21"/>
              </w:rPr>
              <w:t>字幕与字幕特效</w:t>
            </w:r>
          </w:p>
        </w:tc>
        <w:tc>
          <w:tcPr>
            <w:tcW w:w="1284" w:type="dxa"/>
            <w:noWrap w:val="0"/>
            <w:vAlign w:val="center"/>
          </w:tcPr>
          <w:p w14:paraId="03AA3750">
            <w:pPr>
              <w:ind w:firstLine="480"/>
              <w:rPr>
                <w:rFonts w:ascii="宋体" w:hAnsi="宋体"/>
              </w:rPr>
            </w:pPr>
            <w:r>
              <w:rPr>
                <w:rFonts w:hint="eastAsia" w:ascii="宋体" w:hAnsi="宋体"/>
                <w:lang w:val="en-US" w:eastAsia="zh-CN"/>
              </w:rPr>
              <w:t>12</w:t>
            </w:r>
          </w:p>
        </w:tc>
        <w:tc>
          <w:tcPr>
            <w:tcW w:w="1080" w:type="dxa"/>
            <w:noWrap w:val="0"/>
            <w:vAlign w:val="center"/>
          </w:tcPr>
          <w:p w14:paraId="16A656AE">
            <w:pPr>
              <w:ind w:firstLine="480"/>
              <w:rPr>
                <w:rFonts w:hint="eastAsia" w:ascii="宋体" w:hAnsi="宋体" w:eastAsia="宋体"/>
                <w:lang w:val="en-US" w:eastAsia="zh-CN"/>
              </w:rPr>
            </w:pPr>
          </w:p>
        </w:tc>
      </w:tr>
      <w:tr w14:paraId="68E03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center"/>
          </w:tcPr>
          <w:p w14:paraId="6EE2EB81">
            <w:pPr>
              <w:ind w:firstLine="480"/>
              <w:rPr>
                <w:rFonts w:ascii="宋体" w:hAnsi="宋体"/>
                <w:szCs w:val="21"/>
              </w:rPr>
            </w:pPr>
          </w:p>
        </w:tc>
        <w:tc>
          <w:tcPr>
            <w:tcW w:w="773" w:type="dxa"/>
            <w:noWrap w:val="0"/>
            <w:vAlign w:val="center"/>
          </w:tcPr>
          <w:p w14:paraId="4E5099FB">
            <w:pPr>
              <w:ind w:firstLine="210" w:firstLineChars="100"/>
              <w:rPr>
                <w:rFonts w:ascii="宋体" w:hAnsi="宋体"/>
                <w:szCs w:val="21"/>
              </w:rPr>
            </w:pPr>
          </w:p>
        </w:tc>
        <w:tc>
          <w:tcPr>
            <w:tcW w:w="3487" w:type="dxa"/>
            <w:noWrap w:val="0"/>
            <w:vAlign w:val="center"/>
          </w:tcPr>
          <w:p w14:paraId="4B5E630D">
            <w:pPr>
              <w:ind w:firstLine="0" w:firstLineChars="0"/>
              <w:rPr>
                <w:rFonts w:ascii="宋体" w:hAnsi="宋体"/>
                <w:szCs w:val="21"/>
              </w:rPr>
            </w:pPr>
            <w:r>
              <w:rPr>
                <w:rFonts w:ascii="宋体" w:hAnsi="宋体"/>
                <w:szCs w:val="21"/>
              </w:rPr>
              <w:t>音频特效</w:t>
            </w:r>
          </w:p>
        </w:tc>
        <w:tc>
          <w:tcPr>
            <w:tcW w:w="1284" w:type="dxa"/>
            <w:noWrap w:val="0"/>
            <w:vAlign w:val="center"/>
          </w:tcPr>
          <w:p w14:paraId="4C8BFE74">
            <w:pPr>
              <w:ind w:firstLine="480"/>
              <w:rPr>
                <w:rFonts w:ascii="宋体" w:hAnsi="宋体"/>
              </w:rPr>
            </w:pPr>
            <w:r>
              <w:rPr>
                <w:rFonts w:hint="eastAsia" w:ascii="宋体" w:hAnsi="宋体"/>
                <w:lang w:val="en-US" w:eastAsia="zh-CN"/>
              </w:rPr>
              <w:t>12</w:t>
            </w:r>
          </w:p>
        </w:tc>
        <w:tc>
          <w:tcPr>
            <w:tcW w:w="1080" w:type="dxa"/>
            <w:noWrap w:val="0"/>
            <w:vAlign w:val="center"/>
          </w:tcPr>
          <w:p w14:paraId="6474015F">
            <w:pPr>
              <w:ind w:firstLine="480"/>
              <w:rPr>
                <w:rFonts w:hint="eastAsia" w:ascii="宋体" w:hAnsi="宋体" w:eastAsia="宋体"/>
                <w:lang w:val="en-US" w:eastAsia="zh-CN"/>
              </w:rPr>
            </w:pPr>
          </w:p>
        </w:tc>
      </w:tr>
      <w:tr w14:paraId="58670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noWrap w:val="0"/>
            <w:vAlign w:val="center"/>
          </w:tcPr>
          <w:p w14:paraId="30319194">
            <w:pPr>
              <w:ind w:firstLine="0" w:firstLineChars="0"/>
              <w:jc w:val="left"/>
              <w:rPr>
                <w:rFonts w:ascii="宋体" w:hAnsi="宋体"/>
                <w:szCs w:val="21"/>
              </w:rPr>
            </w:pPr>
            <w:r>
              <w:rPr>
                <w:rFonts w:ascii="宋体" w:hAnsi="宋体"/>
                <w:szCs w:val="21"/>
              </w:rPr>
              <w:t>模块三</w:t>
            </w:r>
          </w:p>
          <w:p w14:paraId="6853A330">
            <w:pPr>
              <w:ind w:firstLine="0" w:firstLineChars="0"/>
              <w:jc w:val="left"/>
              <w:rPr>
                <w:rFonts w:ascii="黑体" w:hAnsi="黑体" w:eastAsia="黑体" w:cs="仿宋_GB2312"/>
                <w:color w:val="0000FF"/>
                <w:position w:val="6"/>
              </w:rPr>
            </w:pPr>
            <w:r>
              <w:rPr>
                <w:rFonts w:hint="eastAsia" w:ascii="宋体" w:hAnsi="宋体"/>
                <w:szCs w:val="21"/>
              </w:rPr>
              <w:t>作品构思及发布</w:t>
            </w:r>
          </w:p>
        </w:tc>
        <w:tc>
          <w:tcPr>
            <w:tcW w:w="773" w:type="dxa"/>
            <w:noWrap w:val="0"/>
            <w:vAlign w:val="center"/>
          </w:tcPr>
          <w:p w14:paraId="4F52F370">
            <w:pPr>
              <w:ind w:firstLine="174" w:firstLineChars="83"/>
              <w:rPr>
                <w:rFonts w:ascii="宋体" w:hAnsi="宋体"/>
                <w:szCs w:val="21"/>
              </w:rPr>
            </w:pPr>
          </w:p>
        </w:tc>
        <w:tc>
          <w:tcPr>
            <w:tcW w:w="3487" w:type="dxa"/>
            <w:noWrap w:val="0"/>
            <w:vAlign w:val="center"/>
          </w:tcPr>
          <w:p w14:paraId="45CD63C2">
            <w:pPr>
              <w:ind w:firstLine="0" w:firstLineChars="0"/>
              <w:rPr>
                <w:rFonts w:ascii="宋体" w:hAnsi="宋体"/>
                <w:szCs w:val="21"/>
              </w:rPr>
            </w:pPr>
            <w:r>
              <w:rPr>
                <w:rFonts w:hint="eastAsia" w:ascii="宋体" w:hAnsi="宋体"/>
                <w:szCs w:val="21"/>
              </w:rPr>
              <w:t>拍摄及</w:t>
            </w:r>
            <w:r>
              <w:rPr>
                <w:rFonts w:ascii="宋体" w:hAnsi="宋体"/>
                <w:szCs w:val="21"/>
              </w:rPr>
              <w:t>运镜技巧</w:t>
            </w:r>
          </w:p>
        </w:tc>
        <w:tc>
          <w:tcPr>
            <w:tcW w:w="1284" w:type="dxa"/>
            <w:noWrap w:val="0"/>
            <w:vAlign w:val="center"/>
          </w:tcPr>
          <w:p w14:paraId="1F8668A6">
            <w:pPr>
              <w:ind w:firstLine="480"/>
              <w:rPr>
                <w:rFonts w:hint="eastAsia" w:ascii="宋体" w:hAnsi="宋体" w:eastAsia="宋体"/>
                <w:lang w:eastAsia="zh-CN"/>
              </w:rPr>
            </w:pPr>
            <w:r>
              <w:rPr>
                <w:rFonts w:hint="eastAsia" w:ascii="宋体" w:hAnsi="宋体"/>
                <w:lang w:val="en-US" w:eastAsia="zh-CN"/>
              </w:rPr>
              <w:t>6</w:t>
            </w:r>
          </w:p>
        </w:tc>
        <w:tc>
          <w:tcPr>
            <w:tcW w:w="1080" w:type="dxa"/>
            <w:noWrap w:val="0"/>
            <w:vAlign w:val="center"/>
          </w:tcPr>
          <w:p w14:paraId="3D9D0EF3">
            <w:pPr>
              <w:ind w:firstLine="480"/>
              <w:rPr>
                <w:rFonts w:hint="eastAsia" w:ascii="宋体" w:hAnsi="宋体" w:eastAsia="宋体"/>
                <w:lang w:val="en-US" w:eastAsia="zh-CN"/>
              </w:rPr>
            </w:pPr>
          </w:p>
        </w:tc>
      </w:tr>
      <w:tr w14:paraId="7E23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center"/>
          </w:tcPr>
          <w:p w14:paraId="26889589">
            <w:pPr>
              <w:ind w:firstLine="0" w:firstLineChars="0"/>
              <w:jc w:val="left"/>
              <w:rPr>
                <w:rFonts w:ascii="宋体" w:hAnsi="宋体"/>
                <w:szCs w:val="21"/>
              </w:rPr>
            </w:pPr>
          </w:p>
        </w:tc>
        <w:tc>
          <w:tcPr>
            <w:tcW w:w="773" w:type="dxa"/>
            <w:noWrap w:val="0"/>
            <w:vAlign w:val="center"/>
          </w:tcPr>
          <w:p w14:paraId="6D4000B8">
            <w:pPr>
              <w:ind w:firstLine="174" w:firstLineChars="83"/>
              <w:rPr>
                <w:rFonts w:ascii="宋体" w:hAnsi="宋体"/>
                <w:szCs w:val="21"/>
              </w:rPr>
            </w:pPr>
          </w:p>
        </w:tc>
        <w:tc>
          <w:tcPr>
            <w:tcW w:w="3487" w:type="dxa"/>
            <w:noWrap w:val="0"/>
            <w:vAlign w:val="center"/>
          </w:tcPr>
          <w:p w14:paraId="11F5E4DF">
            <w:pPr>
              <w:ind w:firstLine="0" w:firstLineChars="0"/>
              <w:rPr>
                <w:rFonts w:ascii="宋体" w:hAnsi="宋体"/>
                <w:szCs w:val="21"/>
              </w:rPr>
            </w:pPr>
            <w:r>
              <w:rPr>
                <w:rFonts w:ascii="宋体" w:hAnsi="宋体"/>
                <w:szCs w:val="21"/>
              </w:rPr>
              <w:t>作品构思方法</w:t>
            </w:r>
          </w:p>
        </w:tc>
        <w:tc>
          <w:tcPr>
            <w:tcW w:w="1284" w:type="dxa"/>
            <w:noWrap w:val="0"/>
            <w:vAlign w:val="center"/>
          </w:tcPr>
          <w:p w14:paraId="5A3E8724">
            <w:pPr>
              <w:ind w:firstLine="480"/>
              <w:rPr>
                <w:rFonts w:ascii="宋体" w:hAnsi="宋体"/>
              </w:rPr>
            </w:pPr>
            <w:r>
              <w:rPr>
                <w:rFonts w:hint="eastAsia" w:ascii="宋体" w:hAnsi="宋体"/>
                <w:lang w:val="en-US" w:eastAsia="zh-CN"/>
              </w:rPr>
              <w:t>6</w:t>
            </w:r>
          </w:p>
        </w:tc>
        <w:tc>
          <w:tcPr>
            <w:tcW w:w="1080" w:type="dxa"/>
            <w:noWrap w:val="0"/>
            <w:vAlign w:val="center"/>
          </w:tcPr>
          <w:p w14:paraId="106355AA">
            <w:pPr>
              <w:ind w:firstLine="480"/>
              <w:rPr>
                <w:rFonts w:hint="eastAsia" w:ascii="宋体" w:hAnsi="宋体" w:eastAsia="宋体"/>
                <w:lang w:val="en-US" w:eastAsia="zh-CN"/>
              </w:rPr>
            </w:pPr>
          </w:p>
        </w:tc>
      </w:tr>
      <w:tr w14:paraId="6E66A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center"/>
          </w:tcPr>
          <w:p w14:paraId="22A1B5EA">
            <w:pPr>
              <w:ind w:firstLine="0" w:firstLineChars="0"/>
              <w:jc w:val="left"/>
              <w:rPr>
                <w:rFonts w:ascii="宋体" w:hAnsi="宋体"/>
                <w:szCs w:val="21"/>
              </w:rPr>
            </w:pPr>
          </w:p>
        </w:tc>
        <w:tc>
          <w:tcPr>
            <w:tcW w:w="773" w:type="dxa"/>
            <w:noWrap w:val="0"/>
            <w:vAlign w:val="center"/>
          </w:tcPr>
          <w:p w14:paraId="4C4E8EC4">
            <w:pPr>
              <w:ind w:firstLine="174" w:firstLineChars="83"/>
              <w:rPr>
                <w:rFonts w:ascii="宋体" w:hAnsi="宋体"/>
                <w:szCs w:val="21"/>
              </w:rPr>
            </w:pPr>
          </w:p>
        </w:tc>
        <w:tc>
          <w:tcPr>
            <w:tcW w:w="3487" w:type="dxa"/>
            <w:noWrap w:val="0"/>
            <w:vAlign w:val="center"/>
          </w:tcPr>
          <w:p w14:paraId="16E07AD6">
            <w:pPr>
              <w:ind w:firstLine="0" w:firstLineChars="0"/>
              <w:rPr>
                <w:rFonts w:ascii="宋体" w:hAnsi="宋体"/>
                <w:szCs w:val="21"/>
              </w:rPr>
            </w:pPr>
            <w:r>
              <w:rPr>
                <w:rFonts w:ascii="宋体" w:hAnsi="宋体"/>
                <w:szCs w:val="21"/>
              </w:rPr>
              <w:t>作品发布</w:t>
            </w:r>
          </w:p>
        </w:tc>
        <w:tc>
          <w:tcPr>
            <w:tcW w:w="1284" w:type="dxa"/>
            <w:noWrap w:val="0"/>
            <w:vAlign w:val="center"/>
          </w:tcPr>
          <w:p w14:paraId="1F173567">
            <w:pPr>
              <w:ind w:firstLine="480"/>
              <w:rPr>
                <w:rFonts w:ascii="宋体" w:hAnsi="宋体"/>
              </w:rPr>
            </w:pPr>
            <w:r>
              <w:rPr>
                <w:rFonts w:hint="eastAsia" w:ascii="宋体" w:hAnsi="宋体"/>
                <w:lang w:val="en-US" w:eastAsia="zh-CN"/>
              </w:rPr>
              <w:t>6</w:t>
            </w:r>
          </w:p>
        </w:tc>
        <w:tc>
          <w:tcPr>
            <w:tcW w:w="1080" w:type="dxa"/>
            <w:noWrap w:val="0"/>
            <w:vAlign w:val="center"/>
          </w:tcPr>
          <w:p w14:paraId="249DFABF">
            <w:pPr>
              <w:ind w:firstLine="480"/>
              <w:rPr>
                <w:rFonts w:hint="default" w:ascii="宋体" w:hAnsi="宋体" w:eastAsia="宋体"/>
                <w:lang w:val="en-US" w:eastAsia="zh-CN"/>
              </w:rPr>
            </w:pPr>
          </w:p>
        </w:tc>
      </w:tr>
      <w:tr w14:paraId="2EE03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noWrap w:val="0"/>
            <w:vAlign w:val="center"/>
          </w:tcPr>
          <w:p w14:paraId="06A820AB">
            <w:pPr>
              <w:ind w:firstLine="0" w:firstLineChars="0"/>
              <w:jc w:val="left"/>
              <w:rPr>
                <w:rFonts w:ascii="宋体" w:hAnsi="宋体"/>
                <w:szCs w:val="21"/>
              </w:rPr>
            </w:pPr>
            <w:r>
              <w:rPr>
                <w:rFonts w:ascii="宋体" w:hAnsi="宋体"/>
                <w:szCs w:val="21"/>
              </w:rPr>
              <w:t>模块</w:t>
            </w:r>
            <w:r>
              <w:rPr>
                <w:rFonts w:hint="eastAsia" w:ascii="宋体" w:hAnsi="宋体"/>
                <w:szCs w:val="21"/>
              </w:rPr>
              <w:t>四</w:t>
            </w:r>
          </w:p>
          <w:p w14:paraId="09A6F810">
            <w:pPr>
              <w:ind w:firstLine="0" w:firstLineChars="0"/>
              <w:jc w:val="left"/>
              <w:rPr>
                <w:rFonts w:ascii="宋体" w:hAnsi="宋体"/>
                <w:szCs w:val="21"/>
              </w:rPr>
            </w:pPr>
            <w:r>
              <w:rPr>
                <w:rFonts w:hint="eastAsia" w:ascii="宋体" w:hAnsi="宋体"/>
                <w:szCs w:val="21"/>
              </w:rPr>
              <w:t>案例实训</w:t>
            </w:r>
          </w:p>
        </w:tc>
        <w:tc>
          <w:tcPr>
            <w:tcW w:w="773" w:type="dxa"/>
            <w:noWrap w:val="0"/>
            <w:vAlign w:val="center"/>
          </w:tcPr>
          <w:p w14:paraId="0737B21D">
            <w:pPr>
              <w:ind w:firstLine="174" w:firstLineChars="83"/>
              <w:rPr>
                <w:rFonts w:ascii="宋体" w:hAnsi="宋体"/>
                <w:szCs w:val="21"/>
              </w:rPr>
            </w:pPr>
          </w:p>
        </w:tc>
        <w:tc>
          <w:tcPr>
            <w:tcW w:w="3487" w:type="dxa"/>
            <w:noWrap w:val="0"/>
            <w:vAlign w:val="center"/>
          </w:tcPr>
          <w:p w14:paraId="6D5737A1">
            <w:pPr>
              <w:ind w:firstLine="0" w:firstLineChars="0"/>
              <w:rPr>
                <w:rFonts w:ascii="宋体" w:hAnsi="宋体"/>
                <w:szCs w:val="21"/>
              </w:rPr>
            </w:pPr>
            <w:r>
              <w:rPr>
                <w:rFonts w:ascii="宋体" w:hAnsi="宋体"/>
                <w:szCs w:val="21"/>
              </w:rPr>
              <w:t>商业案例实训</w:t>
            </w:r>
          </w:p>
        </w:tc>
        <w:tc>
          <w:tcPr>
            <w:tcW w:w="1284" w:type="dxa"/>
            <w:noWrap w:val="0"/>
            <w:vAlign w:val="center"/>
          </w:tcPr>
          <w:p w14:paraId="488703A3">
            <w:pPr>
              <w:ind w:firstLine="480"/>
              <w:rPr>
                <w:rFonts w:hint="default" w:ascii="宋体" w:hAnsi="宋体" w:eastAsia="宋体"/>
                <w:lang w:val="en-US" w:eastAsia="zh-CN"/>
              </w:rPr>
            </w:pPr>
            <w:r>
              <w:rPr>
                <w:rFonts w:hint="eastAsia" w:ascii="宋体" w:hAnsi="宋体"/>
                <w:lang w:val="en-US" w:eastAsia="zh-CN"/>
              </w:rPr>
              <w:t>46</w:t>
            </w:r>
          </w:p>
        </w:tc>
        <w:tc>
          <w:tcPr>
            <w:tcW w:w="1080" w:type="dxa"/>
            <w:noWrap w:val="0"/>
            <w:vAlign w:val="center"/>
          </w:tcPr>
          <w:p w14:paraId="196C81F0">
            <w:pPr>
              <w:ind w:firstLine="480"/>
              <w:rPr>
                <w:rFonts w:hint="default" w:ascii="宋体" w:hAnsi="宋体" w:eastAsia="宋体"/>
                <w:lang w:val="en-US" w:eastAsia="zh-CN"/>
              </w:rPr>
            </w:pPr>
          </w:p>
        </w:tc>
      </w:tr>
      <w:tr w14:paraId="5B87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7084" w:type="dxa"/>
            <w:gridSpan w:val="3"/>
            <w:noWrap w:val="0"/>
            <w:vAlign w:val="center"/>
          </w:tcPr>
          <w:p w14:paraId="0C4D1309">
            <w:pPr>
              <w:ind w:firstLine="480"/>
              <w:rPr>
                <w:rFonts w:ascii="宋体" w:hAnsi="宋体"/>
              </w:rPr>
            </w:pPr>
            <w:r>
              <w:rPr>
                <w:rFonts w:hint="eastAsia" w:ascii="宋体" w:hAnsi="宋体"/>
              </w:rPr>
              <w:t>总学时</w:t>
            </w:r>
          </w:p>
        </w:tc>
        <w:tc>
          <w:tcPr>
            <w:tcW w:w="1284" w:type="dxa"/>
            <w:noWrap w:val="0"/>
            <w:vAlign w:val="center"/>
          </w:tcPr>
          <w:p w14:paraId="4810796E">
            <w:pPr>
              <w:ind w:firstLine="480"/>
              <w:rPr>
                <w:rFonts w:hint="default" w:ascii="宋体" w:hAnsi="宋体" w:eastAsia="宋体"/>
                <w:lang w:val="en-US" w:eastAsia="zh-CN"/>
              </w:rPr>
            </w:pPr>
            <w:r>
              <w:rPr>
                <w:rFonts w:hint="eastAsia" w:ascii="宋体" w:hAnsi="宋体"/>
                <w:lang w:val="en-US" w:eastAsia="zh-CN"/>
              </w:rPr>
              <w:t>136</w:t>
            </w:r>
          </w:p>
        </w:tc>
        <w:tc>
          <w:tcPr>
            <w:tcW w:w="1080" w:type="dxa"/>
            <w:noWrap w:val="0"/>
            <w:vAlign w:val="center"/>
          </w:tcPr>
          <w:p w14:paraId="44D6241D">
            <w:pPr>
              <w:ind w:firstLine="480"/>
              <w:rPr>
                <w:rFonts w:ascii="宋体" w:hAnsi="宋体"/>
              </w:rPr>
            </w:pPr>
          </w:p>
        </w:tc>
      </w:tr>
    </w:tbl>
    <w:p w14:paraId="71DC11C2">
      <w:pPr>
        <w:pStyle w:val="5"/>
        <w:spacing w:line="360" w:lineRule="auto"/>
        <w:rPr>
          <w:rFonts w:hint="eastAsia" w:ascii="黑体" w:hAnsi="黑体" w:eastAsia="黑体" w:cs="仿宋_GB2312"/>
          <w:kern w:val="2"/>
          <w:position w:val="6"/>
          <w:sz w:val="28"/>
          <w:szCs w:val="28"/>
        </w:rPr>
      </w:pPr>
    </w:p>
    <w:p w14:paraId="1B03F756">
      <w:pPr>
        <w:pStyle w:val="5"/>
        <w:spacing w:line="360" w:lineRule="auto"/>
        <w:rPr>
          <w:rFonts w:ascii="黑体" w:hAnsi="黑体" w:eastAsia="黑体" w:cs="仿宋_GB2312"/>
          <w:kern w:val="2"/>
          <w:position w:val="6"/>
          <w:sz w:val="28"/>
          <w:szCs w:val="28"/>
        </w:rPr>
      </w:pPr>
      <w:r>
        <w:rPr>
          <w:rFonts w:hint="eastAsia" w:ascii="黑体" w:hAnsi="黑体" w:eastAsia="黑体" w:cs="仿宋_GB2312"/>
          <w:kern w:val="2"/>
          <w:position w:val="6"/>
          <w:sz w:val="28"/>
          <w:szCs w:val="28"/>
        </w:rPr>
        <w:tab/>
      </w:r>
      <w:r>
        <w:rPr>
          <w:rFonts w:hint="eastAsia" w:ascii="黑体" w:hAnsi="黑体" w:eastAsia="黑体" w:cs="仿宋_GB2312"/>
          <w:kern w:val="2"/>
          <w:position w:val="6"/>
          <w:sz w:val="28"/>
          <w:szCs w:val="28"/>
        </w:rPr>
        <w:t>2.单元（或项目）设计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8"/>
        <w:gridCol w:w="1114"/>
        <w:gridCol w:w="2491"/>
        <w:gridCol w:w="1080"/>
        <w:gridCol w:w="900"/>
        <w:gridCol w:w="1044"/>
        <w:gridCol w:w="1620"/>
      </w:tblGrid>
      <w:tr w14:paraId="30316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gridSpan w:val="2"/>
            <w:tcBorders>
              <w:top w:val="single" w:color="auto" w:sz="4" w:space="0"/>
              <w:left w:val="single" w:color="auto" w:sz="4" w:space="0"/>
              <w:bottom w:val="single" w:color="auto" w:sz="4" w:space="0"/>
              <w:right w:val="single" w:color="auto" w:sz="4" w:space="0"/>
            </w:tcBorders>
            <w:noWrap w:val="0"/>
            <w:vAlign w:val="center"/>
          </w:tcPr>
          <w:p w14:paraId="14E96B0C">
            <w:pPr>
              <w:widowControl/>
              <w:ind w:firstLine="0" w:firstLineChars="0"/>
              <w:jc w:val="center"/>
              <w:rPr>
                <w:rFonts w:ascii="宋体" w:hAnsi="宋体" w:cs="宋体"/>
                <w:kern w:val="0"/>
              </w:rPr>
            </w:pPr>
            <w:r>
              <w:rPr>
                <w:rFonts w:hint="eastAsia" w:ascii="宋体" w:hAnsi="宋体" w:cs="宋体"/>
                <w:kern w:val="0"/>
              </w:rPr>
              <w:t>模块一</w:t>
            </w:r>
          </w:p>
        </w:tc>
        <w:tc>
          <w:tcPr>
            <w:tcW w:w="7135" w:type="dxa"/>
            <w:gridSpan w:val="5"/>
            <w:tcBorders>
              <w:top w:val="single" w:color="auto" w:sz="4" w:space="0"/>
              <w:left w:val="single" w:color="auto" w:sz="4" w:space="0"/>
              <w:bottom w:val="single" w:color="auto" w:sz="4" w:space="0"/>
              <w:right w:val="single" w:color="auto" w:sz="4" w:space="0"/>
            </w:tcBorders>
            <w:noWrap w:val="0"/>
            <w:vAlign w:val="center"/>
          </w:tcPr>
          <w:p w14:paraId="4D2E3B63">
            <w:pPr>
              <w:widowControl/>
              <w:ind w:firstLine="0" w:firstLineChars="0"/>
              <w:jc w:val="center"/>
              <w:rPr>
                <w:rFonts w:ascii="宋体" w:hAnsi="宋体" w:cs="宋体"/>
                <w:kern w:val="0"/>
              </w:rPr>
            </w:pPr>
            <w:r>
              <w:rPr>
                <w:rFonts w:ascii="宋体" w:hAnsi="宋体"/>
                <w:szCs w:val="21"/>
              </w:rPr>
              <w:t>Premiere软件基础操作</w:t>
            </w:r>
          </w:p>
        </w:tc>
      </w:tr>
      <w:tr w14:paraId="6D9DA54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6F77D830">
            <w:pPr>
              <w:widowControl/>
              <w:ind w:firstLine="0" w:firstLineChars="0"/>
              <w:rPr>
                <w:rFonts w:ascii="宋体" w:hAnsi="宋体" w:cs="宋体"/>
                <w:kern w:val="0"/>
              </w:rPr>
            </w:pPr>
            <w:r>
              <w:rPr>
                <w:rFonts w:hint="eastAsia" w:ascii="宋体" w:hAnsi="宋体" w:cs="宋体"/>
                <w:kern w:val="0"/>
              </w:rPr>
              <w:t>单元1</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2FCFF80A">
            <w:pPr>
              <w:ind w:firstLine="0" w:firstLineChars="0"/>
              <w:rPr>
                <w:rFonts w:ascii="宋体" w:hAnsi="宋体"/>
                <w:szCs w:val="21"/>
              </w:rPr>
            </w:pPr>
            <w:r>
              <w:rPr>
                <w:rFonts w:ascii="宋体" w:hAnsi="宋体"/>
                <w:szCs w:val="21"/>
              </w:rPr>
              <w:t>初识Premiere</w:t>
            </w:r>
            <w:r>
              <w:rPr>
                <w:rFonts w:hint="eastAsia" w:ascii="宋体" w:hAnsi="宋体"/>
                <w:szCs w:val="21"/>
              </w:rPr>
              <w:t xml:space="preserve"> Pro CS6</w:t>
            </w:r>
          </w:p>
        </w:tc>
        <w:tc>
          <w:tcPr>
            <w:tcW w:w="900" w:type="dxa"/>
            <w:vMerge w:val="restart"/>
            <w:tcBorders>
              <w:top w:val="nil"/>
              <w:left w:val="single" w:color="auto" w:sz="4" w:space="0"/>
              <w:right w:val="single" w:color="auto" w:sz="4" w:space="0"/>
            </w:tcBorders>
            <w:shd w:val="clear" w:color="auto" w:fill="auto"/>
            <w:noWrap w:val="0"/>
            <w:vAlign w:val="center"/>
          </w:tcPr>
          <w:p w14:paraId="204837B6">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noWrap w:val="0"/>
            <w:vAlign w:val="center"/>
          </w:tcPr>
          <w:p w14:paraId="256966B4">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noWrap w:val="0"/>
            <w:vAlign w:val="center"/>
          </w:tcPr>
          <w:p w14:paraId="7943678D">
            <w:pPr>
              <w:widowControl/>
              <w:ind w:firstLine="0" w:firstLineChars="0"/>
              <w:jc w:val="left"/>
              <w:rPr>
                <w:rFonts w:ascii="宋体" w:hAnsi="宋体" w:cs="宋体"/>
                <w:kern w:val="0"/>
              </w:rPr>
            </w:pPr>
            <w:r>
              <w:rPr>
                <w:rFonts w:hint="eastAsia" w:ascii="宋体" w:hAnsi="宋体" w:cs="宋体"/>
                <w:kern w:val="0"/>
              </w:rPr>
              <w:t>4</w:t>
            </w:r>
          </w:p>
        </w:tc>
      </w:tr>
      <w:tr w14:paraId="476A5A9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71FBE884">
            <w:pPr>
              <w:widowControl/>
              <w:ind w:firstLine="0" w:firstLineChars="0"/>
              <w:rPr>
                <w:rFonts w:ascii="宋体" w:hAnsi="宋体" w:cs="宋体"/>
                <w:kern w:val="0"/>
              </w:rPr>
            </w:pPr>
            <w:r>
              <w:rPr>
                <w:rFonts w:hint="eastAsia" w:ascii="宋体" w:hAnsi="宋体" w:cs="宋体"/>
                <w:kern w:val="0"/>
              </w:rPr>
              <w:t>单元2</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0D8BCDA8">
            <w:pPr>
              <w:ind w:firstLine="0" w:firstLineChars="0"/>
              <w:rPr>
                <w:rFonts w:ascii="宋体" w:hAnsi="宋体"/>
                <w:szCs w:val="21"/>
              </w:rPr>
            </w:pPr>
            <w:r>
              <w:rPr>
                <w:rFonts w:ascii="宋体" w:hAnsi="宋体"/>
                <w:szCs w:val="21"/>
              </w:rPr>
              <w:t>视频剪辑基础技术</w:t>
            </w:r>
          </w:p>
        </w:tc>
        <w:tc>
          <w:tcPr>
            <w:tcW w:w="900" w:type="dxa"/>
            <w:vMerge w:val="continue"/>
            <w:tcBorders>
              <w:left w:val="single" w:color="auto" w:sz="4" w:space="0"/>
              <w:right w:val="single" w:color="auto" w:sz="4" w:space="0"/>
            </w:tcBorders>
            <w:shd w:val="clear" w:color="auto" w:fill="auto"/>
            <w:noWrap w:val="0"/>
            <w:vAlign w:val="center"/>
          </w:tcPr>
          <w:p w14:paraId="0C529484">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48CCF137">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tcBorders>
              <w:top w:val="nil"/>
              <w:left w:val="nil"/>
              <w:bottom w:val="single" w:color="auto" w:sz="4" w:space="0"/>
              <w:right w:val="single" w:color="auto" w:sz="4" w:space="0"/>
            </w:tcBorders>
            <w:noWrap w:val="0"/>
            <w:vAlign w:val="center"/>
          </w:tcPr>
          <w:p w14:paraId="27E87E5E">
            <w:pPr>
              <w:widowControl/>
              <w:ind w:firstLine="0" w:firstLineChars="0"/>
              <w:jc w:val="left"/>
              <w:rPr>
                <w:rFonts w:ascii="宋体" w:hAnsi="宋体" w:cs="宋体"/>
                <w:kern w:val="0"/>
              </w:rPr>
            </w:pPr>
            <w:r>
              <w:rPr>
                <w:rFonts w:hint="eastAsia" w:ascii="宋体" w:hAnsi="宋体" w:cs="宋体"/>
                <w:kern w:val="0"/>
              </w:rPr>
              <w:t>8</w:t>
            </w:r>
          </w:p>
        </w:tc>
      </w:tr>
      <w:tr w14:paraId="4B31FAF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243C1CF4">
            <w:pPr>
              <w:widowControl/>
              <w:ind w:firstLine="0" w:firstLineChars="0"/>
              <w:rPr>
                <w:rFonts w:ascii="宋体" w:hAnsi="宋体" w:cs="宋体"/>
                <w:kern w:val="0"/>
              </w:rPr>
            </w:pPr>
            <w:r>
              <w:rPr>
                <w:rFonts w:hint="eastAsia" w:ascii="宋体" w:hAnsi="宋体" w:cs="宋体"/>
                <w:kern w:val="0"/>
              </w:rPr>
              <w:t>单元3</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34977ECF">
            <w:pPr>
              <w:widowControl/>
              <w:ind w:firstLine="0" w:firstLineChars="0"/>
              <w:jc w:val="left"/>
              <w:rPr>
                <w:rFonts w:ascii="宋体" w:hAnsi="宋体" w:cs="宋体"/>
                <w:kern w:val="0"/>
              </w:rPr>
            </w:pPr>
          </w:p>
        </w:tc>
        <w:tc>
          <w:tcPr>
            <w:tcW w:w="900" w:type="dxa"/>
            <w:vMerge w:val="continue"/>
            <w:tcBorders>
              <w:left w:val="single" w:color="auto" w:sz="4" w:space="0"/>
              <w:right w:val="single" w:color="auto" w:sz="4" w:space="0"/>
            </w:tcBorders>
            <w:shd w:val="clear" w:color="auto" w:fill="auto"/>
            <w:noWrap w:val="0"/>
            <w:vAlign w:val="center"/>
          </w:tcPr>
          <w:p w14:paraId="6FB7E9B7">
            <w:pPr>
              <w:widowControl/>
              <w:ind w:firstLine="0" w:firstLineChars="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67EE14F2">
            <w:pPr>
              <w:widowControl/>
              <w:ind w:firstLine="0" w:firstLineChars="0"/>
              <w:rPr>
                <w:rFonts w:ascii="宋体" w:hAnsi="宋体" w:cs="宋体"/>
                <w:kern w:val="0"/>
                <w:szCs w:val="21"/>
              </w:rPr>
            </w:pPr>
            <w:r>
              <w:rPr>
                <w:rFonts w:hint="eastAsia" w:ascii="宋体" w:hAnsi="宋体" w:cs="宋体"/>
                <w:kern w:val="0"/>
                <w:szCs w:val="21"/>
              </w:rPr>
              <w:t>一体化</w:t>
            </w:r>
          </w:p>
        </w:tc>
        <w:tc>
          <w:tcPr>
            <w:tcW w:w="1620" w:type="dxa"/>
            <w:tcBorders>
              <w:top w:val="nil"/>
              <w:left w:val="nil"/>
              <w:bottom w:val="single" w:color="auto" w:sz="4" w:space="0"/>
              <w:right w:val="single" w:color="auto" w:sz="4" w:space="0"/>
            </w:tcBorders>
            <w:noWrap w:val="0"/>
            <w:vAlign w:val="center"/>
          </w:tcPr>
          <w:p w14:paraId="1782B74B">
            <w:pPr>
              <w:widowControl/>
              <w:ind w:firstLine="0" w:firstLineChars="0"/>
              <w:jc w:val="left"/>
              <w:rPr>
                <w:rFonts w:hint="eastAsia" w:ascii="宋体" w:hAnsi="宋体" w:eastAsia="宋体" w:cs="宋体"/>
                <w:kern w:val="0"/>
                <w:lang w:val="en-US" w:eastAsia="zh-CN"/>
              </w:rPr>
            </w:pPr>
            <w:r>
              <w:rPr>
                <w:rFonts w:hint="eastAsia" w:ascii="宋体" w:hAnsi="宋体" w:cs="宋体"/>
                <w:kern w:val="0"/>
                <w:lang w:val="en-US" w:eastAsia="zh-CN"/>
              </w:rPr>
              <w:t>6</w:t>
            </w:r>
          </w:p>
        </w:tc>
      </w:tr>
      <w:tr w14:paraId="55E0D10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47" w:type="dxa"/>
            <w:gridSpan w:val="7"/>
            <w:tcBorders>
              <w:top w:val="single" w:color="auto" w:sz="4" w:space="0"/>
              <w:left w:val="single" w:color="auto" w:sz="4" w:space="0"/>
              <w:bottom w:val="single" w:color="auto" w:sz="4" w:space="0"/>
              <w:right w:val="single" w:color="auto" w:sz="4" w:space="0"/>
            </w:tcBorders>
            <w:noWrap w:val="0"/>
            <w:vAlign w:val="center"/>
          </w:tcPr>
          <w:p w14:paraId="4D0799CF">
            <w:pPr>
              <w:widowControl/>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332F21C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47" w:type="dxa"/>
            <w:gridSpan w:val="7"/>
            <w:tcBorders>
              <w:top w:val="single" w:color="auto" w:sz="4" w:space="0"/>
              <w:left w:val="single" w:color="auto" w:sz="4" w:space="0"/>
              <w:bottom w:val="single" w:color="auto" w:sz="4" w:space="0"/>
              <w:right w:val="single" w:color="auto" w:sz="4" w:space="0"/>
            </w:tcBorders>
            <w:noWrap w:val="0"/>
            <w:vAlign w:val="center"/>
          </w:tcPr>
          <w:p w14:paraId="628293DB">
            <w:pPr>
              <w:widowControl/>
              <w:ind w:firstLine="480"/>
              <w:jc w:val="left"/>
              <w:rPr>
                <w:rFonts w:ascii="宋体" w:hAnsi="宋体" w:cs="宋体"/>
                <w:kern w:val="0"/>
              </w:rPr>
            </w:pPr>
            <w:r>
              <w:rPr>
                <w:rFonts w:hint="eastAsia" w:ascii="宋体" w:hAnsi="宋体" w:cs="宋体"/>
                <w:kern w:val="0"/>
              </w:rPr>
              <w:t>认知目标：</w:t>
            </w:r>
            <w:r>
              <w:rPr>
                <w:rFonts w:ascii="宋体" w:hAnsi="宋体" w:cs="宋体"/>
                <w:kern w:val="0"/>
              </w:rPr>
              <w:t xml:space="preserve"> 了解视频剪辑的基本概念</w:t>
            </w:r>
            <w:r>
              <w:rPr>
                <w:rFonts w:hint="eastAsia" w:ascii="宋体" w:hAnsi="宋体" w:cs="宋体"/>
                <w:kern w:val="0"/>
              </w:rPr>
              <w:t>。</w:t>
            </w:r>
          </w:p>
          <w:p w14:paraId="799B262A">
            <w:pPr>
              <w:widowControl/>
              <w:ind w:firstLine="480"/>
              <w:jc w:val="left"/>
              <w:rPr>
                <w:rFonts w:ascii="宋体" w:hAnsi="宋体" w:cs="宋体"/>
                <w:kern w:val="0"/>
              </w:rPr>
            </w:pPr>
            <w:r>
              <w:rPr>
                <w:rFonts w:hint="eastAsia" w:ascii="宋体" w:hAnsi="宋体" w:cs="宋体"/>
                <w:kern w:val="0"/>
              </w:rPr>
              <w:t>技能目标：</w:t>
            </w:r>
            <w:r>
              <w:rPr>
                <w:rFonts w:ascii="宋体" w:hAnsi="宋体" w:cs="宋体"/>
                <w:kern w:val="0"/>
              </w:rPr>
              <w:t xml:space="preserve"> 掌握Premiere软件的基础操作</w:t>
            </w:r>
            <w:r>
              <w:rPr>
                <w:rFonts w:hint="eastAsia" w:ascii="宋体" w:hAnsi="宋体" w:cs="宋体"/>
                <w:kern w:val="0"/>
              </w:rPr>
              <w:t>。</w:t>
            </w:r>
          </w:p>
        </w:tc>
      </w:tr>
      <w:tr w14:paraId="0C40885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50872936">
            <w:pPr>
              <w:widowControl/>
              <w:ind w:firstLine="0" w:firstLineChars="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noWrap w:val="0"/>
            <w:vAlign w:val="center"/>
          </w:tcPr>
          <w:p w14:paraId="56A97DD8">
            <w:pPr>
              <w:widowControl/>
              <w:ind w:firstLine="0" w:firstLineChars="0"/>
              <w:jc w:val="left"/>
              <w:rPr>
                <w:rFonts w:ascii="宋体" w:hAnsi="宋体" w:cs="宋体"/>
                <w:kern w:val="0"/>
              </w:rPr>
            </w:pPr>
            <w:r>
              <w:rPr>
                <w:rFonts w:hint="eastAsia" w:ascii="宋体" w:hAnsi="宋体" w:cs="宋体"/>
                <w:kern w:val="0"/>
              </w:rPr>
              <w:t>主要教学方法</w:t>
            </w:r>
          </w:p>
        </w:tc>
      </w:tr>
      <w:tr w14:paraId="566D7F7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33" w:hRule="atLeast"/>
          <w:jc w:val="center"/>
        </w:trPr>
        <w:tc>
          <w:tcPr>
            <w:tcW w:w="4703"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66054BBA">
            <w:pPr>
              <w:widowControl/>
              <w:ind w:firstLine="0" w:firstLineChars="0"/>
              <w:jc w:val="left"/>
              <w:rPr>
                <w:rFonts w:hint="eastAsia" w:ascii="宋体" w:hAnsi="宋体" w:cs="宋体"/>
                <w:kern w:val="0"/>
              </w:rPr>
            </w:pPr>
            <w:r>
              <w:rPr>
                <w:rFonts w:ascii="宋体" w:hAnsi="宋体" w:cs="宋体"/>
                <w:kern w:val="0"/>
              </w:rPr>
              <w:t>重点</w:t>
            </w:r>
            <w:r>
              <w:rPr>
                <w:rFonts w:hint="eastAsia" w:ascii="宋体" w:hAnsi="宋体" w:cs="宋体"/>
                <w:kern w:val="0"/>
              </w:rPr>
              <w:t>：</w:t>
            </w:r>
            <w:r>
              <w:rPr>
                <w:rFonts w:ascii="宋体" w:hAnsi="宋体" w:cs="宋体"/>
                <w:kern w:val="0"/>
              </w:rPr>
              <w:t xml:space="preserve"> </w:t>
            </w:r>
          </w:p>
          <w:p w14:paraId="30A1E758">
            <w:pPr>
              <w:widowControl/>
              <w:ind w:firstLine="0" w:firstLineChars="0"/>
              <w:jc w:val="left"/>
              <w:rPr>
                <w:rFonts w:hint="eastAsia"/>
              </w:rPr>
            </w:pPr>
            <w:r>
              <w:t>1 </w:t>
            </w:r>
            <w:r>
              <w:rPr>
                <w:rFonts w:hint="eastAsia"/>
              </w:rPr>
              <w:t>、</w:t>
            </w:r>
            <w:r>
              <w:t>视频处理的基础知识</w:t>
            </w:r>
          </w:p>
          <w:p w14:paraId="7F9D4772">
            <w:pPr>
              <w:widowControl/>
              <w:ind w:firstLine="0" w:firstLineChars="0"/>
              <w:jc w:val="left"/>
              <w:rPr>
                <w:rFonts w:hint="eastAsia"/>
              </w:rPr>
            </w:pPr>
            <w:r>
              <w:t>2 </w:t>
            </w:r>
            <w:r>
              <w:rPr>
                <w:rFonts w:hint="eastAsia"/>
              </w:rPr>
              <w:t>、</w:t>
            </w:r>
            <w:r>
              <w:t>Premiere Pro CS6视频编辑的系统要求</w:t>
            </w:r>
          </w:p>
          <w:p w14:paraId="2CD42014">
            <w:pPr>
              <w:widowControl/>
              <w:ind w:firstLine="0" w:firstLineChars="0"/>
              <w:jc w:val="left"/>
              <w:rPr>
                <w:rFonts w:ascii="宋体" w:hAnsi="宋体" w:cs="宋体"/>
                <w:kern w:val="0"/>
              </w:rPr>
            </w:pPr>
            <w:r>
              <w:rPr>
                <w:rFonts w:hint="eastAsia"/>
              </w:rPr>
              <w:t>3、</w:t>
            </w:r>
            <w:r>
              <w:t>Premiere Pro CS6操作界面快速浏览</w:t>
            </w:r>
          </w:p>
          <w:p w14:paraId="607D7F0E">
            <w:pPr>
              <w:pStyle w:val="15"/>
              <w:widowControl/>
              <w:ind w:firstLine="0" w:firstLineChars="0"/>
              <w:jc w:val="left"/>
              <w:rPr>
                <w:rFonts w:hint="eastAsia" w:ascii="宋体" w:hAnsi="宋体" w:cs="宋体"/>
                <w:kern w:val="0"/>
              </w:rPr>
            </w:pPr>
            <w:r>
              <w:rPr>
                <w:rFonts w:ascii="宋体" w:hAnsi="宋体" w:cs="宋体"/>
                <w:kern w:val="0"/>
              </w:rPr>
              <w:t>难点</w:t>
            </w:r>
            <w:r>
              <w:rPr>
                <w:rFonts w:hint="eastAsia" w:ascii="宋体" w:hAnsi="宋体" w:cs="宋体"/>
                <w:kern w:val="0"/>
              </w:rPr>
              <w:t>：</w:t>
            </w:r>
            <w:r>
              <w:rPr>
                <w:rFonts w:ascii="宋体" w:hAnsi="宋体" w:cs="宋体"/>
                <w:kern w:val="0"/>
              </w:rPr>
              <w:t xml:space="preserve"> </w:t>
            </w:r>
          </w:p>
          <w:p w14:paraId="08B5EA3C">
            <w:pPr>
              <w:pStyle w:val="15"/>
              <w:widowControl/>
              <w:numPr>
                <w:ilvl w:val="0"/>
                <w:numId w:val="25"/>
              </w:numPr>
              <w:ind w:firstLineChars="0"/>
              <w:jc w:val="left"/>
              <w:rPr>
                <w:rFonts w:hint="eastAsia" w:ascii="宋体" w:hAnsi="宋体" w:cs="宋体"/>
                <w:kern w:val="0"/>
              </w:rPr>
            </w:pPr>
            <w:r>
              <w:rPr>
                <w:rFonts w:hint="eastAsia" w:ascii="宋体" w:hAnsi="宋体" w:cs="宋体"/>
                <w:kern w:val="0"/>
              </w:rPr>
              <w:t>Premiere工程创建。</w:t>
            </w:r>
          </w:p>
          <w:p w14:paraId="7EBB8338">
            <w:pPr>
              <w:pStyle w:val="15"/>
              <w:widowControl/>
              <w:numPr>
                <w:ilvl w:val="0"/>
                <w:numId w:val="25"/>
              </w:numPr>
              <w:ind w:firstLineChars="0"/>
              <w:jc w:val="left"/>
              <w:rPr>
                <w:rFonts w:hint="eastAsia" w:ascii="宋体" w:hAnsi="宋体" w:cs="宋体"/>
                <w:kern w:val="0"/>
              </w:rPr>
            </w:pPr>
            <w:r>
              <w:rPr>
                <w:rFonts w:hint="eastAsia" w:ascii="宋体" w:hAnsi="宋体" w:cs="宋体"/>
                <w:kern w:val="0"/>
              </w:rPr>
              <w:t>视频剪辑界面认识。</w:t>
            </w:r>
          </w:p>
          <w:p w14:paraId="3B75AD4B">
            <w:pPr>
              <w:pStyle w:val="15"/>
              <w:widowControl/>
              <w:ind w:left="360" w:firstLine="0" w:firstLineChars="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5E666417">
            <w:pPr>
              <w:widowControl/>
              <w:ind w:firstLine="480"/>
              <w:jc w:val="left"/>
              <w:rPr>
                <w:rFonts w:ascii="宋体" w:hAnsi="宋体" w:cs="宋体"/>
                <w:kern w:val="0"/>
              </w:rPr>
            </w:pPr>
            <w:r>
              <w:rPr>
                <w:rFonts w:hint="eastAsia" w:ascii="宋体" w:hAnsi="宋体" w:cs="宋体"/>
                <w:kern w:val="0"/>
              </w:rPr>
              <w:t>演示教法</w:t>
            </w:r>
          </w:p>
        </w:tc>
      </w:tr>
      <w:tr w14:paraId="13E5CA4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40ECD925">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5C28F177">
            <w:pPr>
              <w:widowControl/>
              <w:ind w:firstLine="0" w:firstLineChars="0"/>
              <w:jc w:val="left"/>
              <w:rPr>
                <w:rFonts w:ascii="宋体" w:hAnsi="宋体" w:cs="宋体"/>
                <w:kern w:val="0"/>
              </w:rPr>
            </w:pPr>
            <w:r>
              <w:rPr>
                <w:rFonts w:hint="eastAsia" w:ascii="宋体" w:hAnsi="宋体" w:cs="宋体"/>
                <w:kern w:val="0"/>
              </w:rPr>
              <w:t>教学地点</w:t>
            </w:r>
          </w:p>
        </w:tc>
      </w:tr>
      <w:tr w14:paraId="40F7864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63"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2C5B5F1">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770F6706">
            <w:pPr>
              <w:widowControl/>
              <w:ind w:firstLine="480"/>
              <w:jc w:val="left"/>
              <w:rPr>
                <w:rFonts w:ascii="宋体" w:hAnsi="宋体" w:cs="宋体"/>
                <w:kern w:val="0"/>
              </w:rPr>
            </w:pPr>
            <w:r>
              <w:rPr>
                <w:rFonts w:hint="eastAsia" w:ascii="宋体" w:hAnsi="宋体" w:cs="宋体"/>
                <w:kern w:val="0"/>
              </w:rPr>
              <w:t>多媒体电脑机房</w:t>
            </w:r>
          </w:p>
        </w:tc>
      </w:tr>
      <w:tr w14:paraId="2846520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96DC86D">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6B1E3432">
            <w:pPr>
              <w:widowControl/>
              <w:ind w:firstLine="0" w:firstLineChars="0"/>
              <w:jc w:val="left"/>
              <w:rPr>
                <w:rFonts w:ascii="宋体" w:hAnsi="宋体" w:cs="宋体"/>
                <w:kern w:val="0"/>
              </w:rPr>
            </w:pPr>
            <w:r>
              <w:rPr>
                <w:rFonts w:hint="eastAsia" w:ascii="宋体" w:hAnsi="宋体" w:cs="宋体"/>
                <w:kern w:val="0"/>
              </w:rPr>
              <w:t>教学及参考资料</w:t>
            </w:r>
          </w:p>
        </w:tc>
      </w:tr>
      <w:tr w14:paraId="49A24A9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451B1C7">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6065ED05">
            <w:pPr>
              <w:widowControl/>
              <w:ind w:firstLine="480"/>
              <w:jc w:val="left"/>
              <w:rPr>
                <w:rFonts w:ascii="宋体" w:hAnsi="宋体" w:cs="宋体"/>
                <w:kern w:val="0"/>
              </w:rPr>
            </w:pPr>
            <w:r>
              <w:rPr>
                <w:rFonts w:hint="eastAsia" w:ascii="宋体" w:hAnsi="宋体" w:cs="宋体"/>
                <w:kern w:val="0"/>
              </w:rPr>
              <w:t>《</w:t>
            </w:r>
            <w:r>
              <w:rPr>
                <w:rFonts w:ascii="宋体" w:hAnsi="宋体" w:cs="宋体"/>
                <w:bCs/>
                <w:kern w:val="0"/>
              </w:rPr>
              <w:t>Premiere Pro CS6标准培训教程</w:t>
            </w:r>
            <w:r>
              <w:rPr>
                <w:rFonts w:hint="eastAsia" w:ascii="宋体" w:hAnsi="宋体" w:cs="宋体"/>
                <w:kern w:val="0"/>
              </w:rPr>
              <w:t>》 数字艺术教育研究院编著  人民邮电出版社</w:t>
            </w:r>
          </w:p>
        </w:tc>
      </w:tr>
      <w:tr w14:paraId="50E8610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970C2EA">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11EC3ECE">
            <w:pPr>
              <w:widowControl/>
              <w:ind w:firstLine="0" w:firstLineChars="0"/>
              <w:jc w:val="left"/>
              <w:rPr>
                <w:rFonts w:ascii="宋体" w:hAnsi="宋体" w:cs="宋体"/>
                <w:kern w:val="0"/>
              </w:rPr>
            </w:pPr>
            <w:r>
              <w:rPr>
                <w:rFonts w:hint="eastAsia" w:ascii="宋体" w:hAnsi="宋体" w:cs="宋体"/>
                <w:kern w:val="0"/>
              </w:rPr>
              <w:t>练习与习题建议</w:t>
            </w:r>
          </w:p>
        </w:tc>
      </w:tr>
      <w:tr w14:paraId="3B6D851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075"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E785D3F">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0F49A8A9">
            <w:pPr>
              <w:widowControl/>
              <w:ind w:firstLine="480"/>
              <w:jc w:val="left"/>
              <w:rPr>
                <w:rFonts w:hint="eastAsia" w:ascii="宋体" w:hAnsi="宋体" w:cs="宋体"/>
                <w:kern w:val="0"/>
              </w:rPr>
            </w:pPr>
            <w:r>
              <w:rPr>
                <w:rFonts w:hint="eastAsia" w:ascii="宋体" w:hAnsi="宋体" w:cs="宋体"/>
                <w:kern w:val="0"/>
              </w:rPr>
              <w:t>1、</w:t>
            </w:r>
            <w:r>
              <w:rPr>
                <w:rFonts w:ascii="宋体" w:hAnsi="宋体" w:cs="宋体"/>
                <w:kern w:val="0"/>
              </w:rPr>
              <w:t>学生手机拍摄视频并导入</w:t>
            </w:r>
          </w:p>
          <w:p w14:paraId="28B71885">
            <w:pPr>
              <w:widowControl/>
              <w:ind w:firstLine="480"/>
              <w:jc w:val="left"/>
              <w:rPr>
                <w:rFonts w:ascii="宋体" w:hAnsi="宋体" w:cs="宋体"/>
                <w:kern w:val="0"/>
              </w:rPr>
            </w:pPr>
            <w:r>
              <w:rPr>
                <w:rFonts w:hint="eastAsia" w:ascii="宋体" w:hAnsi="宋体" w:cs="宋体"/>
                <w:kern w:val="0"/>
              </w:rPr>
              <w:t>2、制作个人介绍短片</w:t>
            </w:r>
          </w:p>
        </w:tc>
      </w:tr>
      <w:tr w14:paraId="1AED3B0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6F8F525A">
            <w:pPr>
              <w:widowControl/>
              <w:ind w:firstLine="0" w:firstLineChars="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noWrap w:val="0"/>
            <w:vAlign w:val="center"/>
          </w:tcPr>
          <w:p w14:paraId="69AA4225">
            <w:pPr>
              <w:widowControl/>
              <w:ind w:firstLine="0" w:firstLineChars="0"/>
              <w:jc w:val="center"/>
              <w:rPr>
                <w:rFonts w:ascii="宋体" w:hAnsi="宋体" w:cs="宋体"/>
                <w:kern w:val="0"/>
              </w:rPr>
            </w:pPr>
            <w:r>
              <w:rPr>
                <w:rFonts w:hint="eastAsia" w:ascii="宋体" w:hAnsi="宋体" w:cs="宋体"/>
                <w:kern w:val="0"/>
              </w:rPr>
              <w:t>权重分配</w:t>
            </w:r>
          </w:p>
        </w:tc>
      </w:tr>
      <w:tr w14:paraId="272F266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35"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7B6C373A">
            <w:pPr>
              <w:widowControl/>
              <w:ind w:firstLine="0" w:firstLineChars="0"/>
              <w:jc w:val="center"/>
              <w:rPr>
                <w:rFonts w:ascii="宋体" w:hAnsi="宋体" w:cs="宋体"/>
                <w:kern w:val="0"/>
              </w:rPr>
            </w:pPr>
            <w:r>
              <w:rPr>
                <w:rFonts w:ascii="宋体" w:hAnsi="宋体" w:cs="宋体"/>
                <w:kern w:val="0"/>
              </w:rPr>
              <w:t>作业考核</w:t>
            </w:r>
          </w:p>
        </w:tc>
        <w:tc>
          <w:tcPr>
            <w:tcW w:w="4644" w:type="dxa"/>
            <w:gridSpan w:val="4"/>
            <w:tcBorders>
              <w:top w:val="nil"/>
              <w:left w:val="nil"/>
              <w:bottom w:val="single" w:color="auto" w:sz="4" w:space="0"/>
              <w:right w:val="single" w:color="auto" w:sz="4" w:space="0"/>
            </w:tcBorders>
            <w:noWrap w:val="0"/>
            <w:vAlign w:val="center"/>
          </w:tcPr>
          <w:p w14:paraId="7F6B61E7">
            <w:pPr>
              <w:widowControl/>
              <w:ind w:firstLine="0" w:firstLineChars="0"/>
              <w:jc w:val="center"/>
              <w:rPr>
                <w:rFonts w:ascii="宋体" w:hAnsi="宋体" w:cs="宋体"/>
                <w:kern w:val="0"/>
              </w:rPr>
            </w:pPr>
            <w:r>
              <w:rPr>
                <w:rFonts w:hint="eastAsia" w:ascii="宋体" w:hAnsi="宋体" w:cs="宋体"/>
                <w:kern w:val="0"/>
              </w:rPr>
              <w:t>100%</w:t>
            </w:r>
          </w:p>
        </w:tc>
      </w:tr>
    </w:tbl>
    <w:p w14:paraId="41598F45">
      <w:pPr>
        <w:pStyle w:val="5"/>
        <w:spacing w:line="360" w:lineRule="auto"/>
        <w:rPr>
          <w:rFonts w:ascii="黑体" w:hAnsi="黑体" w:eastAsia="黑体" w:cs="仿宋_GB2312"/>
          <w:kern w:val="2"/>
          <w:position w:val="6"/>
          <w:sz w:val="28"/>
          <w:szCs w:val="28"/>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8"/>
        <w:gridCol w:w="1114"/>
        <w:gridCol w:w="2491"/>
        <w:gridCol w:w="1080"/>
        <w:gridCol w:w="900"/>
        <w:gridCol w:w="1044"/>
        <w:gridCol w:w="1620"/>
      </w:tblGrid>
      <w:tr w14:paraId="5FDCA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gridSpan w:val="2"/>
            <w:tcBorders>
              <w:top w:val="single" w:color="auto" w:sz="4" w:space="0"/>
              <w:left w:val="single" w:color="auto" w:sz="4" w:space="0"/>
              <w:bottom w:val="single" w:color="auto" w:sz="4" w:space="0"/>
              <w:right w:val="single" w:color="auto" w:sz="4" w:space="0"/>
            </w:tcBorders>
            <w:noWrap w:val="0"/>
            <w:vAlign w:val="center"/>
          </w:tcPr>
          <w:p w14:paraId="160017C3">
            <w:pPr>
              <w:widowControl/>
              <w:ind w:firstLine="0" w:firstLineChars="0"/>
              <w:jc w:val="center"/>
              <w:rPr>
                <w:rFonts w:ascii="宋体" w:hAnsi="宋体" w:cs="宋体"/>
                <w:kern w:val="0"/>
              </w:rPr>
            </w:pPr>
            <w:r>
              <w:rPr>
                <w:rFonts w:hint="eastAsia" w:ascii="宋体" w:hAnsi="宋体" w:cs="宋体"/>
                <w:kern w:val="0"/>
              </w:rPr>
              <w:t>模块二</w:t>
            </w:r>
          </w:p>
        </w:tc>
        <w:tc>
          <w:tcPr>
            <w:tcW w:w="7135" w:type="dxa"/>
            <w:gridSpan w:val="5"/>
            <w:tcBorders>
              <w:top w:val="single" w:color="auto" w:sz="4" w:space="0"/>
              <w:left w:val="single" w:color="auto" w:sz="4" w:space="0"/>
              <w:bottom w:val="single" w:color="auto" w:sz="4" w:space="0"/>
              <w:right w:val="single" w:color="auto" w:sz="4" w:space="0"/>
            </w:tcBorders>
            <w:noWrap w:val="0"/>
            <w:vAlign w:val="center"/>
          </w:tcPr>
          <w:p w14:paraId="79A3B190">
            <w:pPr>
              <w:widowControl/>
              <w:ind w:firstLine="0" w:firstLineChars="0"/>
              <w:jc w:val="center"/>
              <w:rPr>
                <w:rFonts w:ascii="宋体" w:hAnsi="宋体" w:cs="宋体"/>
                <w:kern w:val="0"/>
              </w:rPr>
            </w:pPr>
            <w:r>
              <w:rPr>
                <w:rFonts w:hint="eastAsia" w:ascii="宋体" w:hAnsi="宋体"/>
                <w:szCs w:val="21"/>
              </w:rPr>
              <w:t>视频剪辑技巧</w:t>
            </w:r>
          </w:p>
        </w:tc>
      </w:tr>
      <w:tr w14:paraId="3E971B7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5C68DD08">
            <w:pPr>
              <w:widowControl/>
              <w:ind w:firstLine="0" w:firstLineChars="0"/>
              <w:rPr>
                <w:rFonts w:ascii="宋体" w:hAnsi="宋体" w:cs="宋体"/>
                <w:kern w:val="0"/>
              </w:rPr>
            </w:pPr>
            <w:r>
              <w:rPr>
                <w:rFonts w:hint="eastAsia" w:ascii="宋体" w:hAnsi="宋体" w:cs="宋体"/>
                <w:kern w:val="0"/>
              </w:rPr>
              <w:t>单元1</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4BCC5E84">
            <w:pPr>
              <w:ind w:firstLine="0" w:firstLineChars="0"/>
              <w:rPr>
                <w:rFonts w:ascii="宋体" w:hAnsi="宋体"/>
                <w:szCs w:val="21"/>
              </w:rPr>
            </w:pPr>
            <w:r>
              <w:rPr>
                <w:rFonts w:ascii="宋体" w:hAnsi="宋体"/>
                <w:szCs w:val="21"/>
              </w:rPr>
              <w:t>视频转场特效</w:t>
            </w:r>
          </w:p>
        </w:tc>
        <w:tc>
          <w:tcPr>
            <w:tcW w:w="900" w:type="dxa"/>
            <w:vMerge w:val="restart"/>
            <w:tcBorders>
              <w:top w:val="nil"/>
              <w:left w:val="single" w:color="auto" w:sz="4" w:space="0"/>
              <w:right w:val="single" w:color="auto" w:sz="4" w:space="0"/>
            </w:tcBorders>
            <w:shd w:val="clear" w:color="auto" w:fill="auto"/>
            <w:noWrap w:val="0"/>
            <w:vAlign w:val="center"/>
          </w:tcPr>
          <w:p w14:paraId="70C39DCC">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noWrap w:val="0"/>
            <w:vAlign w:val="center"/>
          </w:tcPr>
          <w:p w14:paraId="4F30DE7F">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noWrap w:val="0"/>
            <w:vAlign w:val="center"/>
          </w:tcPr>
          <w:p w14:paraId="4534FB1B">
            <w:pPr>
              <w:widowControl/>
              <w:ind w:firstLine="0" w:firstLineChars="0"/>
              <w:jc w:val="left"/>
              <w:rPr>
                <w:rFonts w:ascii="宋体" w:hAnsi="宋体" w:cs="宋体"/>
                <w:kern w:val="0"/>
              </w:rPr>
            </w:pPr>
            <w:r>
              <w:rPr>
                <w:rFonts w:hint="eastAsia" w:ascii="宋体" w:hAnsi="宋体" w:cs="宋体"/>
                <w:kern w:val="0"/>
              </w:rPr>
              <w:t>16</w:t>
            </w:r>
          </w:p>
        </w:tc>
      </w:tr>
      <w:tr w14:paraId="2F63498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51654623">
            <w:pPr>
              <w:widowControl/>
              <w:ind w:firstLine="0" w:firstLineChars="0"/>
              <w:rPr>
                <w:rFonts w:ascii="宋体" w:hAnsi="宋体" w:cs="宋体"/>
                <w:kern w:val="0"/>
              </w:rPr>
            </w:pPr>
            <w:r>
              <w:rPr>
                <w:rFonts w:hint="eastAsia" w:ascii="宋体" w:hAnsi="宋体" w:cs="宋体"/>
                <w:kern w:val="0"/>
              </w:rPr>
              <w:t>单元2</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1B6E815D">
            <w:pPr>
              <w:ind w:firstLine="0" w:firstLineChars="0"/>
              <w:rPr>
                <w:rFonts w:ascii="宋体" w:hAnsi="宋体"/>
                <w:szCs w:val="21"/>
              </w:rPr>
            </w:pPr>
            <w:r>
              <w:rPr>
                <w:rFonts w:ascii="宋体" w:hAnsi="宋体"/>
                <w:szCs w:val="21"/>
              </w:rPr>
              <w:t>视频特效应用</w:t>
            </w:r>
          </w:p>
        </w:tc>
        <w:tc>
          <w:tcPr>
            <w:tcW w:w="900" w:type="dxa"/>
            <w:vMerge w:val="continue"/>
            <w:tcBorders>
              <w:left w:val="single" w:color="auto" w:sz="4" w:space="0"/>
              <w:right w:val="single" w:color="auto" w:sz="4" w:space="0"/>
            </w:tcBorders>
            <w:shd w:val="clear" w:color="auto" w:fill="auto"/>
            <w:noWrap w:val="0"/>
            <w:vAlign w:val="center"/>
          </w:tcPr>
          <w:p w14:paraId="602A2D70">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39E7D5A0">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tcBorders>
              <w:top w:val="nil"/>
              <w:left w:val="nil"/>
              <w:bottom w:val="single" w:color="auto" w:sz="4" w:space="0"/>
              <w:right w:val="single" w:color="auto" w:sz="4" w:space="0"/>
            </w:tcBorders>
            <w:noWrap w:val="0"/>
            <w:vAlign w:val="center"/>
          </w:tcPr>
          <w:p w14:paraId="43B807E7">
            <w:pPr>
              <w:widowControl/>
              <w:ind w:firstLine="0" w:firstLineChars="0"/>
              <w:jc w:val="left"/>
              <w:rPr>
                <w:rFonts w:ascii="宋体" w:hAnsi="宋体" w:cs="宋体"/>
                <w:kern w:val="0"/>
              </w:rPr>
            </w:pPr>
            <w:r>
              <w:rPr>
                <w:rFonts w:hint="eastAsia" w:ascii="宋体" w:hAnsi="宋体" w:cs="宋体"/>
                <w:kern w:val="0"/>
              </w:rPr>
              <w:t>24</w:t>
            </w:r>
          </w:p>
        </w:tc>
      </w:tr>
      <w:tr w14:paraId="0950EE9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44748A3B">
            <w:pPr>
              <w:widowControl/>
              <w:ind w:firstLine="0" w:firstLineChars="0"/>
              <w:rPr>
                <w:rFonts w:ascii="宋体" w:hAnsi="宋体" w:cs="宋体"/>
                <w:kern w:val="0"/>
              </w:rPr>
            </w:pPr>
            <w:r>
              <w:rPr>
                <w:rFonts w:hint="eastAsia" w:ascii="宋体" w:hAnsi="宋体" w:cs="宋体"/>
                <w:kern w:val="0"/>
              </w:rPr>
              <w:t>单元3</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5FD04E97">
            <w:pPr>
              <w:ind w:firstLine="0" w:firstLineChars="0"/>
              <w:rPr>
                <w:rFonts w:ascii="宋体" w:hAnsi="宋体" w:cs="仿宋_GB2312"/>
                <w:position w:val="6"/>
                <w:szCs w:val="21"/>
              </w:rPr>
            </w:pPr>
            <w:r>
              <w:rPr>
                <w:rFonts w:ascii="宋体" w:hAnsi="宋体" w:cs="仿宋_GB2312"/>
                <w:position w:val="6"/>
                <w:szCs w:val="21"/>
              </w:rPr>
              <w:t>调色</w:t>
            </w:r>
            <w:r>
              <w:rPr>
                <w:rFonts w:hint="eastAsia" w:ascii="宋体" w:hAnsi="宋体" w:cs="仿宋_GB2312"/>
                <w:position w:val="6"/>
                <w:szCs w:val="21"/>
              </w:rPr>
              <w:t>、</w:t>
            </w:r>
            <w:r>
              <w:rPr>
                <w:rFonts w:ascii="宋体" w:hAnsi="宋体" w:cs="仿宋_GB2312"/>
                <w:position w:val="6"/>
                <w:szCs w:val="21"/>
              </w:rPr>
              <w:t>抠像与叠加</w:t>
            </w:r>
          </w:p>
        </w:tc>
        <w:tc>
          <w:tcPr>
            <w:tcW w:w="900" w:type="dxa"/>
            <w:vMerge w:val="continue"/>
            <w:tcBorders>
              <w:left w:val="single" w:color="auto" w:sz="4" w:space="0"/>
              <w:right w:val="single" w:color="auto" w:sz="4" w:space="0"/>
            </w:tcBorders>
            <w:shd w:val="clear" w:color="auto" w:fill="auto"/>
            <w:noWrap w:val="0"/>
            <w:vAlign w:val="center"/>
          </w:tcPr>
          <w:p w14:paraId="781A9838">
            <w:pPr>
              <w:widowControl/>
              <w:ind w:firstLine="0" w:firstLineChars="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3219EDC3">
            <w:pPr>
              <w:widowControl/>
              <w:ind w:firstLine="0" w:firstLineChars="0"/>
              <w:rPr>
                <w:rFonts w:ascii="宋体" w:hAnsi="宋体" w:cs="宋体"/>
                <w:kern w:val="0"/>
                <w:szCs w:val="21"/>
              </w:rPr>
            </w:pPr>
            <w:r>
              <w:rPr>
                <w:rFonts w:hint="eastAsia" w:ascii="宋体" w:hAnsi="宋体" w:cs="宋体"/>
                <w:kern w:val="0"/>
                <w:szCs w:val="21"/>
              </w:rPr>
              <w:t>一体化</w:t>
            </w:r>
          </w:p>
        </w:tc>
        <w:tc>
          <w:tcPr>
            <w:tcW w:w="1620" w:type="dxa"/>
            <w:tcBorders>
              <w:top w:val="nil"/>
              <w:left w:val="nil"/>
              <w:bottom w:val="single" w:color="auto" w:sz="4" w:space="0"/>
              <w:right w:val="single" w:color="auto" w:sz="4" w:space="0"/>
            </w:tcBorders>
            <w:noWrap w:val="0"/>
            <w:vAlign w:val="center"/>
          </w:tcPr>
          <w:p w14:paraId="68617739">
            <w:pPr>
              <w:widowControl/>
              <w:ind w:firstLine="0" w:firstLineChars="0"/>
              <w:jc w:val="left"/>
              <w:rPr>
                <w:rFonts w:hint="default" w:ascii="宋体" w:hAnsi="宋体" w:eastAsia="宋体" w:cs="宋体"/>
                <w:kern w:val="0"/>
                <w:lang w:val="en-US" w:eastAsia="zh-CN"/>
              </w:rPr>
            </w:pPr>
            <w:r>
              <w:rPr>
                <w:rFonts w:hint="eastAsia" w:ascii="宋体" w:hAnsi="宋体" w:cs="宋体"/>
                <w:kern w:val="0"/>
                <w:lang w:val="en-US" w:eastAsia="zh-CN"/>
              </w:rPr>
              <w:t>14</w:t>
            </w:r>
          </w:p>
        </w:tc>
      </w:tr>
      <w:tr w14:paraId="77D3FD5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359CD716">
            <w:pPr>
              <w:widowControl/>
              <w:ind w:firstLine="0" w:firstLineChars="0"/>
              <w:rPr>
                <w:rFonts w:hint="eastAsia" w:ascii="宋体" w:hAnsi="宋体" w:cs="宋体"/>
                <w:kern w:val="0"/>
              </w:rPr>
            </w:pPr>
            <w:r>
              <w:rPr>
                <w:rFonts w:hint="eastAsia" w:ascii="宋体" w:hAnsi="宋体" w:cs="宋体"/>
                <w:kern w:val="0"/>
              </w:rPr>
              <w:t>单元4</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1596D543">
            <w:pPr>
              <w:ind w:firstLine="0" w:firstLineChars="0"/>
              <w:rPr>
                <w:rFonts w:ascii="宋体" w:hAnsi="宋体" w:cs="仿宋_GB2312"/>
                <w:position w:val="6"/>
                <w:szCs w:val="21"/>
              </w:rPr>
            </w:pPr>
            <w:r>
              <w:rPr>
                <w:rFonts w:ascii="宋体" w:hAnsi="宋体" w:cs="仿宋_GB2312"/>
                <w:position w:val="6"/>
                <w:szCs w:val="21"/>
              </w:rPr>
              <w:t>字幕与字幕特效</w:t>
            </w:r>
          </w:p>
        </w:tc>
        <w:tc>
          <w:tcPr>
            <w:tcW w:w="900" w:type="dxa"/>
            <w:tcBorders>
              <w:left w:val="single" w:color="auto" w:sz="4" w:space="0"/>
              <w:right w:val="single" w:color="auto" w:sz="4" w:space="0"/>
            </w:tcBorders>
            <w:shd w:val="clear" w:color="auto" w:fill="auto"/>
            <w:noWrap w:val="0"/>
            <w:vAlign w:val="center"/>
          </w:tcPr>
          <w:p w14:paraId="154833E4">
            <w:pPr>
              <w:widowControl/>
              <w:ind w:firstLine="0" w:firstLineChars="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12CF9BA0">
            <w:pPr>
              <w:widowControl/>
              <w:ind w:firstLine="0" w:firstLineChars="0"/>
              <w:rPr>
                <w:rFonts w:hint="eastAsia" w:ascii="宋体" w:hAnsi="宋体" w:cs="宋体"/>
                <w:kern w:val="0"/>
                <w:szCs w:val="21"/>
              </w:rPr>
            </w:pPr>
          </w:p>
        </w:tc>
        <w:tc>
          <w:tcPr>
            <w:tcW w:w="1620" w:type="dxa"/>
            <w:tcBorders>
              <w:top w:val="nil"/>
              <w:left w:val="nil"/>
              <w:bottom w:val="single" w:color="auto" w:sz="4" w:space="0"/>
              <w:right w:val="single" w:color="auto" w:sz="4" w:space="0"/>
            </w:tcBorders>
            <w:noWrap w:val="0"/>
            <w:vAlign w:val="center"/>
          </w:tcPr>
          <w:p w14:paraId="07DE9872">
            <w:pPr>
              <w:widowControl/>
              <w:ind w:firstLine="0" w:firstLineChars="0"/>
              <w:jc w:val="left"/>
              <w:rPr>
                <w:rFonts w:ascii="宋体" w:hAnsi="宋体" w:cs="宋体"/>
                <w:kern w:val="0"/>
              </w:rPr>
            </w:pPr>
          </w:p>
        </w:tc>
      </w:tr>
      <w:tr w14:paraId="78DB5D8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728988A2">
            <w:pPr>
              <w:widowControl/>
              <w:ind w:firstLine="0" w:firstLineChars="0"/>
              <w:rPr>
                <w:rFonts w:hint="eastAsia" w:ascii="宋体" w:hAnsi="宋体" w:cs="宋体"/>
                <w:kern w:val="0"/>
              </w:rPr>
            </w:pPr>
            <w:r>
              <w:rPr>
                <w:rFonts w:hint="eastAsia" w:ascii="宋体" w:hAnsi="宋体" w:cs="宋体"/>
                <w:kern w:val="0"/>
              </w:rPr>
              <w:t>单元5</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0FAB8626">
            <w:pPr>
              <w:ind w:firstLine="0" w:firstLineChars="0"/>
              <w:rPr>
                <w:rFonts w:ascii="宋体" w:hAnsi="宋体"/>
                <w:szCs w:val="21"/>
              </w:rPr>
            </w:pPr>
            <w:r>
              <w:rPr>
                <w:rFonts w:ascii="宋体" w:hAnsi="宋体"/>
                <w:szCs w:val="21"/>
              </w:rPr>
              <w:t>音频特效</w:t>
            </w:r>
          </w:p>
        </w:tc>
        <w:tc>
          <w:tcPr>
            <w:tcW w:w="900" w:type="dxa"/>
            <w:tcBorders>
              <w:left w:val="single" w:color="auto" w:sz="4" w:space="0"/>
              <w:right w:val="single" w:color="auto" w:sz="4" w:space="0"/>
            </w:tcBorders>
            <w:shd w:val="clear" w:color="auto" w:fill="auto"/>
            <w:noWrap w:val="0"/>
            <w:vAlign w:val="center"/>
          </w:tcPr>
          <w:p w14:paraId="3B971407">
            <w:pPr>
              <w:widowControl/>
              <w:ind w:firstLine="0" w:firstLineChars="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1FC85807">
            <w:pPr>
              <w:widowControl/>
              <w:ind w:firstLine="0" w:firstLineChars="0"/>
              <w:rPr>
                <w:rFonts w:hint="eastAsia" w:ascii="宋体" w:hAnsi="宋体" w:cs="宋体"/>
                <w:kern w:val="0"/>
                <w:szCs w:val="21"/>
              </w:rPr>
            </w:pPr>
          </w:p>
        </w:tc>
        <w:tc>
          <w:tcPr>
            <w:tcW w:w="1620" w:type="dxa"/>
            <w:tcBorders>
              <w:top w:val="nil"/>
              <w:left w:val="nil"/>
              <w:bottom w:val="single" w:color="auto" w:sz="4" w:space="0"/>
              <w:right w:val="single" w:color="auto" w:sz="4" w:space="0"/>
            </w:tcBorders>
            <w:noWrap w:val="0"/>
            <w:vAlign w:val="center"/>
          </w:tcPr>
          <w:p w14:paraId="2A323B1D">
            <w:pPr>
              <w:widowControl/>
              <w:ind w:firstLine="0" w:firstLineChars="0"/>
              <w:jc w:val="left"/>
              <w:rPr>
                <w:rFonts w:ascii="宋体" w:hAnsi="宋体" w:cs="宋体"/>
                <w:kern w:val="0"/>
              </w:rPr>
            </w:pPr>
          </w:p>
        </w:tc>
      </w:tr>
      <w:tr w14:paraId="2B632D7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47" w:type="dxa"/>
            <w:gridSpan w:val="7"/>
            <w:tcBorders>
              <w:top w:val="single" w:color="auto" w:sz="4" w:space="0"/>
              <w:left w:val="single" w:color="auto" w:sz="4" w:space="0"/>
              <w:bottom w:val="single" w:color="auto" w:sz="4" w:space="0"/>
              <w:right w:val="single" w:color="auto" w:sz="4" w:space="0"/>
            </w:tcBorders>
            <w:noWrap w:val="0"/>
            <w:vAlign w:val="center"/>
          </w:tcPr>
          <w:p w14:paraId="79B00D67">
            <w:pPr>
              <w:widowControl/>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35CECC8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47" w:type="dxa"/>
            <w:gridSpan w:val="7"/>
            <w:tcBorders>
              <w:top w:val="single" w:color="auto" w:sz="4" w:space="0"/>
              <w:left w:val="single" w:color="auto" w:sz="4" w:space="0"/>
              <w:bottom w:val="single" w:color="auto" w:sz="4" w:space="0"/>
              <w:right w:val="single" w:color="auto" w:sz="4" w:space="0"/>
            </w:tcBorders>
            <w:noWrap w:val="0"/>
            <w:vAlign w:val="center"/>
          </w:tcPr>
          <w:p w14:paraId="60C866B2">
            <w:pPr>
              <w:widowControl/>
              <w:ind w:firstLine="480"/>
              <w:jc w:val="left"/>
              <w:rPr>
                <w:rFonts w:ascii="宋体" w:hAnsi="宋体" w:cs="宋体"/>
                <w:kern w:val="0"/>
              </w:rPr>
            </w:pPr>
            <w:r>
              <w:rPr>
                <w:rFonts w:hint="eastAsia" w:ascii="宋体" w:hAnsi="宋体" w:cs="宋体"/>
                <w:kern w:val="0"/>
              </w:rPr>
              <w:t>认知目标：</w:t>
            </w:r>
            <w:r>
              <w:rPr>
                <w:rFonts w:ascii="宋体" w:hAnsi="宋体" w:cs="宋体"/>
                <w:kern w:val="0"/>
              </w:rPr>
              <w:t xml:space="preserve"> </w:t>
            </w:r>
            <w:r>
              <w:rPr>
                <w:rFonts w:hint="eastAsia" w:ascii="宋体" w:hAnsi="宋体" w:cs="宋体"/>
                <w:kern w:val="0"/>
              </w:rPr>
              <w:t>Premiere视频剪辑进阶应用</w:t>
            </w:r>
          </w:p>
          <w:p w14:paraId="07349D9A">
            <w:pPr>
              <w:widowControl/>
              <w:ind w:firstLine="480"/>
              <w:jc w:val="left"/>
              <w:rPr>
                <w:rFonts w:ascii="宋体" w:hAnsi="宋体" w:cs="宋体"/>
                <w:kern w:val="0"/>
              </w:rPr>
            </w:pPr>
            <w:r>
              <w:rPr>
                <w:rFonts w:hint="eastAsia" w:ascii="宋体" w:hAnsi="宋体" w:cs="宋体"/>
                <w:kern w:val="0"/>
              </w:rPr>
              <w:t>技能目标：</w:t>
            </w:r>
            <w:r>
              <w:rPr>
                <w:rFonts w:ascii="宋体" w:hAnsi="宋体" w:cs="宋体"/>
                <w:kern w:val="0"/>
              </w:rPr>
              <w:t xml:space="preserve"> 掌握视频转场</w:t>
            </w:r>
            <w:r>
              <w:rPr>
                <w:rFonts w:hint="eastAsia" w:ascii="宋体" w:hAnsi="宋体" w:cs="宋体"/>
                <w:kern w:val="0"/>
              </w:rPr>
              <w:t>、</w:t>
            </w:r>
            <w:r>
              <w:rPr>
                <w:rFonts w:ascii="宋体" w:hAnsi="宋体" w:cs="宋体"/>
                <w:kern w:val="0"/>
              </w:rPr>
              <w:t>特效</w:t>
            </w:r>
            <w:r>
              <w:rPr>
                <w:rFonts w:hint="eastAsia" w:ascii="宋体" w:hAnsi="宋体" w:cs="宋体"/>
                <w:kern w:val="0"/>
              </w:rPr>
              <w:t>、</w:t>
            </w:r>
            <w:r>
              <w:rPr>
                <w:rFonts w:ascii="宋体" w:hAnsi="宋体" w:cs="宋体"/>
                <w:kern w:val="0"/>
              </w:rPr>
              <w:t>画面调整</w:t>
            </w:r>
            <w:r>
              <w:rPr>
                <w:rFonts w:hint="eastAsia" w:ascii="宋体" w:hAnsi="宋体" w:cs="宋体"/>
                <w:kern w:val="0"/>
              </w:rPr>
              <w:t>、</w:t>
            </w:r>
            <w:r>
              <w:rPr>
                <w:rFonts w:ascii="宋体" w:hAnsi="宋体" w:cs="宋体"/>
                <w:kern w:val="0"/>
              </w:rPr>
              <w:t>字幕及音频特效的应用</w:t>
            </w:r>
            <w:r>
              <w:rPr>
                <w:rFonts w:hint="eastAsia" w:ascii="宋体" w:hAnsi="宋体" w:cs="宋体"/>
                <w:kern w:val="0"/>
              </w:rPr>
              <w:t>。</w:t>
            </w:r>
          </w:p>
        </w:tc>
      </w:tr>
      <w:tr w14:paraId="4D479D1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47C3BF4F">
            <w:pPr>
              <w:widowControl/>
              <w:ind w:firstLine="0" w:firstLineChars="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noWrap w:val="0"/>
            <w:vAlign w:val="center"/>
          </w:tcPr>
          <w:p w14:paraId="1F24924D">
            <w:pPr>
              <w:widowControl/>
              <w:ind w:firstLine="0" w:firstLineChars="0"/>
              <w:jc w:val="left"/>
              <w:rPr>
                <w:rFonts w:ascii="宋体" w:hAnsi="宋体" w:cs="宋体"/>
                <w:kern w:val="0"/>
              </w:rPr>
            </w:pPr>
            <w:r>
              <w:rPr>
                <w:rFonts w:hint="eastAsia" w:ascii="宋体" w:hAnsi="宋体" w:cs="宋体"/>
                <w:kern w:val="0"/>
              </w:rPr>
              <w:t>主要教学方法</w:t>
            </w:r>
          </w:p>
        </w:tc>
      </w:tr>
      <w:tr w14:paraId="4C76C87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33" w:hRule="atLeast"/>
          <w:jc w:val="center"/>
        </w:trPr>
        <w:tc>
          <w:tcPr>
            <w:tcW w:w="4703"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3AAE32A3">
            <w:pPr>
              <w:widowControl/>
              <w:ind w:firstLine="0" w:firstLineChars="0"/>
              <w:jc w:val="left"/>
              <w:rPr>
                <w:rFonts w:hint="eastAsia" w:ascii="宋体" w:hAnsi="宋体" w:cs="宋体"/>
                <w:kern w:val="0"/>
              </w:rPr>
            </w:pPr>
            <w:r>
              <w:rPr>
                <w:rFonts w:ascii="宋体" w:hAnsi="宋体" w:cs="宋体"/>
                <w:kern w:val="0"/>
              </w:rPr>
              <w:t>重点</w:t>
            </w:r>
            <w:r>
              <w:rPr>
                <w:rFonts w:hint="eastAsia" w:ascii="宋体" w:hAnsi="宋体" w:cs="宋体"/>
                <w:kern w:val="0"/>
              </w:rPr>
              <w:t>：</w:t>
            </w:r>
            <w:r>
              <w:rPr>
                <w:rFonts w:ascii="宋体" w:hAnsi="宋体" w:cs="宋体"/>
                <w:kern w:val="0"/>
              </w:rPr>
              <w:t xml:space="preserve"> </w:t>
            </w:r>
          </w:p>
          <w:p w14:paraId="200C9CCF">
            <w:pPr>
              <w:pStyle w:val="15"/>
              <w:widowControl/>
              <w:numPr>
                <w:ilvl w:val="0"/>
                <w:numId w:val="26"/>
              </w:numPr>
              <w:ind w:firstLineChars="0"/>
              <w:jc w:val="left"/>
              <w:rPr>
                <w:rFonts w:hint="eastAsia" w:ascii="宋体" w:hAnsi="宋体" w:cs="宋体"/>
                <w:kern w:val="0"/>
              </w:rPr>
            </w:pPr>
            <w:r>
              <w:t> 加入视频切换特效的方法</w:t>
            </w:r>
          </w:p>
          <w:p w14:paraId="7CF8DA73">
            <w:pPr>
              <w:pStyle w:val="15"/>
              <w:widowControl/>
              <w:numPr>
                <w:ilvl w:val="0"/>
                <w:numId w:val="26"/>
              </w:numPr>
              <w:ind w:firstLineChars="0"/>
              <w:jc w:val="left"/>
              <w:rPr>
                <w:rFonts w:hint="eastAsia" w:ascii="宋体" w:hAnsi="宋体" w:cs="宋体"/>
                <w:kern w:val="0"/>
              </w:rPr>
            </w:pPr>
            <w:r>
              <w:t>视频切换特效的分类</w:t>
            </w:r>
          </w:p>
          <w:p w14:paraId="33D73658">
            <w:pPr>
              <w:pStyle w:val="15"/>
              <w:widowControl/>
              <w:numPr>
                <w:ilvl w:val="0"/>
                <w:numId w:val="26"/>
              </w:numPr>
              <w:ind w:firstLineChars="0"/>
              <w:jc w:val="left"/>
              <w:rPr>
                <w:rFonts w:hint="eastAsia" w:ascii="宋体" w:hAnsi="宋体" w:cs="宋体"/>
                <w:kern w:val="0"/>
              </w:rPr>
            </w:pPr>
            <w:r>
              <w:t>视频特效的编辑应用</w:t>
            </w:r>
          </w:p>
          <w:p w14:paraId="363E725E">
            <w:pPr>
              <w:pStyle w:val="15"/>
              <w:widowControl/>
              <w:numPr>
                <w:ilvl w:val="0"/>
                <w:numId w:val="26"/>
              </w:numPr>
              <w:ind w:firstLineChars="0"/>
              <w:jc w:val="left"/>
              <w:rPr>
                <w:rFonts w:hint="eastAsia" w:ascii="宋体" w:hAnsi="宋体" w:cs="宋体"/>
                <w:kern w:val="0"/>
              </w:rPr>
            </w:pPr>
            <w:r>
              <w:rPr>
                <w:rFonts w:hint="eastAsia"/>
              </w:rPr>
              <w:t>绿幕</w:t>
            </w:r>
            <w:r>
              <w:t>抠像</w:t>
            </w:r>
            <w:r>
              <w:rPr>
                <w:rFonts w:hint="eastAsia"/>
              </w:rPr>
              <w:t>的应用</w:t>
            </w:r>
          </w:p>
          <w:p w14:paraId="3C2C319D">
            <w:pPr>
              <w:pStyle w:val="15"/>
              <w:widowControl/>
              <w:numPr>
                <w:ilvl w:val="0"/>
                <w:numId w:val="26"/>
              </w:numPr>
              <w:ind w:firstLineChars="0"/>
              <w:jc w:val="left"/>
              <w:rPr>
                <w:rFonts w:hint="eastAsia" w:ascii="宋体" w:hAnsi="宋体" w:cs="宋体"/>
                <w:kern w:val="0"/>
              </w:rPr>
            </w:pPr>
            <w:r>
              <w:t>宇幕的编辑应用</w:t>
            </w:r>
          </w:p>
          <w:p w14:paraId="3E6D22B6">
            <w:pPr>
              <w:pStyle w:val="15"/>
              <w:widowControl/>
              <w:numPr>
                <w:ilvl w:val="0"/>
                <w:numId w:val="26"/>
              </w:numPr>
              <w:ind w:firstLineChars="0"/>
              <w:jc w:val="left"/>
              <w:rPr>
                <w:rFonts w:ascii="宋体" w:hAnsi="宋体" w:cs="宋体"/>
                <w:kern w:val="0"/>
              </w:rPr>
            </w:pPr>
            <w:r>
              <w:t>音频的编辑应用</w:t>
            </w:r>
          </w:p>
          <w:p w14:paraId="3999055B">
            <w:pPr>
              <w:pStyle w:val="15"/>
              <w:widowControl/>
              <w:ind w:firstLine="0" w:firstLineChars="0"/>
              <w:jc w:val="left"/>
              <w:rPr>
                <w:rFonts w:hint="eastAsia" w:ascii="宋体" w:hAnsi="宋体" w:cs="宋体"/>
                <w:kern w:val="0"/>
              </w:rPr>
            </w:pPr>
            <w:r>
              <w:rPr>
                <w:rFonts w:ascii="宋体" w:hAnsi="宋体" w:cs="宋体"/>
                <w:kern w:val="0"/>
              </w:rPr>
              <w:t>难点</w:t>
            </w:r>
            <w:r>
              <w:rPr>
                <w:rFonts w:hint="eastAsia" w:ascii="宋体" w:hAnsi="宋体" w:cs="宋体"/>
                <w:kern w:val="0"/>
              </w:rPr>
              <w:t>：</w:t>
            </w:r>
            <w:r>
              <w:rPr>
                <w:rFonts w:ascii="宋体" w:hAnsi="宋体" w:cs="宋体"/>
                <w:kern w:val="0"/>
              </w:rPr>
              <w:t xml:space="preserve"> </w:t>
            </w:r>
          </w:p>
          <w:p w14:paraId="33D79019">
            <w:pPr>
              <w:pStyle w:val="15"/>
              <w:widowControl/>
              <w:numPr>
                <w:ilvl w:val="0"/>
                <w:numId w:val="27"/>
              </w:numPr>
              <w:ind w:firstLineChars="0"/>
              <w:jc w:val="left"/>
              <w:rPr>
                <w:rFonts w:ascii="宋体" w:hAnsi="宋体" w:cs="宋体"/>
                <w:kern w:val="0"/>
              </w:rPr>
            </w:pPr>
            <w:r>
              <w:rPr>
                <w:rFonts w:hint="eastAsia" w:ascii="宋体" w:hAnsi="宋体" w:cs="宋体"/>
                <w:kern w:val="0"/>
              </w:rPr>
              <w:t>如何合理应用视频剪辑进阶技巧</w:t>
            </w:r>
          </w:p>
        </w:tc>
        <w:tc>
          <w:tcPr>
            <w:tcW w:w="4644" w:type="dxa"/>
            <w:gridSpan w:val="4"/>
            <w:tcBorders>
              <w:top w:val="nil"/>
              <w:left w:val="nil"/>
              <w:bottom w:val="single" w:color="auto" w:sz="4" w:space="0"/>
              <w:right w:val="single" w:color="auto" w:sz="4" w:space="0"/>
            </w:tcBorders>
            <w:noWrap w:val="0"/>
            <w:vAlign w:val="center"/>
          </w:tcPr>
          <w:p w14:paraId="3C2DFE67">
            <w:pPr>
              <w:widowControl/>
              <w:ind w:firstLine="480"/>
              <w:jc w:val="left"/>
              <w:rPr>
                <w:rFonts w:ascii="宋体" w:hAnsi="宋体" w:cs="宋体"/>
                <w:kern w:val="0"/>
              </w:rPr>
            </w:pPr>
            <w:r>
              <w:rPr>
                <w:rFonts w:hint="eastAsia" w:ascii="宋体" w:hAnsi="宋体" w:cs="宋体"/>
                <w:kern w:val="0"/>
              </w:rPr>
              <w:t>演示教法</w:t>
            </w:r>
          </w:p>
        </w:tc>
      </w:tr>
      <w:tr w14:paraId="2A7FDB7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267ED57">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7EEB26E6">
            <w:pPr>
              <w:widowControl/>
              <w:ind w:firstLine="0" w:firstLineChars="0"/>
              <w:jc w:val="left"/>
              <w:rPr>
                <w:rFonts w:ascii="宋体" w:hAnsi="宋体" w:cs="宋体"/>
                <w:kern w:val="0"/>
              </w:rPr>
            </w:pPr>
            <w:r>
              <w:rPr>
                <w:rFonts w:hint="eastAsia" w:ascii="宋体" w:hAnsi="宋体" w:cs="宋体"/>
                <w:kern w:val="0"/>
              </w:rPr>
              <w:t>教学地点</w:t>
            </w:r>
          </w:p>
        </w:tc>
      </w:tr>
      <w:tr w14:paraId="10B8A5B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63"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B674A28">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07BC89BB">
            <w:pPr>
              <w:widowControl/>
              <w:ind w:firstLine="480"/>
              <w:jc w:val="left"/>
              <w:rPr>
                <w:rFonts w:ascii="宋体" w:hAnsi="宋体" w:cs="宋体"/>
                <w:kern w:val="0"/>
              </w:rPr>
            </w:pPr>
            <w:r>
              <w:rPr>
                <w:rFonts w:hint="eastAsia" w:ascii="宋体" w:hAnsi="宋体" w:cs="宋体"/>
                <w:kern w:val="0"/>
              </w:rPr>
              <w:t>多媒体电脑机房</w:t>
            </w:r>
          </w:p>
        </w:tc>
      </w:tr>
      <w:tr w14:paraId="6146C51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75FC91C">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4E8ED32F">
            <w:pPr>
              <w:widowControl/>
              <w:ind w:firstLine="0" w:firstLineChars="0"/>
              <w:jc w:val="left"/>
              <w:rPr>
                <w:rFonts w:ascii="宋体" w:hAnsi="宋体" w:cs="宋体"/>
                <w:kern w:val="0"/>
              </w:rPr>
            </w:pPr>
            <w:r>
              <w:rPr>
                <w:rFonts w:hint="eastAsia" w:ascii="宋体" w:hAnsi="宋体" w:cs="宋体"/>
                <w:kern w:val="0"/>
              </w:rPr>
              <w:t>教学及参考资料</w:t>
            </w:r>
          </w:p>
        </w:tc>
      </w:tr>
      <w:tr w14:paraId="2528954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18BEDF8">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4B9A847F">
            <w:pPr>
              <w:widowControl/>
              <w:ind w:firstLine="480"/>
              <w:jc w:val="left"/>
              <w:rPr>
                <w:rFonts w:ascii="宋体" w:hAnsi="宋体" w:cs="宋体"/>
                <w:kern w:val="0"/>
              </w:rPr>
            </w:pPr>
            <w:r>
              <w:rPr>
                <w:rFonts w:hint="eastAsia" w:ascii="宋体" w:hAnsi="宋体" w:cs="宋体"/>
                <w:kern w:val="0"/>
              </w:rPr>
              <w:t>《</w:t>
            </w:r>
            <w:r>
              <w:rPr>
                <w:rFonts w:ascii="宋体" w:hAnsi="宋体" w:cs="宋体"/>
                <w:bCs/>
                <w:kern w:val="0"/>
              </w:rPr>
              <w:t>Premiere Pro CS6标准培训教程</w:t>
            </w:r>
            <w:r>
              <w:rPr>
                <w:rFonts w:hint="eastAsia" w:ascii="宋体" w:hAnsi="宋体" w:cs="宋体"/>
                <w:kern w:val="0"/>
              </w:rPr>
              <w:t>》 数字艺术教育研究院编著  人民邮电出版社</w:t>
            </w:r>
          </w:p>
        </w:tc>
      </w:tr>
      <w:tr w14:paraId="2AF52C6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2D60290">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297ED955">
            <w:pPr>
              <w:widowControl/>
              <w:ind w:firstLine="0" w:firstLineChars="0"/>
              <w:jc w:val="left"/>
              <w:rPr>
                <w:rFonts w:ascii="宋体" w:hAnsi="宋体" w:cs="宋体"/>
                <w:kern w:val="0"/>
              </w:rPr>
            </w:pPr>
            <w:r>
              <w:rPr>
                <w:rFonts w:hint="eastAsia" w:ascii="宋体" w:hAnsi="宋体" w:cs="宋体"/>
                <w:kern w:val="0"/>
              </w:rPr>
              <w:t>练习与习题建议</w:t>
            </w:r>
          </w:p>
        </w:tc>
      </w:tr>
      <w:tr w14:paraId="621D403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075"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10F09E84">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799AFE6A">
            <w:pPr>
              <w:widowControl/>
              <w:ind w:firstLine="480"/>
              <w:jc w:val="left"/>
              <w:rPr>
                <w:rFonts w:ascii="宋体" w:hAnsi="宋体" w:cs="宋体"/>
                <w:kern w:val="0"/>
              </w:rPr>
            </w:pPr>
            <w:r>
              <w:rPr>
                <w:rFonts w:ascii="宋体" w:hAnsi="宋体" w:cs="宋体"/>
                <w:kern w:val="0"/>
              </w:rPr>
              <w:t>针对每个单元的内容准备练习素材供学生练习</w:t>
            </w:r>
            <w:r>
              <w:rPr>
                <w:rFonts w:hint="eastAsia" w:ascii="宋体" w:hAnsi="宋体" w:cs="宋体"/>
                <w:kern w:val="0"/>
              </w:rPr>
              <w:t>。</w:t>
            </w:r>
          </w:p>
        </w:tc>
      </w:tr>
      <w:tr w14:paraId="0ABCAD6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06A4F7D7">
            <w:pPr>
              <w:widowControl/>
              <w:ind w:firstLine="0" w:firstLineChars="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noWrap w:val="0"/>
            <w:vAlign w:val="center"/>
          </w:tcPr>
          <w:p w14:paraId="1502E042">
            <w:pPr>
              <w:widowControl/>
              <w:ind w:firstLine="0" w:firstLineChars="0"/>
              <w:jc w:val="center"/>
              <w:rPr>
                <w:rFonts w:ascii="宋体" w:hAnsi="宋体" w:cs="宋体"/>
                <w:kern w:val="0"/>
              </w:rPr>
            </w:pPr>
            <w:r>
              <w:rPr>
                <w:rFonts w:hint="eastAsia" w:ascii="宋体" w:hAnsi="宋体" w:cs="宋体"/>
                <w:kern w:val="0"/>
              </w:rPr>
              <w:t>权重分配</w:t>
            </w:r>
          </w:p>
        </w:tc>
      </w:tr>
      <w:tr w14:paraId="1A4B4E9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35"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3E0E7F6D">
            <w:pPr>
              <w:widowControl/>
              <w:ind w:firstLine="0" w:firstLineChars="0"/>
              <w:jc w:val="center"/>
              <w:rPr>
                <w:rFonts w:ascii="宋体" w:hAnsi="宋体" w:cs="宋体"/>
                <w:kern w:val="0"/>
              </w:rPr>
            </w:pPr>
            <w:r>
              <w:rPr>
                <w:rFonts w:ascii="宋体" w:hAnsi="宋体" w:cs="宋体"/>
                <w:kern w:val="0"/>
              </w:rPr>
              <w:t>作业考核</w:t>
            </w:r>
          </w:p>
        </w:tc>
        <w:tc>
          <w:tcPr>
            <w:tcW w:w="4644" w:type="dxa"/>
            <w:gridSpan w:val="4"/>
            <w:tcBorders>
              <w:top w:val="nil"/>
              <w:left w:val="nil"/>
              <w:bottom w:val="single" w:color="auto" w:sz="4" w:space="0"/>
              <w:right w:val="single" w:color="auto" w:sz="4" w:space="0"/>
            </w:tcBorders>
            <w:noWrap w:val="0"/>
            <w:vAlign w:val="center"/>
          </w:tcPr>
          <w:p w14:paraId="050D1A79">
            <w:pPr>
              <w:widowControl/>
              <w:ind w:firstLine="0" w:firstLineChars="0"/>
              <w:jc w:val="center"/>
              <w:rPr>
                <w:rFonts w:ascii="宋体" w:hAnsi="宋体" w:cs="宋体"/>
                <w:kern w:val="0"/>
              </w:rPr>
            </w:pPr>
            <w:r>
              <w:rPr>
                <w:rFonts w:hint="eastAsia" w:ascii="宋体" w:hAnsi="宋体" w:cs="宋体"/>
                <w:kern w:val="0"/>
              </w:rPr>
              <w:t>100%</w:t>
            </w:r>
          </w:p>
        </w:tc>
      </w:tr>
    </w:tbl>
    <w:p w14:paraId="27A7D3B5">
      <w:pPr>
        <w:pStyle w:val="5"/>
        <w:spacing w:line="360" w:lineRule="auto"/>
        <w:rPr>
          <w:rFonts w:ascii="黑体" w:hAnsi="黑体" w:eastAsia="黑体" w:cs="仿宋_GB2312"/>
          <w:kern w:val="2"/>
          <w:position w:val="6"/>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8"/>
        <w:gridCol w:w="1114"/>
        <w:gridCol w:w="2491"/>
        <w:gridCol w:w="1080"/>
        <w:gridCol w:w="900"/>
        <w:gridCol w:w="1044"/>
        <w:gridCol w:w="1620"/>
      </w:tblGrid>
      <w:tr w14:paraId="13517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gridSpan w:val="2"/>
            <w:tcBorders>
              <w:top w:val="single" w:color="auto" w:sz="4" w:space="0"/>
              <w:left w:val="single" w:color="auto" w:sz="4" w:space="0"/>
              <w:bottom w:val="single" w:color="auto" w:sz="4" w:space="0"/>
              <w:right w:val="single" w:color="auto" w:sz="4" w:space="0"/>
            </w:tcBorders>
            <w:noWrap w:val="0"/>
            <w:vAlign w:val="center"/>
          </w:tcPr>
          <w:p w14:paraId="48C9704F">
            <w:pPr>
              <w:widowControl/>
              <w:ind w:firstLine="0" w:firstLineChars="0"/>
              <w:jc w:val="center"/>
              <w:rPr>
                <w:rFonts w:ascii="宋体" w:hAnsi="宋体" w:cs="宋体"/>
                <w:kern w:val="0"/>
              </w:rPr>
            </w:pPr>
            <w:r>
              <w:rPr>
                <w:rFonts w:hint="eastAsia" w:ascii="宋体" w:hAnsi="宋体" w:cs="宋体"/>
                <w:kern w:val="0"/>
              </w:rPr>
              <w:t>模块三</w:t>
            </w:r>
          </w:p>
        </w:tc>
        <w:tc>
          <w:tcPr>
            <w:tcW w:w="7135" w:type="dxa"/>
            <w:gridSpan w:val="5"/>
            <w:tcBorders>
              <w:top w:val="single" w:color="auto" w:sz="4" w:space="0"/>
              <w:left w:val="single" w:color="auto" w:sz="4" w:space="0"/>
              <w:bottom w:val="single" w:color="auto" w:sz="4" w:space="0"/>
              <w:right w:val="single" w:color="auto" w:sz="4" w:space="0"/>
            </w:tcBorders>
            <w:noWrap w:val="0"/>
            <w:vAlign w:val="center"/>
          </w:tcPr>
          <w:p w14:paraId="29BDD755">
            <w:pPr>
              <w:widowControl/>
              <w:ind w:firstLine="0" w:firstLineChars="0"/>
              <w:jc w:val="center"/>
              <w:rPr>
                <w:rFonts w:ascii="宋体" w:hAnsi="宋体" w:cs="宋体"/>
                <w:kern w:val="0"/>
              </w:rPr>
            </w:pPr>
            <w:r>
              <w:rPr>
                <w:rFonts w:hint="eastAsia" w:ascii="宋体" w:hAnsi="宋体"/>
                <w:szCs w:val="21"/>
              </w:rPr>
              <w:t>作品构思及发布</w:t>
            </w:r>
          </w:p>
        </w:tc>
      </w:tr>
      <w:tr w14:paraId="7BDABB9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04ECCAD3">
            <w:pPr>
              <w:widowControl/>
              <w:ind w:firstLine="0" w:firstLineChars="0"/>
              <w:rPr>
                <w:rFonts w:ascii="宋体" w:hAnsi="宋体" w:cs="宋体"/>
                <w:kern w:val="0"/>
              </w:rPr>
            </w:pPr>
            <w:r>
              <w:rPr>
                <w:rFonts w:hint="eastAsia" w:ascii="宋体" w:hAnsi="宋体" w:cs="宋体"/>
                <w:kern w:val="0"/>
              </w:rPr>
              <w:t>单元1</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7ABCF6A8">
            <w:pPr>
              <w:ind w:firstLine="0" w:firstLineChars="0"/>
              <w:rPr>
                <w:rFonts w:ascii="宋体" w:hAnsi="宋体"/>
                <w:szCs w:val="21"/>
              </w:rPr>
            </w:pPr>
            <w:r>
              <w:rPr>
                <w:rFonts w:hint="eastAsia" w:ascii="宋体" w:hAnsi="宋体"/>
                <w:szCs w:val="21"/>
              </w:rPr>
              <w:t>拍摄及</w:t>
            </w:r>
            <w:r>
              <w:rPr>
                <w:rFonts w:ascii="宋体" w:hAnsi="宋体"/>
                <w:szCs w:val="21"/>
              </w:rPr>
              <w:t>运镜技巧</w:t>
            </w:r>
          </w:p>
        </w:tc>
        <w:tc>
          <w:tcPr>
            <w:tcW w:w="900" w:type="dxa"/>
            <w:vMerge w:val="restart"/>
            <w:tcBorders>
              <w:top w:val="nil"/>
              <w:left w:val="single" w:color="auto" w:sz="4" w:space="0"/>
              <w:right w:val="single" w:color="auto" w:sz="4" w:space="0"/>
            </w:tcBorders>
            <w:shd w:val="clear" w:color="auto" w:fill="auto"/>
            <w:noWrap w:val="0"/>
            <w:vAlign w:val="center"/>
          </w:tcPr>
          <w:p w14:paraId="443288AC">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noWrap w:val="0"/>
            <w:vAlign w:val="center"/>
          </w:tcPr>
          <w:p w14:paraId="194A7036">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noWrap w:val="0"/>
            <w:vAlign w:val="center"/>
          </w:tcPr>
          <w:p w14:paraId="43D1904B">
            <w:pPr>
              <w:widowControl/>
              <w:ind w:firstLine="0" w:firstLineChars="0"/>
              <w:jc w:val="left"/>
              <w:rPr>
                <w:rFonts w:ascii="宋体" w:hAnsi="宋体" w:cs="宋体"/>
                <w:kern w:val="0"/>
              </w:rPr>
            </w:pPr>
            <w:r>
              <w:rPr>
                <w:rFonts w:hint="eastAsia" w:ascii="宋体" w:hAnsi="宋体" w:cs="宋体"/>
                <w:kern w:val="0"/>
              </w:rPr>
              <w:t>4</w:t>
            </w:r>
          </w:p>
        </w:tc>
      </w:tr>
      <w:tr w14:paraId="16DE83D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53EF8AA1">
            <w:pPr>
              <w:widowControl/>
              <w:ind w:firstLine="0" w:firstLineChars="0"/>
              <w:rPr>
                <w:rFonts w:ascii="宋体" w:hAnsi="宋体" w:cs="宋体"/>
                <w:kern w:val="0"/>
              </w:rPr>
            </w:pPr>
            <w:r>
              <w:rPr>
                <w:rFonts w:hint="eastAsia" w:ascii="宋体" w:hAnsi="宋体" w:cs="宋体"/>
                <w:kern w:val="0"/>
              </w:rPr>
              <w:t>单元2</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7A074FF3">
            <w:pPr>
              <w:ind w:firstLine="0" w:firstLineChars="0"/>
              <w:rPr>
                <w:rFonts w:ascii="宋体" w:hAnsi="宋体"/>
                <w:szCs w:val="21"/>
              </w:rPr>
            </w:pPr>
            <w:r>
              <w:rPr>
                <w:rFonts w:ascii="宋体" w:hAnsi="宋体"/>
                <w:szCs w:val="21"/>
              </w:rPr>
              <w:t>作品构思方法</w:t>
            </w:r>
          </w:p>
        </w:tc>
        <w:tc>
          <w:tcPr>
            <w:tcW w:w="900" w:type="dxa"/>
            <w:vMerge w:val="continue"/>
            <w:tcBorders>
              <w:left w:val="single" w:color="auto" w:sz="4" w:space="0"/>
              <w:right w:val="single" w:color="auto" w:sz="4" w:space="0"/>
            </w:tcBorders>
            <w:shd w:val="clear" w:color="auto" w:fill="auto"/>
            <w:noWrap w:val="0"/>
            <w:vAlign w:val="center"/>
          </w:tcPr>
          <w:p w14:paraId="4DD9ABB7">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4EA9AD96">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tcBorders>
              <w:top w:val="nil"/>
              <w:left w:val="nil"/>
              <w:bottom w:val="single" w:color="auto" w:sz="4" w:space="0"/>
              <w:right w:val="single" w:color="auto" w:sz="4" w:space="0"/>
            </w:tcBorders>
            <w:noWrap w:val="0"/>
            <w:vAlign w:val="center"/>
          </w:tcPr>
          <w:p w14:paraId="7477F626">
            <w:pPr>
              <w:widowControl/>
              <w:ind w:firstLine="0" w:firstLineChars="0"/>
              <w:jc w:val="left"/>
              <w:rPr>
                <w:rFonts w:ascii="宋体" w:hAnsi="宋体" w:cs="宋体"/>
                <w:kern w:val="0"/>
              </w:rPr>
            </w:pPr>
            <w:r>
              <w:rPr>
                <w:rFonts w:hint="eastAsia" w:ascii="宋体" w:hAnsi="宋体" w:cs="宋体"/>
                <w:kern w:val="0"/>
              </w:rPr>
              <w:t>4</w:t>
            </w:r>
          </w:p>
        </w:tc>
      </w:tr>
      <w:tr w14:paraId="57DE20E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37106930">
            <w:pPr>
              <w:widowControl/>
              <w:ind w:firstLine="0" w:firstLineChars="0"/>
              <w:rPr>
                <w:rFonts w:ascii="宋体" w:hAnsi="宋体" w:cs="宋体"/>
                <w:kern w:val="0"/>
              </w:rPr>
            </w:pPr>
            <w:r>
              <w:rPr>
                <w:rFonts w:hint="eastAsia" w:ascii="宋体" w:hAnsi="宋体" w:cs="宋体"/>
                <w:kern w:val="0"/>
              </w:rPr>
              <w:t>单元3</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62C6BF56">
            <w:pPr>
              <w:ind w:firstLine="0" w:firstLineChars="0"/>
              <w:rPr>
                <w:rFonts w:ascii="宋体" w:hAnsi="宋体"/>
                <w:szCs w:val="21"/>
              </w:rPr>
            </w:pPr>
            <w:r>
              <w:rPr>
                <w:rFonts w:ascii="宋体" w:hAnsi="宋体"/>
                <w:szCs w:val="21"/>
              </w:rPr>
              <w:t>作品发布</w:t>
            </w:r>
          </w:p>
        </w:tc>
        <w:tc>
          <w:tcPr>
            <w:tcW w:w="900" w:type="dxa"/>
            <w:vMerge w:val="continue"/>
            <w:tcBorders>
              <w:left w:val="single" w:color="auto" w:sz="4" w:space="0"/>
              <w:right w:val="single" w:color="auto" w:sz="4" w:space="0"/>
            </w:tcBorders>
            <w:shd w:val="clear" w:color="auto" w:fill="auto"/>
            <w:noWrap w:val="0"/>
            <w:vAlign w:val="center"/>
          </w:tcPr>
          <w:p w14:paraId="600DE9DD">
            <w:pPr>
              <w:widowControl/>
              <w:ind w:firstLine="0" w:firstLineChars="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0F9DE534">
            <w:pPr>
              <w:widowControl/>
              <w:ind w:firstLine="0" w:firstLineChars="0"/>
              <w:rPr>
                <w:rFonts w:ascii="宋体" w:hAnsi="宋体" w:cs="宋体"/>
                <w:kern w:val="0"/>
                <w:szCs w:val="21"/>
              </w:rPr>
            </w:pPr>
            <w:r>
              <w:rPr>
                <w:rFonts w:hint="eastAsia" w:ascii="宋体" w:hAnsi="宋体" w:cs="宋体"/>
                <w:kern w:val="0"/>
                <w:szCs w:val="21"/>
              </w:rPr>
              <w:t>一体化</w:t>
            </w:r>
          </w:p>
        </w:tc>
        <w:tc>
          <w:tcPr>
            <w:tcW w:w="1620" w:type="dxa"/>
            <w:tcBorders>
              <w:top w:val="nil"/>
              <w:left w:val="nil"/>
              <w:bottom w:val="single" w:color="auto" w:sz="4" w:space="0"/>
              <w:right w:val="single" w:color="auto" w:sz="4" w:space="0"/>
            </w:tcBorders>
            <w:noWrap w:val="0"/>
            <w:vAlign w:val="center"/>
          </w:tcPr>
          <w:p w14:paraId="03E4FAC8">
            <w:pPr>
              <w:widowControl/>
              <w:ind w:firstLine="0" w:firstLineChars="0"/>
              <w:jc w:val="left"/>
              <w:rPr>
                <w:rFonts w:hint="default" w:ascii="宋体" w:hAnsi="宋体" w:eastAsia="宋体" w:cs="宋体"/>
                <w:kern w:val="0"/>
                <w:lang w:val="en-US" w:eastAsia="zh-CN"/>
              </w:rPr>
            </w:pPr>
            <w:r>
              <w:rPr>
                <w:rFonts w:hint="eastAsia" w:ascii="宋体" w:hAnsi="宋体" w:cs="宋体"/>
                <w:kern w:val="0"/>
                <w:lang w:val="en-US" w:eastAsia="zh-CN"/>
              </w:rPr>
              <w:t>10</w:t>
            </w:r>
          </w:p>
        </w:tc>
      </w:tr>
      <w:tr w14:paraId="585DEEC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47" w:type="dxa"/>
            <w:gridSpan w:val="7"/>
            <w:tcBorders>
              <w:top w:val="single" w:color="auto" w:sz="4" w:space="0"/>
              <w:left w:val="single" w:color="auto" w:sz="4" w:space="0"/>
              <w:bottom w:val="single" w:color="auto" w:sz="4" w:space="0"/>
              <w:right w:val="single" w:color="auto" w:sz="4" w:space="0"/>
            </w:tcBorders>
            <w:noWrap w:val="0"/>
            <w:vAlign w:val="center"/>
          </w:tcPr>
          <w:p w14:paraId="33CB5BFC">
            <w:pPr>
              <w:widowControl/>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38C960B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47" w:type="dxa"/>
            <w:gridSpan w:val="7"/>
            <w:tcBorders>
              <w:top w:val="single" w:color="auto" w:sz="4" w:space="0"/>
              <w:left w:val="single" w:color="auto" w:sz="4" w:space="0"/>
              <w:bottom w:val="single" w:color="auto" w:sz="4" w:space="0"/>
              <w:right w:val="single" w:color="auto" w:sz="4" w:space="0"/>
            </w:tcBorders>
            <w:noWrap w:val="0"/>
            <w:vAlign w:val="center"/>
          </w:tcPr>
          <w:p w14:paraId="2BEF8003">
            <w:pPr>
              <w:widowControl/>
              <w:ind w:firstLine="480"/>
              <w:jc w:val="left"/>
              <w:rPr>
                <w:rFonts w:ascii="宋体" w:hAnsi="宋体" w:cs="宋体"/>
                <w:kern w:val="0"/>
              </w:rPr>
            </w:pPr>
            <w:r>
              <w:rPr>
                <w:rFonts w:hint="eastAsia" w:ascii="宋体" w:hAnsi="宋体" w:cs="宋体"/>
                <w:kern w:val="0"/>
              </w:rPr>
              <w:t>认知目标：</w:t>
            </w:r>
            <w:r>
              <w:rPr>
                <w:rFonts w:ascii="宋体" w:hAnsi="宋体" w:cs="宋体"/>
                <w:kern w:val="0"/>
              </w:rPr>
              <w:t xml:space="preserve"> 了解如何构思一段产品或品牌推广视频</w:t>
            </w:r>
            <w:r>
              <w:rPr>
                <w:rFonts w:hint="eastAsia" w:ascii="宋体" w:hAnsi="宋体" w:cs="宋体"/>
                <w:kern w:val="0"/>
              </w:rPr>
              <w:t>。</w:t>
            </w:r>
          </w:p>
          <w:p w14:paraId="719097AD">
            <w:pPr>
              <w:widowControl/>
              <w:ind w:firstLine="480"/>
              <w:jc w:val="left"/>
              <w:rPr>
                <w:rFonts w:ascii="宋体" w:hAnsi="宋体" w:cs="宋体"/>
                <w:kern w:val="0"/>
              </w:rPr>
            </w:pPr>
            <w:r>
              <w:rPr>
                <w:rFonts w:hint="eastAsia" w:ascii="宋体" w:hAnsi="宋体" w:cs="宋体"/>
                <w:kern w:val="0"/>
              </w:rPr>
              <w:t>技能目标：</w:t>
            </w:r>
            <w:r>
              <w:rPr>
                <w:rFonts w:ascii="宋体" w:hAnsi="宋体" w:cs="宋体"/>
                <w:kern w:val="0"/>
              </w:rPr>
              <w:t xml:space="preserve"> 掌握视频拍摄器材的使用</w:t>
            </w:r>
            <w:r>
              <w:rPr>
                <w:rFonts w:hint="eastAsia" w:ascii="宋体" w:hAnsi="宋体" w:cs="宋体"/>
                <w:kern w:val="0"/>
              </w:rPr>
              <w:t>，</w:t>
            </w:r>
            <w:r>
              <w:rPr>
                <w:rFonts w:ascii="宋体" w:hAnsi="宋体" w:cs="宋体"/>
                <w:kern w:val="0"/>
              </w:rPr>
              <w:t>掌握拍摄和运镜技巧</w:t>
            </w:r>
            <w:r>
              <w:rPr>
                <w:rFonts w:hint="eastAsia" w:ascii="宋体" w:hAnsi="宋体" w:cs="宋体"/>
                <w:kern w:val="0"/>
              </w:rPr>
              <w:t>，</w:t>
            </w:r>
            <w:r>
              <w:rPr>
                <w:rFonts w:ascii="宋体" w:hAnsi="宋体" w:cs="宋体"/>
                <w:kern w:val="0"/>
              </w:rPr>
              <w:t>作品发布方法</w:t>
            </w:r>
            <w:r>
              <w:rPr>
                <w:rFonts w:hint="eastAsia" w:ascii="宋体" w:hAnsi="宋体" w:cs="宋体"/>
                <w:kern w:val="0"/>
              </w:rPr>
              <w:t>。</w:t>
            </w:r>
          </w:p>
        </w:tc>
      </w:tr>
      <w:tr w14:paraId="0CA92B5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52BF8C84">
            <w:pPr>
              <w:widowControl/>
              <w:ind w:firstLine="0" w:firstLineChars="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noWrap w:val="0"/>
            <w:vAlign w:val="center"/>
          </w:tcPr>
          <w:p w14:paraId="148366DF">
            <w:pPr>
              <w:widowControl/>
              <w:ind w:firstLine="0" w:firstLineChars="0"/>
              <w:jc w:val="left"/>
              <w:rPr>
                <w:rFonts w:ascii="宋体" w:hAnsi="宋体" w:cs="宋体"/>
                <w:kern w:val="0"/>
              </w:rPr>
            </w:pPr>
            <w:r>
              <w:rPr>
                <w:rFonts w:hint="eastAsia" w:ascii="宋体" w:hAnsi="宋体" w:cs="宋体"/>
                <w:kern w:val="0"/>
              </w:rPr>
              <w:t>主要教学方法</w:t>
            </w:r>
          </w:p>
        </w:tc>
      </w:tr>
      <w:tr w14:paraId="111FEB8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33" w:hRule="atLeast"/>
          <w:jc w:val="center"/>
        </w:trPr>
        <w:tc>
          <w:tcPr>
            <w:tcW w:w="4703"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4EB9F532">
            <w:pPr>
              <w:widowControl/>
              <w:ind w:firstLine="0" w:firstLineChars="0"/>
              <w:jc w:val="left"/>
              <w:rPr>
                <w:rFonts w:hint="eastAsia" w:ascii="宋体" w:hAnsi="宋体" w:cs="宋体"/>
                <w:kern w:val="0"/>
              </w:rPr>
            </w:pPr>
            <w:r>
              <w:rPr>
                <w:rFonts w:ascii="宋体" w:hAnsi="宋体" w:cs="宋体"/>
                <w:kern w:val="0"/>
              </w:rPr>
              <w:t>重点</w:t>
            </w:r>
            <w:r>
              <w:rPr>
                <w:rFonts w:hint="eastAsia" w:ascii="宋体" w:hAnsi="宋体" w:cs="宋体"/>
                <w:kern w:val="0"/>
              </w:rPr>
              <w:t>：</w:t>
            </w:r>
            <w:r>
              <w:rPr>
                <w:rFonts w:ascii="宋体" w:hAnsi="宋体" w:cs="宋体"/>
                <w:kern w:val="0"/>
              </w:rPr>
              <w:t xml:space="preserve"> </w:t>
            </w:r>
          </w:p>
          <w:p w14:paraId="507F517B">
            <w:pPr>
              <w:pStyle w:val="15"/>
              <w:widowControl/>
              <w:numPr>
                <w:ilvl w:val="0"/>
                <w:numId w:val="28"/>
              </w:numPr>
              <w:ind w:firstLineChars="0"/>
              <w:jc w:val="left"/>
              <w:rPr>
                <w:rFonts w:hint="eastAsia" w:ascii="宋体" w:hAnsi="宋体" w:cs="宋体"/>
                <w:kern w:val="0"/>
              </w:rPr>
            </w:pPr>
            <w:r>
              <w:rPr>
                <w:rFonts w:hint="eastAsia" w:ascii="宋体" w:hAnsi="宋体" w:cs="宋体"/>
                <w:kern w:val="0"/>
              </w:rPr>
              <w:t>掌握摄影器材（手机、DV）的使用</w:t>
            </w:r>
          </w:p>
          <w:p w14:paraId="27EADED1">
            <w:pPr>
              <w:pStyle w:val="15"/>
              <w:widowControl/>
              <w:numPr>
                <w:ilvl w:val="0"/>
                <w:numId w:val="28"/>
              </w:numPr>
              <w:ind w:firstLineChars="0"/>
              <w:jc w:val="left"/>
              <w:rPr>
                <w:rFonts w:ascii="宋体" w:hAnsi="宋体" w:cs="宋体"/>
                <w:kern w:val="0"/>
              </w:rPr>
            </w:pPr>
            <w:r>
              <w:rPr>
                <w:rFonts w:hint="eastAsia" w:ascii="宋体" w:hAnsi="宋体" w:cs="宋体"/>
                <w:kern w:val="0"/>
              </w:rPr>
              <w:t>掌握拍摄运镜技巧</w:t>
            </w:r>
          </w:p>
          <w:p w14:paraId="22FAAFDF">
            <w:pPr>
              <w:pStyle w:val="15"/>
              <w:widowControl/>
              <w:ind w:firstLine="0" w:firstLineChars="0"/>
              <w:jc w:val="left"/>
              <w:rPr>
                <w:rFonts w:hint="eastAsia" w:ascii="宋体" w:hAnsi="宋体" w:cs="宋体"/>
                <w:kern w:val="0"/>
              </w:rPr>
            </w:pPr>
            <w:r>
              <w:rPr>
                <w:rFonts w:ascii="宋体" w:hAnsi="宋体" w:cs="宋体"/>
                <w:kern w:val="0"/>
              </w:rPr>
              <w:t>难点</w:t>
            </w:r>
            <w:r>
              <w:rPr>
                <w:rFonts w:hint="eastAsia" w:ascii="宋体" w:hAnsi="宋体" w:cs="宋体"/>
                <w:kern w:val="0"/>
              </w:rPr>
              <w:t>：</w:t>
            </w:r>
            <w:r>
              <w:rPr>
                <w:rFonts w:ascii="宋体" w:hAnsi="宋体" w:cs="宋体"/>
                <w:kern w:val="0"/>
              </w:rPr>
              <w:t xml:space="preserve"> </w:t>
            </w:r>
          </w:p>
          <w:p w14:paraId="67224CEC">
            <w:pPr>
              <w:pStyle w:val="15"/>
              <w:widowControl/>
              <w:numPr>
                <w:ilvl w:val="0"/>
                <w:numId w:val="29"/>
              </w:numPr>
              <w:ind w:firstLineChars="0"/>
              <w:jc w:val="left"/>
              <w:rPr>
                <w:rFonts w:ascii="宋体" w:hAnsi="宋体" w:cs="宋体"/>
                <w:kern w:val="0"/>
              </w:rPr>
            </w:pPr>
            <w:r>
              <w:rPr>
                <w:rFonts w:hint="eastAsia" w:ascii="宋体" w:hAnsi="宋体" w:cs="宋体"/>
                <w:kern w:val="0"/>
              </w:rPr>
              <w:t>如何构思视频的内容，并按照思路去录制视频</w:t>
            </w:r>
          </w:p>
        </w:tc>
        <w:tc>
          <w:tcPr>
            <w:tcW w:w="4644" w:type="dxa"/>
            <w:gridSpan w:val="4"/>
            <w:tcBorders>
              <w:top w:val="nil"/>
              <w:left w:val="nil"/>
              <w:bottom w:val="single" w:color="auto" w:sz="4" w:space="0"/>
              <w:right w:val="single" w:color="auto" w:sz="4" w:space="0"/>
            </w:tcBorders>
            <w:noWrap w:val="0"/>
            <w:vAlign w:val="center"/>
          </w:tcPr>
          <w:p w14:paraId="3C28573F">
            <w:pPr>
              <w:widowControl/>
              <w:ind w:firstLine="480"/>
              <w:jc w:val="left"/>
              <w:rPr>
                <w:rFonts w:ascii="宋体" w:hAnsi="宋体" w:cs="宋体"/>
                <w:kern w:val="0"/>
              </w:rPr>
            </w:pPr>
            <w:r>
              <w:rPr>
                <w:rFonts w:hint="eastAsia" w:ascii="宋体" w:hAnsi="宋体" w:cs="宋体"/>
                <w:kern w:val="0"/>
              </w:rPr>
              <w:t>演示教法</w:t>
            </w:r>
          </w:p>
        </w:tc>
      </w:tr>
      <w:tr w14:paraId="3DBF81E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CA89A19">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47AA885C">
            <w:pPr>
              <w:widowControl/>
              <w:ind w:firstLine="0" w:firstLineChars="0"/>
              <w:jc w:val="left"/>
              <w:rPr>
                <w:rFonts w:ascii="宋体" w:hAnsi="宋体" w:cs="宋体"/>
                <w:kern w:val="0"/>
              </w:rPr>
            </w:pPr>
            <w:r>
              <w:rPr>
                <w:rFonts w:hint="eastAsia" w:ascii="宋体" w:hAnsi="宋体" w:cs="宋体"/>
                <w:kern w:val="0"/>
              </w:rPr>
              <w:t>教学地点</w:t>
            </w:r>
          </w:p>
        </w:tc>
      </w:tr>
      <w:tr w14:paraId="44D1251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63"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66C0E20">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03F5B806">
            <w:pPr>
              <w:widowControl/>
              <w:ind w:firstLine="480"/>
              <w:jc w:val="left"/>
              <w:rPr>
                <w:rFonts w:ascii="宋体" w:hAnsi="宋体" w:cs="宋体"/>
                <w:kern w:val="0"/>
              </w:rPr>
            </w:pPr>
            <w:r>
              <w:rPr>
                <w:rFonts w:hint="eastAsia" w:ascii="宋体" w:hAnsi="宋体" w:cs="宋体"/>
                <w:kern w:val="0"/>
              </w:rPr>
              <w:t>多媒体电脑机房</w:t>
            </w:r>
          </w:p>
        </w:tc>
      </w:tr>
      <w:tr w14:paraId="7553F53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A1A4C14">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75EFD510">
            <w:pPr>
              <w:widowControl/>
              <w:ind w:firstLine="0" w:firstLineChars="0"/>
              <w:jc w:val="left"/>
              <w:rPr>
                <w:rFonts w:ascii="宋体" w:hAnsi="宋体" w:cs="宋体"/>
                <w:kern w:val="0"/>
              </w:rPr>
            </w:pPr>
            <w:r>
              <w:rPr>
                <w:rFonts w:hint="eastAsia" w:ascii="宋体" w:hAnsi="宋体" w:cs="宋体"/>
                <w:kern w:val="0"/>
              </w:rPr>
              <w:t>教学及参考资料</w:t>
            </w:r>
          </w:p>
        </w:tc>
      </w:tr>
      <w:tr w14:paraId="3E24E90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7DC2985">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0C9AC93E">
            <w:pPr>
              <w:widowControl/>
              <w:ind w:firstLine="480"/>
              <w:jc w:val="left"/>
              <w:rPr>
                <w:rFonts w:ascii="宋体" w:hAnsi="宋体" w:cs="宋体"/>
                <w:kern w:val="0"/>
              </w:rPr>
            </w:pPr>
            <w:r>
              <w:rPr>
                <w:rFonts w:hint="eastAsia" w:ascii="宋体" w:hAnsi="宋体" w:cs="宋体"/>
                <w:kern w:val="0"/>
              </w:rPr>
              <w:t>《</w:t>
            </w:r>
            <w:r>
              <w:rPr>
                <w:rFonts w:ascii="宋体" w:hAnsi="宋体" w:cs="宋体"/>
                <w:bCs/>
                <w:kern w:val="0"/>
              </w:rPr>
              <w:t>Premiere Pro CS6标准培训教程</w:t>
            </w:r>
            <w:r>
              <w:rPr>
                <w:rFonts w:hint="eastAsia" w:ascii="宋体" w:hAnsi="宋体" w:cs="宋体"/>
                <w:kern w:val="0"/>
              </w:rPr>
              <w:t>》 数字艺术教育研究院编著  人民邮电出版社</w:t>
            </w:r>
          </w:p>
        </w:tc>
      </w:tr>
      <w:tr w14:paraId="3B1B24D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1142F0B5">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5C675101">
            <w:pPr>
              <w:widowControl/>
              <w:ind w:firstLine="0" w:firstLineChars="0"/>
              <w:jc w:val="left"/>
              <w:rPr>
                <w:rFonts w:ascii="宋体" w:hAnsi="宋体" w:cs="宋体"/>
                <w:kern w:val="0"/>
              </w:rPr>
            </w:pPr>
            <w:r>
              <w:rPr>
                <w:rFonts w:hint="eastAsia" w:ascii="宋体" w:hAnsi="宋体" w:cs="宋体"/>
                <w:kern w:val="0"/>
              </w:rPr>
              <w:t>练习与习题建议</w:t>
            </w:r>
          </w:p>
        </w:tc>
      </w:tr>
      <w:tr w14:paraId="5BD813B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075"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31C447A">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710DB4DE">
            <w:pPr>
              <w:widowControl/>
              <w:ind w:firstLine="480"/>
              <w:jc w:val="left"/>
              <w:rPr>
                <w:rFonts w:ascii="宋体" w:hAnsi="宋体" w:cs="宋体"/>
                <w:kern w:val="0"/>
              </w:rPr>
            </w:pPr>
            <w:r>
              <w:rPr>
                <w:rFonts w:hint="eastAsia" w:ascii="宋体" w:hAnsi="宋体" w:cs="宋体"/>
                <w:kern w:val="0"/>
              </w:rPr>
              <w:t>1、学生可用手机录制视频作为素材</w:t>
            </w:r>
          </w:p>
        </w:tc>
      </w:tr>
      <w:tr w14:paraId="0CE25FF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1CAED1B0">
            <w:pPr>
              <w:widowControl/>
              <w:ind w:firstLine="0" w:firstLineChars="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noWrap w:val="0"/>
            <w:vAlign w:val="center"/>
          </w:tcPr>
          <w:p w14:paraId="3F64DE31">
            <w:pPr>
              <w:widowControl/>
              <w:ind w:firstLine="0" w:firstLineChars="0"/>
              <w:jc w:val="center"/>
              <w:rPr>
                <w:rFonts w:ascii="宋体" w:hAnsi="宋体" w:cs="宋体"/>
                <w:kern w:val="0"/>
              </w:rPr>
            </w:pPr>
            <w:r>
              <w:rPr>
                <w:rFonts w:hint="eastAsia" w:ascii="宋体" w:hAnsi="宋体" w:cs="宋体"/>
                <w:kern w:val="0"/>
              </w:rPr>
              <w:t>权重分配</w:t>
            </w:r>
          </w:p>
        </w:tc>
      </w:tr>
      <w:tr w14:paraId="28C1183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35"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3436A6B5">
            <w:pPr>
              <w:widowControl/>
              <w:ind w:firstLine="0" w:firstLineChars="0"/>
              <w:jc w:val="center"/>
              <w:rPr>
                <w:rFonts w:ascii="宋体" w:hAnsi="宋体" w:cs="宋体"/>
                <w:kern w:val="0"/>
              </w:rPr>
            </w:pPr>
            <w:r>
              <w:rPr>
                <w:rFonts w:ascii="宋体" w:hAnsi="宋体" w:cs="宋体"/>
                <w:kern w:val="0"/>
              </w:rPr>
              <w:t>作业考核</w:t>
            </w:r>
          </w:p>
        </w:tc>
        <w:tc>
          <w:tcPr>
            <w:tcW w:w="4644" w:type="dxa"/>
            <w:gridSpan w:val="4"/>
            <w:tcBorders>
              <w:top w:val="nil"/>
              <w:left w:val="nil"/>
              <w:bottom w:val="single" w:color="auto" w:sz="4" w:space="0"/>
              <w:right w:val="single" w:color="auto" w:sz="4" w:space="0"/>
            </w:tcBorders>
            <w:noWrap w:val="0"/>
            <w:vAlign w:val="center"/>
          </w:tcPr>
          <w:p w14:paraId="33DCEDD9">
            <w:pPr>
              <w:widowControl/>
              <w:ind w:firstLine="0" w:firstLineChars="0"/>
              <w:jc w:val="center"/>
              <w:rPr>
                <w:rFonts w:ascii="宋体" w:hAnsi="宋体" w:cs="宋体"/>
                <w:kern w:val="0"/>
              </w:rPr>
            </w:pPr>
            <w:r>
              <w:rPr>
                <w:rFonts w:hint="eastAsia" w:ascii="宋体" w:hAnsi="宋体" w:cs="宋体"/>
                <w:kern w:val="0"/>
              </w:rPr>
              <w:t>100%</w:t>
            </w:r>
          </w:p>
        </w:tc>
      </w:tr>
    </w:tbl>
    <w:p w14:paraId="3730EEEE">
      <w:pPr>
        <w:pStyle w:val="5"/>
        <w:spacing w:line="360" w:lineRule="auto"/>
        <w:rPr>
          <w:rFonts w:ascii="黑体" w:hAnsi="黑体" w:eastAsia="黑体" w:cs="仿宋_GB2312"/>
          <w:kern w:val="2"/>
          <w:position w:val="6"/>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8"/>
        <w:gridCol w:w="1114"/>
        <w:gridCol w:w="2491"/>
        <w:gridCol w:w="1080"/>
        <w:gridCol w:w="900"/>
        <w:gridCol w:w="1044"/>
        <w:gridCol w:w="1620"/>
      </w:tblGrid>
      <w:tr w14:paraId="35EDC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gridSpan w:val="2"/>
            <w:tcBorders>
              <w:top w:val="single" w:color="auto" w:sz="4" w:space="0"/>
              <w:left w:val="single" w:color="auto" w:sz="4" w:space="0"/>
              <w:bottom w:val="single" w:color="auto" w:sz="4" w:space="0"/>
              <w:right w:val="single" w:color="auto" w:sz="4" w:space="0"/>
            </w:tcBorders>
            <w:noWrap w:val="0"/>
            <w:vAlign w:val="center"/>
          </w:tcPr>
          <w:p w14:paraId="0E4C35C2">
            <w:pPr>
              <w:widowControl/>
              <w:ind w:firstLine="0" w:firstLineChars="0"/>
              <w:jc w:val="center"/>
              <w:rPr>
                <w:rFonts w:ascii="宋体" w:hAnsi="宋体" w:cs="宋体"/>
                <w:kern w:val="0"/>
              </w:rPr>
            </w:pPr>
            <w:r>
              <w:rPr>
                <w:rFonts w:hint="eastAsia" w:ascii="宋体" w:hAnsi="宋体" w:cs="宋体"/>
                <w:kern w:val="0"/>
              </w:rPr>
              <w:t>模块四</w:t>
            </w:r>
          </w:p>
        </w:tc>
        <w:tc>
          <w:tcPr>
            <w:tcW w:w="7135" w:type="dxa"/>
            <w:gridSpan w:val="5"/>
            <w:tcBorders>
              <w:top w:val="single" w:color="auto" w:sz="4" w:space="0"/>
              <w:left w:val="single" w:color="auto" w:sz="4" w:space="0"/>
              <w:bottom w:val="single" w:color="auto" w:sz="4" w:space="0"/>
              <w:right w:val="single" w:color="auto" w:sz="4" w:space="0"/>
            </w:tcBorders>
            <w:noWrap w:val="0"/>
            <w:vAlign w:val="center"/>
          </w:tcPr>
          <w:p w14:paraId="0476E973">
            <w:pPr>
              <w:widowControl/>
              <w:ind w:firstLine="0" w:firstLineChars="0"/>
              <w:jc w:val="center"/>
              <w:rPr>
                <w:rFonts w:ascii="宋体" w:hAnsi="宋体" w:cs="宋体"/>
                <w:kern w:val="0"/>
              </w:rPr>
            </w:pPr>
            <w:r>
              <w:rPr>
                <w:rFonts w:hint="eastAsia" w:ascii="宋体" w:hAnsi="宋体"/>
                <w:szCs w:val="21"/>
              </w:rPr>
              <w:t>案例实训</w:t>
            </w:r>
          </w:p>
        </w:tc>
      </w:tr>
      <w:tr w14:paraId="2CF3084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6607BF90">
            <w:pPr>
              <w:widowControl/>
              <w:ind w:firstLine="0" w:firstLineChars="0"/>
              <w:rPr>
                <w:rFonts w:ascii="宋体" w:hAnsi="宋体" w:cs="宋体"/>
                <w:kern w:val="0"/>
              </w:rPr>
            </w:pPr>
            <w:r>
              <w:rPr>
                <w:rFonts w:hint="eastAsia" w:ascii="宋体" w:hAnsi="宋体" w:cs="宋体"/>
                <w:kern w:val="0"/>
              </w:rPr>
              <w:t>单元1</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64ED2F0B">
            <w:pPr>
              <w:widowControl/>
              <w:ind w:firstLine="0" w:firstLineChars="0"/>
              <w:jc w:val="left"/>
              <w:rPr>
                <w:rFonts w:ascii="宋体" w:hAnsi="宋体" w:cs="宋体"/>
                <w:kern w:val="0"/>
              </w:rPr>
            </w:pPr>
            <w:r>
              <w:rPr>
                <w:rFonts w:ascii="宋体" w:hAnsi="宋体"/>
                <w:szCs w:val="21"/>
              </w:rPr>
              <w:t>商业案例实训</w:t>
            </w:r>
          </w:p>
        </w:tc>
        <w:tc>
          <w:tcPr>
            <w:tcW w:w="900" w:type="dxa"/>
            <w:vMerge w:val="restart"/>
            <w:tcBorders>
              <w:top w:val="nil"/>
              <w:left w:val="single" w:color="auto" w:sz="4" w:space="0"/>
              <w:right w:val="single" w:color="auto" w:sz="4" w:space="0"/>
            </w:tcBorders>
            <w:shd w:val="clear" w:color="auto" w:fill="auto"/>
            <w:noWrap w:val="0"/>
            <w:vAlign w:val="center"/>
          </w:tcPr>
          <w:p w14:paraId="49241A42">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noWrap w:val="0"/>
            <w:vAlign w:val="center"/>
          </w:tcPr>
          <w:p w14:paraId="2535D8F8">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noWrap w:val="0"/>
            <w:vAlign w:val="center"/>
          </w:tcPr>
          <w:p w14:paraId="019CB0F0">
            <w:pPr>
              <w:widowControl/>
              <w:ind w:firstLine="0" w:firstLineChars="0"/>
              <w:jc w:val="left"/>
              <w:rPr>
                <w:rFonts w:ascii="宋体" w:hAnsi="宋体" w:cs="宋体"/>
                <w:kern w:val="0"/>
              </w:rPr>
            </w:pPr>
            <w:r>
              <w:rPr>
                <w:rFonts w:hint="eastAsia" w:ascii="宋体" w:hAnsi="宋体" w:cs="宋体"/>
                <w:kern w:val="0"/>
              </w:rPr>
              <w:t>2</w:t>
            </w:r>
          </w:p>
        </w:tc>
      </w:tr>
      <w:tr w14:paraId="72CD898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075B9F67">
            <w:pPr>
              <w:widowControl/>
              <w:ind w:firstLine="0" w:firstLineChars="0"/>
              <w:rPr>
                <w:rFonts w:ascii="宋体" w:hAnsi="宋体" w:cs="宋体"/>
                <w:kern w:val="0"/>
              </w:rPr>
            </w:pPr>
            <w:r>
              <w:rPr>
                <w:rFonts w:hint="eastAsia" w:ascii="宋体" w:hAnsi="宋体" w:cs="宋体"/>
                <w:kern w:val="0"/>
              </w:rPr>
              <w:t>单元2</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75966403">
            <w:pPr>
              <w:widowControl/>
              <w:ind w:firstLine="0" w:firstLineChars="0"/>
              <w:jc w:val="left"/>
              <w:rPr>
                <w:rFonts w:ascii="宋体" w:hAnsi="宋体" w:cs="宋体"/>
                <w:kern w:val="0"/>
              </w:rPr>
            </w:pPr>
          </w:p>
        </w:tc>
        <w:tc>
          <w:tcPr>
            <w:tcW w:w="900" w:type="dxa"/>
            <w:vMerge w:val="continue"/>
            <w:tcBorders>
              <w:left w:val="single" w:color="auto" w:sz="4" w:space="0"/>
              <w:right w:val="single" w:color="auto" w:sz="4" w:space="0"/>
            </w:tcBorders>
            <w:shd w:val="clear" w:color="auto" w:fill="auto"/>
            <w:noWrap w:val="0"/>
            <w:vAlign w:val="center"/>
          </w:tcPr>
          <w:p w14:paraId="40F9942F">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16531AF8">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tcBorders>
              <w:top w:val="nil"/>
              <w:left w:val="nil"/>
              <w:bottom w:val="single" w:color="auto" w:sz="4" w:space="0"/>
              <w:right w:val="single" w:color="auto" w:sz="4" w:space="0"/>
            </w:tcBorders>
            <w:noWrap w:val="0"/>
            <w:vAlign w:val="center"/>
          </w:tcPr>
          <w:p w14:paraId="5C12DC96">
            <w:pPr>
              <w:widowControl/>
              <w:ind w:firstLine="0" w:firstLineChars="0"/>
              <w:jc w:val="left"/>
              <w:rPr>
                <w:rFonts w:ascii="宋体" w:hAnsi="宋体" w:cs="宋体"/>
                <w:kern w:val="0"/>
              </w:rPr>
            </w:pPr>
            <w:r>
              <w:rPr>
                <w:rFonts w:hint="eastAsia" w:ascii="宋体" w:hAnsi="宋体" w:cs="宋体"/>
                <w:kern w:val="0"/>
              </w:rPr>
              <w:t>10</w:t>
            </w:r>
          </w:p>
        </w:tc>
      </w:tr>
      <w:tr w14:paraId="1F31B3B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51C0BFB0">
            <w:pPr>
              <w:widowControl/>
              <w:ind w:firstLine="0" w:firstLineChars="0"/>
              <w:rPr>
                <w:rFonts w:ascii="宋体" w:hAnsi="宋体" w:cs="宋体"/>
                <w:kern w:val="0"/>
              </w:rPr>
            </w:pPr>
            <w:r>
              <w:rPr>
                <w:rFonts w:hint="eastAsia" w:ascii="宋体" w:hAnsi="宋体" w:cs="宋体"/>
                <w:kern w:val="0"/>
              </w:rPr>
              <w:t>单元3</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3B787D4F">
            <w:pPr>
              <w:widowControl/>
              <w:ind w:firstLine="0" w:firstLineChars="0"/>
              <w:jc w:val="left"/>
              <w:rPr>
                <w:rFonts w:ascii="宋体" w:hAnsi="宋体" w:cs="宋体"/>
                <w:kern w:val="0"/>
              </w:rPr>
            </w:pPr>
          </w:p>
        </w:tc>
        <w:tc>
          <w:tcPr>
            <w:tcW w:w="900" w:type="dxa"/>
            <w:vMerge w:val="continue"/>
            <w:tcBorders>
              <w:left w:val="single" w:color="auto" w:sz="4" w:space="0"/>
              <w:right w:val="single" w:color="auto" w:sz="4" w:space="0"/>
            </w:tcBorders>
            <w:shd w:val="clear" w:color="auto" w:fill="auto"/>
            <w:noWrap w:val="0"/>
            <w:vAlign w:val="center"/>
          </w:tcPr>
          <w:p w14:paraId="2C229EDD">
            <w:pPr>
              <w:widowControl/>
              <w:ind w:firstLine="0" w:firstLineChars="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481D5A23">
            <w:pPr>
              <w:widowControl/>
              <w:ind w:firstLine="0" w:firstLineChars="0"/>
              <w:rPr>
                <w:rFonts w:ascii="宋体" w:hAnsi="宋体" w:cs="宋体"/>
                <w:kern w:val="0"/>
                <w:szCs w:val="21"/>
              </w:rPr>
            </w:pPr>
            <w:r>
              <w:rPr>
                <w:rFonts w:hint="eastAsia" w:ascii="宋体" w:hAnsi="宋体" w:cs="宋体"/>
                <w:kern w:val="0"/>
                <w:szCs w:val="21"/>
              </w:rPr>
              <w:t>一体化</w:t>
            </w:r>
          </w:p>
        </w:tc>
        <w:tc>
          <w:tcPr>
            <w:tcW w:w="1620" w:type="dxa"/>
            <w:tcBorders>
              <w:top w:val="nil"/>
              <w:left w:val="nil"/>
              <w:bottom w:val="single" w:color="auto" w:sz="4" w:space="0"/>
              <w:right w:val="single" w:color="auto" w:sz="4" w:space="0"/>
            </w:tcBorders>
            <w:noWrap w:val="0"/>
            <w:vAlign w:val="center"/>
          </w:tcPr>
          <w:p w14:paraId="2F55F561">
            <w:pPr>
              <w:widowControl/>
              <w:ind w:firstLine="0" w:firstLineChars="0"/>
              <w:jc w:val="left"/>
              <w:rPr>
                <w:rFonts w:hint="default" w:ascii="宋体" w:hAnsi="宋体" w:eastAsia="宋体" w:cs="宋体"/>
                <w:kern w:val="0"/>
                <w:lang w:val="en-US" w:eastAsia="zh-CN"/>
              </w:rPr>
            </w:pPr>
            <w:r>
              <w:rPr>
                <w:rFonts w:hint="eastAsia" w:ascii="宋体" w:hAnsi="宋体" w:cs="宋体"/>
                <w:kern w:val="0"/>
                <w:lang w:val="en-US" w:eastAsia="zh-CN"/>
              </w:rPr>
              <w:t>34</w:t>
            </w:r>
          </w:p>
        </w:tc>
      </w:tr>
      <w:tr w14:paraId="58AF1CE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47" w:type="dxa"/>
            <w:gridSpan w:val="7"/>
            <w:tcBorders>
              <w:top w:val="single" w:color="auto" w:sz="4" w:space="0"/>
              <w:left w:val="single" w:color="auto" w:sz="4" w:space="0"/>
              <w:bottom w:val="single" w:color="auto" w:sz="4" w:space="0"/>
              <w:right w:val="single" w:color="auto" w:sz="4" w:space="0"/>
            </w:tcBorders>
            <w:noWrap w:val="0"/>
            <w:vAlign w:val="center"/>
          </w:tcPr>
          <w:p w14:paraId="50A27F9F">
            <w:pPr>
              <w:widowControl/>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6CA269E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47" w:type="dxa"/>
            <w:gridSpan w:val="7"/>
            <w:tcBorders>
              <w:top w:val="single" w:color="auto" w:sz="4" w:space="0"/>
              <w:left w:val="single" w:color="auto" w:sz="4" w:space="0"/>
              <w:bottom w:val="single" w:color="auto" w:sz="4" w:space="0"/>
              <w:right w:val="single" w:color="auto" w:sz="4" w:space="0"/>
            </w:tcBorders>
            <w:noWrap w:val="0"/>
            <w:vAlign w:val="center"/>
          </w:tcPr>
          <w:p w14:paraId="29442BD3">
            <w:pPr>
              <w:widowControl/>
              <w:ind w:firstLine="480"/>
              <w:jc w:val="left"/>
              <w:rPr>
                <w:rFonts w:ascii="宋体" w:hAnsi="宋体" w:cs="宋体"/>
                <w:kern w:val="0"/>
              </w:rPr>
            </w:pPr>
            <w:r>
              <w:rPr>
                <w:rFonts w:hint="eastAsia" w:ascii="宋体" w:hAnsi="宋体" w:cs="宋体"/>
                <w:kern w:val="0"/>
              </w:rPr>
              <w:t>认知目标：</w:t>
            </w:r>
            <w:r>
              <w:rPr>
                <w:rFonts w:ascii="宋体" w:hAnsi="宋体" w:cs="宋体"/>
                <w:kern w:val="0"/>
              </w:rPr>
              <w:t xml:space="preserve"> 了解如何分析客户需求</w:t>
            </w:r>
          </w:p>
          <w:p w14:paraId="40B4FB26">
            <w:pPr>
              <w:widowControl/>
              <w:ind w:firstLine="480"/>
              <w:jc w:val="left"/>
              <w:rPr>
                <w:rFonts w:ascii="宋体" w:hAnsi="宋体" w:cs="宋体"/>
                <w:kern w:val="0"/>
              </w:rPr>
            </w:pPr>
            <w:r>
              <w:rPr>
                <w:rFonts w:hint="eastAsia" w:ascii="宋体" w:hAnsi="宋体" w:cs="宋体"/>
                <w:kern w:val="0"/>
              </w:rPr>
              <w:t>技能目标：</w:t>
            </w:r>
            <w:r>
              <w:rPr>
                <w:rFonts w:ascii="宋体" w:hAnsi="宋体" w:cs="宋体"/>
                <w:kern w:val="0"/>
              </w:rPr>
              <w:t xml:space="preserve"> 熟练运用之前所学习的各种拍摄及剪辑技巧</w:t>
            </w:r>
            <w:r>
              <w:rPr>
                <w:rFonts w:hint="eastAsia" w:ascii="宋体" w:hAnsi="宋体" w:cs="宋体"/>
                <w:kern w:val="0"/>
              </w:rPr>
              <w:t>，</w:t>
            </w:r>
            <w:r>
              <w:rPr>
                <w:rFonts w:ascii="宋体" w:hAnsi="宋体" w:cs="宋体"/>
                <w:kern w:val="0"/>
              </w:rPr>
              <w:t>制作完整的推广视频</w:t>
            </w:r>
            <w:r>
              <w:rPr>
                <w:rFonts w:hint="eastAsia" w:ascii="宋体" w:hAnsi="宋体" w:cs="宋体"/>
                <w:kern w:val="0"/>
              </w:rPr>
              <w:t>。</w:t>
            </w:r>
          </w:p>
        </w:tc>
      </w:tr>
      <w:tr w14:paraId="46B123B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2D42A1B4">
            <w:pPr>
              <w:widowControl/>
              <w:ind w:firstLine="0" w:firstLineChars="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noWrap w:val="0"/>
            <w:vAlign w:val="center"/>
          </w:tcPr>
          <w:p w14:paraId="0867974D">
            <w:pPr>
              <w:widowControl/>
              <w:ind w:firstLine="0" w:firstLineChars="0"/>
              <w:jc w:val="left"/>
              <w:rPr>
                <w:rFonts w:ascii="宋体" w:hAnsi="宋体" w:cs="宋体"/>
                <w:kern w:val="0"/>
              </w:rPr>
            </w:pPr>
            <w:r>
              <w:rPr>
                <w:rFonts w:hint="eastAsia" w:ascii="宋体" w:hAnsi="宋体" w:cs="宋体"/>
                <w:kern w:val="0"/>
              </w:rPr>
              <w:t>主要教学方法</w:t>
            </w:r>
          </w:p>
        </w:tc>
      </w:tr>
      <w:tr w14:paraId="48D3DAC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33" w:hRule="atLeast"/>
          <w:jc w:val="center"/>
        </w:trPr>
        <w:tc>
          <w:tcPr>
            <w:tcW w:w="4703"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6821D905">
            <w:pPr>
              <w:pStyle w:val="15"/>
              <w:widowControl/>
              <w:numPr>
                <w:ilvl w:val="0"/>
                <w:numId w:val="30"/>
              </w:numPr>
              <w:ind w:firstLineChars="0"/>
              <w:jc w:val="left"/>
              <w:rPr>
                <w:rFonts w:hint="eastAsia" w:ascii="宋体" w:hAnsi="宋体" w:cs="宋体"/>
                <w:kern w:val="0"/>
              </w:rPr>
            </w:pPr>
            <w:r>
              <w:rPr>
                <w:rFonts w:hint="eastAsia" w:ascii="宋体" w:hAnsi="宋体" w:cs="宋体"/>
                <w:kern w:val="0"/>
              </w:rPr>
              <w:t>淘宝产品推广视频</w:t>
            </w:r>
          </w:p>
          <w:p w14:paraId="42A01516">
            <w:pPr>
              <w:pStyle w:val="15"/>
              <w:widowControl/>
              <w:numPr>
                <w:ilvl w:val="0"/>
                <w:numId w:val="30"/>
              </w:numPr>
              <w:ind w:firstLineChars="0"/>
              <w:jc w:val="left"/>
              <w:rPr>
                <w:rFonts w:hint="eastAsia" w:ascii="宋体" w:hAnsi="宋体" w:cs="宋体"/>
                <w:kern w:val="0"/>
              </w:rPr>
            </w:pPr>
            <w:r>
              <w:rPr>
                <w:rFonts w:hint="eastAsia" w:ascii="宋体" w:hAnsi="宋体" w:cs="宋体"/>
                <w:kern w:val="0"/>
              </w:rPr>
              <w:t>品牌新品相册视频</w:t>
            </w:r>
          </w:p>
          <w:p w14:paraId="7F8408D3">
            <w:pPr>
              <w:pStyle w:val="15"/>
              <w:widowControl/>
              <w:numPr>
                <w:ilvl w:val="0"/>
                <w:numId w:val="30"/>
              </w:numPr>
              <w:ind w:firstLineChars="0"/>
              <w:jc w:val="left"/>
              <w:rPr>
                <w:rFonts w:hint="eastAsia" w:ascii="宋体" w:hAnsi="宋体" w:cs="宋体"/>
                <w:kern w:val="0"/>
              </w:rPr>
            </w:pPr>
            <w:r>
              <w:rPr>
                <w:rFonts w:hint="eastAsia" w:ascii="宋体" w:hAnsi="宋体" w:cs="宋体"/>
                <w:kern w:val="0"/>
              </w:rPr>
              <w:t>短视频平台产品推广视频</w:t>
            </w:r>
          </w:p>
          <w:p w14:paraId="02306B77">
            <w:pPr>
              <w:pStyle w:val="15"/>
              <w:widowControl/>
              <w:numPr>
                <w:ilvl w:val="0"/>
                <w:numId w:val="30"/>
              </w:numPr>
              <w:ind w:firstLineChars="0"/>
              <w:jc w:val="left"/>
              <w:rPr>
                <w:rFonts w:hint="eastAsia" w:ascii="宋体" w:hAnsi="宋体" w:cs="宋体"/>
                <w:kern w:val="0"/>
              </w:rPr>
            </w:pPr>
            <w:r>
              <w:rPr>
                <w:rFonts w:hint="eastAsia" w:ascii="宋体" w:hAnsi="宋体" w:cs="宋体"/>
                <w:kern w:val="0"/>
              </w:rPr>
              <w:t>走秀现场视频剪辑</w:t>
            </w:r>
          </w:p>
          <w:p w14:paraId="7687BCA5">
            <w:pPr>
              <w:widowControl/>
              <w:ind w:firstLine="0" w:firstLineChars="0"/>
              <w:jc w:val="left"/>
              <w:rPr>
                <w:rFonts w:hint="eastAsia" w:ascii="宋体" w:hAnsi="宋体" w:cs="宋体"/>
                <w:kern w:val="0"/>
              </w:rPr>
            </w:pPr>
            <w:r>
              <w:rPr>
                <w:rFonts w:ascii="宋体" w:hAnsi="宋体" w:cs="宋体"/>
                <w:kern w:val="0"/>
              </w:rPr>
              <w:t>重点</w:t>
            </w:r>
            <w:r>
              <w:rPr>
                <w:rFonts w:hint="eastAsia" w:ascii="宋体" w:hAnsi="宋体" w:cs="宋体"/>
                <w:kern w:val="0"/>
              </w:rPr>
              <w:t>：</w:t>
            </w:r>
            <w:r>
              <w:rPr>
                <w:rFonts w:ascii="宋体" w:hAnsi="宋体" w:cs="宋体"/>
                <w:kern w:val="0"/>
              </w:rPr>
              <w:t xml:space="preserve"> </w:t>
            </w:r>
          </w:p>
          <w:p w14:paraId="5D145D04">
            <w:pPr>
              <w:pStyle w:val="15"/>
              <w:widowControl/>
              <w:numPr>
                <w:ilvl w:val="0"/>
                <w:numId w:val="31"/>
              </w:numPr>
              <w:ind w:firstLineChars="0"/>
              <w:jc w:val="left"/>
              <w:rPr>
                <w:rFonts w:hint="eastAsia" w:ascii="宋体" w:hAnsi="宋体" w:cs="宋体"/>
                <w:kern w:val="0"/>
              </w:rPr>
            </w:pPr>
            <w:r>
              <w:rPr>
                <w:rFonts w:hint="eastAsia" w:ascii="宋体" w:hAnsi="宋体" w:cs="宋体"/>
                <w:kern w:val="0"/>
              </w:rPr>
              <w:t>采集项目所需视频片段</w:t>
            </w:r>
          </w:p>
          <w:p w14:paraId="5CBF3EB3">
            <w:pPr>
              <w:pStyle w:val="15"/>
              <w:widowControl/>
              <w:numPr>
                <w:ilvl w:val="0"/>
                <w:numId w:val="31"/>
              </w:numPr>
              <w:ind w:firstLineChars="0"/>
              <w:jc w:val="left"/>
              <w:rPr>
                <w:rFonts w:ascii="宋体" w:hAnsi="宋体" w:cs="宋体"/>
                <w:kern w:val="0"/>
              </w:rPr>
            </w:pPr>
            <w:r>
              <w:rPr>
                <w:rFonts w:hint="eastAsia" w:ascii="宋体" w:hAnsi="宋体" w:cs="宋体"/>
                <w:kern w:val="0"/>
              </w:rPr>
              <w:t>将片段剪辑并润色</w:t>
            </w:r>
          </w:p>
          <w:p w14:paraId="7239D65B">
            <w:pPr>
              <w:pStyle w:val="15"/>
              <w:widowControl/>
              <w:ind w:firstLine="0" w:firstLineChars="0"/>
              <w:jc w:val="left"/>
              <w:rPr>
                <w:rFonts w:hint="eastAsia" w:ascii="宋体" w:hAnsi="宋体" w:cs="宋体"/>
                <w:kern w:val="0"/>
              </w:rPr>
            </w:pPr>
            <w:r>
              <w:rPr>
                <w:rFonts w:ascii="宋体" w:hAnsi="宋体" w:cs="宋体"/>
                <w:kern w:val="0"/>
              </w:rPr>
              <w:t>难点</w:t>
            </w:r>
            <w:r>
              <w:rPr>
                <w:rFonts w:hint="eastAsia" w:ascii="宋体" w:hAnsi="宋体" w:cs="宋体"/>
                <w:kern w:val="0"/>
              </w:rPr>
              <w:t>：</w:t>
            </w:r>
            <w:r>
              <w:rPr>
                <w:rFonts w:ascii="宋体" w:hAnsi="宋体" w:cs="宋体"/>
                <w:kern w:val="0"/>
              </w:rPr>
              <w:t xml:space="preserve"> </w:t>
            </w:r>
          </w:p>
          <w:p w14:paraId="18E897B7">
            <w:pPr>
              <w:pStyle w:val="15"/>
              <w:widowControl/>
              <w:ind w:firstLine="0" w:firstLineChars="0"/>
              <w:jc w:val="left"/>
              <w:rPr>
                <w:rFonts w:ascii="宋体" w:hAnsi="宋体" w:cs="宋体"/>
                <w:kern w:val="0"/>
              </w:rPr>
            </w:pPr>
            <w:r>
              <w:rPr>
                <w:rFonts w:hint="eastAsia" w:ascii="宋体" w:hAnsi="宋体" w:cs="宋体"/>
                <w:kern w:val="0"/>
              </w:rPr>
              <w:t>1、如何令视频具有吸引力和创新性</w:t>
            </w:r>
          </w:p>
        </w:tc>
        <w:tc>
          <w:tcPr>
            <w:tcW w:w="4644" w:type="dxa"/>
            <w:gridSpan w:val="4"/>
            <w:tcBorders>
              <w:top w:val="nil"/>
              <w:left w:val="nil"/>
              <w:bottom w:val="single" w:color="auto" w:sz="4" w:space="0"/>
              <w:right w:val="single" w:color="auto" w:sz="4" w:space="0"/>
            </w:tcBorders>
            <w:noWrap w:val="0"/>
            <w:vAlign w:val="center"/>
          </w:tcPr>
          <w:p w14:paraId="05D964B0">
            <w:pPr>
              <w:widowControl/>
              <w:ind w:firstLine="480"/>
              <w:jc w:val="left"/>
              <w:rPr>
                <w:rFonts w:ascii="宋体" w:hAnsi="宋体" w:cs="宋体"/>
                <w:kern w:val="0"/>
              </w:rPr>
            </w:pPr>
            <w:r>
              <w:rPr>
                <w:rFonts w:hint="eastAsia" w:ascii="宋体" w:hAnsi="宋体" w:cs="宋体"/>
                <w:kern w:val="0"/>
              </w:rPr>
              <w:t>演示教法</w:t>
            </w:r>
          </w:p>
        </w:tc>
      </w:tr>
      <w:tr w14:paraId="7E50046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216153C">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630D600B">
            <w:pPr>
              <w:widowControl/>
              <w:ind w:firstLine="0" w:firstLineChars="0"/>
              <w:jc w:val="left"/>
              <w:rPr>
                <w:rFonts w:ascii="宋体" w:hAnsi="宋体" w:cs="宋体"/>
                <w:kern w:val="0"/>
              </w:rPr>
            </w:pPr>
            <w:r>
              <w:rPr>
                <w:rFonts w:hint="eastAsia" w:ascii="宋体" w:hAnsi="宋体" w:cs="宋体"/>
                <w:kern w:val="0"/>
              </w:rPr>
              <w:t>教学地点</w:t>
            </w:r>
          </w:p>
        </w:tc>
      </w:tr>
      <w:tr w14:paraId="3FE3E1B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63"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415AE0B">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5C006920">
            <w:pPr>
              <w:widowControl/>
              <w:ind w:firstLine="480"/>
              <w:jc w:val="left"/>
              <w:rPr>
                <w:rFonts w:ascii="宋体" w:hAnsi="宋体" w:cs="宋体"/>
                <w:kern w:val="0"/>
              </w:rPr>
            </w:pPr>
            <w:r>
              <w:rPr>
                <w:rFonts w:hint="eastAsia" w:ascii="宋体" w:hAnsi="宋体" w:cs="宋体"/>
                <w:kern w:val="0"/>
              </w:rPr>
              <w:t>多媒体电脑机房</w:t>
            </w:r>
          </w:p>
        </w:tc>
      </w:tr>
      <w:tr w14:paraId="3C8B3C7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188D9098">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2D835FBD">
            <w:pPr>
              <w:widowControl/>
              <w:ind w:firstLine="0" w:firstLineChars="0"/>
              <w:jc w:val="left"/>
              <w:rPr>
                <w:rFonts w:ascii="宋体" w:hAnsi="宋体" w:cs="宋体"/>
                <w:kern w:val="0"/>
              </w:rPr>
            </w:pPr>
            <w:r>
              <w:rPr>
                <w:rFonts w:hint="eastAsia" w:ascii="宋体" w:hAnsi="宋体" w:cs="宋体"/>
                <w:kern w:val="0"/>
              </w:rPr>
              <w:t>教学及参考资料</w:t>
            </w:r>
          </w:p>
        </w:tc>
      </w:tr>
      <w:tr w14:paraId="3C6CC05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0F34A9B">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7C7648C1">
            <w:pPr>
              <w:widowControl/>
              <w:ind w:firstLine="480"/>
              <w:jc w:val="left"/>
              <w:rPr>
                <w:rFonts w:ascii="宋体" w:hAnsi="宋体" w:cs="宋体"/>
                <w:kern w:val="0"/>
              </w:rPr>
            </w:pPr>
            <w:r>
              <w:rPr>
                <w:rFonts w:hint="eastAsia" w:ascii="宋体" w:hAnsi="宋体" w:cs="宋体"/>
                <w:kern w:val="0"/>
              </w:rPr>
              <w:t>《</w:t>
            </w:r>
            <w:r>
              <w:rPr>
                <w:rFonts w:ascii="宋体" w:hAnsi="宋体" w:cs="宋体"/>
                <w:bCs/>
                <w:kern w:val="0"/>
              </w:rPr>
              <w:t>Premiere Pro CS6标准培训教程</w:t>
            </w:r>
            <w:r>
              <w:rPr>
                <w:rFonts w:hint="eastAsia" w:ascii="宋体" w:hAnsi="宋体" w:cs="宋体"/>
                <w:kern w:val="0"/>
              </w:rPr>
              <w:t>》 数字艺术教育研究院编著  人民邮电出版社</w:t>
            </w:r>
          </w:p>
        </w:tc>
      </w:tr>
      <w:tr w14:paraId="29F46C1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F1682EB">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14F4ED56">
            <w:pPr>
              <w:widowControl/>
              <w:ind w:firstLine="0" w:firstLineChars="0"/>
              <w:jc w:val="left"/>
              <w:rPr>
                <w:rFonts w:ascii="宋体" w:hAnsi="宋体" w:cs="宋体"/>
                <w:kern w:val="0"/>
              </w:rPr>
            </w:pPr>
            <w:r>
              <w:rPr>
                <w:rFonts w:hint="eastAsia" w:ascii="宋体" w:hAnsi="宋体" w:cs="宋体"/>
                <w:kern w:val="0"/>
              </w:rPr>
              <w:t>练习与习题建议</w:t>
            </w:r>
          </w:p>
        </w:tc>
      </w:tr>
      <w:tr w14:paraId="799A382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075"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5A53CFB">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3151A735">
            <w:pPr>
              <w:widowControl/>
              <w:ind w:firstLine="0" w:firstLineChars="0"/>
              <w:jc w:val="left"/>
              <w:rPr>
                <w:rFonts w:hint="eastAsia" w:ascii="宋体" w:hAnsi="宋体" w:cs="宋体"/>
                <w:kern w:val="0"/>
              </w:rPr>
            </w:pPr>
            <w:r>
              <w:rPr>
                <w:rFonts w:hint="eastAsia" w:ascii="宋体" w:hAnsi="宋体" w:cs="宋体"/>
                <w:kern w:val="0"/>
              </w:rPr>
              <w:t>1、产品推广视频应鼓励学生自行去采集素材并制作视频。</w:t>
            </w:r>
          </w:p>
          <w:p w14:paraId="48AAEF16">
            <w:pPr>
              <w:ind w:firstLine="0" w:firstLineChars="0"/>
            </w:pPr>
            <w:r>
              <w:rPr>
                <w:rFonts w:hint="eastAsia"/>
              </w:rPr>
              <w:t>2、走秀现场视频由教师提供素材。</w:t>
            </w:r>
          </w:p>
        </w:tc>
      </w:tr>
      <w:tr w14:paraId="42979BD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46DFCA16">
            <w:pPr>
              <w:widowControl/>
              <w:ind w:firstLine="0" w:firstLineChars="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noWrap w:val="0"/>
            <w:vAlign w:val="center"/>
          </w:tcPr>
          <w:p w14:paraId="4BC25A81">
            <w:pPr>
              <w:widowControl/>
              <w:ind w:firstLine="0" w:firstLineChars="0"/>
              <w:jc w:val="center"/>
              <w:rPr>
                <w:rFonts w:ascii="宋体" w:hAnsi="宋体" w:cs="宋体"/>
                <w:kern w:val="0"/>
              </w:rPr>
            </w:pPr>
            <w:r>
              <w:rPr>
                <w:rFonts w:hint="eastAsia" w:ascii="宋体" w:hAnsi="宋体" w:cs="宋体"/>
                <w:kern w:val="0"/>
              </w:rPr>
              <w:t>权重分配</w:t>
            </w:r>
          </w:p>
        </w:tc>
      </w:tr>
      <w:tr w14:paraId="4CB2792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35"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4F8EA102">
            <w:pPr>
              <w:widowControl/>
              <w:ind w:firstLine="0" w:firstLineChars="0"/>
              <w:jc w:val="center"/>
              <w:rPr>
                <w:rFonts w:ascii="宋体" w:hAnsi="宋体" w:cs="宋体"/>
                <w:kern w:val="0"/>
              </w:rPr>
            </w:pPr>
            <w:r>
              <w:rPr>
                <w:rFonts w:ascii="宋体" w:hAnsi="宋体" w:cs="宋体"/>
                <w:kern w:val="0"/>
              </w:rPr>
              <w:t>作业考核</w:t>
            </w:r>
          </w:p>
        </w:tc>
        <w:tc>
          <w:tcPr>
            <w:tcW w:w="4644" w:type="dxa"/>
            <w:gridSpan w:val="4"/>
            <w:tcBorders>
              <w:top w:val="nil"/>
              <w:left w:val="nil"/>
              <w:bottom w:val="single" w:color="auto" w:sz="4" w:space="0"/>
              <w:right w:val="single" w:color="auto" w:sz="4" w:space="0"/>
            </w:tcBorders>
            <w:noWrap w:val="0"/>
            <w:vAlign w:val="center"/>
          </w:tcPr>
          <w:p w14:paraId="18E15A5F">
            <w:pPr>
              <w:widowControl/>
              <w:ind w:firstLine="0" w:firstLineChars="0"/>
              <w:jc w:val="center"/>
              <w:rPr>
                <w:rFonts w:ascii="宋体" w:hAnsi="宋体" w:cs="宋体"/>
                <w:kern w:val="0"/>
              </w:rPr>
            </w:pPr>
            <w:r>
              <w:rPr>
                <w:rFonts w:hint="eastAsia" w:ascii="宋体" w:hAnsi="宋体" w:cs="宋体"/>
                <w:kern w:val="0"/>
              </w:rPr>
              <w:t>100%</w:t>
            </w:r>
          </w:p>
        </w:tc>
      </w:tr>
    </w:tbl>
    <w:p w14:paraId="3E860E7A">
      <w:pPr>
        <w:pStyle w:val="5"/>
        <w:spacing w:line="360" w:lineRule="auto"/>
        <w:rPr>
          <w:rFonts w:ascii="黑体" w:hAnsi="黑体" w:eastAsia="黑体" w:cs="仿宋_GB2312"/>
          <w:b/>
          <w:kern w:val="2"/>
          <w:position w:val="6"/>
          <w:sz w:val="28"/>
          <w:szCs w:val="28"/>
        </w:rPr>
      </w:pPr>
      <w:r>
        <w:rPr>
          <w:rFonts w:hint="eastAsia" w:ascii="黑体" w:hAnsi="黑体" w:eastAsia="黑体" w:cs="仿宋_GB2312"/>
          <w:b/>
          <w:kern w:val="2"/>
          <w:position w:val="6"/>
          <w:sz w:val="28"/>
          <w:szCs w:val="28"/>
          <w:lang w:eastAsia="zh-CN"/>
        </w:rPr>
        <w:t>八</w:t>
      </w:r>
      <w:r>
        <w:rPr>
          <w:rFonts w:hint="eastAsia" w:ascii="黑体" w:hAnsi="黑体" w:eastAsia="黑体" w:cs="仿宋_GB2312"/>
          <w:b/>
          <w:kern w:val="2"/>
          <w:position w:val="6"/>
          <w:sz w:val="28"/>
          <w:szCs w:val="28"/>
        </w:rPr>
        <w:t>、课程实施</w:t>
      </w:r>
    </w:p>
    <w:p w14:paraId="32CCE3A4">
      <w:pPr>
        <w:widowControl/>
        <w:spacing w:line="360" w:lineRule="auto"/>
        <w:ind w:firstLine="482"/>
        <w:jc w:val="left"/>
        <w:rPr>
          <w:rFonts w:ascii="宋体" w:hAnsi="宋体" w:cs="宋体"/>
          <w:b/>
          <w:kern w:val="0"/>
          <w:sz w:val="24"/>
          <w:szCs w:val="24"/>
        </w:rPr>
      </w:pPr>
      <w:r>
        <w:rPr>
          <w:rFonts w:hint="eastAsia" w:ascii="宋体" w:hAnsi="宋体" w:cs="宋体"/>
          <w:b/>
          <w:kern w:val="0"/>
        </w:rPr>
        <w:t>1</w:t>
      </w:r>
      <w:r>
        <w:rPr>
          <w:rFonts w:hint="eastAsia" w:ascii="宋体" w:hAnsi="宋体" w:cs="宋体"/>
          <w:b/>
          <w:kern w:val="0"/>
          <w:sz w:val="24"/>
          <w:szCs w:val="24"/>
        </w:rPr>
        <w:t>.教学方法建议</w:t>
      </w:r>
    </w:p>
    <w:p w14:paraId="0E19E3B7">
      <w:pPr>
        <w:widowControl/>
        <w:spacing w:line="360" w:lineRule="auto"/>
        <w:ind w:firstLine="480"/>
        <w:jc w:val="left"/>
        <w:rPr>
          <w:rFonts w:ascii="宋体" w:hAnsi="宋体" w:cs="宋体"/>
          <w:kern w:val="0"/>
          <w:sz w:val="24"/>
          <w:szCs w:val="24"/>
        </w:rPr>
      </w:pPr>
      <w:r>
        <w:rPr>
          <w:rFonts w:hint="eastAsia" w:ascii="宋体" w:hAnsi="宋体" w:cs="宋体"/>
          <w:kern w:val="0"/>
          <w:sz w:val="24"/>
          <w:szCs w:val="24"/>
        </w:rPr>
        <w:t xml:space="preserve">根据本课程的教学目标要求和课程特点以及有关学情，选择适合于本课程的最优化教学法。综合考虑教学效果和教学可操作性等因素，本课程选用讲授法、示范教学法。 </w:t>
      </w:r>
    </w:p>
    <w:p w14:paraId="2C5D1A37">
      <w:pPr>
        <w:widowControl/>
        <w:spacing w:line="360" w:lineRule="auto"/>
        <w:ind w:firstLine="482"/>
        <w:jc w:val="left"/>
        <w:rPr>
          <w:rFonts w:ascii="宋体" w:hAnsi="宋体" w:cs="宋体"/>
          <w:b/>
          <w:kern w:val="0"/>
          <w:sz w:val="24"/>
          <w:szCs w:val="24"/>
        </w:rPr>
      </w:pPr>
      <w:r>
        <w:rPr>
          <w:rFonts w:hint="eastAsia" w:ascii="宋体" w:hAnsi="宋体" w:cs="宋体"/>
          <w:b/>
          <w:kern w:val="0"/>
          <w:sz w:val="24"/>
          <w:szCs w:val="24"/>
        </w:rPr>
        <w:t>2.师资条件要求</w:t>
      </w:r>
    </w:p>
    <w:p w14:paraId="002F21D1">
      <w:pPr>
        <w:widowControl/>
        <w:spacing w:line="360" w:lineRule="auto"/>
        <w:ind w:firstLine="480"/>
        <w:jc w:val="left"/>
        <w:rPr>
          <w:rFonts w:ascii="宋体" w:hAnsi="宋体" w:cs="宋体"/>
          <w:kern w:val="0"/>
          <w:sz w:val="24"/>
          <w:szCs w:val="24"/>
        </w:rPr>
      </w:pPr>
      <w:r>
        <w:rPr>
          <w:rFonts w:hint="eastAsia" w:ascii="宋体" w:hAnsi="宋体" w:cs="宋体"/>
          <w:kern w:val="0"/>
          <w:sz w:val="24"/>
          <w:szCs w:val="24"/>
        </w:rPr>
        <w:t>教师应具备教师资格证。</w:t>
      </w:r>
    </w:p>
    <w:p w14:paraId="0043ECEE">
      <w:pPr>
        <w:widowControl/>
        <w:spacing w:line="360" w:lineRule="auto"/>
        <w:ind w:firstLine="480"/>
        <w:jc w:val="left"/>
        <w:rPr>
          <w:rFonts w:ascii="宋体" w:hAnsi="宋体" w:cs="宋体"/>
          <w:kern w:val="0"/>
          <w:sz w:val="24"/>
          <w:szCs w:val="24"/>
        </w:rPr>
      </w:pPr>
      <w:r>
        <w:rPr>
          <w:rFonts w:hint="eastAsia" w:ascii="宋体" w:hAnsi="宋体" w:cs="宋体"/>
          <w:kern w:val="0"/>
          <w:sz w:val="24"/>
          <w:szCs w:val="24"/>
        </w:rPr>
        <w:t>本科或以上计算机或美术专业的学历。</w:t>
      </w:r>
    </w:p>
    <w:p w14:paraId="71B46F15">
      <w:pPr>
        <w:widowControl/>
        <w:spacing w:line="360" w:lineRule="auto"/>
        <w:ind w:firstLine="482"/>
        <w:jc w:val="left"/>
        <w:rPr>
          <w:rFonts w:ascii="宋体" w:hAnsi="宋体" w:cs="宋体"/>
          <w:b/>
          <w:kern w:val="0"/>
          <w:sz w:val="24"/>
          <w:szCs w:val="24"/>
        </w:rPr>
      </w:pPr>
      <w:r>
        <w:rPr>
          <w:rFonts w:hint="eastAsia" w:ascii="宋体" w:hAnsi="宋体" w:cs="宋体"/>
          <w:b/>
          <w:kern w:val="0"/>
          <w:sz w:val="24"/>
          <w:szCs w:val="24"/>
        </w:rPr>
        <w:t>3.教学条件基本要求</w:t>
      </w:r>
    </w:p>
    <w:p w14:paraId="706BBCC0">
      <w:pPr>
        <w:widowControl/>
        <w:spacing w:line="360" w:lineRule="auto"/>
        <w:ind w:firstLine="480"/>
        <w:jc w:val="left"/>
        <w:rPr>
          <w:rFonts w:ascii="宋体" w:hAnsi="宋体" w:cs="宋体"/>
          <w:kern w:val="0"/>
          <w:sz w:val="24"/>
          <w:szCs w:val="24"/>
        </w:rPr>
      </w:pPr>
      <w:r>
        <w:rPr>
          <w:rFonts w:hint="eastAsia" w:ascii="宋体" w:hAnsi="宋体" w:cs="宋体"/>
          <w:kern w:val="0"/>
          <w:sz w:val="24"/>
          <w:szCs w:val="24"/>
        </w:rPr>
        <w:t>教学场所：多媒体电脑机房。教学设备：手持DV，可录视频单反相机。</w:t>
      </w:r>
    </w:p>
    <w:p w14:paraId="7EFF3E1B">
      <w:pPr>
        <w:widowControl/>
        <w:spacing w:line="360" w:lineRule="auto"/>
        <w:ind w:firstLine="482"/>
        <w:jc w:val="left"/>
        <w:rPr>
          <w:rFonts w:ascii="宋体" w:hAnsi="宋体" w:cs="宋体"/>
          <w:b/>
          <w:kern w:val="0"/>
          <w:sz w:val="24"/>
          <w:szCs w:val="24"/>
        </w:rPr>
      </w:pPr>
      <w:r>
        <w:rPr>
          <w:rFonts w:hint="eastAsia" w:ascii="宋体" w:hAnsi="宋体" w:cs="宋体"/>
          <w:b/>
          <w:kern w:val="0"/>
          <w:sz w:val="24"/>
          <w:szCs w:val="24"/>
        </w:rPr>
        <w:t>4.教学资源基本要求</w:t>
      </w:r>
    </w:p>
    <w:p w14:paraId="7FE043D6">
      <w:pPr>
        <w:widowControl/>
        <w:spacing w:line="360" w:lineRule="auto"/>
        <w:ind w:firstLine="480"/>
        <w:jc w:val="left"/>
        <w:rPr>
          <w:rFonts w:hint="eastAsia" w:ascii="宋体" w:hAnsi="宋体" w:cs="宋体"/>
          <w:kern w:val="0"/>
          <w:sz w:val="24"/>
          <w:szCs w:val="24"/>
        </w:rPr>
      </w:pPr>
      <w:r>
        <w:rPr>
          <w:rFonts w:hint="eastAsia" w:ascii="宋体" w:hAnsi="宋体" w:cs="仿宋_GB2312"/>
          <w:position w:val="6"/>
          <w:sz w:val="24"/>
          <w:szCs w:val="24"/>
        </w:rPr>
        <w:t>（1）教材的选用与编写：</w:t>
      </w:r>
    </w:p>
    <w:p w14:paraId="43809BBD">
      <w:pPr>
        <w:widowControl/>
        <w:spacing w:line="360" w:lineRule="auto"/>
        <w:ind w:firstLine="480"/>
        <w:jc w:val="left"/>
        <w:rPr>
          <w:rFonts w:ascii="宋体" w:hAnsi="宋体" w:cs="宋体"/>
          <w:kern w:val="0"/>
          <w:sz w:val="24"/>
          <w:szCs w:val="24"/>
        </w:rPr>
      </w:pPr>
      <w:r>
        <w:rPr>
          <w:rFonts w:hint="eastAsia" w:ascii="宋体" w:hAnsi="宋体" w:cs="宋体"/>
          <w:kern w:val="0"/>
          <w:sz w:val="24"/>
          <w:szCs w:val="24"/>
        </w:rPr>
        <w:t>教材：《</w:t>
      </w:r>
      <w:r>
        <w:rPr>
          <w:rFonts w:ascii="宋体" w:hAnsi="宋体" w:cs="宋体"/>
          <w:bCs/>
          <w:kern w:val="0"/>
          <w:sz w:val="24"/>
          <w:szCs w:val="24"/>
        </w:rPr>
        <w:t>Premiere Pro CS6标准培训教程</w:t>
      </w:r>
      <w:r>
        <w:rPr>
          <w:rFonts w:hint="eastAsia" w:ascii="宋体" w:hAnsi="宋体" w:cs="宋体"/>
          <w:kern w:val="0"/>
          <w:sz w:val="24"/>
          <w:szCs w:val="24"/>
        </w:rPr>
        <w:t>》 数字艺术教育研究院编著  人民邮电出版社</w:t>
      </w:r>
    </w:p>
    <w:p w14:paraId="0566957C">
      <w:pPr>
        <w:widowControl/>
        <w:spacing w:line="360" w:lineRule="auto"/>
        <w:ind w:firstLine="480"/>
        <w:jc w:val="left"/>
        <w:rPr>
          <w:rFonts w:hint="eastAsia" w:ascii="宋体" w:hAnsi="宋体" w:cs="宋体"/>
          <w:kern w:val="0"/>
          <w:sz w:val="24"/>
          <w:szCs w:val="24"/>
        </w:rPr>
      </w:pPr>
      <w:r>
        <w:rPr>
          <w:rFonts w:hint="eastAsia" w:ascii="宋体" w:hAnsi="宋体" w:cs="宋体"/>
          <w:kern w:val="0"/>
          <w:sz w:val="24"/>
          <w:szCs w:val="24"/>
        </w:rPr>
        <w:t>参考：</w:t>
      </w:r>
      <w:r>
        <w:rPr>
          <w:rFonts w:ascii="宋体" w:hAnsi="宋体" w:cs="宋体"/>
          <w:kern w:val="0"/>
          <w:sz w:val="24"/>
          <w:szCs w:val="24"/>
        </w:rPr>
        <w:t xml:space="preserve"> </w:t>
      </w:r>
      <w:r>
        <w:rPr>
          <w:rFonts w:hint="eastAsia" w:ascii="宋体" w:hAnsi="宋体" w:cs="宋体"/>
          <w:kern w:val="0"/>
          <w:sz w:val="24"/>
          <w:szCs w:val="24"/>
        </w:rPr>
        <w:t>《</w:t>
      </w:r>
      <w:r>
        <w:rPr>
          <w:rFonts w:ascii="宋体" w:hAnsi="宋体" w:cs="宋体"/>
          <w:kern w:val="0"/>
          <w:sz w:val="24"/>
          <w:szCs w:val="24"/>
        </w:rPr>
        <w:t>Premiere Pro CS6影视编辑标准教程</w:t>
      </w:r>
      <w:r>
        <w:rPr>
          <w:rFonts w:hint="eastAsia" w:ascii="宋体" w:hAnsi="宋体" w:cs="宋体"/>
          <w:kern w:val="0"/>
          <w:sz w:val="24"/>
          <w:szCs w:val="24"/>
        </w:rPr>
        <w:t>》尹小港编著 中国电力出版社</w:t>
      </w:r>
    </w:p>
    <w:p w14:paraId="35CA5466">
      <w:pPr>
        <w:widowControl/>
        <w:spacing w:line="360" w:lineRule="auto"/>
        <w:ind w:firstLine="480"/>
        <w:jc w:val="left"/>
        <w:rPr>
          <w:rFonts w:hint="eastAsia" w:ascii="宋体" w:hAnsi="宋体" w:cs="仿宋_GB2312"/>
          <w:position w:val="6"/>
          <w:sz w:val="24"/>
          <w:szCs w:val="24"/>
        </w:rPr>
      </w:pPr>
      <w:r>
        <w:rPr>
          <w:rFonts w:hint="eastAsia" w:ascii="宋体" w:hAnsi="宋体" w:cs="仿宋_GB2312"/>
          <w:position w:val="6"/>
          <w:sz w:val="24"/>
          <w:szCs w:val="24"/>
        </w:rPr>
        <w:t>（2）教材配套网络教学视频。</w:t>
      </w:r>
    </w:p>
    <w:p w14:paraId="657283F8">
      <w:pPr>
        <w:widowControl/>
        <w:spacing w:line="360" w:lineRule="auto"/>
        <w:ind w:firstLine="480"/>
        <w:jc w:val="left"/>
        <w:rPr>
          <w:rFonts w:hint="eastAsia" w:ascii="宋体" w:hAnsi="宋体" w:cs="仿宋_GB2312"/>
          <w:position w:val="6"/>
          <w:sz w:val="24"/>
          <w:szCs w:val="24"/>
        </w:rPr>
      </w:pPr>
      <w:r>
        <w:rPr>
          <w:rFonts w:hint="eastAsia" w:ascii="宋体" w:hAnsi="宋体" w:cs="仿宋_GB2312"/>
          <w:position w:val="6"/>
          <w:sz w:val="24"/>
          <w:szCs w:val="24"/>
        </w:rPr>
        <w:t>（3）超星信息化教学平台。</w:t>
      </w:r>
    </w:p>
    <w:p w14:paraId="0DD7D60C">
      <w:pPr>
        <w:widowControl/>
        <w:ind w:firstLine="480"/>
        <w:jc w:val="left"/>
        <w:rPr>
          <w:rFonts w:ascii="宋体" w:hAnsi="宋体" w:cs="宋体"/>
          <w:kern w:val="0"/>
        </w:rPr>
      </w:pPr>
    </w:p>
    <w:p w14:paraId="7D7125DD">
      <w:pPr>
        <w:pStyle w:val="5"/>
        <w:spacing w:line="360" w:lineRule="auto"/>
        <w:rPr>
          <w:rFonts w:ascii="黑体" w:hAnsi="黑体" w:eastAsia="黑体" w:cs="仿宋_GB2312"/>
          <w:b/>
          <w:kern w:val="2"/>
          <w:position w:val="6"/>
          <w:sz w:val="28"/>
          <w:szCs w:val="28"/>
        </w:rPr>
      </w:pPr>
      <w:r>
        <w:rPr>
          <w:rFonts w:hint="eastAsia" w:ascii="黑体" w:hAnsi="黑体" w:eastAsia="黑体" w:cs="仿宋_GB2312"/>
          <w:b/>
          <w:kern w:val="2"/>
          <w:position w:val="6"/>
          <w:sz w:val="28"/>
          <w:szCs w:val="28"/>
          <w:lang w:eastAsia="zh-CN"/>
        </w:rPr>
        <w:t>九</w:t>
      </w:r>
      <w:r>
        <w:rPr>
          <w:rFonts w:hint="eastAsia" w:ascii="黑体" w:hAnsi="黑体" w:eastAsia="黑体" w:cs="仿宋_GB2312"/>
          <w:b/>
          <w:kern w:val="2"/>
          <w:position w:val="6"/>
          <w:sz w:val="28"/>
          <w:szCs w:val="28"/>
        </w:rPr>
        <w:t>、教学评价、考核要求</w:t>
      </w:r>
    </w:p>
    <w:p w14:paraId="4E506BA5">
      <w:pPr>
        <w:widowControl/>
        <w:spacing w:line="360" w:lineRule="auto"/>
        <w:ind w:firstLine="480"/>
        <w:jc w:val="left"/>
        <w:rPr>
          <w:rFonts w:ascii="宋体" w:hAnsi="宋体" w:cs="宋体"/>
          <w:kern w:val="0"/>
          <w:sz w:val="24"/>
          <w:szCs w:val="24"/>
        </w:rPr>
      </w:pPr>
      <w:r>
        <w:rPr>
          <w:rFonts w:hint="eastAsia" w:ascii="宋体" w:hAnsi="宋体" w:cs="仿宋_GB2312"/>
          <w:color w:val="000000"/>
          <w:position w:val="6"/>
          <w:sz w:val="24"/>
          <w:szCs w:val="24"/>
        </w:rPr>
        <w:t>评价采用多元评价方法，重视教学过程评价，突出阶段评价、目标评价、理论与实践一体化评价等，注重学生动手能力和在实践中分析问题、解决问题能力的考核，关注学生个别差异，鼓励学生创新实践。</w:t>
      </w:r>
    </w:p>
    <w:p w14:paraId="04EE4D69">
      <w:pPr>
        <w:pStyle w:val="5"/>
        <w:spacing w:line="360" w:lineRule="auto"/>
        <w:rPr>
          <w:rFonts w:ascii="黑体" w:hAnsi="黑体" w:eastAsia="黑体" w:cs="仿宋_GB2312"/>
          <w:b/>
          <w:kern w:val="2"/>
          <w:position w:val="6"/>
          <w:sz w:val="28"/>
          <w:szCs w:val="28"/>
        </w:rPr>
      </w:pPr>
      <w:r>
        <w:rPr>
          <w:rFonts w:hint="eastAsia" w:ascii="黑体" w:hAnsi="黑体" w:eastAsia="黑体" w:cs="仿宋_GB2312"/>
          <w:b/>
          <w:kern w:val="2"/>
          <w:position w:val="6"/>
          <w:sz w:val="28"/>
          <w:szCs w:val="28"/>
          <w:lang w:eastAsia="zh-CN"/>
        </w:rPr>
        <w:t>十</w:t>
      </w:r>
      <w:r>
        <w:rPr>
          <w:rFonts w:hint="eastAsia" w:ascii="黑体" w:hAnsi="黑体" w:eastAsia="黑体" w:cs="仿宋_GB2312"/>
          <w:b/>
          <w:kern w:val="2"/>
          <w:position w:val="6"/>
          <w:sz w:val="28"/>
          <w:szCs w:val="28"/>
        </w:rPr>
        <w:t>、编制依据</w:t>
      </w:r>
    </w:p>
    <w:p w14:paraId="3A680034">
      <w:pPr>
        <w:widowControl/>
        <w:spacing w:line="360" w:lineRule="auto"/>
        <w:ind w:firstLine="480"/>
        <w:jc w:val="left"/>
        <w:rPr>
          <w:rFonts w:hint="eastAsia" w:ascii="黑体" w:hAnsi="黑体" w:eastAsia="黑体" w:cs="仿宋_GB2312"/>
          <w:b/>
          <w:kern w:val="2"/>
          <w:position w:val="6"/>
          <w:sz w:val="28"/>
          <w:szCs w:val="28"/>
          <w:lang w:eastAsia="zh-CN"/>
        </w:rPr>
      </w:pPr>
      <w:r>
        <w:rPr>
          <w:rFonts w:hint="eastAsia" w:ascii="宋体" w:hAnsi="宋体" w:cs="宋体"/>
          <w:kern w:val="0"/>
          <w:sz w:val="24"/>
          <w:szCs w:val="24"/>
        </w:rPr>
        <w:t>该课程标准是以依据</w:t>
      </w:r>
      <w:r>
        <w:rPr>
          <w:rFonts w:hint="eastAsia" w:ascii="宋体" w:hAnsi="宋体" w:cs="宋体"/>
          <w:kern w:val="0"/>
          <w:sz w:val="24"/>
          <w:szCs w:val="24"/>
          <w:lang w:eastAsia="zh-CN"/>
        </w:rPr>
        <w:t>服装陈列与展示（时尚服装传播方向）</w:t>
      </w:r>
      <w:r>
        <w:rPr>
          <w:rFonts w:hint="eastAsia" w:ascii="宋体" w:hAnsi="宋体" w:cs="宋体"/>
          <w:kern w:val="0"/>
          <w:sz w:val="24"/>
          <w:szCs w:val="24"/>
        </w:rPr>
        <w:t>专业调研报告和人才培养方案而编制的。</w:t>
      </w:r>
    </w:p>
    <w:p w14:paraId="634177DC">
      <w:pPr>
        <w:spacing w:line="240" w:lineRule="auto"/>
        <w:jc w:val="center"/>
        <w:rPr>
          <w:rFonts w:hint="eastAsia"/>
          <w:b/>
          <w:bCs/>
          <w:sz w:val="44"/>
        </w:rPr>
      </w:pPr>
      <w:r>
        <w:rPr>
          <w:rFonts w:hint="eastAsia"/>
          <w:b/>
          <w:bCs/>
          <w:sz w:val="44"/>
        </w:rPr>
        <w:t>《</w:t>
      </w:r>
      <w:r>
        <w:rPr>
          <w:rFonts w:hint="eastAsia"/>
          <w:b/>
          <w:sz w:val="44"/>
        </w:rPr>
        <w:t>时尚插画</w:t>
      </w:r>
      <w:r>
        <w:rPr>
          <w:rFonts w:hint="eastAsia"/>
          <w:b/>
          <w:bCs/>
          <w:sz w:val="44"/>
        </w:rPr>
        <w:t>》课程标准</w:t>
      </w:r>
    </w:p>
    <w:p w14:paraId="12044911">
      <w:pPr>
        <w:ind w:firstLine="480"/>
        <w:rPr>
          <w:rFonts w:hint="eastAsia" w:ascii="黑体" w:hAnsi="黑体" w:eastAsia="黑体"/>
        </w:rPr>
      </w:pPr>
    </w:p>
    <w:p w14:paraId="37382100">
      <w:pPr>
        <w:ind w:firstLine="0" w:firstLineChars="0"/>
        <w:jc w:val="left"/>
        <w:rPr>
          <w:rFonts w:hint="eastAsia" w:ascii="黑体" w:hAnsi="黑体" w:eastAsia="黑体"/>
          <w:sz w:val="24"/>
          <w:szCs w:val="24"/>
        </w:rPr>
      </w:pPr>
      <w:r>
        <w:rPr>
          <w:rFonts w:hint="eastAsia" w:ascii="黑体" w:hAnsi="黑体" w:eastAsia="黑体"/>
          <w:sz w:val="24"/>
          <w:szCs w:val="24"/>
        </w:rPr>
        <w:t>课程承担单位（部门）：</w:t>
      </w:r>
      <w:r>
        <w:rPr>
          <w:rFonts w:hint="eastAsia" w:ascii="黑体" w:hAnsi="黑体" w:eastAsia="黑体"/>
          <w:sz w:val="24"/>
          <w:szCs w:val="24"/>
          <w:lang w:eastAsia="zh-CN"/>
        </w:rPr>
        <w:t>服装教学部</w:t>
      </w:r>
      <w:r>
        <w:rPr>
          <w:rFonts w:hint="eastAsia" w:ascii="黑体" w:hAnsi="黑体" w:eastAsia="黑体"/>
          <w:sz w:val="24"/>
          <w:szCs w:val="24"/>
        </w:rPr>
        <w:t xml:space="preserve">                               </w:t>
      </w:r>
    </w:p>
    <w:p w14:paraId="56423687">
      <w:pPr>
        <w:ind w:firstLine="0" w:firstLineChars="0"/>
        <w:jc w:val="left"/>
        <w:rPr>
          <w:rFonts w:hint="eastAsia" w:ascii="黑体" w:hAnsi="黑体" w:eastAsia="黑体"/>
          <w:sz w:val="24"/>
          <w:szCs w:val="24"/>
        </w:rPr>
      </w:pPr>
      <w:r>
        <w:rPr>
          <w:rFonts w:hint="eastAsia" w:ascii="黑体" w:hAnsi="黑体" w:eastAsia="黑体"/>
          <w:sz w:val="24"/>
          <w:szCs w:val="24"/>
        </w:rPr>
        <w:t>制定人：                     制定日期：</w:t>
      </w:r>
    </w:p>
    <w:p w14:paraId="0E830D89">
      <w:pPr>
        <w:ind w:firstLine="0" w:firstLineChars="0"/>
        <w:jc w:val="left"/>
        <w:rPr>
          <w:rFonts w:hint="eastAsia" w:ascii="黑体" w:hAnsi="黑体" w:eastAsia="黑体"/>
          <w:sz w:val="24"/>
          <w:szCs w:val="24"/>
        </w:rPr>
      </w:pPr>
      <w:r>
        <w:rPr>
          <w:rFonts w:hint="eastAsia" w:ascii="黑体" w:hAnsi="黑体" w:eastAsia="黑体"/>
          <w:sz w:val="24"/>
          <w:szCs w:val="24"/>
        </w:rPr>
        <w:t>审核人：                     审核日期：</w:t>
      </w:r>
    </w:p>
    <w:p w14:paraId="3B0DD391">
      <w:pPr>
        <w:ind w:firstLine="0" w:firstLineChars="0"/>
        <w:jc w:val="left"/>
        <w:rPr>
          <w:rFonts w:hint="eastAsia"/>
          <w:b/>
          <w:bCs/>
          <w:sz w:val="24"/>
          <w:szCs w:val="24"/>
        </w:rPr>
      </w:pPr>
      <w:r>
        <w:rPr>
          <w:rFonts w:hint="eastAsia" w:ascii="黑体" w:hAnsi="黑体" w:eastAsia="黑体"/>
          <w:sz w:val="24"/>
          <w:szCs w:val="24"/>
        </w:rPr>
        <w:t>批准人：                     批准日期</w:t>
      </w:r>
    </w:p>
    <w:p w14:paraId="37872F22">
      <w:pPr>
        <w:ind w:firstLine="0" w:firstLineChars="0"/>
        <w:jc w:val="center"/>
        <w:rPr>
          <w:rFonts w:hint="eastAsia" w:ascii="黑体" w:hAnsi="黑体" w:eastAsia="黑体"/>
        </w:rPr>
      </w:pPr>
    </w:p>
    <w:p w14:paraId="7D06B616">
      <w:pPr>
        <w:pStyle w:val="2"/>
        <w:spacing w:before="156" w:after="156"/>
        <w:ind w:firstLine="489" w:firstLineChars="174"/>
      </w:pPr>
      <w:r>
        <w:t>一、适用对象</w:t>
      </w:r>
    </w:p>
    <w:p w14:paraId="2690D970">
      <w:pPr>
        <w:ind w:firstLine="480" w:firstLineChars="200"/>
        <w:jc w:val="left"/>
        <w:rPr>
          <w:rFonts w:hint="eastAsia"/>
          <w:lang w:eastAsia="zh-CN"/>
        </w:rPr>
      </w:pPr>
      <w:r>
        <w:rPr>
          <w:rFonts w:hint="eastAsia" w:ascii="黑体" w:hAnsi="黑体" w:eastAsia="黑体"/>
          <w:sz w:val="24"/>
          <w:szCs w:val="24"/>
        </w:rPr>
        <w:t xml:space="preserve">中等职业学校 </w:t>
      </w:r>
      <w:r>
        <w:rPr>
          <w:rFonts w:hint="eastAsia" w:ascii="黑体" w:hAnsi="黑体" w:eastAsia="黑体"/>
          <w:sz w:val="24"/>
          <w:szCs w:val="24"/>
          <w:lang w:eastAsia="zh-CN"/>
        </w:rPr>
        <w:t>服装陈列与展示设计专业（时尚服装传播方向）</w:t>
      </w:r>
      <w:r>
        <w:rPr>
          <w:rFonts w:hint="eastAsia" w:ascii="黑体" w:hAnsi="黑体" w:eastAsia="黑体"/>
          <w:sz w:val="24"/>
          <w:szCs w:val="24"/>
        </w:rPr>
        <w:t>的学生</w:t>
      </w:r>
    </w:p>
    <w:p w14:paraId="76D4307B">
      <w:pPr>
        <w:pStyle w:val="2"/>
        <w:numPr>
          <w:ilvl w:val="0"/>
          <w:numId w:val="0"/>
        </w:numPr>
        <w:spacing w:before="156" w:after="156"/>
        <w:ind w:firstLine="562" w:firstLineChars="200"/>
        <w:rPr>
          <w:rFonts w:hint="eastAsia"/>
        </w:rPr>
      </w:pPr>
      <w:r>
        <w:rPr>
          <w:rFonts w:hint="eastAsia"/>
          <w:lang w:eastAsia="zh-CN"/>
        </w:rPr>
        <w:t>二、</w:t>
      </w:r>
      <w:r>
        <w:rPr>
          <w:rFonts w:hint="eastAsia"/>
        </w:rPr>
        <w:t>适用专业</w:t>
      </w:r>
    </w:p>
    <w:p w14:paraId="41C40FE7">
      <w:pPr>
        <w:pStyle w:val="2"/>
        <w:numPr>
          <w:ilvl w:val="0"/>
          <w:numId w:val="0"/>
        </w:numPr>
        <w:spacing w:before="156" w:after="156"/>
        <w:ind w:firstLine="720" w:firstLineChars="300"/>
        <w:rPr>
          <w:rFonts w:hint="eastAsia" w:ascii="黑体" w:hAnsi="黑体" w:eastAsia="黑体" w:cs="Times New Roman"/>
          <w:b w:val="0"/>
          <w:bCs w:val="0"/>
          <w:sz w:val="24"/>
          <w:szCs w:val="24"/>
          <w:lang w:eastAsia="zh-CN"/>
        </w:rPr>
      </w:pPr>
      <w:r>
        <w:rPr>
          <w:rFonts w:hint="eastAsia" w:ascii="黑体" w:hAnsi="黑体" w:cs="Times New Roman"/>
          <w:b w:val="0"/>
          <w:bCs w:val="0"/>
          <w:sz w:val="24"/>
          <w:szCs w:val="24"/>
          <w:lang w:eastAsia="zh-CN"/>
        </w:rPr>
        <w:t>服装陈列与展示设计专业</w:t>
      </w:r>
      <w:r>
        <w:rPr>
          <w:rFonts w:hint="eastAsia" w:ascii="黑体" w:hAnsi="黑体" w:eastAsia="黑体" w:cs="Times New Roman"/>
          <w:b w:val="0"/>
          <w:bCs w:val="0"/>
          <w:sz w:val="24"/>
          <w:szCs w:val="24"/>
          <w:lang w:eastAsia="zh-CN"/>
        </w:rPr>
        <w:t>（服装时尚传播方向）</w:t>
      </w:r>
    </w:p>
    <w:p w14:paraId="5E024E8A">
      <w:pPr>
        <w:pStyle w:val="2"/>
        <w:numPr>
          <w:ilvl w:val="0"/>
          <w:numId w:val="0"/>
        </w:numPr>
        <w:spacing w:before="156" w:after="156"/>
        <w:ind w:firstLine="562" w:firstLineChars="200"/>
      </w:pPr>
      <w:r>
        <w:rPr>
          <w:rFonts w:hint="eastAsia"/>
          <w:lang w:eastAsia="zh-CN"/>
        </w:rPr>
        <w:t>三、</w:t>
      </w:r>
      <w:r>
        <w:rPr>
          <w:rFonts w:hint="eastAsia"/>
        </w:rPr>
        <w:t>课程性质</w:t>
      </w:r>
      <w:r>
        <w:rPr>
          <w:rFonts w:hint="eastAsia"/>
          <w:lang w:eastAsia="zh-CN"/>
        </w:rPr>
        <w:t>、地位、作用</w:t>
      </w:r>
    </w:p>
    <w:p w14:paraId="5B8A56C3">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本课程是</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专业的专业</w:t>
      </w:r>
      <w:r>
        <w:rPr>
          <w:rFonts w:hint="eastAsia" w:ascii="宋体" w:hAnsi="宋体" w:cs="仿宋_GB2312"/>
          <w:position w:val="6"/>
          <w:sz w:val="24"/>
          <w:szCs w:val="24"/>
          <w:lang w:eastAsia="zh-CN"/>
        </w:rPr>
        <w:t>方向</w:t>
      </w:r>
      <w:r>
        <w:rPr>
          <w:rFonts w:hint="eastAsia" w:ascii="宋体" w:hAnsi="宋体" w:cs="仿宋_GB2312"/>
          <w:position w:val="6"/>
          <w:sz w:val="24"/>
          <w:szCs w:val="24"/>
        </w:rPr>
        <w:t>课</w:t>
      </w:r>
      <w:r>
        <w:rPr>
          <w:rFonts w:hint="eastAsia" w:ascii="宋体" w:hAnsi="宋体" w:cs="仿宋_GB2312"/>
          <w:position w:val="6"/>
          <w:sz w:val="24"/>
          <w:szCs w:val="24"/>
          <w:lang w:eastAsia="zh-CN"/>
        </w:rPr>
        <w:t>程</w:t>
      </w:r>
      <w:r>
        <w:rPr>
          <w:rFonts w:hint="eastAsia" w:ascii="宋体" w:hAnsi="宋体" w:cs="仿宋_GB2312"/>
          <w:position w:val="6"/>
          <w:sz w:val="24"/>
          <w:szCs w:val="24"/>
        </w:rPr>
        <w:t>。</w:t>
      </w:r>
    </w:p>
    <w:p w14:paraId="12F811DE">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本课程是依据</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专业人才培养目标和相关职业岗位（群）的能力要求而设置的，对本专业所面向的 手绘设计师 所需要的知识、技能、和素质目标的达成起支撑作用。</w:t>
      </w:r>
    </w:p>
    <w:p w14:paraId="0D0E7706">
      <w:pPr>
        <w:pStyle w:val="2"/>
        <w:numPr>
          <w:ilvl w:val="0"/>
          <w:numId w:val="0"/>
        </w:numPr>
        <w:spacing w:before="156" w:after="156"/>
        <w:ind w:firstLine="562" w:firstLineChars="200"/>
        <w:rPr>
          <w:rFonts w:hint="eastAsia"/>
          <w:lang w:eastAsia="zh-CN"/>
        </w:rPr>
      </w:pPr>
      <w:r>
        <w:rPr>
          <w:rFonts w:hint="eastAsia"/>
          <w:lang w:eastAsia="zh-CN"/>
        </w:rPr>
        <w:t>四、课程的教学目标</w:t>
      </w:r>
    </w:p>
    <w:p w14:paraId="39073F5A">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总体目标：</w:t>
      </w:r>
    </w:p>
    <w:p w14:paraId="3740161E">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时尚插画是为艺术设计专业学生开设的一门专业必修课程。本课程通过介绍服装插画的发展历史、种类以及商业功能等，让学生了解插画艺术的基本概念和相关知识，并且通过对插画绘制工具、艺术风格等内容的讲解，让学生掌握插画创作的基本程序和方法。插画课程能够锻炼学生的手绘能力、数字绘画能力以及创作构思的能力，为其它的相关专业课程的学习打下坚实的基础。</w:t>
      </w:r>
    </w:p>
    <w:p w14:paraId="052CC2A9">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 xml:space="preserve">1、知识目标 </w:t>
      </w:r>
    </w:p>
    <w:p w14:paraId="083660CA">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随着现代科技、现代工具的发展，艺术院校插画专业的前景开始变得广阔。使用图象处理和文字编排的传统平面设计方式已经不足以吸引客户的眼球。相比之下，插画中所蕴含的自由元素、富有激情的创意、炫美时尚的色彩、表现丰富的技法更能感染人们的情绪，使人在获得商品信息的同时还能获得视觉的愉悦和人生的感悟。</w:t>
      </w:r>
    </w:p>
    <w:p w14:paraId="17B3D77D">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 xml:space="preserve">2、技能目标 </w:t>
      </w:r>
    </w:p>
    <w:p w14:paraId="3AEDF3E1">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学生在插画工作室中较系统地学习插画创作的基础理论和基本技能，掌握插画的构图技巧、色彩搭配、绘制技法及信息传递等知识，并能使用数字绘画技术及计算机辅助设计软件，增强插画的感染力。通过插画学习能达到按课题或项目要求进行相应的插画绘制及创作，并提高团体合作意识 </w:t>
      </w:r>
    </w:p>
    <w:p w14:paraId="5B01F441">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3、素质养成目标</w:t>
      </w:r>
    </w:p>
    <w:p w14:paraId="24BF4FEE">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通过课程的学习，使同学们了解插画的概念、功能、作用、审美特征、分类、应用、表现手法等相关专业知识，熟练掌握各种技法表现手段，在形式上推陈出新。创作出具主题性的插画作品，表现鲜明的个性，作品能体现创意新思维，为今后的专业创作服务。整体教学理论与实践相结合，创作与产品相结合。</w:t>
      </w:r>
    </w:p>
    <w:p w14:paraId="782E29D3">
      <w:pPr>
        <w:pStyle w:val="2"/>
        <w:spacing w:before="156" w:after="156"/>
        <w:rPr>
          <w:rFonts w:ascii="黑体" w:hAnsi="黑体"/>
          <w:color w:val="0000FF"/>
          <w:szCs w:val="28"/>
          <w:u w:val="single"/>
        </w:rPr>
      </w:pPr>
      <w:r>
        <w:rPr>
          <w:rFonts w:hint="eastAsia"/>
          <w:lang w:eastAsia="zh-CN"/>
        </w:rPr>
        <w:t>五</w:t>
      </w:r>
      <w:r>
        <w:t>、参考</w:t>
      </w:r>
      <w:r>
        <w:rPr>
          <w:rFonts w:hint="eastAsia"/>
        </w:rPr>
        <w:t>学</w:t>
      </w:r>
      <w:r>
        <w:t>时</w:t>
      </w:r>
      <w:r>
        <w:rPr>
          <w:rFonts w:hint="eastAsia"/>
        </w:rPr>
        <w:t>与</w:t>
      </w:r>
      <w:r>
        <w:t>学分</w:t>
      </w:r>
    </w:p>
    <w:p w14:paraId="59DA66A6">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1.学时：72</w:t>
      </w:r>
    </w:p>
    <w:p w14:paraId="24E8DEF6">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2.学分:4</w:t>
      </w:r>
    </w:p>
    <w:p w14:paraId="757067F6">
      <w:pPr>
        <w:pStyle w:val="2"/>
        <w:spacing w:before="156" w:after="156"/>
        <w:rPr>
          <w:b w:val="0"/>
          <w:color w:val="0000FF"/>
        </w:rPr>
      </w:pPr>
      <w:r>
        <w:rPr>
          <w:rFonts w:hint="eastAsia"/>
          <w:lang w:eastAsia="zh-CN"/>
        </w:rPr>
        <w:t>六</w:t>
      </w:r>
      <w:r>
        <w:rPr>
          <w:rFonts w:hint="eastAsia"/>
        </w:rPr>
        <w:t>、设计思路</w:t>
      </w:r>
    </w:p>
    <w:p w14:paraId="1EBFE161">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把握时代脉搏，坚持发展眼光。教学中做到深入浅出，通俗易懂，形式多样， 生动活泼，力除僵化教学。</w:t>
      </w:r>
    </w:p>
    <w:p w14:paraId="160BE35D">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1．学术理论与艺术实践相结合 </w:t>
      </w:r>
    </w:p>
    <w:p w14:paraId="023447F7">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2．媒体介绍与启发引导相结合 </w:t>
      </w:r>
    </w:p>
    <w:p w14:paraId="10C90383">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3．插画表现与创意设计相结合</w:t>
      </w:r>
    </w:p>
    <w:p w14:paraId="5B9F6BD3">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4．图形创意理念与绘画语言相结合 </w:t>
      </w:r>
    </w:p>
    <w:p w14:paraId="693B7881">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5．本课程采用《插画艺术》及有关文字教材课堂面授 </w:t>
      </w:r>
    </w:p>
    <w:p w14:paraId="578E0EF8">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6．主要以多媒体的教学方式进行经典作品赏析 </w:t>
      </w:r>
    </w:p>
    <w:p w14:paraId="3C51C76A">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7． 对学生的作业参与、启发、点评，及时解决作业问题，并举行观摩展览</w:t>
      </w:r>
    </w:p>
    <w:p w14:paraId="305C5342">
      <w:pPr>
        <w:pStyle w:val="2"/>
        <w:spacing w:before="156" w:after="156"/>
      </w:pPr>
      <w:r>
        <w:rPr>
          <w:rFonts w:hint="eastAsia"/>
          <w:lang w:eastAsia="zh-CN"/>
        </w:rPr>
        <w:t>七</w:t>
      </w:r>
      <w:r>
        <w:rPr>
          <w:rFonts w:hint="eastAsia"/>
        </w:rPr>
        <w:t>、课程内容与教学要求</w:t>
      </w:r>
    </w:p>
    <w:p w14:paraId="36884B1B">
      <w:pPr>
        <w:pStyle w:val="5"/>
        <w:spacing w:before="0" w:beforeAutospacing="0" w:after="0" w:afterAutospacing="0" w:line="360" w:lineRule="auto"/>
        <w:ind w:firstLine="443" w:firstLineChars="210"/>
        <w:jc w:val="both"/>
        <w:rPr>
          <w:rFonts w:cs="仿宋_GB2312"/>
          <w:b/>
          <w:kern w:val="2"/>
          <w:position w:val="6"/>
        </w:rPr>
      </w:pPr>
      <w:r>
        <w:rPr>
          <w:rFonts w:hint="eastAsia" w:cs="仿宋_GB2312"/>
          <w:b/>
          <w:kern w:val="2"/>
          <w:position w:val="6"/>
        </w:rPr>
        <w:t>1.课时分配表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6"/>
        <w:gridCol w:w="709"/>
        <w:gridCol w:w="4111"/>
        <w:gridCol w:w="1134"/>
        <w:gridCol w:w="748"/>
      </w:tblGrid>
      <w:tr w14:paraId="0C76C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6" w:type="dxa"/>
            <w:noWrap w:val="0"/>
            <w:vAlign w:val="top"/>
          </w:tcPr>
          <w:p w14:paraId="5C16BFA9">
            <w:pPr>
              <w:ind w:firstLine="480"/>
            </w:pPr>
            <w:r>
              <w:rPr>
                <w:rFonts w:hint="eastAsia"/>
              </w:rPr>
              <w:t>模块（或工作情境）名称</w:t>
            </w:r>
          </w:p>
        </w:tc>
        <w:tc>
          <w:tcPr>
            <w:tcW w:w="709" w:type="dxa"/>
            <w:noWrap w:val="0"/>
            <w:vAlign w:val="top"/>
          </w:tcPr>
          <w:p w14:paraId="695FB174">
            <w:pPr>
              <w:ind w:firstLine="480"/>
            </w:pPr>
            <w:r>
              <w:rPr>
                <w:rFonts w:hint="eastAsia"/>
              </w:rPr>
              <w:t>序号</w:t>
            </w:r>
          </w:p>
        </w:tc>
        <w:tc>
          <w:tcPr>
            <w:tcW w:w="4111" w:type="dxa"/>
            <w:noWrap w:val="0"/>
            <w:vAlign w:val="top"/>
          </w:tcPr>
          <w:p w14:paraId="7BA19D42">
            <w:pPr>
              <w:ind w:firstLine="480"/>
              <w:jc w:val="center"/>
            </w:pPr>
            <w:r>
              <w:rPr>
                <w:rFonts w:hint="eastAsia"/>
              </w:rPr>
              <w:t>单元（或项目）内容</w:t>
            </w:r>
          </w:p>
        </w:tc>
        <w:tc>
          <w:tcPr>
            <w:tcW w:w="1134" w:type="dxa"/>
            <w:noWrap w:val="0"/>
            <w:vAlign w:val="top"/>
          </w:tcPr>
          <w:p w14:paraId="1B285A76">
            <w:pPr>
              <w:ind w:firstLine="480"/>
            </w:pPr>
            <w:r>
              <w:rPr>
                <w:rFonts w:hint="eastAsia"/>
              </w:rPr>
              <w:t>学时分配</w:t>
            </w:r>
          </w:p>
        </w:tc>
        <w:tc>
          <w:tcPr>
            <w:tcW w:w="748" w:type="dxa"/>
            <w:noWrap w:val="0"/>
            <w:vAlign w:val="top"/>
          </w:tcPr>
          <w:p w14:paraId="275FA8EC">
            <w:pPr>
              <w:ind w:firstLine="480"/>
            </w:pPr>
            <w:r>
              <w:rPr>
                <w:rFonts w:hint="eastAsia"/>
              </w:rPr>
              <w:t>备注</w:t>
            </w:r>
          </w:p>
        </w:tc>
      </w:tr>
      <w:tr w14:paraId="3D6FE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46" w:type="dxa"/>
            <w:vMerge w:val="restart"/>
            <w:noWrap w:val="0"/>
            <w:vAlign w:val="center"/>
          </w:tcPr>
          <w:p w14:paraId="6D84AC88">
            <w:pPr>
              <w:ind w:firstLine="480"/>
              <w:rPr>
                <w:szCs w:val="21"/>
              </w:rPr>
            </w:pPr>
            <w:r>
              <w:rPr>
                <w:rFonts w:hint="eastAsia"/>
                <w:szCs w:val="21"/>
              </w:rPr>
              <w:t>插画的概述</w:t>
            </w:r>
          </w:p>
        </w:tc>
        <w:tc>
          <w:tcPr>
            <w:tcW w:w="709" w:type="dxa"/>
            <w:noWrap w:val="0"/>
            <w:vAlign w:val="center"/>
          </w:tcPr>
          <w:p w14:paraId="43CBF729">
            <w:pPr>
              <w:ind w:firstLine="174" w:firstLineChars="83"/>
              <w:rPr>
                <w:szCs w:val="21"/>
              </w:rPr>
            </w:pPr>
            <w:r>
              <w:rPr>
                <w:rFonts w:hint="eastAsia"/>
                <w:szCs w:val="21"/>
              </w:rPr>
              <w:t>1</w:t>
            </w:r>
          </w:p>
        </w:tc>
        <w:tc>
          <w:tcPr>
            <w:tcW w:w="4111" w:type="dxa"/>
            <w:noWrap w:val="0"/>
            <w:vAlign w:val="center"/>
          </w:tcPr>
          <w:p w14:paraId="7ABB36F5">
            <w:pPr>
              <w:ind w:firstLine="480"/>
              <w:rPr>
                <w:szCs w:val="21"/>
              </w:rPr>
            </w:pPr>
            <w:r>
              <w:rPr>
                <w:rFonts w:hint="eastAsia"/>
                <w:szCs w:val="21"/>
              </w:rPr>
              <w:t>使学生正确理解插画狭义及广义的概念，了解插画的起源及演变，认识目前插画在设计中的重要性，为下面的学习做好理性及感性的准备</w:t>
            </w:r>
          </w:p>
        </w:tc>
        <w:tc>
          <w:tcPr>
            <w:tcW w:w="1134" w:type="dxa"/>
            <w:noWrap w:val="0"/>
            <w:vAlign w:val="center"/>
          </w:tcPr>
          <w:p w14:paraId="2A5B2B2B">
            <w:pPr>
              <w:ind w:firstLine="480"/>
            </w:pPr>
            <w:r>
              <w:rPr>
                <w:rFonts w:hint="eastAsia"/>
              </w:rPr>
              <w:t>2</w:t>
            </w:r>
          </w:p>
        </w:tc>
        <w:tc>
          <w:tcPr>
            <w:tcW w:w="748" w:type="dxa"/>
            <w:noWrap w:val="0"/>
            <w:vAlign w:val="center"/>
          </w:tcPr>
          <w:p w14:paraId="211C0073">
            <w:pPr>
              <w:ind w:firstLine="480"/>
            </w:pPr>
          </w:p>
        </w:tc>
      </w:tr>
      <w:tr w14:paraId="4DD1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46" w:type="dxa"/>
            <w:vMerge w:val="continue"/>
            <w:noWrap w:val="0"/>
            <w:vAlign w:val="center"/>
          </w:tcPr>
          <w:p w14:paraId="72700214">
            <w:pPr>
              <w:ind w:firstLine="480"/>
              <w:rPr>
                <w:szCs w:val="21"/>
              </w:rPr>
            </w:pPr>
          </w:p>
        </w:tc>
        <w:tc>
          <w:tcPr>
            <w:tcW w:w="709" w:type="dxa"/>
            <w:noWrap w:val="0"/>
            <w:vAlign w:val="center"/>
          </w:tcPr>
          <w:p w14:paraId="3BB6E238">
            <w:pPr>
              <w:ind w:firstLine="174" w:firstLineChars="83"/>
              <w:rPr>
                <w:szCs w:val="21"/>
              </w:rPr>
            </w:pPr>
            <w:r>
              <w:rPr>
                <w:rFonts w:hint="eastAsia"/>
                <w:szCs w:val="21"/>
              </w:rPr>
              <w:t>2</w:t>
            </w:r>
          </w:p>
        </w:tc>
        <w:tc>
          <w:tcPr>
            <w:tcW w:w="4111" w:type="dxa"/>
            <w:noWrap w:val="0"/>
            <w:vAlign w:val="center"/>
          </w:tcPr>
          <w:p w14:paraId="715414BF">
            <w:pPr>
              <w:ind w:firstLine="480"/>
              <w:rPr>
                <w:szCs w:val="21"/>
              </w:rPr>
            </w:pPr>
            <w:r>
              <w:rPr>
                <w:rFonts w:hint="eastAsia"/>
                <w:szCs w:val="21"/>
              </w:rPr>
              <w:t>插画的演变</w:t>
            </w:r>
          </w:p>
        </w:tc>
        <w:tc>
          <w:tcPr>
            <w:tcW w:w="1134" w:type="dxa"/>
            <w:noWrap w:val="0"/>
            <w:vAlign w:val="center"/>
          </w:tcPr>
          <w:p w14:paraId="30E42EA3">
            <w:pPr>
              <w:ind w:firstLine="480"/>
            </w:pPr>
            <w:r>
              <w:rPr>
                <w:rFonts w:hint="eastAsia"/>
              </w:rPr>
              <w:t>2</w:t>
            </w:r>
          </w:p>
        </w:tc>
        <w:tc>
          <w:tcPr>
            <w:tcW w:w="748" w:type="dxa"/>
            <w:noWrap w:val="0"/>
            <w:vAlign w:val="center"/>
          </w:tcPr>
          <w:p w14:paraId="5D55FD40">
            <w:pPr>
              <w:ind w:firstLine="480"/>
            </w:pPr>
          </w:p>
        </w:tc>
      </w:tr>
      <w:tr w14:paraId="5C087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46" w:type="dxa"/>
            <w:vMerge w:val="restart"/>
            <w:noWrap w:val="0"/>
            <w:vAlign w:val="center"/>
          </w:tcPr>
          <w:p w14:paraId="08F2427E">
            <w:pPr>
              <w:ind w:firstLine="480"/>
              <w:rPr>
                <w:szCs w:val="21"/>
              </w:rPr>
            </w:pPr>
            <w:r>
              <w:rPr>
                <w:rFonts w:hint="eastAsia"/>
                <w:szCs w:val="21"/>
              </w:rPr>
              <w:t>插画的工具与材料</w:t>
            </w:r>
          </w:p>
        </w:tc>
        <w:tc>
          <w:tcPr>
            <w:tcW w:w="709" w:type="dxa"/>
            <w:noWrap w:val="0"/>
            <w:vAlign w:val="center"/>
          </w:tcPr>
          <w:p w14:paraId="479CC46F">
            <w:pPr>
              <w:ind w:firstLine="174" w:firstLineChars="83"/>
              <w:rPr>
                <w:szCs w:val="21"/>
              </w:rPr>
            </w:pPr>
            <w:r>
              <w:rPr>
                <w:rFonts w:hint="eastAsia"/>
                <w:szCs w:val="21"/>
              </w:rPr>
              <w:t>1</w:t>
            </w:r>
          </w:p>
        </w:tc>
        <w:tc>
          <w:tcPr>
            <w:tcW w:w="4111" w:type="dxa"/>
            <w:noWrap w:val="0"/>
            <w:vAlign w:val="center"/>
          </w:tcPr>
          <w:p w14:paraId="1EC13374">
            <w:pPr>
              <w:ind w:firstLine="480"/>
              <w:rPr>
                <w:szCs w:val="21"/>
              </w:rPr>
            </w:pPr>
            <w:r>
              <w:rPr>
                <w:rFonts w:hint="eastAsia"/>
                <w:szCs w:val="21"/>
              </w:rPr>
              <w:t>硬笔类工具与材料</w:t>
            </w:r>
          </w:p>
        </w:tc>
        <w:tc>
          <w:tcPr>
            <w:tcW w:w="1134" w:type="dxa"/>
            <w:noWrap w:val="0"/>
            <w:vAlign w:val="center"/>
          </w:tcPr>
          <w:p w14:paraId="425CC02B">
            <w:pPr>
              <w:ind w:firstLine="480"/>
            </w:pPr>
            <w:r>
              <w:t>8</w:t>
            </w:r>
          </w:p>
        </w:tc>
        <w:tc>
          <w:tcPr>
            <w:tcW w:w="748" w:type="dxa"/>
            <w:noWrap w:val="0"/>
            <w:vAlign w:val="center"/>
          </w:tcPr>
          <w:p w14:paraId="247225A2">
            <w:pPr>
              <w:ind w:firstLine="480"/>
            </w:pPr>
          </w:p>
        </w:tc>
      </w:tr>
      <w:tr w14:paraId="0B6D5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46" w:type="dxa"/>
            <w:vMerge w:val="continue"/>
            <w:noWrap w:val="0"/>
            <w:vAlign w:val="center"/>
          </w:tcPr>
          <w:p w14:paraId="7C8DEC6F">
            <w:pPr>
              <w:ind w:firstLine="480"/>
              <w:rPr>
                <w:szCs w:val="21"/>
              </w:rPr>
            </w:pPr>
          </w:p>
        </w:tc>
        <w:tc>
          <w:tcPr>
            <w:tcW w:w="709" w:type="dxa"/>
            <w:noWrap w:val="0"/>
            <w:vAlign w:val="center"/>
          </w:tcPr>
          <w:p w14:paraId="38D8F051">
            <w:pPr>
              <w:ind w:firstLine="174" w:firstLineChars="83"/>
              <w:rPr>
                <w:szCs w:val="21"/>
              </w:rPr>
            </w:pPr>
            <w:r>
              <w:rPr>
                <w:rFonts w:hint="eastAsia"/>
                <w:szCs w:val="21"/>
              </w:rPr>
              <w:t>2</w:t>
            </w:r>
          </w:p>
        </w:tc>
        <w:tc>
          <w:tcPr>
            <w:tcW w:w="4111" w:type="dxa"/>
            <w:noWrap w:val="0"/>
            <w:vAlign w:val="center"/>
          </w:tcPr>
          <w:p w14:paraId="31A492B0">
            <w:pPr>
              <w:ind w:firstLine="480"/>
              <w:rPr>
                <w:szCs w:val="21"/>
              </w:rPr>
            </w:pPr>
            <w:r>
              <w:rPr>
                <w:rFonts w:hint="eastAsia" w:cs="仿宋_GB2312"/>
                <w:position w:val="6"/>
                <w:szCs w:val="21"/>
              </w:rPr>
              <w:t>软笔类工具与材料</w:t>
            </w:r>
          </w:p>
        </w:tc>
        <w:tc>
          <w:tcPr>
            <w:tcW w:w="1134" w:type="dxa"/>
            <w:noWrap w:val="0"/>
            <w:vAlign w:val="center"/>
          </w:tcPr>
          <w:p w14:paraId="7FE819D7">
            <w:pPr>
              <w:ind w:firstLine="480"/>
            </w:pPr>
            <w:r>
              <w:t>8</w:t>
            </w:r>
          </w:p>
        </w:tc>
        <w:tc>
          <w:tcPr>
            <w:tcW w:w="748" w:type="dxa"/>
            <w:noWrap w:val="0"/>
            <w:vAlign w:val="center"/>
          </w:tcPr>
          <w:p w14:paraId="7F4D5D7B">
            <w:pPr>
              <w:ind w:firstLine="480"/>
            </w:pPr>
          </w:p>
        </w:tc>
      </w:tr>
      <w:tr w14:paraId="4E47D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46" w:type="dxa"/>
            <w:vMerge w:val="continue"/>
            <w:noWrap w:val="0"/>
            <w:vAlign w:val="center"/>
          </w:tcPr>
          <w:p w14:paraId="39BD72DB">
            <w:pPr>
              <w:ind w:firstLine="480"/>
              <w:rPr>
                <w:szCs w:val="21"/>
              </w:rPr>
            </w:pPr>
          </w:p>
        </w:tc>
        <w:tc>
          <w:tcPr>
            <w:tcW w:w="709" w:type="dxa"/>
            <w:noWrap w:val="0"/>
            <w:vAlign w:val="center"/>
          </w:tcPr>
          <w:p w14:paraId="262EB2AF">
            <w:pPr>
              <w:ind w:firstLine="174" w:firstLineChars="83"/>
              <w:rPr>
                <w:szCs w:val="21"/>
              </w:rPr>
            </w:pPr>
            <w:r>
              <w:rPr>
                <w:rFonts w:hint="eastAsia"/>
                <w:szCs w:val="21"/>
              </w:rPr>
              <w:t>3</w:t>
            </w:r>
          </w:p>
        </w:tc>
        <w:tc>
          <w:tcPr>
            <w:tcW w:w="4111" w:type="dxa"/>
            <w:noWrap w:val="0"/>
            <w:vAlign w:val="center"/>
          </w:tcPr>
          <w:p w14:paraId="01B19842">
            <w:pPr>
              <w:ind w:firstLine="480"/>
              <w:rPr>
                <w:rFonts w:hint="eastAsia" w:cs="仿宋_GB2312"/>
                <w:position w:val="6"/>
                <w:szCs w:val="21"/>
              </w:rPr>
            </w:pPr>
            <w:r>
              <w:rPr>
                <w:rFonts w:hint="eastAsia" w:cs="仿宋_GB2312"/>
                <w:position w:val="6"/>
                <w:szCs w:val="21"/>
              </w:rPr>
              <w:t>蜡笔类工具与材料</w:t>
            </w:r>
          </w:p>
        </w:tc>
        <w:tc>
          <w:tcPr>
            <w:tcW w:w="1134" w:type="dxa"/>
            <w:noWrap w:val="0"/>
            <w:vAlign w:val="center"/>
          </w:tcPr>
          <w:p w14:paraId="01046B56">
            <w:pPr>
              <w:ind w:firstLine="480"/>
            </w:pPr>
            <w:r>
              <w:t>8</w:t>
            </w:r>
          </w:p>
        </w:tc>
        <w:tc>
          <w:tcPr>
            <w:tcW w:w="748" w:type="dxa"/>
            <w:noWrap w:val="0"/>
            <w:vAlign w:val="center"/>
          </w:tcPr>
          <w:p w14:paraId="3999D3F6">
            <w:pPr>
              <w:ind w:firstLine="480"/>
            </w:pPr>
          </w:p>
        </w:tc>
      </w:tr>
      <w:tr w14:paraId="0359B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46" w:type="dxa"/>
            <w:vMerge w:val="continue"/>
            <w:noWrap w:val="0"/>
            <w:vAlign w:val="center"/>
          </w:tcPr>
          <w:p w14:paraId="3AB957F0">
            <w:pPr>
              <w:ind w:firstLine="480"/>
              <w:rPr>
                <w:szCs w:val="21"/>
              </w:rPr>
            </w:pPr>
          </w:p>
        </w:tc>
        <w:tc>
          <w:tcPr>
            <w:tcW w:w="709" w:type="dxa"/>
            <w:noWrap w:val="0"/>
            <w:vAlign w:val="center"/>
          </w:tcPr>
          <w:p w14:paraId="37EFD7A4">
            <w:pPr>
              <w:ind w:firstLine="174" w:firstLineChars="83"/>
              <w:rPr>
                <w:rFonts w:hint="eastAsia"/>
                <w:szCs w:val="21"/>
              </w:rPr>
            </w:pPr>
            <w:r>
              <w:rPr>
                <w:rFonts w:hint="eastAsia"/>
                <w:szCs w:val="21"/>
              </w:rPr>
              <w:t>4</w:t>
            </w:r>
          </w:p>
        </w:tc>
        <w:tc>
          <w:tcPr>
            <w:tcW w:w="4111" w:type="dxa"/>
            <w:noWrap w:val="0"/>
            <w:vAlign w:val="center"/>
          </w:tcPr>
          <w:p w14:paraId="505C07F7">
            <w:pPr>
              <w:ind w:firstLine="480"/>
              <w:rPr>
                <w:rFonts w:hint="eastAsia" w:cs="仿宋_GB2312"/>
                <w:position w:val="6"/>
                <w:szCs w:val="21"/>
              </w:rPr>
            </w:pPr>
            <w:r>
              <w:rPr>
                <w:rFonts w:hint="eastAsia" w:cs="仿宋_GB2312"/>
                <w:position w:val="6"/>
                <w:szCs w:val="21"/>
              </w:rPr>
              <w:t>数字化工具</w:t>
            </w:r>
          </w:p>
        </w:tc>
        <w:tc>
          <w:tcPr>
            <w:tcW w:w="1134" w:type="dxa"/>
            <w:noWrap w:val="0"/>
            <w:vAlign w:val="center"/>
          </w:tcPr>
          <w:p w14:paraId="29D51C04">
            <w:pPr>
              <w:ind w:firstLine="480"/>
              <w:rPr>
                <w:rFonts w:hint="eastAsia"/>
              </w:rPr>
            </w:pPr>
            <w:r>
              <w:t>2</w:t>
            </w:r>
          </w:p>
        </w:tc>
        <w:tc>
          <w:tcPr>
            <w:tcW w:w="748" w:type="dxa"/>
            <w:noWrap w:val="0"/>
            <w:vAlign w:val="center"/>
          </w:tcPr>
          <w:p w14:paraId="00B7D8AB">
            <w:pPr>
              <w:ind w:firstLine="480"/>
            </w:pPr>
          </w:p>
        </w:tc>
      </w:tr>
      <w:tr w14:paraId="19A18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46" w:type="dxa"/>
            <w:noWrap w:val="0"/>
            <w:vAlign w:val="center"/>
          </w:tcPr>
          <w:p w14:paraId="7A4186AF">
            <w:pPr>
              <w:ind w:firstLine="480"/>
              <w:rPr>
                <w:szCs w:val="21"/>
              </w:rPr>
            </w:pPr>
            <w:r>
              <w:rPr>
                <w:rFonts w:hint="eastAsia"/>
                <w:szCs w:val="21"/>
              </w:rPr>
              <w:t>插画的表现技法</w:t>
            </w:r>
          </w:p>
        </w:tc>
        <w:tc>
          <w:tcPr>
            <w:tcW w:w="709" w:type="dxa"/>
            <w:noWrap w:val="0"/>
            <w:vAlign w:val="center"/>
          </w:tcPr>
          <w:p w14:paraId="2B154A6E">
            <w:pPr>
              <w:ind w:firstLine="210" w:firstLineChars="100"/>
              <w:rPr>
                <w:szCs w:val="21"/>
              </w:rPr>
            </w:pPr>
            <w:r>
              <w:rPr>
                <w:rFonts w:hint="eastAsia"/>
                <w:szCs w:val="21"/>
              </w:rPr>
              <w:t>1</w:t>
            </w:r>
          </w:p>
        </w:tc>
        <w:tc>
          <w:tcPr>
            <w:tcW w:w="4111" w:type="dxa"/>
            <w:noWrap w:val="0"/>
            <w:vAlign w:val="center"/>
          </w:tcPr>
          <w:p w14:paraId="67AD8EDE">
            <w:pPr>
              <w:ind w:firstLine="480"/>
              <w:rPr>
                <w:szCs w:val="21"/>
              </w:rPr>
            </w:pPr>
            <w:r>
              <w:rPr>
                <w:rFonts w:hint="eastAsia" w:cs="仿宋_GB2312"/>
                <w:position w:val="6"/>
                <w:szCs w:val="21"/>
              </w:rPr>
              <w:t>通过对点、线、面、空间、质感、光影等造型因素表现方法的介绍，使学生了解商业插画常用的方法</w:t>
            </w:r>
          </w:p>
        </w:tc>
        <w:tc>
          <w:tcPr>
            <w:tcW w:w="1134" w:type="dxa"/>
            <w:noWrap w:val="0"/>
            <w:vAlign w:val="center"/>
          </w:tcPr>
          <w:p w14:paraId="5DE2A703">
            <w:pPr>
              <w:ind w:firstLine="480"/>
            </w:pPr>
            <w:r>
              <w:t>10</w:t>
            </w:r>
          </w:p>
        </w:tc>
        <w:tc>
          <w:tcPr>
            <w:tcW w:w="748" w:type="dxa"/>
            <w:noWrap w:val="0"/>
            <w:vAlign w:val="center"/>
          </w:tcPr>
          <w:p w14:paraId="6BE0A6FD">
            <w:pPr>
              <w:ind w:firstLine="480"/>
            </w:pPr>
          </w:p>
        </w:tc>
      </w:tr>
      <w:tr w14:paraId="1C24D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46" w:type="dxa"/>
            <w:vMerge w:val="restart"/>
            <w:noWrap w:val="0"/>
            <w:vAlign w:val="center"/>
          </w:tcPr>
          <w:p w14:paraId="440DE49A">
            <w:pPr>
              <w:ind w:firstLine="210" w:firstLineChars="100"/>
              <w:rPr>
                <w:szCs w:val="21"/>
              </w:rPr>
            </w:pPr>
            <w:r>
              <w:rPr>
                <w:rFonts w:hint="eastAsia"/>
                <w:szCs w:val="21"/>
              </w:rPr>
              <w:t>插画的艺术风格特征</w:t>
            </w:r>
          </w:p>
        </w:tc>
        <w:tc>
          <w:tcPr>
            <w:tcW w:w="709" w:type="dxa"/>
            <w:noWrap w:val="0"/>
            <w:vAlign w:val="center"/>
          </w:tcPr>
          <w:p w14:paraId="390183F4">
            <w:pPr>
              <w:ind w:firstLine="174" w:firstLineChars="83"/>
              <w:rPr>
                <w:szCs w:val="21"/>
              </w:rPr>
            </w:pPr>
            <w:r>
              <w:rPr>
                <w:rFonts w:hint="eastAsia"/>
                <w:szCs w:val="21"/>
              </w:rPr>
              <w:t>1</w:t>
            </w:r>
          </w:p>
        </w:tc>
        <w:tc>
          <w:tcPr>
            <w:tcW w:w="4111" w:type="dxa"/>
            <w:noWrap w:val="0"/>
            <w:vAlign w:val="center"/>
          </w:tcPr>
          <w:p w14:paraId="41AE06EC">
            <w:pPr>
              <w:ind w:firstLine="480"/>
              <w:rPr>
                <w:szCs w:val="21"/>
              </w:rPr>
            </w:pPr>
            <w:r>
              <w:rPr>
                <w:rFonts w:hint="eastAsia" w:cs="仿宋_GB2312"/>
                <w:position w:val="6"/>
                <w:szCs w:val="21"/>
              </w:rPr>
              <w:t>现代艺术对插画设计的影响</w:t>
            </w:r>
          </w:p>
        </w:tc>
        <w:tc>
          <w:tcPr>
            <w:tcW w:w="1134" w:type="dxa"/>
            <w:noWrap w:val="0"/>
            <w:vAlign w:val="center"/>
          </w:tcPr>
          <w:p w14:paraId="30B07ED9">
            <w:pPr>
              <w:ind w:firstLine="480"/>
            </w:pPr>
            <w:r>
              <w:rPr>
                <w:rFonts w:hint="eastAsia"/>
              </w:rPr>
              <w:t>4</w:t>
            </w:r>
          </w:p>
        </w:tc>
        <w:tc>
          <w:tcPr>
            <w:tcW w:w="748" w:type="dxa"/>
            <w:noWrap w:val="0"/>
            <w:vAlign w:val="center"/>
          </w:tcPr>
          <w:p w14:paraId="10FF9260">
            <w:pPr>
              <w:ind w:firstLine="480"/>
            </w:pPr>
          </w:p>
        </w:tc>
      </w:tr>
      <w:tr w14:paraId="17E30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46" w:type="dxa"/>
            <w:vMerge w:val="continue"/>
            <w:noWrap w:val="0"/>
            <w:vAlign w:val="center"/>
          </w:tcPr>
          <w:p w14:paraId="4C0C6363">
            <w:pPr>
              <w:ind w:firstLine="480"/>
              <w:rPr>
                <w:szCs w:val="21"/>
              </w:rPr>
            </w:pPr>
          </w:p>
        </w:tc>
        <w:tc>
          <w:tcPr>
            <w:tcW w:w="709" w:type="dxa"/>
            <w:noWrap w:val="0"/>
            <w:vAlign w:val="center"/>
          </w:tcPr>
          <w:p w14:paraId="44133EB7">
            <w:pPr>
              <w:ind w:firstLine="174" w:firstLineChars="83"/>
              <w:rPr>
                <w:szCs w:val="21"/>
              </w:rPr>
            </w:pPr>
            <w:r>
              <w:rPr>
                <w:rFonts w:hint="eastAsia"/>
                <w:szCs w:val="21"/>
              </w:rPr>
              <w:t>2</w:t>
            </w:r>
          </w:p>
        </w:tc>
        <w:tc>
          <w:tcPr>
            <w:tcW w:w="4111" w:type="dxa"/>
            <w:noWrap w:val="0"/>
            <w:vAlign w:val="center"/>
          </w:tcPr>
          <w:p w14:paraId="0C70A5A9">
            <w:pPr>
              <w:ind w:firstLine="480"/>
              <w:rPr>
                <w:szCs w:val="21"/>
              </w:rPr>
            </w:pPr>
            <w:r>
              <w:rPr>
                <w:rFonts w:hint="eastAsia" w:cs="仿宋_GB2312"/>
                <w:position w:val="6"/>
                <w:szCs w:val="21"/>
              </w:rPr>
              <w:t>现代商业插画的风格特征</w:t>
            </w:r>
          </w:p>
        </w:tc>
        <w:tc>
          <w:tcPr>
            <w:tcW w:w="1134" w:type="dxa"/>
            <w:noWrap w:val="0"/>
            <w:vAlign w:val="center"/>
          </w:tcPr>
          <w:p w14:paraId="76929B92">
            <w:pPr>
              <w:ind w:firstLine="480"/>
            </w:pPr>
            <w:r>
              <w:rPr>
                <w:rFonts w:hint="eastAsia"/>
              </w:rPr>
              <w:t>8</w:t>
            </w:r>
          </w:p>
        </w:tc>
        <w:tc>
          <w:tcPr>
            <w:tcW w:w="748" w:type="dxa"/>
            <w:noWrap w:val="0"/>
            <w:vAlign w:val="center"/>
          </w:tcPr>
          <w:p w14:paraId="7D9730C0">
            <w:pPr>
              <w:ind w:firstLine="480"/>
            </w:pPr>
          </w:p>
        </w:tc>
      </w:tr>
      <w:tr w14:paraId="6CAA4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746" w:type="dxa"/>
            <w:vMerge w:val="restart"/>
            <w:noWrap w:val="0"/>
            <w:vAlign w:val="center"/>
          </w:tcPr>
          <w:p w14:paraId="40E30B2C">
            <w:pPr>
              <w:ind w:firstLine="105" w:firstLineChars="50"/>
              <w:jc w:val="center"/>
              <w:rPr>
                <w:szCs w:val="21"/>
              </w:rPr>
            </w:pPr>
            <w:r>
              <w:rPr>
                <w:rFonts w:hint="eastAsia"/>
                <w:szCs w:val="21"/>
              </w:rPr>
              <w:t>创意设计实做训练</w:t>
            </w:r>
          </w:p>
        </w:tc>
        <w:tc>
          <w:tcPr>
            <w:tcW w:w="709" w:type="dxa"/>
            <w:noWrap w:val="0"/>
            <w:vAlign w:val="center"/>
          </w:tcPr>
          <w:p w14:paraId="27BCDC48">
            <w:pPr>
              <w:ind w:firstLine="174" w:firstLineChars="83"/>
              <w:rPr>
                <w:szCs w:val="21"/>
              </w:rPr>
            </w:pPr>
            <w:r>
              <w:rPr>
                <w:rFonts w:hint="eastAsia"/>
                <w:szCs w:val="21"/>
              </w:rPr>
              <w:t>1</w:t>
            </w:r>
          </w:p>
        </w:tc>
        <w:tc>
          <w:tcPr>
            <w:tcW w:w="4111" w:type="dxa"/>
            <w:noWrap w:val="0"/>
            <w:vAlign w:val="center"/>
          </w:tcPr>
          <w:p w14:paraId="0114C9BF">
            <w:pPr>
              <w:ind w:firstLine="480"/>
              <w:rPr>
                <w:rFonts w:cs="仿宋_GB2312"/>
                <w:color w:val="0000FF"/>
                <w:position w:val="6"/>
                <w:szCs w:val="21"/>
              </w:rPr>
            </w:pPr>
            <w:r>
              <w:rPr>
                <w:rFonts w:hint="eastAsia" w:cs="仿宋_GB2312"/>
                <w:position w:val="6"/>
                <w:szCs w:val="21"/>
              </w:rPr>
              <w:t>学会分析客户要求，并依据要求完成主题创作训练</w:t>
            </w:r>
          </w:p>
        </w:tc>
        <w:tc>
          <w:tcPr>
            <w:tcW w:w="1134" w:type="dxa"/>
            <w:noWrap w:val="0"/>
            <w:vAlign w:val="center"/>
          </w:tcPr>
          <w:p w14:paraId="589A5D61">
            <w:pPr>
              <w:ind w:firstLine="480"/>
            </w:pPr>
            <w:r>
              <w:t>8</w:t>
            </w:r>
          </w:p>
        </w:tc>
        <w:tc>
          <w:tcPr>
            <w:tcW w:w="748" w:type="dxa"/>
            <w:noWrap w:val="0"/>
            <w:vAlign w:val="center"/>
          </w:tcPr>
          <w:p w14:paraId="3692E9E4">
            <w:pPr>
              <w:ind w:firstLine="480"/>
            </w:pPr>
          </w:p>
        </w:tc>
      </w:tr>
      <w:tr w14:paraId="27E53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0" w:hRule="atLeast"/>
          <w:jc w:val="center"/>
        </w:trPr>
        <w:tc>
          <w:tcPr>
            <w:tcW w:w="2746" w:type="dxa"/>
            <w:vMerge w:val="continue"/>
            <w:noWrap w:val="0"/>
            <w:vAlign w:val="center"/>
          </w:tcPr>
          <w:p w14:paraId="368C2058">
            <w:pPr>
              <w:ind w:firstLine="480"/>
              <w:rPr>
                <w:rFonts w:ascii="黑体" w:hAnsi="黑体" w:eastAsia="黑体" w:cs="仿宋_GB2312"/>
                <w:color w:val="0000FF"/>
                <w:position w:val="6"/>
              </w:rPr>
            </w:pPr>
          </w:p>
        </w:tc>
        <w:tc>
          <w:tcPr>
            <w:tcW w:w="709" w:type="dxa"/>
            <w:noWrap w:val="0"/>
            <w:vAlign w:val="center"/>
          </w:tcPr>
          <w:p w14:paraId="4B7C536A">
            <w:pPr>
              <w:ind w:firstLine="174" w:firstLineChars="83"/>
              <w:rPr>
                <w:szCs w:val="21"/>
              </w:rPr>
            </w:pPr>
            <w:r>
              <w:rPr>
                <w:rFonts w:hint="eastAsia"/>
                <w:szCs w:val="21"/>
              </w:rPr>
              <w:t>2</w:t>
            </w:r>
          </w:p>
        </w:tc>
        <w:tc>
          <w:tcPr>
            <w:tcW w:w="4111" w:type="dxa"/>
            <w:noWrap w:val="0"/>
            <w:vAlign w:val="center"/>
          </w:tcPr>
          <w:p w14:paraId="25BF9AE6">
            <w:pPr>
              <w:ind w:firstLine="480"/>
              <w:rPr>
                <w:szCs w:val="21"/>
              </w:rPr>
            </w:pPr>
            <w:r>
              <w:rPr>
                <w:rFonts w:hint="eastAsia"/>
                <w:szCs w:val="21"/>
              </w:rPr>
              <w:t>完成符合市场需求的商业插画创作，主题、构图、色彩，都需要进行全方位考虑。 </w:t>
            </w:r>
          </w:p>
        </w:tc>
        <w:tc>
          <w:tcPr>
            <w:tcW w:w="1134" w:type="dxa"/>
            <w:noWrap w:val="0"/>
            <w:vAlign w:val="center"/>
          </w:tcPr>
          <w:p w14:paraId="77D7A4A8">
            <w:pPr>
              <w:ind w:firstLine="480"/>
            </w:pPr>
            <w:r>
              <w:t>8</w:t>
            </w:r>
          </w:p>
        </w:tc>
        <w:tc>
          <w:tcPr>
            <w:tcW w:w="748" w:type="dxa"/>
            <w:noWrap w:val="0"/>
            <w:vAlign w:val="center"/>
          </w:tcPr>
          <w:p w14:paraId="162EB625">
            <w:pPr>
              <w:ind w:firstLine="480"/>
            </w:pPr>
          </w:p>
        </w:tc>
      </w:tr>
      <w:tr w14:paraId="460CF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5" w:hRule="atLeast"/>
          <w:jc w:val="center"/>
        </w:trPr>
        <w:tc>
          <w:tcPr>
            <w:tcW w:w="2746" w:type="dxa"/>
            <w:vMerge w:val="continue"/>
            <w:noWrap w:val="0"/>
            <w:vAlign w:val="center"/>
          </w:tcPr>
          <w:p w14:paraId="06E6B09E">
            <w:pPr>
              <w:ind w:firstLine="480"/>
              <w:rPr>
                <w:rFonts w:ascii="黑体" w:hAnsi="黑体" w:eastAsia="黑体" w:cs="仿宋_GB2312"/>
                <w:color w:val="0000FF"/>
                <w:position w:val="6"/>
              </w:rPr>
            </w:pPr>
          </w:p>
        </w:tc>
        <w:tc>
          <w:tcPr>
            <w:tcW w:w="709" w:type="dxa"/>
            <w:noWrap w:val="0"/>
            <w:vAlign w:val="center"/>
          </w:tcPr>
          <w:p w14:paraId="380C319D">
            <w:pPr>
              <w:ind w:firstLine="174" w:firstLineChars="83"/>
              <w:rPr>
                <w:szCs w:val="21"/>
              </w:rPr>
            </w:pPr>
            <w:r>
              <w:rPr>
                <w:rFonts w:hint="eastAsia"/>
                <w:szCs w:val="21"/>
              </w:rPr>
              <w:t>3</w:t>
            </w:r>
          </w:p>
        </w:tc>
        <w:tc>
          <w:tcPr>
            <w:tcW w:w="4111" w:type="dxa"/>
            <w:noWrap w:val="0"/>
            <w:vAlign w:val="center"/>
          </w:tcPr>
          <w:p w14:paraId="695C036D">
            <w:pPr>
              <w:ind w:firstLine="480"/>
              <w:rPr>
                <w:szCs w:val="21"/>
              </w:rPr>
            </w:pPr>
            <w:r>
              <w:rPr>
                <w:rFonts w:hint="eastAsia"/>
                <w:szCs w:val="21"/>
              </w:rPr>
              <w:t>学会对插画细节进行刻画，让插画具有细节及内涵。</w:t>
            </w:r>
          </w:p>
        </w:tc>
        <w:tc>
          <w:tcPr>
            <w:tcW w:w="1134" w:type="dxa"/>
            <w:noWrap w:val="0"/>
            <w:vAlign w:val="center"/>
          </w:tcPr>
          <w:p w14:paraId="6A7A8BF7">
            <w:pPr>
              <w:ind w:firstLine="480"/>
            </w:pPr>
            <w:r>
              <w:t>4</w:t>
            </w:r>
          </w:p>
        </w:tc>
        <w:tc>
          <w:tcPr>
            <w:tcW w:w="748" w:type="dxa"/>
            <w:noWrap w:val="0"/>
            <w:vAlign w:val="center"/>
          </w:tcPr>
          <w:p w14:paraId="1B8E62F3">
            <w:pPr>
              <w:ind w:firstLine="480"/>
            </w:pPr>
          </w:p>
        </w:tc>
      </w:tr>
      <w:tr w14:paraId="133FD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7566" w:type="dxa"/>
            <w:gridSpan w:val="3"/>
            <w:noWrap w:val="0"/>
            <w:vAlign w:val="center"/>
          </w:tcPr>
          <w:p w14:paraId="1BADC36D">
            <w:pPr>
              <w:ind w:firstLine="480"/>
            </w:pPr>
            <w:r>
              <w:rPr>
                <w:rFonts w:hint="eastAsia"/>
              </w:rPr>
              <w:t>总学时</w:t>
            </w:r>
          </w:p>
        </w:tc>
        <w:tc>
          <w:tcPr>
            <w:tcW w:w="1134" w:type="dxa"/>
            <w:noWrap w:val="0"/>
            <w:vAlign w:val="center"/>
          </w:tcPr>
          <w:p w14:paraId="6E32461C">
            <w:pPr>
              <w:ind w:firstLine="480"/>
            </w:pPr>
            <w:r>
              <w:t>72</w:t>
            </w:r>
          </w:p>
        </w:tc>
        <w:tc>
          <w:tcPr>
            <w:tcW w:w="748" w:type="dxa"/>
            <w:noWrap w:val="0"/>
            <w:vAlign w:val="center"/>
          </w:tcPr>
          <w:p w14:paraId="09055B40">
            <w:pPr>
              <w:ind w:firstLine="480"/>
            </w:pPr>
          </w:p>
        </w:tc>
      </w:tr>
    </w:tbl>
    <w:p w14:paraId="0C29B0D3">
      <w:pPr>
        <w:pStyle w:val="5"/>
        <w:spacing w:line="360" w:lineRule="auto"/>
        <w:rPr>
          <w:rFonts w:ascii="黑体" w:hAnsi="黑体" w:eastAsia="黑体" w:cs="仿宋_GB2312"/>
          <w:kern w:val="2"/>
          <w:position w:val="6"/>
          <w:sz w:val="28"/>
          <w:szCs w:val="28"/>
        </w:rPr>
      </w:pPr>
      <w:r>
        <w:rPr>
          <w:rFonts w:hint="eastAsia" w:ascii="黑体" w:hAnsi="黑体" w:eastAsia="黑体" w:cs="仿宋_GB2312"/>
          <w:kern w:val="2"/>
          <w:position w:val="6"/>
          <w:sz w:val="28"/>
          <w:szCs w:val="28"/>
        </w:rPr>
        <w:tab/>
      </w:r>
      <w:r>
        <w:rPr>
          <w:rFonts w:hint="eastAsia" w:ascii="黑体" w:hAnsi="黑体" w:eastAsia="黑体" w:cs="仿宋_GB2312"/>
          <w:kern w:val="2"/>
          <w:position w:val="6"/>
          <w:sz w:val="28"/>
          <w:szCs w:val="28"/>
        </w:rPr>
        <w:t>2.单元（或项目）设计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8"/>
        <w:gridCol w:w="1114"/>
        <w:gridCol w:w="2491"/>
        <w:gridCol w:w="1080"/>
        <w:gridCol w:w="900"/>
        <w:gridCol w:w="1044"/>
        <w:gridCol w:w="1620"/>
      </w:tblGrid>
      <w:tr w14:paraId="5B03D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gridSpan w:val="2"/>
            <w:tcBorders>
              <w:top w:val="single" w:color="auto" w:sz="4" w:space="0"/>
              <w:left w:val="single" w:color="auto" w:sz="4" w:space="0"/>
              <w:bottom w:val="single" w:color="auto" w:sz="4" w:space="0"/>
              <w:right w:val="single" w:color="auto" w:sz="4" w:space="0"/>
            </w:tcBorders>
            <w:noWrap w:val="0"/>
            <w:vAlign w:val="center"/>
          </w:tcPr>
          <w:p w14:paraId="0BC97F0B">
            <w:pPr>
              <w:ind w:firstLine="480"/>
              <w:jc w:val="center"/>
            </w:pPr>
            <w:r>
              <w:rPr>
                <w:rFonts w:hint="eastAsia"/>
              </w:rPr>
              <w:t>模块一</w:t>
            </w:r>
          </w:p>
        </w:tc>
        <w:tc>
          <w:tcPr>
            <w:tcW w:w="7135" w:type="dxa"/>
            <w:gridSpan w:val="5"/>
            <w:tcBorders>
              <w:top w:val="single" w:color="auto" w:sz="4" w:space="0"/>
              <w:left w:val="single" w:color="auto" w:sz="4" w:space="0"/>
              <w:bottom w:val="single" w:color="auto" w:sz="4" w:space="0"/>
              <w:right w:val="single" w:color="auto" w:sz="4" w:space="0"/>
            </w:tcBorders>
            <w:noWrap w:val="0"/>
            <w:vAlign w:val="center"/>
          </w:tcPr>
          <w:p w14:paraId="1141879D">
            <w:pPr>
              <w:ind w:firstLine="480"/>
              <w:jc w:val="center"/>
            </w:pPr>
            <w:r>
              <w:rPr>
                <w:rFonts w:hint="eastAsia"/>
                <w:szCs w:val="21"/>
              </w:rPr>
              <w:t>插画的概述</w:t>
            </w:r>
          </w:p>
        </w:tc>
      </w:tr>
      <w:tr w14:paraId="5CAE21C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7C621020">
            <w:pPr>
              <w:ind w:firstLine="480"/>
            </w:pPr>
            <w:r>
              <w:rPr>
                <w:rFonts w:hint="eastAsia"/>
              </w:rPr>
              <w:t>单元1</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5B9CCFC5">
            <w:pPr>
              <w:ind w:firstLine="210" w:firstLineChars="100"/>
            </w:pPr>
            <w:r>
              <w:rPr>
                <w:rFonts w:hint="eastAsia"/>
                <w:szCs w:val="21"/>
              </w:rPr>
              <w:t>插画的基本概念及做好画前准备</w:t>
            </w:r>
          </w:p>
        </w:tc>
        <w:tc>
          <w:tcPr>
            <w:tcW w:w="900" w:type="dxa"/>
            <w:vMerge w:val="restart"/>
            <w:tcBorders>
              <w:top w:val="nil"/>
              <w:left w:val="single" w:color="auto" w:sz="4" w:space="0"/>
              <w:right w:val="single" w:color="auto" w:sz="4" w:space="0"/>
            </w:tcBorders>
            <w:shd w:val="clear" w:color="auto" w:fill="auto"/>
            <w:noWrap w:val="0"/>
            <w:vAlign w:val="center"/>
          </w:tcPr>
          <w:p w14:paraId="46CD6D65">
            <w:pPr>
              <w:ind w:firstLine="480"/>
            </w:pPr>
            <w:r>
              <w:rPr>
                <w:rFonts w:hint="eastAsia"/>
              </w:rPr>
              <w:t>学时</w:t>
            </w:r>
          </w:p>
        </w:tc>
        <w:tc>
          <w:tcPr>
            <w:tcW w:w="1044" w:type="dxa"/>
            <w:tcBorders>
              <w:top w:val="nil"/>
              <w:left w:val="nil"/>
              <w:bottom w:val="single" w:color="auto" w:sz="4" w:space="0"/>
              <w:right w:val="single" w:color="auto" w:sz="4" w:space="0"/>
            </w:tcBorders>
            <w:shd w:val="clear" w:color="auto" w:fill="FFFFFF"/>
            <w:noWrap w:val="0"/>
            <w:vAlign w:val="center"/>
          </w:tcPr>
          <w:p w14:paraId="4F4DC9F6">
            <w:pPr>
              <w:ind w:firstLine="480"/>
              <w:rPr>
                <w:szCs w:val="21"/>
              </w:rPr>
            </w:pPr>
            <w:r>
              <w:rPr>
                <w:rFonts w:hint="eastAsia"/>
                <w:szCs w:val="21"/>
              </w:rPr>
              <w:t>理论</w:t>
            </w:r>
          </w:p>
        </w:tc>
        <w:tc>
          <w:tcPr>
            <w:tcW w:w="1620" w:type="dxa"/>
            <w:tcBorders>
              <w:top w:val="nil"/>
              <w:left w:val="nil"/>
              <w:bottom w:val="single" w:color="auto" w:sz="4" w:space="0"/>
              <w:right w:val="single" w:color="auto" w:sz="4" w:space="0"/>
            </w:tcBorders>
            <w:noWrap w:val="0"/>
            <w:vAlign w:val="center"/>
          </w:tcPr>
          <w:p w14:paraId="732C798F">
            <w:pPr>
              <w:ind w:firstLine="480"/>
            </w:pPr>
            <w:r>
              <w:rPr>
                <w:rFonts w:hint="eastAsia"/>
              </w:rPr>
              <w:t>　2</w:t>
            </w:r>
          </w:p>
        </w:tc>
      </w:tr>
      <w:tr w14:paraId="679A75B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5123BFD7">
            <w:pPr>
              <w:ind w:firstLine="480"/>
            </w:pPr>
            <w:r>
              <w:rPr>
                <w:rFonts w:hint="eastAsia"/>
              </w:rPr>
              <w:t>单元2　</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531DDFEB">
            <w:pPr>
              <w:ind w:firstLine="480"/>
            </w:pPr>
            <w:r>
              <w:rPr>
                <w:rFonts w:hint="eastAsia"/>
              </w:rPr>
              <w:t>　做好画前准备</w:t>
            </w:r>
          </w:p>
        </w:tc>
        <w:tc>
          <w:tcPr>
            <w:tcW w:w="900" w:type="dxa"/>
            <w:vMerge w:val="continue"/>
            <w:tcBorders>
              <w:left w:val="single" w:color="auto" w:sz="4" w:space="0"/>
              <w:right w:val="single" w:color="auto" w:sz="4" w:space="0"/>
            </w:tcBorders>
            <w:shd w:val="clear" w:color="auto" w:fill="auto"/>
            <w:noWrap w:val="0"/>
            <w:vAlign w:val="center"/>
          </w:tcPr>
          <w:p w14:paraId="2517293D">
            <w:pPr>
              <w:ind w:firstLine="480"/>
            </w:pPr>
          </w:p>
        </w:tc>
        <w:tc>
          <w:tcPr>
            <w:tcW w:w="1044" w:type="dxa"/>
            <w:tcBorders>
              <w:top w:val="nil"/>
              <w:left w:val="nil"/>
              <w:bottom w:val="single" w:color="auto" w:sz="4" w:space="0"/>
              <w:right w:val="single" w:color="auto" w:sz="4" w:space="0"/>
            </w:tcBorders>
            <w:shd w:val="clear" w:color="auto" w:fill="FFFFFF"/>
            <w:noWrap w:val="0"/>
            <w:vAlign w:val="center"/>
          </w:tcPr>
          <w:p w14:paraId="69637C82">
            <w:pPr>
              <w:ind w:firstLine="480"/>
              <w:rPr>
                <w:szCs w:val="21"/>
              </w:rPr>
            </w:pPr>
            <w:r>
              <w:rPr>
                <w:rFonts w:hint="eastAsia"/>
                <w:szCs w:val="21"/>
              </w:rPr>
              <w:t>实践</w:t>
            </w:r>
          </w:p>
        </w:tc>
        <w:tc>
          <w:tcPr>
            <w:tcW w:w="1620" w:type="dxa"/>
            <w:tcBorders>
              <w:top w:val="nil"/>
              <w:left w:val="nil"/>
              <w:bottom w:val="single" w:color="auto" w:sz="4" w:space="0"/>
              <w:right w:val="single" w:color="auto" w:sz="4" w:space="0"/>
            </w:tcBorders>
            <w:noWrap w:val="0"/>
            <w:vAlign w:val="center"/>
          </w:tcPr>
          <w:p w14:paraId="408478C3">
            <w:pPr>
              <w:ind w:firstLine="480"/>
            </w:pPr>
            <w:r>
              <w:rPr>
                <w:rFonts w:hint="eastAsia"/>
              </w:rPr>
              <w:t>　2</w:t>
            </w:r>
          </w:p>
        </w:tc>
      </w:tr>
      <w:tr w14:paraId="00A9C75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47" w:type="dxa"/>
            <w:gridSpan w:val="7"/>
            <w:tcBorders>
              <w:top w:val="single" w:color="auto" w:sz="4" w:space="0"/>
              <w:left w:val="single" w:color="auto" w:sz="4" w:space="0"/>
              <w:bottom w:val="single" w:color="auto" w:sz="4" w:space="0"/>
              <w:right w:val="single" w:color="auto" w:sz="4" w:space="0"/>
            </w:tcBorders>
            <w:noWrap w:val="0"/>
            <w:vAlign w:val="center"/>
          </w:tcPr>
          <w:p w14:paraId="57FC8E7C">
            <w:pPr>
              <w:ind w:firstLine="480"/>
              <w:jc w:val="center"/>
            </w:pPr>
            <w:r>
              <w:rPr>
                <w:rFonts w:hint="eastAsia"/>
              </w:rPr>
              <w:t>学习目标：概括本单元的学习目标，包含知识、技能等目标</w:t>
            </w:r>
          </w:p>
        </w:tc>
      </w:tr>
      <w:tr w14:paraId="081933C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47" w:type="dxa"/>
            <w:gridSpan w:val="7"/>
            <w:tcBorders>
              <w:top w:val="single" w:color="auto" w:sz="4" w:space="0"/>
              <w:left w:val="single" w:color="auto" w:sz="4" w:space="0"/>
              <w:bottom w:val="single" w:color="auto" w:sz="4" w:space="0"/>
              <w:right w:val="single" w:color="auto" w:sz="4" w:space="0"/>
            </w:tcBorders>
            <w:noWrap w:val="0"/>
            <w:vAlign w:val="center"/>
          </w:tcPr>
          <w:p w14:paraId="68E67E15">
            <w:pPr>
              <w:ind w:firstLine="480"/>
            </w:pPr>
            <w:r>
              <w:rPr>
                <w:rFonts w:hint="eastAsia"/>
              </w:rPr>
              <w:t>认知目标：了解基础查插画方法与技巧、体会观察方法。</w:t>
            </w:r>
          </w:p>
          <w:p w14:paraId="3BDE75F1">
            <w:pPr>
              <w:ind w:firstLine="480"/>
            </w:pPr>
            <w:r>
              <w:rPr>
                <w:rFonts w:hint="eastAsia"/>
              </w:rPr>
              <w:t>技能目标：商业插画的定义，商业插画常见类型及绘画风格，商业插画的审美</w:t>
            </w:r>
          </w:p>
        </w:tc>
      </w:tr>
      <w:tr w14:paraId="3D13269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5CCB48AC">
            <w:pPr>
              <w:ind w:firstLine="480"/>
              <w:jc w:val="center"/>
            </w:pPr>
            <w:r>
              <w:rPr>
                <w:rFonts w:hint="eastAsia"/>
              </w:rPr>
              <w:t>主要内容（标注重点和难点）</w:t>
            </w:r>
          </w:p>
        </w:tc>
        <w:tc>
          <w:tcPr>
            <w:tcW w:w="4644" w:type="dxa"/>
            <w:gridSpan w:val="4"/>
            <w:tcBorders>
              <w:top w:val="nil"/>
              <w:left w:val="nil"/>
              <w:bottom w:val="single" w:color="auto" w:sz="4" w:space="0"/>
              <w:right w:val="single" w:color="auto" w:sz="4" w:space="0"/>
            </w:tcBorders>
            <w:noWrap w:val="0"/>
            <w:vAlign w:val="center"/>
          </w:tcPr>
          <w:p w14:paraId="32EB52AA">
            <w:pPr>
              <w:ind w:firstLine="480"/>
            </w:pPr>
            <w:r>
              <w:rPr>
                <w:rFonts w:hint="eastAsia"/>
              </w:rPr>
              <w:t>主要教学方法</w:t>
            </w:r>
          </w:p>
        </w:tc>
      </w:tr>
      <w:tr w14:paraId="1BBC6E3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33" w:hRule="atLeast"/>
          <w:jc w:val="center"/>
        </w:trPr>
        <w:tc>
          <w:tcPr>
            <w:tcW w:w="4703"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1F7E6AD5">
            <w:pPr>
              <w:pStyle w:val="15"/>
              <w:ind w:left="360" w:firstLine="0" w:firstLineChars="0"/>
            </w:pPr>
            <w:r>
              <w:rPr>
                <w:rFonts w:hint="eastAsia"/>
              </w:rPr>
              <w:t>模块一  素描的基本概述</w:t>
            </w:r>
          </w:p>
          <w:p w14:paraId="3BDF8BCB">
            <w:pPr>
              <w:ind w:firstLine="480"/>
            </w:pPr>
            <w:r>
              <w:rPr>
                <w:rFonts w:hint="eastAsia"/>
              </w:rPr>
              <w:t xml:space="preserve">单元1  </w:t>
            </w:r>
          </w:p>
          <w:p w14:paraId="3C6AA4D2">
            <w:pPr>
              <w:ind w:firstLine="480"/>
            </w:pPr>
            <w:r>
              <w:rPr>
                <w:rFonts w:hint="eastAsia"/>
              </w:rPr>
              <w:t>了解：插画的应用和分类，插画的功能与作用 </w:t>
            </w:r>
          </w:p>
          <w:p w14:paraId="1A8AB7EE">
            <w:pPr>
              <w:ind w:firstLine="480"/>
            </w:pPr>
            <w:r>
              <w:rPr>
                <w:rFonts w:hint="eastAsia"/>
              </w:rPr>
              <w:t>重点：插画的审美 </w:t>
            </w:r>
          </w:p>
          <w:p w14:paraId="38A7F236">
            <w:pPr>
              <w:ind w:firstLine="480"/>
            </w:pPr>
            <w:r>
              <w:rPr>
                <w:rFonts w:hint="eastAsia"/>
              </w:rPr>
              <w:t>难点：插画的定义</w:t>
            </w:r>
          </w:p>
          <w:p w14:paraId="2BA80D94">
            <w:pPr>
              <w:pStyle w:val="15"/>
              <w:ind w:firstLine="0" w:firstLineChars="0"/>
            </w:pPr>
          </w:p>
        </w:tc>
        <w:tc>
          <w:tcPr>
            <w:tcW w:w="4644" w:type="dxa"/>
            <w:gridSpan w:val="4"/>
            <w:tcBorders>
              <w:top w:val="nil"/>
              <w:left w:val="nil"/>
              <w:bottom w:val="single" w:color="auto" w:sz="4" w:space="0"/>
              <w:right w:val="single" w:color="auto" w:sz="4" w:space="0"/>
            </w:tcBorders>
            <w:noWrap w:val="0"/>
            <w:vAlign w:val="center"/>
          </w:tcPr>
          <w:p w14:paraId="263029A3">
            <w:pPr>
              <w:ind w:firstLine="480"/>
            </w:pPr>
            <w:r>
              <w:rPr>
                <w:rFonts w:hint="eastAsia"/>
              </w:rPr>
              <w:t>示教法</w:t>
            </w:r>
          </w:p>
        </w:tc>
      </w:tr>
      <w:tr w14:paraId="0FD1E2A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998D962">
            <w:pPr>
              <w:ind w:firstLine="480"/>
            </w:pPr>
          </w:p>
        </w:tc>
        <w:tc>
          <w:tcPr>
            <w:tcW w:w="4644" w:type="dxa"/>
            <w:gridSpan w:val="4"/>
            <w:tcBorders>
              <w:top w:val="nil"/>
              <w:left w:val="nil"/>
              <w:bottom w:val="single" w:color="auto" w:sz="4" w:space="0"/>
              <w:right w:val="single" w:color="auto" w:sz="4" w:space="0"/>
            </w:tcBorders>
            <w:noWrap w:val="0"/>
            <w:vAlign w:val="center"/>
          </w:tcPr>
          <w:p w14:paraId="2F6FB445">
            <w:pPr>
              <w:ind w:firstLine="480"/>
            </w:pPr>
            <w:r>
              <w:rPr>
                <w:rFonts w:hint="eastAsia"/>
              </w:rPr>
              <w:t>教学地点</w:t>
            </w:r>
          </w:p>
        </w:tc>
      </w:tr>
      <w:tr w14:paraId="4A49525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63"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8F35EA5">
            <w:pPr>
              <w:ind w:firstLine="480"/>
            </w:pPr>
          </w:p>
        </w:tc>
        <w:tc>
          <w:tcPr>
            <w:tcW w:w="4644" w:type="dxa"/>
            <w:gridSpan w:val="4"/>
            <w:tcBorders>
              <w:top w:val="nil"/>
              <w:left w:val="nil"/>
              <w:bottom w:val="single" w:color="auto" w:sz="4" w:space="0"/>
              <w:right w:val="single" w:color="auto" w:sz="4" w:space="0"/>
            </w:tcBorders>
            <w:noWrap w:val="0"/>
            <w:vAlign w:val="center"/>
          </w:tcPr>
          <w:p w14:paraId="48852073">
            <w:pPr>
              <w:ind w:firstLine="480"/>
            </w:pPr>
            <w:r>
              <w:rPr>
                <w:rFonts w:hint="eastAsia"/>
              </w:rPr>
              <w:t>多媒体画室</w:t>
            </w:r>
          </w:p>
        </w:tc>
      </w:tr>
      <w:tr w14:paraId="6710A72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5C796D7">
            <w:pPr>
              <w:ind w:firstLine="480"/>
            </w:pPr>
          </w:p>
        </w:tc>
        <w:tc>
          <w:tcPr>
            <w:tcW w:w="4644" w:type="dxa"/>
            <w:gridSpan w:val="4"/>
            <w:tcBorders>
              <w:top w:val="nil"/>
              <w:left w:val="nil"/>
              <w:bottom w:val="single" w:color="auto" w:sz="4" w:space="0"/>
              <w:right w:val="single" w:color="auto" w:sz="4" w:space="0"/>
            </w:tcBorders>
            <w:noWrap w:val="0"/>
            <w:vAlign w:val="center"/>
          </w:tcPr>
          <w:p w14:paraId="30A9AE18">
            <w:pPr>
              <w:ind w:firstLine="480"/>
            </w:pPr>
            <w:r>
              <w:rPr>
                <w:rFonts w:hint="eastAsia"/>
              </w:rPr>
              <w:t>教学及参考资料</w:t>
            </w:r>
          </w:p>
        </w:tc>
      </w:tr>
      <w:tr w14:paraId="28129D3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A7B5187">
            <w:pPr>
              <w:ind w:firstLine="480"/>
            </w:pPr>
          </w:p>
        </w:tc>
        <w:tc>
          <w:tcPr>
            <w:tcW w:w="4644" w:type="dxa"/>
            <w:gridSpan w:val="4"/>
            <w:tcBorders>
              <w:top w:val="nil"/>
              <w:left w:val="nil"/>
              <w:bottom w:val="single" w:color="auto" w:sz="4" w:space="0"/>
              <w:right w:val="single" w:color="auto" w:sz="4" w:space="0"/>
            </w:tcBorders>
            <w:noWrap w:val="0"/>
            <w:vAlign w:val="center"/>
          </w:tcPr>
          <w:p w14:paraId="44C4BFB0">
            <w:pPr>
              <w:ind w:firstLine="480"/>
            </w:pPr>
            <w:r>
              <w:rPr>
                <w:rFonts w:hint="eastAsia"/>
              </w:rPr>
              <w:t>《插画艺术》作者:阿莲娜·拉辅多夫斯加亚 张晨 译</w:t>
            </w:r>
          </w:p>
        </w:tc>
      </w:tr>
      <w:tr w14:paraId="721FC87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4A528A7">
            <w:pPr>
              <w:ind w:firstLine="480"/>
            </w:pPr>
          </w:p>
        </w:tc>
        <w:tc>
          <w:tcPr>
            <w:tcW w:w="4644" w:type="dxa"/>
            <w:gridSpan w:val="4"/>
            <w:tcBorders>
              <w:top w:val="nil"/>
              <w:left w:val="nil"/>
              <w:bottom w:val="single" w:color="auto" w:sz="4" w:space="0"/>
              <w:right w:val="single" w:color="auto" w:sz="4" w:space="0"/>
            </w:tcBorders>
            <w:noWrap w:val="0"/>
            <w:vAlign w:val="center"/>
          </w:tcPr>
          <w:p w14:paraId="10A2E1BA">
            <w:pPr>
              <w:ind w:firstLine="480"/>
            </w:pPr>
            <w:r>
              <w:rPr>
                <w:rFonts w:hint="eastAsia"/>
              </w:rPr>
              <w:t>练习与习题建议</w:t>
            </w:r>
          </w:p>
        </w:tc>
      </w:tr>
      <w:tr w14:paraId="6DC7909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075"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42B56CFC">
            <w:pPr>
              <w:ind w:firstLine="480"/>
            </w:pPr>
          </w:p>
        </w:tc>
        <w:tc>
          <w:tcPr>
            <w:tcW w:w="4644" w:type="dxa"/>
            <w:gridSpan w:val="4"/>
            <w:tcBorders>
              <w:top w:val="nil"/>
              <w:left w:val="nil"/>
              <w:bottom w:val="single" w:color="auto" w:sz="4" w:space="0"/>
              <w:right w:val="single" w:color="auto" w:sz="4" w:space="0"/>
            </w:tcBorders>
            <w:noWrap w:val="0"/>
            <w:vAlign w:val="center"/>
          </w:tcPr>
          <w:p w14:paraId="61DBE5B3">
            <w:pPr>
              <w:ind w:firstLine="480"/>
            </w:pPr>
            <w:r>
              <w:rPr>
                <w:rFonts w:hint="eastAsia"/>
              </w:rPr>
              <w:t>人物的头部与面部特征描写是插画最为常用的表现内容。在尚未进入到表现技法内容的学习期间，学生可以只用随笔的形式来尝试对人物头部的刻画。此练习可以初步训练表现人物特征和夸张造型的能力，以此逐步进入到插画的深入学习中。在练习中，可尽量多使用不同的工具，作大量的尝试，追求独特的画面质感。画面控制在A4大小，力求简洁，特征突出，造型夸张。</w:t>
            </w:r>
          </w:p>
        </w:tc>
      </w:tr>
      <w:tr w14:paraId="49CBD56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0475EE1F">
            <w:pPr>
              <w:ind w:firstLine="480"/>
              <w:jc w:val="center"/>
            </w:pPr>
            <w:r>
              <w:rPr>
                <w:rFonts w:hint="eastAsia"/>
              </w:rPr>
              <w:t>考核与评价方式说明</w:t>
            </w:r>
          </w:p>
        </w:tc>
        <w:tc>
          <w:tcPr>
            <w:tcW w:w="4644" w:type="dxa"/>
            <w:gridSpan w:val="4"/>
            <w:tcBorders>
              <w:top w:val="nil"/>
              <w:left w:val="nil"/>
              <w:bottom w:val="single" w:color="auto" w:sz="4" w:space="0"/>
              <w:right w:val="single" w:color="auto" w:sz="4" w:space="0"/>
            </w:tcBorders>
            <w:noWrap w:val="0"/>
            <w:vAlign w:val="center"/>
          </w:tcPr>
          <w:p w14:paraId="6DE6B20F">
            <w:pPr>
              <w:ind w:firstLine="480"/>
            </w:pPr>
            <w:r>
              <w:rPr>
                <w:rFonts w:hint="eastAsia"/>
              </w:rPr>
              <w:t>权重分配</w:t>
            </w:r>
          </w:p>
        </w:tc>
      </w:tr>
      <w:tr w14:paraId="1B1B3E4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35"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07CAE458">
            <w:pPr>
              <w:ind w:firstLine="480"/>
              <w:jc w:val="center"/>
            </w:pPr>
            <w:r>
              <w:rPr>
                <w:rFonts w:hint="eastAsia"/>
              </w:rPr>
              <w:t>同学们的参与度</w:t>
            </w:r>
          </w:p>
        </w:tc>
        <w:tc>
          <w:tcPr>
            <w:tcW w:w="4644" w:type="dxa"/>
            <w:gridSpan w:val="4"/>
            <w:tcBorders>
              <w:top w:val="nil"/>
              <w:left w:val="nil"/>
              <w:bottom w:val="single" w:color="auto" w:sz="4" w:space="0"/>
              <w:right w:val="single" w:color="auto" w:sz="4" w:space="0"/>
            </w:tcBorders>
            <w:noWrap w:val="0"/>
            <w:vAlign w:val="center"/>
          </w:tcPr>
          <w:p w14:paraId="60AE5364">
            <w:pPr>
              <w:ind w:firstLine="480"/>
            </w:pPr>
            <w:r>
              <w:rPr>
                <w:rFonts w:hint="eastAsia"/>
              </w:rPr>
              <w:t xml:space="preserve">占 </w:t>
            </w:r>
            <w:r>
              <w:t>5</w:t>
            </w:r>
            <w:r>
              <w:rPr>
                <w:rFonts w:hint="eastAsia"/>
              </w:rPr>
              <w:t xml:space="preserve"> %</w:t>
            </w:r>
          </w:p>
        </w:tc>
      </w:tr>
    </w:tbl>
    <w:p w14:paraId="2D4B1241">
      <w:pPr>
        <w:pStyle w:val="5"/>
        <w:spacing w:line="360" w:lineRule="auto"/>
        <w:rPr>
          <w:rFonts w:hint="eastAsia" w:ascii="黑体" w:hAnsi="黑体" w:eastAsia="黑体" w:cs="仿宋_GB2312"/>
          <w:kern w:val="2"/>
          <w:position w:val="6"/>
          <w:sz w:val="28"/>
          <w:szCs w:val="28"/>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6"/>
        <w:gridCol w:w="1114"/>
        <w:gridCol w:w="2491"/>
        <w:gridCol w:w="1080"/>
        <w:gridCol w:w="900"/>
        <w:gridCol w:w="1044"/>
        <w:gridCol w:w="1620"/>
      </w:tblGrid>
      <w:tr w14:paraId="1E712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gridSpan w:val="2"/>
            <w:tcBorders>
              <w:top w:val="single" w:color="auto" w:sz="4" w:space="0"/>
              <w:left w:val="single" w:color="auto" w:sz="4" w:space="0"/>
              <w:bottom w:val="single" w:color="auto" w:sz="4" w:space="0"/>
              <w:right w:val="single" w:color="auto" w:sz="4" w:space="0"/>
            </w:tcBorders>
            <w:noWrap w:val="0"/>
            <w:vAlign w:val="center"/>
          </w:tcPr>
          <w:p w14:paraId="0039A233">
            <w:pPr>
              <w:ind w:firstLine="480"/>
              <w:jc w:val="center"/>
            </w:pPr>
            <w:r>
              <w:rPr>
                <w:rFonts w:hint="eastAsia"/>
              </w:rPr>
              <w:t>模块二</w:t>
            </w:r>
          </w:p>
        </w:tc>
        <w:tc>
          <w:tcPr>
            <w:tcW w:w="7135" w:type="dxa"/>
            <w:gridSpan w:val="5"/>
            <w:tcBorders>
              <w:top w:val="single" w:color="auto" w:sz="4" w:space="0"/>
              <w:left w:val="single" w:color="auto" w:sz="4" w:space="0"/>
              <w:bottom w:val="single" w:color="auto" w:sz="4" w:space="0"/>
              <w:right w:val="single" w:color="auto" w:sz="4" w:space="0"/>
            </w:tcBorders>
            <w:noWrap w:val="0"/>
            <w:vAlign w:val="center"/>
          </w:tcPr>
          <w:p w14:paraId="2705EBD1">
            <w:pPr>
              <w:ind w:firstLine="480"/>
              <w:jc w:val="center"/>
            </w:pPr>
            <w:r>
              <w:rPr>
                <w:rFonts w:hint="eastAsia"/>
                <w:szCs w:val="21"/>
              </w:rPr>
              <w:t>插画的工具与材料</w:t>
            </w:r>
          </w:p>
        </w:tc>
      </w:tr>
      <w:tr w14:paraId="20C3CD1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356" w:type="dxa"/>
            <w:tcBorders>
              <w:top w:val="nil"/>
              <w:left w:val="single" w:color="auto" w:sz="4" w:space="0"/>
              <w:bottom w:val="single" w:color="auto" w:sz="4" w:space="0"/>
              <w:right w:val="single" w:color="auto" w:sz="4" w:space="0"/>
            </w:tcBorders>
            <w:shd w:val="clear" w:color="auto" w:fill="auto"/>
            <w:noWrap w:val="0"/>
            <w:vAlign w:val="center"/>
          </w:tcPr>
          <w:p w14:paraId="1AD5E1E9">
            <w:pPr>
              <w:ind w:firstLine="480"/>
              <w:jc w:val="center"/>
            </w:pPr>
            <w:r>
              <w:rPr>
                <w:rFonts w:hint="eastAsia"/>
              </w:rPr>
              <w:t>单元1</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599B9782">
            <w:pPr>
              <w:ind w:firstLine="210" w:firstLineChars="100"/>
            </w:pPr>
            <w:r>
              <w:rPr>
                <w:rFonts w:hint="eastAsia"/>
                <w:szCs w:val="21"/>
              </w:rPr>
              <w:t>硬笔类工具与材料</w:t>
            </w:r>
          </w:p>
        </w:tc>
        <w:tc>
          <w:tcPr>
            <w:tcW w:w="900" w:type="dxa"/>
            <w:vMerge w:val="restart"/>
            <w:tcBorders>
              <w:top w:val="nil"/>
              <w:left w:val="single" w:color="auto" w:sz="4" w:space="0"/>
              <w:right w:val="single" w:color="auto" w:sz="4" w:space="0"/>
            </w:tcBorders>
            <w:shd w:val="clear" w:color="auto" w:fill="auto"/>
            <w:noWrap w:val="0"/>
            <w:vAlign w:val="center"/>
          </w:tcPr>
          <w:p w14:paraId="72535CCA">
            <w:pPr>
              <w:ind w:firstLine="480"/>
            </w:pPr>
            <w:r>
              <w:rPr>
                <w:rFonts w:hint="eastAsia"/>
              </w:rPr>
              <w:t>学时</w:t>
            </w:r>
          </w:p>
        </w:tc>
        <w:tc>
          <w:tcPr>
            <w:tcW w:w="1044" w:type="dxa"/>
            <w:tcBorders>
              <w:top w:val="nil"/>
              <w:left w:val="nil"/>
              <w:bottom w:val="single" w:color="auto" w:sz="4" w:space="0"/>
              <w:right w:val="single" w:color="auto" w:sz="4" w:space="0"/>
            </w:tcBorders>
            <w:shd w:val="clear" w:color="auto" w:fill="FFFFFF"/>
            <w:noWrap w:val="0"/>
            <w:vAlign w:val="center"/>
          </w:tcPr>
          <w:p w14:paraId="14968DC4">
            <w:pPr>
              <w:ind w:firstLine="480"/>
              <w:rPr>
                <w:szCs w:val="21"/>
              </w:rPr>
            </w:pPr>
            <w:r>
              <w:rPr>
                <w:rFonts w:hint="eastAsia"/>
                <w:szCs w:val="21"/>
              </w:rPr>
              <w:t>理论</w:t>
            </w:r>
          </w:p>
        </w:tc>
        <w:tc>
          <w:tcPr>
            <w:tcW w:w="1620" w:type="dxa"/>
            <w:tcBorders>
              <w:top w:val="nil"/>
              <w:left w:val="nil"/>
              <w:bottom w:val="single" w:color="auto" w:sz="4" w:space="0"/>
              <w:right w:val="single" w:color="auto" w:sz="4" w:space="0"/>
            </w:tcBorders>
            <w:noWrap w:val="0"/>
            <w:vAlign w:val="center"/>
          </w:tcPr>
          <w:p w14:paraId="087ABDE3">
            <w:pPr>
              <w:ind w:firstLine="480"/>
            </w:pPr>
            <w:r>
              <w:rPr>
                <w:rFonts w:hint="eastAsia"/>
              </w:rPr>
              <w:t>2</w:t>
            </w:r>
          </w:p>
        </w:tc>
      </w:tr>
      <w:tr w14:paraId="5735715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356" w:type="dxa"/>
            <w:tcBorders>
              <w:top w:val="nil"/>
              <w:left w:val="single" w:color="auto" w:sz="4" w:space="0"/>
              <w:bottom w:val="single" w:color="auto" w:sz="4" w:space="0"/>
              <w:right w:val="single" w:color="auto" w:sz="4" w:space="0"/>
            </w:tcBorders>
            <w:shd w:val="clear" w:color="auto" w:fill="auto"/>
            <w:noWrap w:val="0"/>
            <w:vAlign w:val="center"/>
          </w:tcPr>
          <w:p w14:paraId="50B0356D">
            <w:pPr>
              <w:ind w:firstLine="480"/>
              <w:jc w:val="center"/>
            </w:pPr>
            <w:r>
              <w:rPr>
                <w:rFonts w:hint="eastAsia"/>
              </w:rPr>
              <w:t>单元2　</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234C32A9">
            <w:pPr>
              <w:ind w:firstLine="210" w:firstLineChars="100"/>
            </w:pPr>
            <w:r>
              <w:rPr>
                <w:rFonts w:hint="eastAsia" w:cs="仿宋_GB2312"/>
                <w:position w:val="6"/>
                <w:szCs w:val="21"/>
              </w:rPr>
              <w:t>软笔类工具与材料</w:t>
            </w:r>
          </w:p>
        </w:tc>
        <w:tc>
          <w:tcPr>
            <w:tcW w:w="900" w:type="dxa"/>
            <w:vMerge w:val="continue"/>
            <w:tcBorders>
              <w:left w:val="single" w:color="auto" w:sz="4" w:space="0"/>
              <w:right w:val="single" w:color="auto" w:sz="4" w:space="0"/>
            </w:tcBorders>
            <w:shd w:val="clear" w:color="auto" w:fill="auto"/>
            <w:noWrap w:val="0"/>
            <w:vAlign w:val="center"/>
          </w:tcPr>
          <w:p w14:paraId="364113CF">
            <w:pPr>
              <w:ind w:firstLine="480"/>
            </w:pPr>
          </w:p>
        </w:tc>
        <w:tc>
          <w:tcPr>
            <w:tcW w:w="1044" w:type="dxa"/>
            <w:tcBorders>
              <w:top w:val="nil"/>
              <w:left w:val="nil"/>
              <w:bottom w:val="single" w:color="auto" w:sz="4" w:space="0"/>
              <w:right w:val="single" w:color="auto" w:sz="4" w:space="0"/>
            </w:tcBorders>
            <w:shd w:val="clear" w:color="auto" w:fill="FFFFFF"/>
            <w:noWrap w:val="0"/>
            <w:vAlign w:val="center"/>
          </w:tcPr>
          <w:p w14:paraId="7B809A84">
            <w:pPr>
              <w:ind w:firstLine="480"/>
              <w:rPr>
                <w:szCs w:val="21"/>
              </w:rPr>
            </w:pPr>
            <w:r>
              <w:rPr>
                <w:rFonts w:hint="eastAsia"/>
                <w:szCs w:val="21"/>
              </w:rPr>
              <w:t>实践</w:t>
            </w:r>
          </w:p>
        </w:tc>
        <w:tc>
          <w:tcPr>
            <w:tcW w:w="1620" w:type="dxa"/>
            <w:tcBorders>
              <w:top w:val="nil"/>
              <w:left w:val="nil"/>
              <w:bottom w:val="single" w:color="auto" w:sz="4" w:space="0"/>
              <w:right w:val="single" w:color="auto" w:sz="4" w:space="0"/>
            </w:tcBorders>
            <w:noWrap w:val="0"/>
            <w:vAlign w:val="center"/>
          </w:tcPr>
          <w:p w14:paraId="4293289C">
            <w:pPr>
              <w:ind w:firstLine="480"/>
            </w:pPr>
            <w:r>
              <w:rPr>
                <w:rFonts w:hint="eastAsia"/>
              </w:rPr>
              <w:t>2</w:t>
            </w:r>
            <w:r>
              <w:t>4</w:t>
            </w:r>
          </w:p>
        </w:tc>
      </w:tr>
      <w:tr w14:paraId="7091DCC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356" w:type="dxa"/>
            <w:tcBorders>
              <w:top w:val="nil"/>
              <w:left w:val="single" w:color="auto" w:sz="4" w:space="0"/>
              <w:bottom w:val="single" w:color="auto" w:sz="4" w:space="0"/>
              <w:right w:val="single" w:color="auto" w:sz="4" w:space="0"/>
            </w:tcBorders>
            <w:shd w:val="clear" w:color="auto" w:fill="auto"/>
            <w:noWrap w:val="0"/>
            <w:vAlign w:val="center"/>
          </w:tcPr>
          <w:p w14:paraId="409A96FD">
            <w:pPr>
              <w:ind w:firstLine="480"/>
              <w:jc w:val="center"/>
            </w:pPr>
            <w:r>
              <w:rPr>
                <w:rFonts w:hint="eastAsia"/>
              </w:rPr>
              <w:t>单元3　</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414479E6">
            <w:pPr>
              <w:ind w:firstLine="210" w:firstLineChars="100"/>
            </w:pPr>
            <w:r>
              <w:rPr>
                <w:rFonts w:hint="eastAsia" w:cs="仿宋_GB2312"/>
                <w:position w:val="6"/>
                <w:szCs w:val="21"/>
              </w:rPr>
              <w:t>蜡笔类工具与材料</w:t>
            </w:r>
          </w:p>
        </w:tc>
        <w:tc>
          <w:tcPr>
            <w:tcW w:w="900" w:type="dxa"/>
            <w:vMerge w:val="continue"/>
            <w:tcBorders>
              <w:left w:val="single" w:color="auto" w:sz="4" w:space="0"/>
              <w:right w:val="single" w:color="auto" w:sz="4" w:space="0"/>
            </w:tcBorders>
            <w:shd w:val="clear" w:color="auto" w:fill="auto"/>
            <w:noWrap w:val="0"/>
            <w:vAlign w:val="center"/>
          </w:tcPr>
          <w:p w14:paraId="5302DC10">
            <w:pPr>
              <w:ind w:firstLine="480"/>
            </w:pPr>
          </w:p>
        </w:tc>
        <w:tc>
          <w:tcPr>
            <w:tcW w:w="1044" w:type="dxa"/>
            <w:tcBorders>
              <w:top w:val="nil"/>
              <w:left w:val="nil"/>
              <w:bottom w:val="single" w:color="auto" w:sz="4" w:space="0"/>
              <w:right w:val="single" w:color="auto" w:sz="4" w:space="0"/>
            </w:tcBorders>
            <w:shd w:val="clear" w:color="auto" w:fill="FFFFFF"/>
            <w:noWrap w:val="0"/>
            <w:vAlign w:val="center"/>
          </w:tcPr>
          <w:p w14:paraId="750F9696">
            <w:pPr>
              <w:ind w:firstLine="480"/>
              <w:rPr>
                <w:szCs w:val="21"/>
              </w:rPr>
            </w:pPr>
            <w:r>
              <w:rPr>
                <w:rFonts w:hint="eastAsia"/>
                <w:szCs w:val="21"/>
              </w:rPr>
              <w:t>一体化</w:t>
            </w:r>
          </w:p>
        </w:tc>
        <w:tc>
          <w:tcPr>
            <w:tcW w:w="1620" w:type="dxa"/>
            <w:tcBorders>
              <w:top w:val="nil"/>
              <w:left w:val="nil"/>
              <w:bottom w:val="single" w:color="auto" w:sz="4" w:space="0"/>
              <w:right w:val="single" w:color="auto" w:sz="4" w:space="0"/>
            </w:tcBorders>
            <w:noWrap w:val="0"/>
            <w:vAlign w:val="center"/>
          </w:tcPr>
          <w:p w14:paraId="0B326A0F">
            <w:pPr>
              <w:ind w:firstLine="480"/>
            </w:pPr>
            <w:r>
              <w:t>6</w:t>
            </w:r>
          </w:p>
        </w:tc>
      </w:tr>
      <w:tr w14:paraId="3356A8B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356" w:type="dxa"/>
            <w:tcBorders>
              <w:top w:val="nil"/>
              <w:left w:val="single" w:color="auto" w:sz="4" w:space="0"/>
              <w:bottom w:val="single" w:color="auto" w:sz="4" w:space="0"/>
              <w:right w:val="single" w:color="auto" w:sz="4" w:space="0"/>
            </w:tcBorders>
            <w:shd w:val="clear" w:color="auto" w:fill="auto"/>
            <w:noWrap w:val="0"/>
            <w:vAlign w:val="center"/>
          </w:tcPr>
          <w:p w14:paraId="56F55400">
            <w:pPr>
              <w:ind w:firstLine="480"/>
              <w:jc w:val="center"/>
              <w:rPr>
                <w:rFonts w:hint="eastAsia"/>
              </w:rPr>
            </w:pPr>
            <w:r>
              <w:rPr>
                <w:rFonts w:hint="eastAsia"/>
              </w:rPr>
              <w:t>单元4</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658E89DD">
            <w:pPr>
              <w:ind w:firstLine="210" w:firstLineChars="100"/>
              <w:rPr>
                <w:rFonts w:hint="eastAsia" w:cs="仿宋_GB2312"/>
                <w:position w:val="6"/>
                <w:szCs w:val="21"/>
              </w:rPr>
            </w:pPr>
            <w:r>
              <w:rPr>
                <w:rFonts w:hint="eastAsia" w:cs="仿宋_GB2312"/>
                <w:position w:val="6"/>
                <w:szCs w:val="21"/>
              </w:rPr>
              <w:t>数字化工具</w:t>
            </w:r>
          </w:p>
        </w:tc>
        <w:tc>
          <w:tcPr>
            <w:tcW w:w="900" w:type="dxa"/>
            <w:tcBorders>
              <w:left w:val="single" w:color="auto" w:sz="4" w:space="0"/>
              <w:right w:val="single" w:color="auto" w:sz="4" w:space="0"/>
            </w:tcBorders>
            <w:shd w:val="clear" w:color="auto" w:fill="auto"/>
            <w:noWrap w:val="0"/>
            <w:vAlign w:val="center"/>
          </w:tcPr>
          <w:p w14:paraId="130A1B46">
            <w:pPr>
              <w:ind w:firstLine="480"/>
            </w:pPr>
          </w:p>
        </w:tc>
        <w:tc>
          <w:tcPr>
            <w:tcW w:w="1044" w:type="dxa"/>
            <w:tcBorders>
              <w:top w:val="nil"/>
              <w:left w:val="nil"/>
              <w:bottom w:val="single" w:color="auto" w:sz="4" w:space="0"/>
              <w:right w:val="single" w:color="auto" w:sz="4" w:space="0"/>
            </w:tcBorders>
            <w:shd w:val="clear" w:color="auto" w:fill="FFFFFF"/>
            <w:noWrap w:val="0"/>
            <w:vAlign w:val="center"/>
          </w:tcPr>
          <w:p w14:paraId="6F17F292">
            <w:pPr>
              <w:ind w:firstLine="480"/>
              <w:rPr>
                <w:rFonts w:hint="eastAsia"/>
                <w:szCs w:val="21"/>
              </w:rPr>
            </w:pPr>
          </w:p>
        </w:tc>
        <w:tc>
          <w:tcPr>
            <w:tcW w:w="1620" w:type="dxa"/>
            <w:tcBorders>
              <w:top w:val="nil"/>
              <w:left w:val="nil"/>
              <w:bottom w:val="single" w:color="auto" w:sz="4" w:space="0"/>
              <w:right w:val="single" w:color="auto" w:sz="4" w:space="0"/>
            </w:tcBorders>
            <w:noWrap w:val="0"/>
            <w:vAlign w:val="center"/>
          </w:tcPr>
          <w:p w14:paraId="5A78C1AE">
            <w:pPr>
              <w:ind w:firstLine="480"/>
              <w:rPr>
                <w:rFonts w:hint="eastAsia"/>
              </w:rPr>
            </w:pPr>
          </w:p>
        </w:tc>
      </w:tr>
      <w:tr w14:paraId="1C0F069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605" w:type="dxa"/>
            <w:gridSpan w:val="7"/>
            <w:tcBorders>
              <w:top w:val="single" w:color="auto" w:sz="4" w:space="0"/>
              <w:left w:val="single" w:color="auto" w:sz="4" w:space="0"/>
              <w:bottom w:val="single" w:color="auto" w:sz="4" w:space="0"/>
              <w:right w:val="single" w:color="auto" w:sz="4" w:space="0"/>
            </w:tcBorders>
            <w:noWrap w:val="0"/>
            <w:vAlign w:val="center"/>
          </w:tcPr>
          <w:p w14:paraId="46DB5880">
            <w:pPr>
              <w:ind w:firstLine="480"/>
              <w:jc w:val="center"/>
            </w:pPr>
            <w:r>
              <w:rPr>
                <w:rFonts w:hint="eastAsia"/>
              </w:rPr>
              <w:t>学习目标：概括本单元的学习目标，包含知识、技能等目标</w:t>
            </w:r>
          </w:p>
        </w:tc>
      </w:tr>
      <w:tr w14:paraId="05047FA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605" w:type="dxa"/>
            <w:gridSpan w:val="7"/>
            <w:tcBorders>
              <w:top w:val="single" w:color="auto" w:sz="4" w:space="0"/>
              <w:left w:val="single" w:color="auto" w:sz="4" w:space="0"/>
              <w:bottom w:val="single" w:color="auto" w:sz="4" w:space="0"/>
              <w:right w:val="single" w:color="auto" w:sz="4" w:space="0"/>
            </w:tcBorders>
            <w:noWrap w:val="0"/>
            <w:vAlign w:val="center"/>
          </w:tcPr>
          <w:p w14:paraId="6F58F82A">
            <w:pPr>
              <w:ind w:firstLine="480"/>
            </w:pPr>
            <w:r>
              <w:rPr>
                <w:rFonts w:hint="eastAsia"/>
              </w:rPr>
              <w:t>认知目标：使学生熟练使用各种工具和材料进行设计与创作绝非一朝一夕之功，在正确方法的指导下，需要不断的练习，通过量的积累达到质的飞跃。</w:t>
            </w:r>
          </w:p>
          <w:p w14:paraId="5205F59C">
            <w:pPr>
              <w:ind w:firstLine="480"/>
            </w:pPr>
            <w:r>
              <w:rPr>
                <w:rFonts w:hint="eastAsia"/>
              </w:rPr>
              <w:t>技能目标：能画出具有空间的效果。</w:t>
            </w:r>
          </w:p>
        </w:tc>
      </w:tr>
      <w:tr w14:paraId="715A217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961" w:type="dxa"/>
            <w:gridSpan w:val="3"/>
            <w:tcBorders>
              <w:top w:val="single" w:color="auto" w:sz="4" w:space="0"/>
              <w:left w:val="single" w:color="auto" w:sz="4" w:space="0"/>
              <w:bottom w:val="single" w:color="auto" w:sz="4" w:space="0"/>
              <w:right w:val="single" w:color="auto" w:sz="4" w:space="0"/>
            </w:tcBorders>
            <w:noWrap w:val="0"/>
            <w:vAlign w:val="center"/>
          </w:tcPr>
          <w:p w14:paraId="36EF718E">
            <w:pPr>
              <w:ind w:firstLine="480"/>
              <w:jc w:val="center"/>
            </w:pPr>
            <w:r>
              <w:rPr>
                <w:rFonts w:hint="eastAsia"/>
              </w:rPr>
              <w:t>主要内容（标注重点和难点）</w:t>
            </w:r>
          </w:p>
        </w:tc>
        <w:tc>
          <w:tcPr>
            <w:tcW w:w="4644" w:type="dxa"/>
            <w:gridSpan w:val="4"/>
            <w:tcBorders>
              <w:top w:val="nil"/>
              <w:left w:val="nil"/>
              <w:bottom w:val="single" w:color="auto" w:sz="4" w:space="0"/>
              <w:right w:val="single" w:color="auto" w:sz="4" w:space="0"/>
            </w:tcBorders>
            <w:noWrap w:val="0"/>
            <w:vAlign w:val="center"/>
          </w:tcPr>
          <w:p w14:paraId="0E6FB4FA">
            <w:pPr>
              <w:ind w:firstLine="480"/>
            </w:pPr>
            <w:r>
              <w:rPr>
                <w:rFonts w:hint="eastAsia"/>
              </w:rPr>
              <w:t>主要教学方法</w:t>
            </w:r>
          </w:p>
        </w:tc>
      </w:tr>
      <w:tr w14:paraId="7BE23B6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13" w:hRule="atLeast"/>
          <w:jc w:val="center"/>
        </w:trPr>
        <w:tc>
          <w:tcPr>
            <w:tcW w:w="4961"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32841551">
            <w:pPr>
              <w:pStyle w:val="15"/>
              <w:ind w:left="1069" w:firstLine="0" w:firstLineChars="0"/>
            </w:pPr>
            <w:r>
              <w:rPr>
                <w:rFonts w:hint="eastAsia"/>
              </w:rPr>
              <w:t xml:space="preserve">模块二    </w:t>
            </w:r>
            <w:r>
              <w:rPr>
                <w:rFonts w:hint="eastAsia"/>
                <w:szCs w:val="21"/>
              </w:rPr>
              <w:t>插画的工具与材料</w:t>
            </w:r>
          </w:p>
          <w:p w14:paraId="472D108F">
            <w:pPr>
              <w:numPr>
                <w:ilvl w:val="0"/>
                <w:numId w:val="32"/>
              </w:numPr>
              <w:ind w:firstLine="480"/>
            </w:pPr>
            <w:r>
              <w:rPr>
                <w:rFonts w:hint="eastAsia"/>
              </w:rPr>
              <w:t>铅笔 二、钢笔 三、碳铅笔 四、彩色铅笔 五、针管笔  六、记号笔</w:t>
            </w:r>
          </w:p>
          <w:p w14:paraId="1BBBE3F3">
            <w:pPr>
              <w:ind w:left="1158" w:firstLine="480"/>
            </w:pPr>
            <w:r>
              <w:rPr>
                <w:rFonts w:hint="eastAsia"/>
              </w:rPr>
              <w:t>重点：本章主要介绍绘制商业插画所用的各种工具和材料，同时通过讲解图例分析工具的使用方法、性能与特点，使学生掌握各类工具与材料的表现方法。</w:t>
            </w:r>
          </w:p>
          <w:p w14:paraId="3ADD246E">
            <w:pPr>
              <w:ind w:left="709" w:firstLine="392" w:firstLineChars="187"/>
              <w:rPr>
                <w:rFonts w:hint="eastAsia"/>
              </w:rPr>
            </w:pPr>
            <w:r>
              <w:rPr>
                <w:rFonts w:hint="eastAsia"/>
              </w:rPr>
              <w:t>难点：练习过程对材料的熟悉。</w:t>
            </w:r>
          </w:p>
        </w:tc>
        <w:tc>
          <w:tcPr>
            <w:tcW w:w="4644" w:type="dxa"/>
            <w:gridSpan w:val="4"/>
            <w:tcBorders>
              <w:top w:val="nil"/>
              <w:left w:val="nil"/>
              <w:bottom w:val="single" w:color="auto" w:sz="4" w:space="0"/>
              <w:right w:val="single" w:color="auto" w:sz="4" w:space="0"/>
            </w:tcBorders>
            <w:noWrap w:val="0"/>
            <w:vAlign w:val="center"/>
          </w:tcPr>
          <w:p w14:paraId="01DD4C61">
            <w:pPr>
              <w:ind w:firstLine="480"/>
            </w:pPr>
            <w:r>
              <w:rPr>
                <w:rFonts w:hint="eastAsia"/>
              </w:rPr>
              <w:t>演示教法</w:t>
            </w:r>
          </w:p>
        </w:tc>
      </w:tr>
      <w:tr w14:paraId="1DEB95A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961"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5A50ED3">
            <w:pPr>
              <w:ind w:firstLine="480"/>
            </w:pPr>
          </w:p>
        </w:tc>
        <w:tc>
          <w:tcPr>
            <w:tcW w:w="4644" w:type="dxa"/>
            <w:gridSpan w:val="4"/>
            <w:tcBorders>
              <w:top w:val="nil"/>
              <w:left w:val="nil"/>
              <w:bottom w:val="single" w:color="auto" w:sz="4" w:space="0"/>
              <w:right w:val="single" w:color="auto" w:sz="4" w:space="0"/>
            </w:tcBorders>
            <w:noWrap w:val="0"/>
            <w:vAlign w:val="center"/>
          </w:tcPr>
          <w:p w14:paraId="5B1930F8">
            <w:pPr>
              <w:ind w:firstLine="480"/>
            </w:pPr>
            <w:r>
              <w:rPr>
                <w:rFonts w:hint="eastAsia"/>
              </w:rPr>
              <w:t>教学地点</w:t>
            </w:r>
          </w:p>
        </w:tc>
      </w:tr>
      <w:tr w14:paraId="19957E9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99" w:hRule="atLeast"/>
          <w:jc w:val="center"/>
        </w:trPr>
        <w:tc>
          <w:tcPr>
            <w:tcW w:w="4961"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82FEBC2">
            <w:pPr>
              <w:ind w:firstLine="480"/>
            </w:pPr>
          </w:p>
        </w:tc>
        <w:tc>
          <w:tcPr>
            <w:tcW w:w="4644" w:type="dxa"/>
            <w:gridSpan w:val="4"/>
            <w:tcBorders>
              <w:top w:val="nil"/>
              <w:left w:val="nil"/>
              <w:bottom w:val="single" w:color="auto" w:sz="4" w:space="0"/>
              <w:right w:val="single" w:color="auto" w:sz="4" w:space="0"/>
            </w:tcBorders>
            <w:noWrap w:val="0"/>
            <w:vAlign w:val="center"/>
          </w:tcPr>
          <w:p w14:paraId="2687E83F">
            <w:pPr>
              <w:ind w:firstLine="382" w:firstLineChars="182"/>
            </w:pPr>
            <w:r>
              <w:rPr>
                <w:rFonts w:hint="eastAsia"/>
              </w:rPr>
              <w:t>多媒体画室</w:t>
            </w:r>
          </w:p>
        </w:tc>
      </w:tr>
      <w:tr w14:paraId="22ACD9D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961"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4AA268F0">
            <w:pPr>
              <w:ind w:firstLine="480"/>
            </w:pPr>
          </w:p>
        </w:tc>
        <w:tc>
          <w:tcPr>
            <w:tcW w:w="4644" w:type="dxa"/>
            <w:gridSpan w:val="4"/>
            <w:tcBorders>
              <w:top w:val="nil"/>
              <w:left w:val="nil"/>
              <w:bottom w:val="single" w:color="auto" w:sz="4" w:space="0"/>
              <w:right w:val="single" w:color="auto" w:sz="4" w:space="0"/>
            </w:tcBorders>
            <w:noWrap w:val="0"/>
            <w:vAlign w:val="center"/>
          </w:tcPr>
          <w:p w14:paraId="29DC3087">
            <w:pPr>
              <w:ind w:firstLine="480"/>
            </w:pPr>
            <w:r>
              <w:rPr>
                <w:rFonts w:hint="eastAsia"/>
              </w:rPr>
              <w:t>教学及参考资料</w:t>
            </w:r>
          </w:p>
        </w:tc>
      </w:tr>
      <w:tr w14:paraId="4AEEB49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961"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711B871">
            <w:pPr>
              <w:ind w:firstLine="480"/>
            </w:pPr>
          </w:p>
        </w:tc>
        <w:tc>
          <w:tcPr>
            <w:tcW w:w="4644" w:type="dxa"/>
            <w:gridSpan w:val="4"/>
            <w:tcBorders>
              <w:top w:val="nil"/>
              <w:left w:val="nil"/>
              <w:bottom w:val="single" w:color="auto" w:sz="4" w:space="0"/>
              <w:right w:val="single" w:color="auto" w:sz="4" w:space="0"/>
            </w:tcBorders>
            <w:noWrap w:val="0"/>
            <w:vAlign w:val="center"/>
          </w:tcPr>
          <w:p w14:paraId="0305890B">
            <w:pPr>
              <w:ind w:firstLine="480"/>
            </w:pPr>
            <w:r>
              <w:rPr>
                <w:rFonts w:hint="eastAsia"/>
              </w:rPr>
              <w:t>《插画艺术》作者:阿莲娜·拉辅多夫斯加亚 张晨 译</w:t>
            </w:r>
          </w:p>
        </w:tc>
      </w:tr>
      <w:tr w14:paraId="0F94744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961"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4BC6A68">
            <w:pPr>
              <w:ind w:firstLine="480"/>
            </w:pPr>
          </w:p>
        </w:tc>
        <w:tc>
          <w:tcPr>
            <w:tcW w:w="4644" w:type="dxa"/>
            <w:gridSpan w:val="4"/>
            <w:tcBorders>
              <w:top w:val="nil"/>
              <w:left w:val="nil"/>
              <w:bottom w:val="single" w:color="auto" w:sz="4" w:space="0"/>
              <w:right w:val="single" w:color="auto" w:sz="4" w:space="0"/>
            </w:tcBorders>
            <w:noWrap w:val="0"/>
            <w:vAlign w:val="center"/>
          </w:tcPr>
          <w:p w14:paraId="4688B9CF">
            <w:pPr>
              <w:ind w:firstLine="480"/>
            </w:pPr>
            <w:r>
              <w:rPr>
                <w:rFonts w:hint="eastAsia"/>
              </w:rPr>
              <w:t>练习与习题建议</w:t>
            </w:r>
          </w:p>
        </w:tc>
      </w:tr>
      <w:tr w14:paraId="311008B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32" w:hRule="atLeast"/>
          <w:jc w:val="center"/>
        </w:trPr>
        <w:tc>
          <w:tcPr>
            <w:tcW w:w="4961"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D072394">
            <w:pPr>
              <w:ind w:firstLine="480"/>
            </w:pPr>
          </w:p>
        </w:tc>
        <w:tc>
          <w:tcPr>
            <w:tcW w:w="4644" w:type="dxa"/>
            <w:gridSpan w:val="4"/>
            <w:tcBorders>
              <w:top w:val="nil"/>
              <w:left w:val="nil"/>
              <w:bottom w:val="single" w:color="auto" w:sz="4" w:space="0"/>
              <w:right w:val="single" w:color="auto" w:sz="4" w:space="0"/>
            </w:tcBorders>
            <w:noWrap w:val="0"/>
            <w:vAlign w:val="center"/>
          </w:tcPr>
          <w:p w14:paraId="44DBD908">
            <w:pPr>
              <w:ind w:firstLine="480"/>
            </w:pPr>
            <w:r>
              <w:rPr>
                <w:rFonts w:hint="eastAsia"/>
              </w:rPr>
              <w:t>　各种材料的练习</w:t>
            </w:r>
          </w:p>
        </w:tc>
      </w:tr>
      <w:tr w14:paraId="17CCC44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961" w:type="dxa"/>
            <w:gridSpan w:val="3"/>
            <w:tcBorders>
              <w:top w:val="single" w:color="auto" w:sz="4" w:space="0"/>
              <w:left w:val="single" w:color="auto" w:sz="4" w:space="0"/>
              <w:bottom w:val="single" w:color="auto" w:sz="4" w:space="0"/>
              <w:right w:val="single" w:color="auto" w:sz="4" w:space="0"/>
            </w:tcBorders>
            <w:noWrap w:val="0"/>
            <w:vAlign w:val="center"/>
          </w:tcPr>
          <w:p w14:paraId="5885FCA7">
            <w:pPr>
              <w:ind w:firstLine="480"/>
              <w:jc w:val="center"/>
            </w:pPr>
            <w:r>
              <w:rPr>
                <w:rFonts w:hint="eastAsia"/>
              </w:rPr>
              <w:t>考核与评价方式说明</w:t>
            </w:r>
          </w:p>
        </w:tc>
        <w:tc>
          <w:tcPr>
            <w:tcW w:w="4644" w:type="dxa"/>
            <w:gridSpan w:val="4"/>
            <w:tcBorders>
              <w:top w:val="nil"/>
              <w:left w:val="nil"/>
              <w:bottom w:val="single" w:color="auto" w:sz="4" w:space="0"/>
              <w:right w:val="single" w:color="auto" w:sz="4" w:space="0"/>
            </w:tcBorders>
            <w:noWrap w:val="0"/>
            <w:vAlign w:val="center"/>
          </w:tcPr>
          <w:p w14:paraId="7D1E7875">
            <w:pPr>
              <w:ind w:firstLine="480"/>
            </w:pPr>
            <w:r>
              <w:rPr>
                <w:rFonts w:hint="eastAsia"/>
              </w:rPr>
              <w:t>权重分配</w:t>
            </w:r>
          </w:p>
        </w:tc>
      </w:tr>
      <w:tr w14:paraId="580E928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4961" w:type="dxa"/>
            <w:gridSpan w:val="3"/>
            <w:tcBorders>
              <w:top w:val="single" w:color="auto" w:sz="4" w:space="0"/>
              <w:left w:val="single" w:color="auto" w:sz="4" w:space="0"/>
              <w:bottom w:val="single" w:color="auto" w:sz="4" w:space="0"/>
              <w:right w:val="single" w:color="auto" w:sz="4" w:space="0"/>
            </w:tcBorders>
            <w:noWrap w:val="0"/>
            <w:vAlign w:val="center"/>
          </w:tcPr>
          <w:p w14:paraId="15AA2430">
            <w:pPr>
              <w:ind w:firstLine="480"/>
              <w:jc w:val="center"/>
            </w:pPr>
            <w:r>
              <w:rPr>
                <w:rFonts w:hint="eastAsia"/>
              </w:rPr>
              <w:t>　根据透视的正确程度</w:t>
            </w:r>
          </w:p>
        </w:tc>
        <w:tc>
          <w:tcPr>
            <w:tcW w:w="4644" w:type="dxa"/>
            <w:gridSpan w:val="4"/>
            <w:tcBorders>
              <w:top w:val="nil"/>
              <w:left w:val="nil"/>
              <w:bottom w:val="single" w:color="auto" w:sz="4" w:space="0"/>
              <w:right w:val="single" w:color="auto" w:sz="4" w:space="0"/>
            </w:tcBorders>
            <w:noWrap w:val="0"/>
            <w:vAlign w:val="center"/>
          </w:tcPr>
          <w:p w14:paraId="03E2FDD9">
            <w:pPr>
              <w:ind w:firstLine="480"/>
            </w:pPr>
            <w:r>
              <w:rPr>
                <w:rFonts w:hint="eastAsia"/>
              </w:rPr>
              <w:t>占</w:t>
            </w:r>
            <w:r>
              <w:t>36</w:t>
            </w:r>
            <w:r>
              <w:rPr>
                <w:rFonts w:hint="eastAsia"/>
              </w:rPr>
              <w:t xml:space="preserve"> %</w:t>
            </w:r>
          </w:p>
        </w:tc>
      </w:tr>
    </w:tbl>
    <w:p w14:paraId="7A4ED689">
      <w:pPr>
        <w:pStyle w:val="5"/>
        <w:spacing w:line="360" w:lineRule="auto"/>
        <w:ind w:firstLine="441" w:firstLineChars="210"/>
        <w:rPr>
          <w:rFonts w:ascii="黑体" w:hAnsi="黑体" w:eastAsia="黑体" w:cs="仿宋_GB2312"/>
          <w:kern w:val="2"/>
          <w:position w:val="6"/>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8"/>
        <w:gridCol w:w="996"/>
        <w:gridCol w:w="2425"/>
        <w:gridCol w:w="1010"/>
        <w:gridCol w:w="870"/>
        <w:gridCol w:w="1005"/>
        <w:gridCol w:w="1536"/>
      </w:tblGrid>
      <w:tr w14:paraId="4F8BA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gridSpan w:val="2"/>
            <w:tcBorders>
              <w:top w:val="single" w:color="auto" w:sz="4" w:space="0"/>
              <w:left w:val="single" w:color="auto" w:sz="4" w:space="0"/>
              <w:bottom w:val="single" w:color="auto" w:sz="4" w:space="0"/>
              <w:right w:val="single" w:color="auto" w:sz="4" w:space="0"/>
            </w:tcBorders>
            <w:noWrap w:val="0"/>
            <w:vAlign w:val="center"/>
          </w:tcPr>
          <w:p w14:paraId="0FFD052E">
            <w:pPr>
              <w:ind w:firstLine="480"/>
              <w:jc w:val="center"/>
            </w:pPr>
            <w:r>
              <w:rPr>
                <w:rFonts w:hint="eastAsia"/>
              </w:rPr>
              <w:t>模块三</w:t>
            </w:r>
          </w:p>
        </w:tc>
        <w:tc>
          <w:tcPr>
            <w:tcW w:w="6846" w:type="dxa"/>
            <w:gridSpan w:val="5"/>
            <w:tcBorders>
              <w:top w:val="single" w:color="auto" w:sz="4" w:space="0"/>
              <w:left w:val="single" w:color="auto" w:sz="4" w:space="0"/>
              <w:bottom w:val="single" w:color="auto" w:sz="4" w:space="0"/>
              <w:right w:val="single" w:color="auto" w:sz="4" w:space="0"/>
            </w:tcBorders>
            <w:noWrap w:val="0"/>
            <w:vAlign w:val="center"/>
          </w:tcPr>
          <w:p w14:paraId="552F23B2">
            <w:pPr>
              <w:ind w:firstLine="480"/>
              <w:jc w:val="center"/>
            </w:pPr>
            <w:r>
              <w:rPr>
                <w:rFonts w:hint="eastAsia"/>
                <w:szCs w:val="21"/>
              </w:rPr>
              <w:t>插画的表现技法</w:t>
            </w:r>
          </w:p>
        </w:tc>
      </w:tr>
      <w:tr w14:paraId="6D04F2B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698" w:type="dxa"/>
            <w:vMerge w:val="restart"/>
            <w:tcBorders>
              <w:top w:val="nil"/>
              <w:left w:val="single" w:color="auto" w:sz="4" w:space="0"/>
              <w:right w:val="single" w:color="auto" w:sz="4" w:space="0"/>
            </w:tcBorders>
            <w:shd w:val="clear" w:color="auto" w:fill="auto"/>
            <w:noWrap w:val="0"/>
            <w:vAlign w:val="center"/>
          </w:tcPr>
          <w:p w14:paraId="40A48DBC">
            <w:pPr>
              <w:ind w:firstLine="480"/>
              <w:jc w:val="center"/>
              <w:rPr>
                <w:rFonts w:hint="eastAsia"/>
              </w:rPr>
            </w:pPr>
            <w:r>
              <w:rPr>
                <w:rFonts w:hint="eastAsia"/>
              </w:rPr>
              <w:t>单元1　</w:t>
            </w:r>
          </w:p>
        </w:tc>
        <w:tc>
          <w:tcPr>
            <w:tcW w:w="4431" w:type="dxa"/>
            <w:gridSpan w:val="3"/>
            <w:vMerge w:val="restart"/>
            <w:tcBorders>
              <w:top w:val="nil"/>
              <w:left w:val="nil"/>
              <w:right w:val="single" w:color="auto" w:sz="4" w:space="0"/>
            </w:tcBorders>
            <w:shd w:val="clear" w:color="auto" w:fill="auto"/>
            <w:noWrap w:val="0"/>
            <w:vAlign w:val="center"/>
          </w:tcPr>
          <w:p w14:paraId="4D382E38">
            <w:pPr>
              <w:ind w:firstLine="480"/>
            </w:pPr>
            <w:r>
              <w:rPr>
                <w:rFonts w:hint="eastAsia" w:cs="仿宋_GB2312"/>
                <w:position w:val="6"/>
                <w:szCs w:val="21"/>
              </w:rPr>
              <w:t>通过对点、线、面、空间、质感、光影等造型因素表现方法的介绍，使学生了解商业插画常用的方法</w:t>
            </w:r>
          </w:p>
          <w:p w14:paraId="7D907B6E">
            <w:pPr>
              <w:ind w:firstLine="480"/>
              <w:rPr>
                <w:rFonts w:hint="eastAsia"/>
              </w:rPr>
            </w:pPr>
            <w:r>
              <w:rPr>
                <w:rFonts w:hint="eastAsia"/>
              </w:rPr>
              <w:t>　</w:t>
            </w:r>
          </w:p>
        </w:tc>
        <w:tc>
          <w:tcPr>
            <w:tcW w:w="870" w:type="dxa"/>
            <w:vMerge w:val="restart"/>
            <w:tcBorders>
              <w:top w:val="nil"/>
              <w:left w:val="single" w:color="auto" w:sz="4" w:space="0"/>
              <w:right w:val="single" w:color="auto" w:sz="4" w:space="0"/>
            </w:tcBorders>
            <w:shd w:val="clear" w:color="auto" w:fill="auto"/>
            <w:noWrap w:val="0"/>
            <w:vAlign w:val="center"/>
          </w:tcPr>
          <w:p w14:paraId="1C6D3BF1">
            <w:pPr>
              <w:ind w:firstLine="480"/>
              <w:jc w:val="center"/>
            </w:pPr>
            <w:r>
              <w:rPr>
                <w:rFonts w:hint="eastAsia"/>
              </w:rPr>
              <w:t>学时</w:t>
            </w:r>
          </w:p>
        </w:tc>
        <w:tc>
          <w:tcPr>
            <w:tcW w:w="1005" w:type="dxa"/>
            <w:tcBorders>
              <w:top w:val="nil"/>
              <w:left w:val="nil"/>
              <w:bottom w:val="single" w:color="auto" w:sz="4" w:space="0"/>
              <w:right w:val="single" w:color="auto" w:sz="4" w:space="0"/>
            </w:tcBorders>
            <w:shd w:val="clear" w:color="auto" w:fill="FFFFFF"/>
            <w:noWrap w:val="0"/>
            <w:vAlign w:val="center"/>
          </w:tcPr>
          <w:p w14:paraId="1E19F740">
            <w:pPr>
              <w:ind w:firstLine="480"/>
              <w:rPr>
                <w:szCs w:val="21"/>
              </w:rPr>
            </w:pPr>
            <w:r>
              <w:rPr>
                <w:rFonts w:hint="eastAsia"/>
                <w:szCs w:val="21"/>
              </w:rPr>
              <w:t>理论</w:t>
            </w:r>
          </w:p>
        </w:tc>
        <w:tc>
          <w:tcPr>
            <w:tcW w:w="1536" w:type="dxa"/>
            <w:tcBorders>
              <w:top w:val="nil"/>
              <w:left w:val="nil"/>
              <w:bottom w:val="single" w:color="auto" w:sz="4" w:space="0"/>
              <w:right w:val="single" w:color="auto" w:sz="4" w:space="0"/>
            </w:tcBorders>
            <w:noWrap w:val="0"/>
            <w:vAlign w:val="center"/>
          </w:tcPr>
          <w:p w14:paraId="31220ACB">
            <w:pPr>
              <w:ind w:firstLine="480"/>
            </w:pPr>
          </w:p>
        </w:tc>
      </w:tr>
      <w:tr w14:paraId="5A9AA52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698" w:type="dxa"/>
            <w:vMerge w:val="continue"/>
            <w:tcBorders>
              <w:left w:val="single" w:color="auto" w:sz="4" w:space="0"/>
              <w:right w:val="single" w:color="auto" w:sz="4" w:space="0"/>
            </w:tcBorders>
            <w:shd w:val="clear" w:color="auto" w:fill="auto"/>
            <w:noWrap w:val="0"/>
            <w:vAlign w:val="center"/>
          </w:tcPr>
          <w:p w14:paraId="5B1D0CCA">
            <w:pPr>
              <w:ind w:firstLine="480"/>
              <w:jc w:val="center"/>
            </w:pPr>
          </w:p>
        </w:tc>
        <w:tc>
          <w:tcPr>
            <w:tcW w:w="4431" w:type="dxa"/>
            <w:gridSpan w:val="3"/>
            <w:vMerge w:val="continue"/>
            <w:tcBorders>
              <w:left w:val="nil"/>
              <w:right w:val="single" w:color="auto" w:sz="4" w:space="0"/>
            </w:tcBorders>
            <w:shd w:val="clear" w:color="auto" w:fill="auto"/>
            <w:noWrap w:val="0"/>
            <w:vAlign w:val="center"/>
          </w:tcPr>
          <w:p w14:paraId="320B6AD5">
            <w:pPr>
              <w:ind w:firstLine="480"/>
              <w:rPr>
                <w:rFonts w:hint="eastAsia"/>
              </w:rPr>
            </w:pPr>
          </w:p>
        </w:tc>
        <w:tc>
          <w:tcPr>
            <w:tcW w:w="870" w:type="dxa"/>
            <w:vMerge w:val="continue"/>
            <w:tcBorders>
              <w:left w:val="single" w:color="auto" w:sz="4" w:space="0"/>
              <w:right w:val="single" w:color="auto" w:sz="4" w:space="0"/>
            </w:tcBorders>
            <w:shd w:val="clear" w:color="auto" w:fill="auto"/>
            <w:noWrap w:val="0"/>
            <w:vAlign w:val="center"/>
          </w:tcPr>
          <w:p w14:paraId="279DF0E7">
            <w:pPr>
              <w:ind w:firstLine="480"/>
            </w:pPr>
          </w:p>
        </w:tc>
        <w:tc>
          <w:tcPr>
            <w:tcW w:w="1005" w:type="dxa"/>
            <w:tcBorders>
              <w:top w:val="nil"/>
              <w:left w:val="nil"/>
              <w:bottom w:val="single" w:color="auto" w:sz="4" w:space="0"/>
              <w:right w:val="single" w:color="auto" w:sz="4" w:space="0"/>
            </w:tcBorders>
            <w:shd w:val="clear" w:color="auto" w:fill="FFFFFF"/>
            <w:noWrap w:val="0"/>
            <w:vAlign w:val="center"/>
          </w:tcPr>
          <w:p w14:paraId="352D502D">
            <w:pPr>
              <w:ind w:firstLine="480"/>
              <w:rPr>
                <w:szCs w:val="21"/>
              </w:rPr>
            </w:pPr>
            <w:r>
              <w:rPr>
                <w:rFonts w:hint="eastAsia"/>
                <w:szCs w:val="21"/>
              </w:rPr>
              <w:t>实践</w:t>
            </w:r>
          </w:p>
        </w:tc>
        <w:tc>
          <w:tcPr>
            <w:tcW w:w="1536" w:type="dxa"/>
            <w:tcBorders>
              <w:top w:val="nil"/>
              <w:left w:val="nil"/>
              <w:bottom w:val="single" w:color="auto" w:sz="4" w:space="0"/>
              <w:right w:val="single" w:color="auto" w:sz="4" w:space="0"/>
            </w:tcBorders>
            <w:noWrap w:val="0"/>
            <w:vAlign w:val="center"/>
          </w:tcPr>
          <w:p w14:paraId="5E8055C9">
            <w:pPr>
              <w:ind w:firstLine="210" w:firstLineChars="100"/>
            </w:pPr>
          </w:p>
        </w:tc>
      </w:tr>
      <w:tr w14:paraId="04B883E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698" w:type="dxa"/>
            <w:vMerge w:val="continue"/>
            <w:tcBorders>
              <w:left w:val="single" w:color="auto" w:sz="4" w:space="0"/>
              <w:bottom w:val="single" w:color="auto" w:sz="4" w:space="0"/>
              <w:right w:val="single" w:color="auto" w:sz="4" w:space="0"/>
            </w:tcBorders>
            <w:shd w:val="clear" w:color="auto" w:fill="auto"/>
            <w:noWrap w:val="0"/>
            <w:vAlign w:val="center"/>
          </w:tcPr>
          <w:p w14:paraId="68B096E6">
            <w:pPr>
              <w:ind w:firstLine="480"/>
              <w:jc w:val="center"/>
            </w:pPr>
          </w:p>
        </w:tc>
        <w:tc>
          <w:tcPr>
            <w:tcW w:w="4431" w:type="dxa"/>
            <w:gridSpan w:val="3"/>
            <w:vMerge w:val="continue"/>
            <w:tcBorders>
              <w:left w:val="nil"/>
              <w:bottom w:val="single" w:color="auto" w:sz="4" w:space="0"/>
              <w:right w:val="single" w:color="auto" w:sz="4" w:space="0"/>
            </w:tcBorders>
            <w:shd w:val="clear" w:color="auto" w:fill="auto"/>
            <w:noWrap w:val="0"/>
            <w:vAlign w:val="center"/>
          </w:tcPr>
          <w:p w14:paraId="4B2231F3">
            <w:pPr>
              <w:ind w:firstLine="480"/>
              <w:rPr>
                <w:rFonts w:hint="eastAsia"/>
              </w:rPr>
            </w:pPr>
          </w:p>
        </w:tc>
        <w:tc>
          <w:tcPr>
            <w:tcW w:w="870" w:type="dxa"/>
            <w:vMerge w:val="continue"/>
            <w:tcBorders>
              <w:left w:val="single" w:color="auto" w:sz="4" w:space="0"/>
              <w:right w:val="single" w:color="auto" w:sz="4" w:space="0"/>
            </w:tcBorders>
            <w:shd w:val="clear" w:color="auto" w:fill="auto"/>
            <w:noWrap w:val="0"/>
            <w:vAlign w:val="center"/>
          </w:tcPr>
          <w:p w14:paraId="3EF623F9">
            <w:pPr>
              <w:ind w:firstLine="480"/>
            </w:pPr>
          </w:p>
        </w:tc>
        <w:tc>
          <w:tcPr>
            <w:tcW w:w="1005" w:type="dxa"/>
            <w:tcBorders>
              <w:top w:val="nil"/>
              <w:left w:val="nil"/>
              <w:bottom w:val="single" w:color="auto" w:sz="4" w:space="0"/>
              <w:right w:val="single" w:color="auto" w:sz="4" w:space="0"/>
            </w:tcBorders>
            <w:shd w:val="clear" w:color="auto" w:fill="FFFFFF"/>
            <w:noWrap w:val="0"/>
            <w:vAlign w:val="center"/>
          </w:tcPr>
          <w:p w14:paraId="57A67F1D">
            <w:pPr>
              <w:ind w:firstLine="480"/>
              <w:rPr>
                <w:szCs w:val="21"/>
              </w:rPr>
            </w:pPr>
            <w:r>
              <w:rPr>
                <w:rFonts w:hint="eastAsia"/>
                <w:szCs w:val="21"/>
              </w:rPr>
              <w:t>一体化</w:t>
            </w:r>
          </w:p>
        </w:tc>
        <w:tc>
          <w:tcPr>
            <w:tcW w:w="1536" w:type="dxa"/>
            <w:tcBorders>
              <w:top w:val="nil"/>
              <w:left w:val="nil"/>
              <w:bottom w:val="single" w:color="auto" w:sz="4" w:space="0"/>
              <w:right w:val="single" w:color="auto" w:sz="4" w:space="0"/>
            </w:tcBorders>
            <w:noWrap w:val="0"/>
            <w:vAlign w:val="center"/>
          </w:tcPr>
          <w:p w14:paraId="2DC41EA1">
            <w:pPr>
              <w:ind w:firstLine="480"/>
            </w:pPr>
            <w:r>
              <w:t>10</w:t>
            </w:r>
          </w:p>
        </w:tc>
      </w:tr>
      <w:tr w14:paraId="7A7F24F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540" w:type="dxa"/>
            <w:gridSpan w:val="7"/>
            <w:tcBorders>
              <w:top w:val="single" w:color="auto" w:sz="4" w:space="0"/>
              <w:left w:val="single" w:color="auto" w:sz="4" w:space="0"/>
              <w:bottom w:val="single" w:color="auto" w:sz="4" w:space="0"/>
              <w:right w:val="single" w:color="auto" w:sz="4" w:space="0"/>
            </w:tcBorders>
            <w:noWrap w:val="0"/>
            <w:vAlign w:val="center"/>
          </w:tcPr>
          <w:p w14:paraId="4FE08611">
            <w:pPr>
              <w:ind w:firstLine="480"/>
              <w:jc w:val="center"/>
            </w:pPr>
            <w:r>
              <w:rPr>
                <w:rFonts w:hint="eastAsia"/>
              </w:rPr>
              <w:t>学习目标：概括本单元的学习目标，包含知识、技能等目标</w:t>
            </w:r>
          </w:p>
        </w:tc>
      </w:tr>
      <w:tr w14:paraId="69C62AA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540" w:type="dxa"/>
            <w:gridSpan w:val="7"/>
            <w:tcBorders>
              <w:top w:val="single" w:color="auto" w:sz="4" w:space="0"/>
              <w:left w:val="single" w:color="auto" w:sz="4" w:space="0"/>
              <w:bottom w:val="single" w:color="auto" w:sz="4" w:space="0"/>
              <w:right w:val="single" w:color="auto" w:sz="4" w:space="0"/>
            </w:tcBorders>
            <w:noWrap w:val="0"/>
            <w:vAlign w:val="center"/>
          </w:tcPr>
          <w:p w14:paraId="778E9293">
            <w:pPr>
              <w:ind w:firstLine="480"/>
            </w:pPr>
            <w:r>
              <w:rPr>
                <w:rFonts w:hint="eastAsia"/>
              </w:rPr>
              <w:t>认知目标：本章主要讲解手绘商业插画的基本画法。</w:t>
            </w:r>
          </w:p>
          <w:p w14:paraId="0E3FD355">
            <w:pPr>
              <w:ind w:firstLine="480"/>
            </w:pPr>
            <w:r>
              <w:rPr>
                <w:rFonts w:hint="eastAsia"/>
              </w:rPr>
              <w:t>技能目标：通过对点、线、面、空间、质感、光影等造型因素表现方法的介绍，使学生了解商业插画常用的方法。</w:t>
            </w:r>
          </w:p>
        </w:tc>
      </w:tr>
      <w:tr w14:paraId="29EBAD2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119" w:type="dxa"/>
            <w:gridSpan w:val="3"/>
            <w:tcBorders>
              <w:top w:val="single" w:color="auto" w:sz="4" w:space="0"/>
              <w:left w:val="single" w:color="auto" w:sz="4" w:space="0"/>
              <w:bottom w:val="single" w:color="auto" w:sz="4" w:space="0"/>
              <w:right w:val="single" w:color="auto" w:sz="4" w:space="0"/>
            </w:tcBorders>
            <w:noWrap w:val="0"/>
            <w:vAlign w:val="center"/>
          </w:tcPr>
          <w:p w14:paraId="27168918">
            <w:pPr>
              <w:ind w:firstLine="480"/>
              <w:jc w:val="center"/>
            </w:pPr>
            <w:r>
              <w:rPr>
                <w:rFonts w:hint="eastAsia"/>
              </w:rPr>
              <w:t>主要内容（标注重点和难点）</w:t>
            </w:r>
          </w:p>
        </w:tc>
        <w:tc>
          <w:tcPr>
            <w:tcW w:w="4421" w:type="dxa"/>
            <w:gridSpan w:val="4"/>
            <w:tcBorders>
              <w:top w:val="nil"/>
              <w:left w:val="nil"/>
              <w:bottom w:val="single" w:color="auto" w:sz="4" w:space="0"/>
              <w:right w:val="single" w:color="auto" w:sz="4" w:space="0"/>
            </w:tcBorders>
            <w:noWrap w:val="0"/>
            <w:vAlign w:val="center"/>
          </w:tcPr>
          <w:p w14:paraId="39CDF04F">
            <w:pPr>
              <w:ind w:firstLine="480"/>
            </w:pPr>
            <w:r>
              <w:rPr>
                <w:rFonts w:hint="eastAsia"/>
              </w:rPr>
              <w:t>主要教学方法</w:t>
            </w:r>
          </w:p>
        </w:tc>
      </w:tr>
      <w:tr w14:paraId="1CBBDE9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5119"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0B3250BB">
            <w:pPr>
              <w:pStyle w:val="15"/>
              <w:ind w:left="780" w:firstLine="0" w:firstLineChars="0"/>
              <w:rPr>
                <w:szCs w:val="21"/>
              </w:rPr>
            </w:pPr>
            <w:r>
              <w:rPr>
                <w:rFonts w:hint="eastAsia"/>
              </w:rPr>
              <w:t xml:space="preserve">模块三  </w:t>
            </w:r>
            <w:r>
              <w:rPr>
                <w:rFonts w:hint="eastAsia"/>
                <w:szCs w:val="21"/>
              </w:rPr>
              <w:t>插画的表现技法</w:t>
            </w:r>
          </w:p>
          <w:p w14:paraId="40F43469">
            <w:pPr>
              <w:pStyle w:val="15"/>
              <w:ind w:left="780" w:firstLine="0" w:firstLineChars="0"/>
              <w:rPr>
                <w:rFonts w:hint="eastAsia"/>
              </w:rPr>
            </w:pPr>
            <w:r>
              <w:rPr>
                <w:rFonts w:hint="eastAsia"/>
              </w:rPr>
              <w:t>一、点的画法 二、线的画法 三、面的画法 四、表现质感的方法 五、光和影 六、表现空间的方法 七、纸张的艺术 八、综合绘画与材料 九、实物塑造 十、喷绘 十一、涂鸦 </w:t>
            </w:r>
          </w:p>
          <w:p w14:paraId="05EBE4F1">
            <w:pPr>
              <w:pStyle w:val="15"/>
              <w:ind w:left="780" w:firstLine="0" w:firstLineChars="0"/>
            </w:pPr>
            <w:r>
              <w:rPr>
                <w:rFonts w:hint="eastAsia"/>
              </w:rPr>
              <w:t>十二、数字化表现方法 </w:t>
            </w:r>
          </w:p>
          <w:p w14:paraId="7C513061">
            <w:pPr>
              <w:pStyle w:val="15"/>
              <w:ind w:left="780" w:firstLine="0" w:firstLineChars="0"/>
            </w:pPr>
            <w:r>
              <w:rPr>
                <w:rFonts w:hint="eastAsia"/>
              </w:rPr>
              <w:t>重点：线条的表现力是本章节的重点，掌握了基本的用线规律和技巧，对我们进行其他的训练内容会是有力的支持。难点：表现技法的熟悉</w:t>
            </w:r>
          </w:p>
        </w:tc>
        <w:tc>
          <w:tcPr>
            <w:tcW w:w="4421" w:type="dxa"/>
            <w:gridSpan w:val="4"/>
            <w:tcBorders>
              <w:top w:val="nil"/>
              <w:left w:val="nil"/>
              <w:bottom w:val="single" w:color="auto" w:sz="4" w:space="0"/>
              <w:right w:val="single" w:color="auto" w:sz="4" w:space="0"/>
            </w:tcBorders>
            <w:noWrap w:val="0"/>
            <w:vAlign w:val="center"/>
          </w:tcPr>
          <w:p w14:paraId="5C4D367B">
            <w:pPr>
              <w:ind w:firstLine="480"/>
            </w:pPr>
            <w:r>
              <w:rPr>
                <w:rFonts w:hint="eastAsia"/>
              </w:rPr>
              <w:t>演示教法</w:t>
            </w:r>
          </w:p>
        </w:tc>
      </w:tr>
      <w:tr w14:paraId="42DDE4C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119"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8C56A75">
            <w:pPr>
              <w:ind w:firstLine="480"/>
            </w:pPr>
          </w:p>
        </w:tc>
        <w:tc>
          <w:tcPr>
            <w:tcW w:w="4421" w:type="dxa"/>
            <w:gridSpan w:val="4"/>
            <w:tcBorders>
              <w:top w:val="nil"/>
              <w:left w:val="nil"/>
              <w:bottom w:val="single" w:color="auto" w:sz="4" w:space="0"/>
              <w:right w:val="single" w:color="auto" w:sz="4" w:space="0"/>
            </w:tcBorders>
            <w:noWrap w:val="0"/>
            <w:vAlign w:val="center"/>
          </w:tcPr>
          <w:p w14:paraId="092FD8FC">
            <w:pPr>
              <w:ind w:firstLine="480"/>
            </w:pPr>
            <w:r>
              <w:rPr>
                <w:rFonts w:hint="eastAsia"/>
              </w:rPr>
              <w:t>教学地点</w:t>
            </w:r>
          </w:p>
        </w:tc>
      </w:tr>
      <w:tr w14:paraId="42D54A4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00" w:hRule="atLeast"/>
          <w:jc w:val="center"/>
        </w:trPr>
        <w:tc>
          <w:tcPr>
            <w:tcW w:w="5119"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10DBA02">
            <w:pPr>
              <w:ind w:firstLine="480"/>
            </w:pPr>
          </w:p>
        </w:tc>
        <w:tc>
          <w:tcPr>
            <w:tcW w:w="4421" w:type="dxa"/>
            <w:gridSpan w:val="4"/>
            <w:tcBorders>
              <w:top w:val="nil"/>
              <w:left w:val="nil"/>
              <w:bottom w:val="single" w:color="auto" w:sz="4" w:space="0"/>
              <w:right w:val="single" w:color="auto" w:sz="4" w:space="0"/>
            </w:tcBorders>
            <w:noWrap w:val="0"/>
            <w:vAlign w:val="center"/>
          </w:tcPr>
          <w:p w14:paraId="3C74E52E">
            <w:pPr>
              <w:ind w:firstLine="480"/>
            </w:pPr>
            <w:r>
              <w:rPr>
                <w:rFonts w:hint="eastAsia"/>
              </w:rPr>
              <w:t>多媒体画室</w:t>
            </w:r>
          </w:p>
        </w:tc>
      </w:tr>
      <w:tr w14:paraId="75535C6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119"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411CA0C">
            <w:pPr>
              <w:ind w:firstLine="480"/>
            </w:pPr>
          </w:p>
        </w:tc>
        <w:tc>
          <w:tcPr>
            <w:tcW w:w="4421" w:type="dxa"/>
            <w:gridSpan w:val="4"/>
            <w:tcBorders>
              <w:top w:val="nil"/>
              <w:left w:val="nil"/>
              <w:bottom w:val="single" w:color="auto" w:sz="4" w:space="0"/>
              <w:right w:val="single" w:color="auto" w:sz="4" w:space="0"/>
            </w:tcBorders>
            <w:noWrap w:val="0"/>
            <w:vAlign w:val="center"/>
          </w:tcPr>
          <w:p w14:paraId="31936A86">
            <w:pPr>
              <w:ind w:firstLine="480"/>
            </w:pPr>
            <w:r>
              <w:rPr>
                <w:rFonts w:hint="eastAsia"/>
              </w:rPr>
              <w:t>教学及参考资料</w:t>
            </w:r>
          </w:p>
        </w:tc>
      </w:tr>
      <w:tr w14:paraId="71FEAD9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5119"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91F3187">
            <w:pPr>
              <w:ind w:firstLine="480"/>
            </w:pPr>
          </w:p>
        </w:tc>
        <w:tc>
          <w:tcPr>
            <w:tcW w:w="4421" w:type="dxa"/>
            <w:gridSpan w:val="4"/>
            <w:tcBorders>
              <w:top w:val="nil"/>
              <w:left w:val="nil"/>
              <w:bottom w:val="single" w:color="auto" w:sz="4" w:space="0"/>
              <w:right w:val="single" w:color="auto" w:sz="4" w:space="0"/>
            </w:tcBorders>
            <w:noWrap w:val="0"/>
            <w:vAlign w:val="center"/>
          </w:tcPr>
          <w:p w14:paraId="26121040">
            <w:pPr>
              <w:ind w:firstLine="480"/>
            </w:pPr>
            <w:r>
              <w:rPr>
                <w:rFonts w:hint="eastAsia"/>
              </w:rPr>
              <w:t>《插画艺术》作者:阿莲娜·拉辅多夫斯加亚 张晨 译</w:t>
            </w:r>
          </w:p>
        </w:tc>
      </w:tr>
      <w:tr w14:paraId="42441FA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119"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804D4BC">
            <w:pPr>
              <w:ind w:firstLine="480"/>
            </w:pPr>
          </w:p>
        </w:tc>
        <w:tc>
          <w:tcPr>
            <w:tcW w:w="4421" w:type="dxa"/>
            <w:gridSpan w:val="4"/>
            <w:tcBorders>
              <w:top w:val="nil"/>
              <w:left w:val="nil"/>
              <w:bottom w:val="single" w:color="auto" w:sz="4" w:space="0"/>
              <w:right w:val="single" w:color="auto" w:sz="4" w:space="0"/>
            </w:tcBorders>
            <w:noWrap w:val="0"/>
            <w:vAlign w:val="center"/>
          </w:tcPr>
          <w:p w14:paraId="51BD3084">
            <w:pPr>
              <w:ind w:firstLine="480"/>
            </w:pPr>
            <w:r>
              <w:rPr>
                <w:rFonts w:hint="eastAsia"/>
              </w:rPr>
              <w:t>练习与习题建议</w:t>
            </w:r>
          </w:p>
        </w:tc>
      </w:tr>
      <w:tr w14:paraId="1B1A2FA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5119"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4530BAA">
            <w:pPr>
              <w:ind w:firstLine="480"/>
            </w:pPr>
          </w:p>
        </w:tc>
        <w:tc>
          <w:tcPr>
            <w:tcW w:w="4421" w:type="dxa"/>
            <w:gridSpan w:val="4"/>
            <w:tcBorders>
              <w:top w:val="nil"/>
              <w:left w:val="nil"/>
              <w:bottom w:val="single" w:color="auto" w:sz="4" w:space="0"/>
              <w:right w:val="single" w:color="auto" w:sz="4" w:space="0"/>
            </w:tcBorders>
            <w:noWrap w:val="0"/>
            <w:vAlign w:val="center"/>
          </w:tcPr>
          <w:p w14:paraId="33864A4D">
            <w:pPr>
              <w:ind w:firstLine="480"/>
            </w:pPr>
            <w:r>
              <w:rPr>
                <w:rFonts w:hint="eastAsia"/>
              </w:rPr>
              <w:t>以写实的照片或图片为参照进行超写实绘画表现，并对所选题材进行有目的的添加，添加的内容可自己想象，也可利用所收集的资料与原图合成形成有特色之作品。细致地观察和逼真的表现物象是插画必备的深厚功底之一，不论是用传统的绘画工具，还是用现代的电脑技术来表现，都要求学生具备超强的写实能力。题材不限，工具不限，画面控制在A4大小，要求刻画细致、逼真，体现物象质感。</w:t>
            </w:r>
          </w:p>
        </w:tc>
      </w:tr>
      <w:tr w14:paraId="78380E6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119" w:type="dxa"/>
            <w:gridSpan w:val="3"/>
            <w:tcBorders>
              <w:top w:val="single" w:color="auto" w:sz="4" w:space="0"/>
              <w:left w:val="single" w:color="auto" w:sz="4" w:space="0"/>
              <w:bottom w:val="single" w:color="auto" w:sz="4" w:space="0"/>
              <w:right w:val="single" w:color="auto" w:sz="4" w:space="0"/>
            </w:tcBorders>
            <w:noWrap w:val="0"/>
            <w:vAlign w:val="center"/>
          </w:tcPr>
          <w:p w14:paraId="6158DDFF">
            <w:pPr>
              <w:ind w:firstLine="480"/>
              <w:jc w:val="center"/>
            </w:pPr>
            <w:r>
              <w:rPr>
                <w:rFonts w:hint="eastAsia"/>
              </w:rPr>
              <w:t>考核与评价方式说明</w:t>
            </w:r>
          </w:p>
        </w:tc>
        <w:tc>
          <w:tcPr>
            <w:tcW w:w="4421" w:type="dxa"/>
            <w:gridSpan w:val="4"/>
            <w:tcBorders>
              <w:top w:val="nil"/>
              <w:left w:val="nil"/>
              <w:bottom w:val="single" w:color="auto" w:sz="4" w:space="0"/>
              <w:right w:val="single" w:color="auto" w:sz="4" w:space="0"/>
            </w:tcBorders>
            <w:noWrap w:val="0"/>
            <w:vAlign w:val="center"/>
          </w:tcPr>
          <w:p w14:paraId="4E8FF419">
            <w:pPr>
              <w:ind w:firstLine="480"/>
            </w:pPr>
            <w:r>
              <w:rPr>
                <w:rFonts w:hint="eastAsia"/>
              </w:rPr>
              <w:t>权重分配</w:t>
            </w:r>
          </w:p>
        </w:tc>
      </w:tr>
      <w:tr w14:paraId="05E6DBB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45" w:hRule="atLeast"/>
          <w:jc w:val="center"/>
        </w:trPr>
        <w:tc>
          <w:tcPr>
            <w:tcW w:w="5119" w:type="dxa"/>
            <w:gridSpan w:val="3"/>
            <w:tcBorders>
              <w:top w:val="single" w:color="auto" w:sz="4" w:space="0"/>
              <w:left w:val="single" w:color="auto" w:sz="4" w:space="0"/>
              <w:bottom w:val="single" w:color="auto" w:sz="4" w:space="0"/>
              <w:right w:val="single" w:color="auto" w:sz="4" w:space="0"/>
            </w:tcBorders>
            <w:noWrap w:val="0"/>
            <w:vAlign w:val="center"/>
          </w:tcPr>
          <w:p w14:paraId="5D276B65">
            <w:pPr>
              <w:ind w:firstLine="480"/>
              <w:jc w:val="center"/>
            </w:pPr>
            <w:r>
              <w:rPr>
                <w:rFonts w:hint="eastAsia"/>
              </w:rPr>
              <w:t>　几何体造型</w:t>
            </w:r>
          </w:p>
        </w:tc>
        <w:tc>
          <w:tcPr>
            <w:tcW w:w="4421" w:type="dxa"/>
            <w:gridSpan w:val="4"/>
            <w:tcBorders>
              <w:top w:val="nil"/>
              <w:left w:val="nil"/>
              <w:bottom w:val="single" w:color="auto" w:sz="4" w:space="0"/>
              <w:right w:val="single" w:color="auto" w:sz="4" w:space="0"/>
            </w:tcBorders>
            <w:noWrap w:val="0"/>
            <w:vAlign w:val="center"/>
          </w:tcPr>
          <w:p w14:paraId="2FF48931">
            <w:pPr>
              <w:ind w:firstLine="480"/>
            </w:pPr>
            <w:r>
              <w:rPr>
                <w:rFonts w:hint="eastAsia"/>
              </w:rPr>
              <w:t xml:space="preserve">占  </w:t>
            </w:r>
            <w:r>
              <w:t>14</w:t>
            </w:r>
            <w:r>
              <w:rPr>
                <w:rFonts w:hint="eastAsia"/>
              </w:rPr>
              <w:t xml:space="preserve"> %</w:t>
            </w:r>
          </w:p>
        </w:tc>
      </w:tr>
    </w:tbl>
    <w:p w14:paraId="44C32001">
      <w:pPr>
        <w:pStyle w:val="5"/>
        <w:spacing w:line="360" w:lineRule="auto"/>
        <w:ind w:firstLine="441" w:firstLineChars="210"/>
        <w:rPr>
          <w:rFonts w:ascii="黑体" w:hAnsi="黑体" w:eastAsia="黑体" w:cs="仿宋_GB2312"/>
          <w:kern w:val="2"/>
          <w:position w:val="6"/>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5"/>
        <w:gridCol w:w="996"/>
        <w:gridCol w:w="2425"/>
        <w:gridCol w:w="1010"/>
        <w:gridCol w:w="870"/>
        <w:gridCol w:w="1005"/>
        <w:gridCol w:w="1536"/>
      </w:tblGrid>
      <w:tr w14:paraId="2161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1" w:type="dxa"/>
            <w:gridSpan w:val="2"/>
            <w:tcBorders>
              <w:top w:val="single" w:color="auto" w:sz="4" w:space="0"/>
              <w:left w:val="single" w:color="auto" w:sz="4" w:space="0"/>
              <w:bottom w:val="single" w:color="auto" w:sz="4" w:space="0"/>
              <w:right w:val="single" w:color="auto" w:sz="4" w:space="0"/>
            </w:tcBorders>
            <w:noWrap w:val="0"/>
            <w:vAlign w:val="center"/>
          </w:tcPr>
          <w:p w14:paraId="62B4A16B">
            <w:pPr>
              <w:ind w:firstLine="480"/>
              <w:jc w:val="center"/>
              <w:rPr>
                <w:rFonts w:hint="eastAsia"/>
              </w:rPr>
            </w:pPr>
            <w:r>
              <w:rPr>
                <w:rFonts w:hint="eastAsia"/>
              </w:rPr>
              <w:t>模块四</w:t>
            </w:r>
          </w:p>
        </w:tc>
        <w:tc>
          <w:tcPr>
            <w:tcW w:w="6846" w:type="dxa"/>
            <w:gridSpan w:val="5"/>
            <w:tcBorders>
              <w:top w:val="single" w:color="auto" w:sz="4" w:space="0"/>
              <w:left w:val="single" w:color="auto" w:sz="4" w:space="0"/>
              <w:bottom w:val="single" w:color="auto" w:sz="4" w:space="0"/>
              <w:right w:val="single" w:color="auto" w:sz="4" w:space="0"/>
            </w:tcBorders>
            <w:noWrap w:val="0"/>
            <w:vAlign w:val="center"/>
          </w:tcPr>
          <w:p w14:paraId="4B974F43">
            <w:pPr>
              <w:ind w:firstLine="480"/>
              <w:jc w:val="center"/>
              <w:rPr>
                <w:rFonts w:hint="eastAsia"/>
              </w:rPr>
            </w:pPr>
            <w:r>
              <w:rPr>
                <w:rFonts w:hint="eastAsia"/>
                <w:szCs w:val="21"/>
              </w:rPr>
              <w:t>插画的艺术风格特征</w:t>
            </w:r>
          </w:p>
        </w:tc>
      </w:tr>
      <w:tr w14:paraId="28878B6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655" w:type="dxa"/>
            <w:tcBorders>
              <w:top w:val="nil"/>
              <w:left w:val="single" w:color="auto" w:sz="4" w:space="0"/>
              <w:bottom w:val="single" w:color="auto" w:sz="4" w:space="0"/>
              <w:right w:val="single" w:color="auto" w:sz="4" w:space="0"/>
            </w:tcBorders>
            <w:shd w:val="clear" w:color="auto" w:fill="auto"/>
            <w:noWrap w:val="0"/>
            <w:vAlign w:val="center"/>
          </w:tcPr>
          <w:p w14:paraId="4372B472">
            <w:pPr>
              <w:ind w:firstLine="480"/>
              <w:jc w:val="center"/>
            </w:pPr>
            <w:r>
              <w:rPr>
                <w:rFonts w:hint="eastAsia"/>
              </w:rPr>
              <w:t>单元1</w:t>
            </w:r>
          </w:p>
        </w:tc>
        <w:tc>
          <w:tcPr>
            <w:tcW w:w="4431" w:type="dxa"/>
            <w:gridSpan w:val="3"/>
            <w:tcBorders>
              <w:top w:val="nil"/>
              <w:left w:val="nil"/>
              <w:bottom w:val="single" w:color="auto" w:sz="4" w:space="0"/>
              <w:right w:val="single" w:color="auto" w:sz="4" w:space="0"/>
            </w:tcBorders>
            <w:shd w:val="clear" w:color="auto" w:fill="auto"/>
            <w:noWrap w:val="0"/>
            <w:vAlign w:val="center"/>
          </w:tcPr>
          <w:p w14:paraId="2EFE0E40">
            <w:pPr>
              <w:ind w:firstLine="210" w:firstLineChars="100"/>
            </w:pPr>
            <w:r>
              <w:rPr>
                <w:rFonts w:hint="eastAsia" w:cs="仿宋_GB2312"/>
                <w:position w:val="6"/>
                <w:szCs w:val="21"/>
              </w:rPr>
              <w:t>现代艺术对插画设计的影响</w:t>
            </w:r>
          </w:p>
        </w:tc>
        <w:tc>
          <w:tcPr>
            <w:tcW w:w="870" w:type="dxa"/>
            <w:vMerge w:val="restart"/>
            <w:tcBorders>
              <w:top w:val="nil"/>
              <w:left w:val="single" w:color="auto" w:sz="4" w:space="0"/>
              <w:right w:val="single" w:color="auto" w:sz="4" w:space="0"/>
            </w:tcBorders>
            <w:shd w:val="clear" w:color="auto" w:fill="auto"/>
            <w:noWrap w:val="0"/>
            <w:vAlign w:val="center"/>
          </w:tcPr>
          <w:p w14:paraId="237397F4">
            <w:pPr>
              <w:ind w:firstLine="480"/>
            </w:pPr>
            <w:r>
              <w:rPr>
                <w:rFonts w:hint="eastAsia"/>
              </w:rPr>
              <w:t>学时</w:t>
            </w:r>
          </w:p>
        </w:tc>
        <w:tc>
          <w:tcPr>
            <w:tcW w:w="1005" w:type="dxa"/>
            <w:tcBorders>
              <w:top w:val="nil"/>
              <w:left w:val="nil"/>
              <w:bottom w:val="single" w:color="auto" w:sz="4" w:space="0"/>
              <w:right w:val="single" w:color="auto" w:sz="4" w:space="0"/>
            </w:tcBorders>
            <w:shd w:val="clear" w:color="auto" w:fill="FFFFFF"/>
            <w:noWrap w:val="0"/>
            <w:vAlign w:val="center"/>
          </w:tcPr>
          <w:p w14:paraId="269B3279">
            <w:pPr>
              <w:ind w:firstLine="480"/>
              <w:rPr>
                <w:szCs w:val="21"/>
              </w:rPr>
            </w:pPr>
            <w:r>
              <w:rPr>
                <w:rFonts w:hint="eastAsia"/>
                <w:szCs w:val="21"/>
              </w:rPr>
              <w:t>理论</w:t>
            </w:r>
          </w:p>
        </w:tc>
        <w:tc>
          <w:tcPr>
            <w:tcW w:w="1536" w:type="dxa"/>
            <w:tcBorders>
              <w:top w:val="nil"/>
              <w:left w:val="nil"/>
              <w:bottom w:val="single" w:color="auto" w:sz="4" w:space="0"/>
              <w:right w:val="single" w:color="auto" w:sz="4" w:space="0"/>
            </w:tcBorders>
            <w:noWrap w:val="0"/>
            <w:vAlign w:val="center"/>
          </w:tcPr>
          <w:p w14:paraId="2726DD59">
            <w:pPr>
              <w:ind w:firstLine="174" w:firstLineChars="83"/>
            </w:pPr>
            <w:r>
              <w:rPr>
                <w:rFonts w:hint="eastAsia"/>
              </w:rPr>
              <w:t xml:space="preserve"> 8</w:t>
            </w:r>
          </w:p>
        </w:tc>
      </w:tr>
      <w:tr w14:paraId="445E9FC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655" w:type="dxa"/>
            <w:tcBorders>
              <w:top w:val="nil"/>
              <w:left w:val="single" w:color="auto" w:sz="4" w:space="0"/>
              <w:bottom w:val="single" w:color="auto" w:sz="4" w:space="0"/>
              <w:right w:val="single" w:color="auto" w:sz="4" w:space="0"/>
            </w:tcBorders>
            <w:shd w:val="clear" w:color="auto" w:fill="auto"/>
            <w:noWrap w:val="0"/>
            <w:vAlign w:val="center"/>
          </w:tcPr>
          <w:p w14:paraId="2E04B3E0">
            <w:pPr>
              <w:ind w:firstLine="480"/>
              <w:jc w:val="center"/>
            </w:pPr>
            <w:r>
              <w:rPr>
                <w:rFonts w:hint="eastAsia"/>
              </w:rPr>
              <w:t>单元2　</w:t>
            </w:r>
          </w:p>
        </w:tc>
        <w:tc>
          <w:tcPr>
            <w:tcW w:w="4431" w:type="dxa"/>
            <w:gridSpan w:val="3"/>
            <w:tcBorders>
              <w:top w:val="nil"/>
              <w:left w:val="nil"/>
              <w:bottom w:val="single" w:color="auto" w:sz="4" w:space="0"/>
              <w:right w:val="single" w:color="auto" w:sz="4" w:space="0"/>
            </w:tcBorders>
            <w:shd w:val="clear" w:color="auto" w:fill="auto"/>
            <w:noWrap w:val="0"/>
            <w:vAlign w:val="center"/>
          </w:tcPr>
          <w:p w14:paraId="29D36442">
            <w:pPr>
              <w:ind w:firstLine="480"/>
            </w:pPr>
            <w:r>
              <w:rPr>
                <w:rFonts w:hint="eastAsia" w:cs="仿宋_GB2312"/>
                <w:position w:val="6"/>
                <w:szCs w:val="21"/>
              </w:rPr>
              <w:t>现代商业插画的风格特征</w:t>
            </w:r>
          </w:p>
        </w:tc>
        <w:tc>
          <w:tcPr>
            <w:tcW w:w="870" w:type="dxa"/>
            <w:vMerge w:val="continue"/>
            <w:tcBorders>
              <w:left w:val="single" w:color="auto" w:sz="4" w:space="0"/>
              <w:right w:val="single" w:color="auto" w:sz="4" w:space="0"/>
            </w:tcBorders>
            <w:shd w:val="clear" w:color="auto" w:fill="auto"/>
            <w:noWrap w:val="0"/>
            <w:vAlign w:val="center"/>
          </w:tcPr>
          <w:p w14:paraId="1CB98C31">
            <w:pPr>
              <w:ind w:firstLine="480"/>
            </w:pPr>
          </w:p>
        </w:tc>
        <w:tc>
          <w:tcPr>
            <w:tcW w:w="1005" w:type="dxa"/>
            <w:tcBorders>
              <w:top w:val="nil"/>
              <w:left w:val="nil"/>
              <w:bottom w:val="single" w:color="auto" w:sz="4" w:space="0"/>
              <w:right w:val="single" w:color="auto" w:sz="4" w:space="0"/>
            </w:tcBorders>
            <w:shd w:val="clear" w:color="auto" w:fill="FFFFFF"/>
            <w:noWrap w:val="0"/>
            <w:vAlign w:val="center"/>
          </w:tcPr>
          <w:p w14:paraId="670E9393">
            <w:pPr>
              <w:ind w:firstLine="480"/>
              <w:rPr>
                <w:szCs w:val="21"/>
              </w:rPr>
            </w:pPr>
            <w:r>
              <w:rPr>
                <w:rFonts w:hint="eastAsia"/>
                <w:szCs w:val="21"/>
              </w:rPr>
              <w:t>实践</w:t>
            </w:r>
          </w:p>
        </w:tc>
        <w:tc>
          <w:tcPr>
            <w:tcW w:w="1536" w:type="dxa"/>
            <w:tcBorders>
              <w:top w:val="nil"/>
              <w:left w:val="nil"/>
              <w:bottom w:val="single" w:color="auto" w:sz="4" w:space="0"/>
              <w:right w:val="single" w:color="auto" w:sz="4" w:space="0"/>
            </w:tcBorders>
            <w:noWrap w:val="0"/>
            <w:vAlign w:val="center"/>
          </w:tcPr>
          <w:p w14:paraId="02C76830">
            <w:pPr>
              <w:ind w:firstLine="210" w:firstLineChars="100"/>
            </w:pPr>
            <w:r>
              <w:rPr>
                <w:rFonts w:hint="eastAsia"/>
              </w:rPr>
              <w:t xml:space="preserve"> 4</w:t>
            </w:r>
          </w:p>
        </w:tc>
      </w:tr>
      <w:tr w14:paraId="3BB3831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497" w:type="dxa"/>
            <w:gridSpan w:val="7"/>
            <w:tcBorders>
              <w:top w:val="single" w:color="auto" w:sz="4" w:space="0"/>
              <w:left w:val="single" w:color="auto" w:sz="4" w:space="0"/>
              <w:bottom w:val="single" w:color="auto" w:sz="4" w:space="0"/>
              <w:right w:val="single" w:color="auto" w:sz="4" w:space="0"/>
            </w:tcBorders>
            <w:noWrap w:val="0"/>
            <w:vAlign w:val="center"/>
          </w:tcPr>
          <w:p w14:paraId="78FC9391">
            <w:pPr>
              <w:ind w:firstLine="480"/>
              <w:jc w:val="center"/>
            </w:pPr>
            <w:r>
              <w:rPr>
                <w:rFonts w:hint="eastAsia"/>
              </w:rPr>
              <w:t>学习目标：概括本单元的学习目标，包含知识、技能等目标</w:t>
            </w:r>
          </w:p>
        </w:tc>
      </w:tr>
      <w:tr w14:paraId="2B75CD2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497" w:type="dxa"/>
            <w:gridSpan w:val="7"/>
            <w:tcBorders>
              <w:top w:val="single" w:color="auto" w:sz="4" w:space="0"/>
              <w:left w:val="single" w:color="auto" w:sz="4" w:space="0"/>
              <w:bottom w:val="single" w:color="auto" w:sz="4" w:space="0"/>
              <w:right w:val="single" w:color="auto" w:sz="4" w:space="0"/>
            </w:tcBorders>
            <w:noWrap w:val="0"/>
            <w:vAlign w:val="center"/>
          </w:tcPr>
          <w:p w14:paraId="1C7A53EC">
            <w:pPr>
              <w:ind w:firstLine="480"/>
            </w:pPr>
            <w:r>
              <w:rPr>
                <w:rFonts w:hint="eastAsia"/>
              </w:rPr>
              <w:t>认知目标：了解各种主要的现代艺术流派及其风格，开阔学习视野。</w:t>
            </w:r>
          </w:p>
          <w:p w14:paraId="6A1462A7">
            <w:pPr>
              <w:ind w:firstLine="480"/>
            </w:pPr>
            <w:r>
              <w:rPr>
                <w:rFonts w:hint="eastAsia"/>
              </w:rPr>
              <w:t>技能目标：为以后创作表现手段提供多种思路。</w:t>
            </w:r>
          </w:p>
        </w:tc>
      </w:tr>
      <w:tr w14:paraId="19A8C3F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076" w:type="dxa"/>
            <w:gridSpan w:val="3"/>
            <w:tcBorders>
              <w:top w:val="single" w:color="auto" w:sz="4" w:space="0"/>
              <w:left w:val="single" w:color="auto" w:sz="4" w:space="0"/>
              <w:bottom w:val="single" w:color="auto" w:sz="4" w:space="0"/>
              <w:right w:val="single" w:color="auto" w:sz="4" w:space="0"/>
            </w:tcBorders>
            <w:noWrap w:val="0"/>
            <w:vAlign w:val="center"/>
          </w:tcPr>
          <w:p w14:paraId="2C7432D3">
            <w:pPr>
              <w:ind w:firstLine="480"/>
              <w:jc w:val="center"/>
            </w:pPr>
            <w:r>
              <w:rPr>
                <w:rFonts w:hint="eastAsia"/>
              </w:rPr>
              <w:t>主要内容（标注重点和难点）</w:t>
            </w:r>
          </w:p>
        </w:tc>
        <w:tc>
          <w:tcPr>
            <w:tcW w:w="4421" w:type="dxa"/>
            <w:gridSpan w:val="4"/>
            <w:tcBorders>
              <w:top w:val="nil"/>
              <w:left w:val="nil"/>
              <w:bottom w:val="single" w:color="auto" w:sz="4" w:space="0"/>
              <w:right w:val="single" w:color="auto" w:sz="4" w:space="0"/>
            </w:tcBorders>
            <w:noWrap w:val="0"/>
            <w:vAlign w:val="center"/>
          </w:tcPr>
          <w:p w14:paraId="445FE577">
            <w:pPr>
              <w:ind w:firstLine="480"/>
            </w:pPr>
            <w:r>
              <w:rPr>
                <w:rFonts w:hint="eastAsia"/>
              </w:rPr>
              <w:t>主要教学方法</w:t>
            </w:r>
          </w:p>
        </w:tc>
      </w:tr>
      <w:tr w14:paraId="3AEBD8D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74" w:hRule="atLeast"/>
          <w:jc w:val="center"/>
        </w:trPr>
        <w:tc>
          <w:tcPr>
            <w:tcW w:w="5076"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5B595BF6">
            <w:pPr>
              <w:pStyle w:val="15"/>
              <w:ind w:left="780" w:firstLine="0" w:firstLineChars="0"/>
            </w:pPr>
            <w:r>
              <w:rPr>
                <w:rFonts w:hint="eastAsia"/>
              </w:rPr>
              <w:t>模块四  静物素描</w:t>
            </w:r>
            <w:r>
              <w:rPr>
                <w:rFonts w:hint="eastAsia"/>
              </w:rPr>
              <w:br w:type="textWrapping"/>
            </w:r>
            <w:r>
              <w:rPr>
                <w:rFonts w:hint="eastAsia"/>
              </w:rPr>
              <w:t xml:space="preserve">单元1 </w:t>
            </w:r>
          </w:p>
          <w:p w14:paraId="4D75C6F3">
            <w:pPr>
              <w:pStyle w:val="15"/>
              <w:ind w:left="780" w:firstLine="0" w:firstLineChars="0"/>
              <w:rPr>
                <w:rFonts w:hint="eastAsia"/>
              </w:rPr>
            </w:pPr>
            <w:r>
              <w:rPr>
                <w:rFonts w:hint="eastAsia"/>
              </w:rPr>
              <w:t xml:space="preserve"> 一、现代艺术对插画设计的影响 （1）达达主义 （2）抽象派艺术 （3）超现实主义 （4）波普艺术 （5）光效应主义 （6）照相写实主义 </w:t>
            </w:r>
          </w:p>
          <w:p w14:paraId="0A020ED4">
            <w:pPr>
              <w:pStyle w:val="15"/>
              <w:numPr>
                <w:ilvl w:val="0"/>
                <w:numId w:val="32"/>
              </w:numPr>
              <w:ind w:firstLineChars="0"/>
            </w:pPr>
            <w:r>
              <w:rPr>
                <w:rFonts w:hint="eastAsia"/>
              </w:rPr>
              <w:t>现代商业插画的风格特征 （1）时尚风格  （2）唯美风格  （3）超写实风格 （4）科幻风格 （5）卡通风格  （6）涂鸦风格  （7）装饰风格 </w:t>
            </w:r>
          </w:p>
          <w:p w14:paraId="42360F33">
            <w:pPr>
              <w:pStyle w:val="15"/>
              <w:ind w:firstLineChars="0"/>
            </w:pPr>
            <w:r>
              <w:rPr>
                <w:rFonts w:hint="eastAsia"/>
              </w:rPr>
              <w:t>重点：构图方法</w:t>
            </w:r>
          </w:p>
          <w:p w14:paraId="05FD7441">
            <w:pPr>
              <w:pStyle w:val="15"/>
              <w:ind w:firstLineChars="0"/>
            </w:pPr>
            <w:r>
              <w:rPr>
                <w:rFonts w:hint="eastAsia"/>
              </w:rPr>
              <w:t>难点：各种风格的准确把握与综合运用</w:t>
            </w:r>
          </w:p>
        </w:tc>
        <w:tc>
          <w:tcPr>
            <w:tcW w:w="4421" w:type="dxa"/>
            <w:gridSpan w:val="4"/>
            <w:tcBorders>
              <w:top w:val="nil"/>
              <w:left w:val="nil"/>
              <w:bottom w:val="single" w:color="auto" w:sz="4" w:space="0"/>
              <w:right w:val="single" w:color="auto" w:sz="4" w:space="0"/>
            </w:tcBorders>
            <w:noWrap w:val="0"/>
            <w:vAlign w:val="center"/>
          </w:tcPr>
          <w:p w14:paraId="7D75C750">
            <w:pPr>
              <w:ind w:firstLine="480"/>
            </w:pPr>
            <w:r>
              <w:rPr>
                <w:rFonts w:hint="eastAsia"/>
              </w:rPr>
              <w:t>　演示教法</w:t>
            </w:r>
          </w:p>
        </w:tc>
      </w:tr>
      <w:tr w14:paraId="6C5986D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076"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1D875F5">
            <w:pPr>
              <w:ind w:firstLine="480"/>
            </w:pPr>
          </w:p>
        </w:tc>
        <w:tc>
          <w:tcPr>
            <w:tcW w:w="4421" w:type="dxa"/>
            <w:gridSpan w:val="4"/>
            <w:tcBorders>
              <w:top w:val="nil"/>
              <w:left w:val="nil"/>
              <w:bottom w:val="single" w:color="auto" w:sz="4" w:space="0"/>
              <w:right w:val="single" w:color="auto" w:sz="4" w:space="0"/>
            </w:tcBorders>
            <w:noWrap w:val="0"/>
            <w:vAlign w:val="center"/>
          </w:tcPr>
          <w:p w14:paraId="19926672">
            <w:pPr>
              <w:ind w:firstLine="480"/>
            </w:pPr>
            <w:r>
              <w:rPr>
                <w:rFonts w:hint="eastAsia"/>
              </w:rPr>
              <w:t>教学地点</w:t>
            </w:r>
          </w:p>
        </w:tc>
      </w:tr>
      <w:tr w14:paraId="426E357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86" w:hRule="atLeast"/>
          <w:jc w:val="center"/>
        </w:trPr>
        <w:tc>
          <w:tcPr>
            <w:tcW w:w="5076"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00C6FAC">
            <w:pPr>
              <w:ind w:firstLine="480"/>
            </w:pPr>
          </w:p>
        </w:tc>
        <w:tc>
          <w:tcPr>
            <w:tcW w:w="4421" w:type="dxa"/>
            <w:gridSpan w:val="4"/>
            <w:tcBorders>
              <w:top w:val="nil"/>
              <w:left w:val="nil"/>
              <w:bottom w:val="single" w:color="auto" w:sz="4" w:space="0"/>
              <w:right w:val="single" w:color="auto" w:sz="4" w:space="0"/>
            </w:tcBorders>
            <w:noWrap w:val="0"/>
            <w:vAlign w:val="center"/>
          </w:tcPr>
          <w:p w14:paraId="52B18204">
            <w:pPr>
              <w:ind w:firstLine="480"/>
            </w:pPr>
            <w:r>
              <w:rPr>
                <w:rFonts w:hint="eastAsia"/>
              </w:rPr>
              <w:t>多媒体画室</w:t>
            </w:r>
          </w:p>
        </w:tc>
      </w:tr>
      <w:tr w14:paraId="2256AAB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076"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79FE9C1">
            <w:pPr>
              <w:ind w:firstLine="480"/>
            </w:pPr>
          </w:p>
        </w:tc>
        <w:tc>
          <w:tcPr>
            <w:tcW w:w="4421" w:type="dxa"/>
            <w:gridSpan w:val="4"/>
            <w:tcBorders>
              <w:top w:val="nil"/>
              <w:left w:val="nil"/>
              <w:bottom w:val="single" w:color="auto" w:sz="4" w:space="0"/>
              <w:right w:val="single" w:color="auto" w:sz="4" w:space="0"/>
            </w:tcBorders>
            <w:noWrap w:val="0"/>
            <w:vAlign w:val="center"/>
          </w:tcPr>
          <w:p w14:paraId="117E6614">
            <w:pPr>
              <w:ind w:firstLine="480"/>
            </w:pPr>
            <w:r>
              <w:rPr>
                <w:rFonts w:hint="eastAsia"/>
              </w:rPr>
              <w:t>教学及参考资料</w:t>
            </w:r>
          </w:p>
        </w:tc>
      </w:tr>
      <w:tr w14:paraId="52518C4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5076"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1E45C52D">
            <w:pPr>
              <w:ind w:firstLine="480"/>
            </w:pPr>
          </w:p>
        </w:tc>
        <w:tc>
          <w:tcPr>
            <w:tcW w:w="4421" w:type="dxa"/>
            <w:gridSpan w:val="4"/>
            <w:tcBorders>
              <w:top w:val="nil"/>
              <w:left w:val="nil"/>
              <w:bottom w:val="single" w:color="auto" w:sz="4" w:space="0"/>
              <w:right w:val="single" w:color="auto" w:sz="4" w:space="0"/>
            </w:tcBorders>
            <w:noWrap w:val="0"/>
            <w:vAlign w:val="center"/>
          </w:tcPr>
          <w:p w14:paraId="2A69EF80">
            <w:pPr>
              <w:ind w:firstLine="480"/>
            </w:pPr>
            <w:r>
              <w:rPr>
                <w:rFonts w:hint="eastAsia"/>
              </w:rPr>
              <w:t>《插画艺术》作者:阿莲娜·拉辅多夫斯加亚 张晨 译</w:t>
            </w:r>
          </w:p>
        </w:tc>
      </w:tr>
      <w:tr w14:paraId="496DE52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076"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C1A38F7">
            <w:pPr>
              <w:ind w:firstLine="480"/>
            </w:pPr>
          </w:p>
        </w:tc>
        <w:tc>
          <w:tcPr>
            <w:tcW w:w="4421" w:type="dxa"/>
            <w:gridSpan w:val="4"/>
            <w:tcBorders>
              <w:top w:val="nil"/>
              <w:left w:val="nil"/>
              <w:bottom w:val="single" w:color="auto" w:sz="4" w:space="0"/>
              <w:right w:val="single" w:color="auto" w:sz="4" w:space="0"/>
            </w:tcBorders>
            <w:noWrap w:val="0"/>
            <w:vAlign w:val="center"/>
          </w:tcPr>
          <w:p w14:paraId="70B0FEA3">
            <w:pPr>
              <w:ind w:firstLine="480"/>
            </w:pPr>
            <w:r>
              <w:rPr>
                <w:rFonts w:hint="eastAsia"/>
              </w:rPr>
              <w:t>练习与习题建议</w:t>
            </w:r>
          </w:p>
        </w:tc>
      </w:tr>
      <w:tr w14:paraId="029CEFE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0" w:hRule="atLeast"/>
          <w:jc w:val="center"/>
        </w:trPr>
        <w:tc>
          <w:tcPr>
            <w:tcW w:w="5076"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1123732">
            <w:pPr>
              <w:ind w:firstLine="480"/>
            </w:pPr>
          </w:p>
        </w:tc>
        <w:tc>
          <w:tcPr>
            <w:tcW w:w="4421" w:type="dxa"/>
            <w:gridSpan w:val="4"/>
            <w:tcBorders>
              <w:top w:val="nil"/>
              <w:left w:val="nil"/>
              <w:bottom w:val="single" w:color="auto" w:sz="4" w:space="0"/>
              <w:right w:val="single" w:color="auto" w:sz="4" w:space="0"/>
            </w:tcBorders>
            <w:noWrap w:val="0"/>
            <w:vAlign w:val="center"/>
          </w:tcPr>
          <w:p w14:paraId="7DBBFE08">
            <w:pPr>
              <w:ind w:firstLine="480"/>
            </w:pPr>
            <w:r>
              <w:rPr>
                <w:rFonts w:hint="eastAsia"/>
              </w:rPr>
              <w:t>实践项目一：收集各种流派的作品资料并对其进行主题构思、形式表达等方面的分析。 实践项目二：根据本章中介绍的各种风格流派，创作设计插画作品一张。要求：对作品内容进行文字说明，8k见方。</w:t>
            </w:r>
          </w:p>
        </w:tc>
      </w:tr>
      <w:tr w14:paraId="5BACF3B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076" w:type="dxa"/>
            <w:gridSpan w:val="3"/>
            <w:tcBorders>
              <w:top w:val="single" w:color="auto" w:sz="4" w:space="0"/>
              <w:left w:val="single" w:color="auto" w:sz="4" w:space="0"/>
              <w:bottom w:val="single" w:color="auto" w:sz="4" w:space="0"/>
              <w:right w:val="single" w:color="auto" w:sz="4" w:space="0"/>
            </w:tcBorders>
            <w:noWrap w:val="0"/>
            <w:vAlign w:val="center"/>
          </w:tcPr>
          <w:p w14:paraId="35317403">
            <w:pPr>
              <w:ind w:firstLine="480"/>
              <w:jc w:val="center"/>
            </w:pPr>
            <w:r>
              <w:rPr>
                <w:rFonts w:hint="eastAsia"/>
              </w:rPr>
              <w:t>考核与评价方式说明</w:t>
            </w:r>
          </w:p>
        </w:tc>
        <w:tc>
          <w:tcPr>
            <w:tcW w:w="4421" w:type="dxa"/>
            <w:gridSpan w:val="4"/>
            <w:tcBorders>
              <w:top w:val="nil"/>
              <w:left w:val="nil"/>
              <w:bottom w:val="single" w:color="auto" w:sz="4" w:space="0"/>
              <w:right w:val="single" w:color="auto" w:sz="4" w:space="0"/>
            </w:tcBorders>
            <w:noWrap w:val="0"/>
            <w:vAlign w:val="center"/>
          </w:tcPr>
          <w:p w14:paraId="2C128BB3">
            <w:pPr>
              <w:ind w:firstLine="480"/>
            </w:pPr>
            <w:r>
              <w:rPr>
                <w:rFonts w:hint="eastAsia"/>
              </w:rPr>
              <w:t>权重分配</w:t>
            </w:r>
          </w:p>
        </w:tc>
      </w:tr>
      <w:tr w14:paraId="57AA727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05" w:hRule="atLeast"/>
          <w:jc w:val="center"/>
        </w:trPr>
        <w:tc>
          <w:tcPr>
            <w:tcW w:w="5076" w:type="dxa"/>
            <w:gridSpan w:val="3"/>
            <w:tcBorders>
              <w:top w:val="single" w:color="auto" w:sz="4" w:space="0"/>
              <w:left w:val="single" w:color="auto" w:sz="4" w:space="0"/>
              <w:bottom w:val="single" w:color="auto" w:sz="4" w:space="0"/>
              <w:right w:val="single" w:color="auto" w:sz="4" w:space="0"/>
            </w:tcBorders>
            <w:noWrap w:val="0"/>
            <w:vAlign w:val="center"/>
          </w:tcPr>
          <w:p w14:paraId="13976F91">
            <w:pPr>
              <w:ind w:firstLine="480"/>
              <w:jc w:val="center"/>
            </w:pPr>
            <w:r>
              <w:rPr>
                <w:rFonts w:hint="eastAsia"/>
              </w:rPr>
              <w:t>细节的精细度　</w:t>
            </w:r>
          </w:p>
        </w:tc>
        <w:tc>
          <w:tcPr>
            <w:tcW w:w="4421" w:type="dxa"/>
            <w:gridSpan w:val="4"/>
            <w:tcBorders>
              <w:top w:val="nil"/>
              <w:left w:val="nil"/>
              <w:bottom w:val="single" w:color="auto" w:sz="4" w:space="0"/>
              <w:right w:val="single" w:color="auto" w:sz="4" w:space="0"/>
            </w:tcBorders>
            <w:noWrap w:val="0"/>
            <w:vAlign w:val="center"/>
          </w:tcPr>
          <w:p w14:paraId="346A3ECC">
            <w:pPr>
              <w:ind w:firstLine="480"/>
            </w:pPr>
            <w:r>
              <w:rPr>
                <w:rFonts w:hint="eastAsia"/>
              </w:rPr>
              <w:t>占  30 %</w:t>
            </w:r>
          </w:p>
        </w:tc>
      </w:tr>
    </w:tbl>
    <w:p w14:paraId="41A4456C">
      <w:pPr>
        <w:pStyle w:val="5"/>
        <w:spacing w:line="360" w:lineRule="auto"/>
        <w:ind w:firstLine="441" w:firstLineChars="210"/>
        <w:rPr>
          <w:rFonts w:ascii="黑体" w:hAnsi="黑体" w:eastAsia="黑体" w:cs="仿宋_GB2312"/>
          <w:kern w:val="2"/>
          <w:position w:val="6"/>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8"/>
        <w:gridCol w:w="925"/>
        <w:gridCol w:w="2379"/>
        <w:gridCol w:w="992"/>
        <w:gridCol w:w="849"/>
        <w:gridCol w:w="977"/>
        <w:gridCol w:w="1487"/>
      </w:tblGrid>
      <w:tr w14:paraId="1E8B3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 w:hRule="atLeast"/>
          <w:jc w:val="center"/>
        </w:trPr>
        <w:tc>
          <w:tcPr>
            <w:tcW w:w="2813" w:type="dxa"/>
            <w:gridSpan w:val="2"/>
            <w:tcBorders>
              <w:top w:val="single" w:color="auto" w:sz="4" w:space="0"/>
              <w:left w:val="single" w:color="auto" w:sz="4" w:space="0"/>
              <w:bottom w:val="single" w:color="auto" w:sz="4" w:space="0"/>
              <w:right w:val="single" w:color="auto" w:sz="4" w:space="0"/>
            </w:tcBorders>
            <w:noWrap w:val="0"/>
            <w:vAlign w:val="center"/>
          </w:tcPr>
          <w:p w14:paraId="1C037830">
            <w:pPr>
              <w:ind w:firstLine="480"/>
              <w:jc w:val="center"/>
            </w:pPr>
            <w:r>
              <w:rPr>
                <w:rFonts w:hint="eastAsia"/>
              </w:rPr>
              <w:t>模块五</w:t>
            </w:r>
          </w:p>
        </w:tc>
        <w:tc>
          <w:tcPr>
            <w:tcW w:w="6684" w:type="dxa"/>
            <w:gridSpan w:val="5"/>
            <w:tcBorders>
              <w:top w:val="single" w:color="auto" w:sz="4" w:space="0"/>
              <w:left w:val="single" w:color="auto" w:sz="4" w:space="0"/>
              <w:bottom w:val="single" w:color="auto" w:sz="4" w:space="0"/>
              <w:right w:val="single" w:color="auto" w:sz="4" w:space="0"/>
            </w:tcBorders>
            <w:noWrap w:val="0"/>
            <w:vAlign w:val="center"/>
          </w:tcPr>
          <w:p w14:paraId="0066903A">
            <w:pPr>
              <w:pStyle w:val="5"/>
              <w:spacing w:line="360" w:lineRule="auto"/>
              <w:ind w:firstLine="441" w:firstLineChars="210"/>
              <w:rPr>
                <w:rFonts w:ascii="黑体" w:hAnsi="黑体" w:eastAsia="黑体" w:cs="仿宋_GB2312"/>
                <w:kern w:val="2"/>
                <w:position w:val="6"/>
                <w:lang w:val="en-US" w:eastAsia="zh-CN"/>
              </w:rPr>
            </w:pPr>
            <w:r>
              <w:rPr>
                <w:rFonts w:hint="eastAsia" w:cs="宋体"/>
                <w:szCs w:val="21"/>
                <w:lang w:val="en-US" w:eastAsia="zh-CN"/>
              </w:rPr>
              <w:t>创意设计实做训练</w:t>
            </w:r>
          </w:p>
        </w:tc>
      </w:tr>
      <w:tr w14:paraId="0A69353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888" w:type="dxa"/>
            <w:tcBorders>
              <w:top w:val="nil"/>
              <w:left w:val="single" w:color="auto" w:sz="4" w:space="0"/>
              <w:bottom w:val="single" w:color="auto" w:sz="4" w:space="0"/>
              <w:right w:val="single" w:color="auto" w:sz="4" w:space="0"/>
            </w:tcBorders>
            <w:shd w:val="clear" w:color="auto" w:fill="auto"/>
            <w:noWrap w:val="0"/>
            <w:vAlign w:val="center"/>
          </w:tcPr>
          <w:p w14:paraId="56884663">
            <w:pPr>
              <w:ind w:firstLine="480"/>
              <w:jc w:val="center"/>
            </w:pPr>
            <w:r>
              <w:rPr>
                <w:rFonts w:hint="eastAsia"/>
              </w:rPr>
              <w:t>单元1</w:t>
            </w:r>
          </w:p>
        </w:tc>
        <w:tc>
          <w:tcPr>
            <w:tcW w:w="4296" w:type="dxa"/>
            <w:gridSpan w:val="3"/>
            <w:tcBorders>
              <w:top w:val="nil"/>
              <w:left w:val="nil"/>
              <w:bottom w:val="single" w:color="auto" w:sz="4" w:space="0"/>
              <w:right w:val="single" w:color="auto" w:sz="4" w:space="0"/>
            </w:tcBorders>
            <w:shd w:val="clear" w:color="auto" w:fill="auto"/>
            <w:noWrap w:val="0"/>
            <w:vAlign w:val="center"/>
          </w:tcPr>
          <w:p w14:paraId="1546C072">
            <w:pPr>
              <w:ind w:firstLine="480"/>
            </w:pPr>
            <w:r>
              <w:rPr>
                <w:rFonts w:hint="eastAsia" w:cs="仿宋_GB2312"/>
                <w:position w:val="6"/>
                <w:szCs w:val="21"/>
              </w:rPr>
              <w:t>学会分析客户要求，并依据要求完成主题创作训练</w:t>
            </w:r>
          </w:p>
        </w:tc>
        <w:tc>
          <w:tcPr>
            <w:tcW w:w="849" w:type="dxa"/>
            <w:vMerge w:val="restart"/>
            <w:tcBorders>
              <w:top w:val="nil"/>
              <w:left w:val="single" w:color="auto" w:sz="4" w:space="0"/>
              <w:right w:val="single" w:color="auto" w:sz="4" w:space="0"/>
            </w:tcBorders>
            <w:shd w:val="clear" w:color="auto" w:fill="auto"/>
            <w:noWrap w:val="0"/>
            <w:vAlign w:val="center"/>
          </w:tcPr>
          <w:p w14:paraId="16B5D943">
            <w:pPr>
              <w:ind w:firstLine="480"/>
            </w:pPr>
            <w:r>
              <w:rPr>
                <w:rFonts w:hint="eastAsia"/>
              </w:rPr>
              <w:t>学时</w:t>
            </w:r>
          </w:p>
        </w:tc>
        <w:tc>
          <w:tcPr>
            <w:tcW w:w="977" w:type="dxa"/>
            <w:tcBorders>
              <w:top w:val="nil"/>
              <w:left w:val="nil"/>
              <w:bottom w:val="single" w:color="auto" w:sz="4" w:space="0"/>
              <w:right w:val="single" w:color="auto" w:sz="4" w:space="0"/>
            </w:tcBorders>
            <w:shd w:val="clear" w:color="auto" w:fill="FFFFFF"/>
            <w:noWrap w:val="0"/>
            <w:vAlign w:val="center"/>
          </w:tcPr>
          <w:p w14:paraId="08044E32">
            <w:pPr>
              <w:ind w:firstLine="480"/>
              <w:rPr>
                <w:szCs w:val="21"/>
              </w:rPr>
            </w:pPr>
            <w:r>
              <w:rPr>
                <w:rFonts w:hint="eastAsia"/>
                <w:szCs w:val="21"/>
              </w:rPr>
              <w:t>理论</w:t>
            </w:r>
          </w:p>
        </w:tc>
        <w:tc>
          <w:tcPr>
            <w:tcW w:w="1487" w:type="dxa"/>
            <w:tcBorders>
              <w:top w:val="nil"/>
              <w:left w:val="nil"/>
              <w:bottom w:val="single" w:color="auto" w:sz="4" w:space="0"/>
              <w:right w:val="single" w:color="auto" w:sz="4" w:space="0"/>
            </w:tcBorders>
            <w:noWrap w:val="0"/>
            <w:vAlign w:val="center"/>
          </w:tcPr>
          <w:p w14:paraId="58173AC1">
            <w:pPr>
              <w:ind w:firstLine="210" w:firstLineChars="100"/>
            </w:pPr>
            <w:r>
              <w:t>4</w:t>
            </w:r>
          </w:p>
        </w:tc>
      </w:tr>
      <w:tr w14:paraId="6338DC7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888" w:type="dxa"/>
            <w:tcBorders>
              <w:top w:val="nil"/>
              <w:left w:val="single" w:color="auto" w:sz="4" w:space="0"/>
              <w:bottom w:val="single" w:color="auto" w:sz="4" w:space="0"/>
              <w:right w:val="single" w:color="auto" w:sz="4" w:space="0"/>
            </w:tcBorders>
            <w:shd w:val="clear" w:color="auto" w:fill="auto"/>
            <w:noWrap w:val="0"/>
            <w:vAlign w:val="center"/>
          </w:tcPr>
          <w:p w14:paraId="036AFCC1">
            <w:pPr>
              <w:ind w:firstLine="480"/>
              <w:jc w:val="center"/>
            </w:pPr>
            <w:r>
              <w:rPr>
                <w:rFonts w:hint="eastAsia"/>
              </w:rPr>
              <w:t>单元2　</w:t>
            </w:r>
          </w:p>
        </w:tc>
        <w:tc>
          <w:tcPr>
            <w:tcW w:w="4296" w:type="dxa"/>
            <w:gridSpan w:val="3"/>
            <w:tcBorders>
              <w:top w:val="nil"/>
              <w:left w:val="nil"/>
              <w:bottom w:val="single" w:color="auto" w:sz="4" w:space="0"/>
              <w:right w:val="single" w:color="auto" w:sz="4" w:space="0"/>
            </w:tcBorders>
            <w:shd w:val="clear" w:color="auto" w:fill="auto"/>
            <w:noWrap w:val="0"/>
            <w:vAlign w:val="center"/>
          </w:tcPr>
          <w:p w14:paraId="37A0E3AF">
            <w:pPr>
              <w:ind w:firstLine="480"/>
            </w:pPr>
            <w:r>
              <w:rPr>
                <w:rFonts w:hint="eastAsia"/>
                <w:szCs w:val="21"/>
              </w:rPr>
              <w:t>完成符合市场需求的商业插画创作，主题、构图、色彩，都需要进行全方位考虑。 </w:t>
            </w:r>
          </w:p>
        </w:tc>
        <w:tc>
          <w:tcPr>
            <w:tcW w:w="849" w:type="dxa"/>
            <w:vMerge w:val="continue"/>
            <w:tcBorders>
              <w:left w:val="single" w:color="auto" w:sz="4" w:space="0"/>
              <w:right w:val="single" w:color="auto" w:sz="4" w:space="0"/>
            </w:tcBorders>
            <w:shd w:val="clear" w:color="auto" w:fill="auto"/>
            <w:noWrap w:val="0"/>
            <w:vAlign w:val="center"/>
          </w:tcPr>
          <w:p w14:paraId="758573A0">
            <w:pPr>
              <w:ind w:firstLine="480"/>
            </w:pPr>
          </w:p>
        </w:tc>
        <w:tc>
          <w:tcPr>
            <w:tcW w:w="977" w:type="dxa"/>
            <w:tcBorders>
              <w:top w:val="nil"/>
              <w:left w:val="nil"/>
              <w:bottom w:val="single" w:color="auto" w:sz="4" w:space="0"/>
              <w:right w:val="single" w:color="auto" w:sz="4" w:space="0"/>
            </w:tcBorders>
            <w:shd w:val="clear" w:color="auto" w:fill="FFFFFF"/>
            <w:noWrap w:val="0"/>
            <w:vAlign w:val="center"/>
          </w:tcPr>
          <w:p w14:paraId="33C68D34">
            <w:pPr>
              <w:ind w:firstLine="480"/>
              <w:rPr>
                <w:szCs w:val="21"/>
              </w:rPr>
            </w:pPr>
            <w:r>
              <w:rPr>
                <w:rFonts w:hint="eastAsia"/>
                <w:szCs w:val="21"/>
              </w:rPr>
              <w:t>实践</w:t>
            </w:r>
          </w:p>
        </w:tc>
        <w:tc>
          <w:tcPr>
            <w:tcW w:w="1487" w:type="dxa"/>
            <w:tcBorders>
              <w:top w:val="nil"/>
              <w:left w:val="nil"/>
              <w:bottom w:val="single" w:color="auto" w:sz="4" w:space="0"/>
              <w:right w:val="single" w:color="auto" w:sz="4" w:space="0"/>
            </w:tcBorders>
            <w:noWrap w:val="0"/>
            <w:vAlign w:val="center"/>
          </w:tcPr>
          <w:p w14:paraId="54571F90">
            <w:pPr>
              <w:ind w:firstLine="210" w:firstLineChars="100"/>
            </w:pPr>
            <w:r>
              <w:rPr>
                <w:rFonts w:hint="eastAsia"/>
              </w:rPr>
              <w:t xml:space="preserve">  </w:t>
            </w:r>
            <w:r>
              <w:t>16</w:t>
            </w:r>
          </w:p>
        </w:tc>
      </w:tr>
      <w:tr w14:paraId="3A96F66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888" w:type="dxa"/>
            <w:tcBorders>
              <w:top w:val="nil"/>
              <w:left w:val="single" w:color="auto" w:sz="4" w:space="0"/>
              <w:bottom w:val="single" w:color="auto" w:sz="4" w:space="0"/>
              <w:right w:val="single" w:color="auto" w:sz="4" w:space="0"/>
            </w:tcBorders>
            <w:shd w:val="clear" w:color="auto" w:fill="auto"/>
            <w:noWrap w:val="0"/>
            <w:vAlign w:val="center"/>
          </w:tcPr>
          <w:p w14:paraId="2B84DF91">
            <w:pPr>
              <w:ind w:firstLine="480"/>
              <w:jc w:val="center"/>
            </w:pPr>
            <w:r>
              <w:rPr>
                <w:rFonts w:hint="eastAsia"/>
              </w:rPr>
              <w:t>单元3　</w:t>
            </w:r>
          </w:p>
        </w:tc>
        <w:tc>
          <w:tcPr>
            <w:tcW w:w="4296" w:type="dxa"/>
            <w:gridSpan w:val="3"/>
            <w:tcBorders>
              <w:top w:val="nil"/>
              <w:left w:val="nil"/>
              <w:bottom w:val="single" w:color="auto" w:sz="4" w:space="0"/>
              <w:right w:val="single" w:color="auto" w:sz="4" w:space="0"/>
            </w:tcBorders>
            <w:shd w:val="clear" w:color="auto" w:fill="auto"/>
            <w:noWrap w:val="0"/>
            <w:vAlign w:val="center"/>
          </w:tcPr>
          <w:p w14:paraId="68E76FFA">
            <w:pPr>
              <w:ind w:firstLine="480"/>
            </w:pPr>
            <w:r>
              <w:rPr>
                <w:rFonts w:hint="eastAsia"/>
                <w:szCs w:val="21"/>
              </w:rPr>
              <w:t>学会对插画细节进行刻画，让插画具有细节及内涵。</w:t>
            </w:r>
          </w:p>
        </w:tc>
        <w:tc>
          <w:tcPr>
            <w:tcW w:w="849" w:type="dxa"/>
            <w:vMerge w:val="continue"/>
            <w:tcBorders>
              <w:left w:val="single" w:color="auto" w:sz="4" w:space="0"/>
              <w:right w:val="single" w:color="auto" w:sz="4" w:space="0"/>
            </w:tcBorders>
            <w:shd w:val="clear" w:color="auto" w:fill="auto"/>
            <w:noWrap w:val="0"/>
            <w:vAlign w:val="center"/>
          </w:tcPr>
          <w:p w14:paraId="40E05B22">
            <w:pPr>
              <w:ind w:firstLine="480"/>
            </w:pPr>
          </w:p>
        </w:tc>
        <w:tc>
          <w:tcPr>
            <w:tcW w:w="977" w:type="dxa"/>
            <w:tcBorders>
              <w:top w:val="nil"/>
              <w:left w:val="nil"/>
              <w:bottom w:val="single" w:color="auto" w:sz="4" w:space="0"/>
              <w:right w:val="single" w:color="auto" w:sz="4" w:space="0"/>
            </w:tcBorders>
            <w:shd w:val="clear" w:color="auto" w:fill="FFFFFF"/>
            <w:noWrap w:val="0"/>
            <w:vAlign w:val="center"/>
          </w:tcPr>
          <w:p w14:paraId="38BB1376">
            <w:pPr>
              <w:ind w:firstLine="480"/>
              <w:rPr>
                <w:szCs w:val="21"/>
              </w:rPr>
            </w:pPr>
            <w:r>
              <w:rPr>
                <w:rFonts w:hint="eastAsia"/>
                <w:szCs w:val="21"/>
              </w:rPr>
              <w:t>一体化</w:t>
            </w:r>
          </w:p>
        </w:tc>
        <w:tc>
          <w:tcPr>
            <w:tcW w:w="1487" w:type="dxa"/>
            <w:tcBorders>
              <w:top w:val="nil"/>
              <w:left w:val="nil"/>
              <w:bottom w:val="single" w:color="auto" w:sz="4" w:space="0"/>
              <w:right w:val="single" w:color="auto" w:sz="4" w:space="0"/>
            </w:tcBorders>
            <w:noWrap w:val="0"/>
            <w:vAlign w:val="center"/>
          </w:tcPr>
          <w:p w14:paraId="0FF2B262">
            <w:pPr>
              <w:ind w:firstLine="480"/>
              <w:rPr>
                <w:rFonts w:hint="eastAsia"/>
              </w:rPr>
            </w:pPr>
          </w:p>
        </w:tc>
      </w:tr>
      <w:tr w14:paraId="39B3BB7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497" w:type="dxa"/>
            <w:gridSpan w:val="7"/>
            <w:tcBorders>
              <w:top w:val="single" w:color="auto" w:sz="4" w:space="0"/>
              <w:left w:val="single" w:color="auto" w:sz="4" w:space="0"/>
              <w:bottom w:val="single" w:color="auto" w:sz="4" w:space="0"/>
              <w:right w:val="single" w:color="auto" w:sz="4" w:space="0"/>
            </w:tcBorders>
            <w:noWrap w:val="0"/>
            <w:vAlign w:val="center"/>
          </w:tcPr>
          <w:p w14:paraId="2887A005">
            <w:pPr>
              <w:ind w:firstLine="480"/>
              <w:jc w:val="center"/>
            </w:pPr>
            <w:r>
              <w:rPr>
                <w:rFonts w:hint="eastAsia"/>
              </w:rPr>
              <w:t>学习目标：概括本单元的学习目标，包含知识、技能等目标</w:t>
            </w:r>
          </w:p>
        </w:tc>
      </w:tr>
      <w:tr w14:paraId="6E47131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497" w:type="dxa"/>
            <w:gridSpan w:val="7"/>
            <w:tcBorders>
              <w:top w:val="single" w:color="auto" w:sz="4" w:space="0"/>
              <w:left w:val="single" w:color="auto" w:sz="4" w:space="0"/>
              <w:bottom w:val="single" w:color="auto" w:sz="4" w:space="0"/>
              <w:right w:val="single" w:color="auto" w:sz="4" w:space="0"/>
            </w:tcBorders>
            <w:noWrap w:val="0"/>
            <w:vAlign w:val="center"/>
          </w:tcPr>
          <w:p w14:paraId="0E50330F">
            <w:pPr>
              <w:ind w:firstLine="480"/>
              <w:rPr>
                <w:rFonts w:cs="仿宋_GB2312"/>
                <w:position w:val="6"/>
                <w:szCs w:val="21"/>
              </w:rPr>
            </w:pPr>
            <w:r>
              <w:rPr>
                <w:rFonts w:hint="eastAsia"/>
              </w:rPr>
              <w:t>认知目标：</w:t>
            </w:r>
            <w:r>
              <w:rPr>
                <w:rFonts w:hint="eastAsia" w:cs="仿宋_GB2312"/>
                <w:position w:val="6"/>
                <w:szCs w:val="21"/>
              </w:rPr>
              <w:t>学会分析客户要求，并依据要求完成主题创作训练</w:t>
            </w:r>
          </w:p>
          <w:p w14:paraId="0CA34CCF">
            <w:pPr>
              <w:ind w:firstLine="480"/>
            </w:pPr>
            <w:r>
              <w:rPr>
                <w:rFonts w:hint="eastAsia"/>
              </w:rPr>
              <w:t>技能目标：</w:t>
            </w:r>
            <w:r>
              <w:rPr>
                <w:rFonts w:hint="eastAsia"/>
                <w:szCs w:val="21"/>
              </w:rPr>
              <w:t>完成符合市场需求的商业插画创作，主题、构图、色彩，都需要进行全方位考虑。 </w:t>
            </w:r>
          </w:p>
        </w:tc>
      </w:tr>
      <w:tr w14:paraId="52A044B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192" w:type="dxa"/>
            <w:gridSpan w:val="3"/>
            <w:tcBorders>
              <w:top w:val="single" w:color="auto" w:sz="4" w:space="0"/>
              <w:left w:val="single" w:color="auto" w:sz="4" w:space="0"/>
              <w:bottom w:val="single" w:color="auto" w:sz="4" w:space="0"/>
              <w:right w:val="single" w:color="auto" w:sz="4" w:space="0"/>
            </w:tcBorders>
            <w:noWrap w:val="0"/>
            <w:vAlign w:val="center"/>
          </w:tcPr>
          <w:p w14:paraId="75C79995">
            <w:pPr>
              <w:ind w:firstLine="480"/>
              <w:jc w:val="center"/>
            </w:pPr>
            <w:r>
              <w:rPr>
                <w:rFonts w:hint="eastAsia"/>
              </w:rPr>
              <w:t>主要内容（标注重点和难点）</w:t>
            </w:r>
          </w:p>
        </w:tc>
        <w:tc>
          <w:tcPr>
            <w:tcW w:w="4305" w:type="dxa"/>
            <w:gridSpan w:val="4"/>
            <w:tcBorders>
              <w:top w:val="nil"/>
              <w:left w:val="nil"/>
              <w:bottom w:val="single" w:color="auto" w:sz="4" w:space="0"/>
              <w:right w:val="single" w:color="auto" w:sz="4" w:space="0"/>
            </w:tcBorders>
            <w:noWrap w:val="0"/>
            <w:vAlign w:val="center"/>
          </w:tcPr>
          <w:p w14:paraId="26A17BAE">
            <w:pPr>
              <w:ind w:firstLine="480"/>
            </w:pPr>
            <w:r>
              <w:rPr>
                <w:rFonts w:hint="eastAsia"/>
              </w:rPr>
              <w:t>主要教学方法</w:t>
            </w:r>
          </w:p>
        </w:tc>
      </w:tr>
      <w:tr w14:paraId="1AEEF66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44" w:hRule="atLeast"/>
          <w:jc w:val="center"/>
        </w:trPr>
        <w:tc>
          <w:tcPr>
            <w:tcW w:w="5192"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16FE7225">
            <w:pPr>
              <w:pStyle w:val="15"/>
              <w:ind w:left="111" w:leftChars="53" w:firstLine="0" w:firstLineChars="0"/>
              <w:rPr>
                <w:szCs w:val="21"/>
              </w:rPr>
            </w:pPr>
            <w:r>
              <w:rPr>
                <w:rFonts w:hint="eastAsia"/>
                <w:szCs w:val="21"/>
              </w:rPr>
              <w:t>模块五  色彩的基础</w:t>
            </w:r>
          </w:p>
          <w:p w14:paraId="5C781E75">
            <w:pPr>
              <w:ind w:firstLine="480"/>
              <w:rPr>
                <w:rFonts w:hint="eastAsia"/>
              </w:rPr>
            </w:pPr>
            <w:r>
              <w:rPr>
                <w:rFonts w:hint="eastAsia"/>
              </w:rPr>
              <w:t>一、主题明确 </w:t>
            </w:r>
          </w:p>
          <w:p w14:paraId="190FFD81">
            <w:pPr>
              <w:ind w:firstLine="480"/>
              <w:rPr>
                <w:rFonts w:hint="eastAsia"/>
              </w:rPr>
            </w:pPr>
            <w:r>
              <w:rPr>
                <w:rFonts w:hint="eastAsia"/>
              </w:rPr>
              <w:t>商业插画必须具有鲜明的设计主题，无论采用何种媒介，何种表现手法都应以此作为首要的设计准则。单纯化的表现方法就是把表现对象进行归纳，整合，突出重点的表现对象的基本特征设计主题应该传递特定的信息，就商品广告来讲，广告客户自己要为产品定位，是着力宣传产品的款式，或是产品的耐用性，是着力宣传产品的价格优势，还是产品与众不同的品质。作为设计师，需要根据广告客户的要求，清晰传递某一特定的信息，这才是根本的目的。 </w:t>
            </w:r>
          </w:p>
          <w:p w14:paraId="52110444">
            <w:pPr>
              <w:ind w:firstLine="480"/>
              <w:rPr>
                <w:rFonts w:hint="eastAsia"/>
              </w:rPr>
            </w:pPr>
            <w:r>
              <w:rPr>
                <w:rFonts w:hint="eastAsia"/>
              </w:rPr>
              <w:t>二、创意独特 </w:t>
            </w:r>
          </w:p>
          <w:p w14:paraId="6323FF44">
            <w:pPr>
              <w:ind w:firstLine="480"/>
              <w:rPr>
                <w:rFonts w:hint="eastAsia"/>
              </w:rPr>
            </w:pPr>
            <w:r>
              <w:rPr>
                <w:rFonts w:hint="eastAsia"/>
              </w:rPr>
              <w:t>在同类产品众多的品牌中要做到鹤立鸡群的确不容易，那么独特的创意是解决这个问题的良方。创意就是创造，创造就意味着与众不同，与众不同就不能抄袭别人的，也不能抄袭自己的过去。一个好的创意往往采取一种崭新的观察方式，选取不同寻常的视角，运用独特的表现手法和技巧，对所描绘的事物作出新的发现。 </w:t>
            </w:r>
          </w:p>
          <w:p w14:paraId="63E49D26">
            <w:pPr>
              <w:ind w:firstLine="480"/>
            </w:pPr>
            <w:r>
              <w:rPr>
                <w:rFonts w:hint="eastAsia"/>
              </w:rPr>
              <w:t>重点：面对熟悉的事物，人们的神经往往处于麻痹的状态，信息接受能力底，当一种创意超越了人们的经验，以一种新奇的面貌出现时，就会产生强烈的吸引力。</w:t>
            </w:r>
          </w:p>
          <w:p w14:paraId="3A30EC98">
            <w:pPr>
              <w:ind w:firstLine="480"/>
            </w:pPr>
            <w:r>
              <w:rPr>
                <w:rFonts w:hint="eastAsia"/>
              </w:rPr>
              <w:t>难点：作为设计师，需要根据广告客户的要求，清晰传递某一特定的信息，这才是根本的目的。 </w:t>
            </w:r>
          </w:p>
        </w:tc>
        <w:tc>
          <w:tcPr>
            <w:tcW w:w="4305" w:type="dxa"/>
            <w:gridSpan w:val="4"/>
            <w:tcBorders>
              <w:top w:val="nil"/>
              <w:left w:val="nil"/>
              <w:bottom w:val="single" w:color="auto" w:sz="4" w:space="0"/>
              <w:right w:val="single" w:color="auto" w:sz="4" w:space="0"/>
            </w:tcBorders>
            <w:noWrap w:val="0"/>
            <w:vAlign w:val="center"/>
          </w:tcPr>
          <w:p w14:paraId="3B8A760B">
            <w:pPr>
              <w:ind w:firstLine="480"/>
            </w:pPr>
            <w:r>
              <w:rPr>
                <w:rFonts w:hint="eastAsia"/>
              </w:rPr>
              <w:t>演示教法</w:t>
            </w:r>
          </w:p>
        </w:tc>
      </w:tr>
      <w:tr w14:paraId="6D77BB4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192"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98CBC32">
            <w:pPr>
              <w:ind w:firstLine="480"/>
            </w:pPr>
          </w:p>
        </w:tc>
        <w:tc>
          <w:tcPr>
            <w:tcW w:w="4305" w:type="dxa"/>
            <w:gridSpan w:val="4"/>
            <w:tcBorders>
              <w:top w:val="nil"/>
              <w:left w:val="nil"/>
              <w:bottom w:val="single" w:color="auto" w:sz="4" w:space="0"/>
              <w:right w:val="single" w:color="auto" w:sz="4" w:space="0"/>
            </w:tcBorders>
            <w:noWrap w:val="0"/>
            <w:vAlign w:val="center"/>
          </w:tcPr>
          <w:p w14:paraId="335D8926">
            <w:pPr>
              <w:ind w:firstLine="480"/>
            </w:pPr>
            <w:r>
              <w:rPr>
                <w:rFonts w:hint="eastAsia"/>
              </w:rPr>
              <w:t>教学地点</w:t>
            </w:r>
          </w:p>
        </w:tc>
      </w:tr>
      <w:tr w14:paraId="537436D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87" w:hRule="atLeast"/>
          <w:jc w:val="center"/>
        </w:trPr>
        <w:tc>
          <w:tcPr>
            <w:tcW w:w="5192"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F9FF445">
            <w:pPr>
              <w:ind w:firstLine="480"/>
            </w:pPr>
          </w:p>
        </w:tc>
        <w:tc>
          <w:tcPr>
            <w:tcW w:w="4305" w:type="dxa"/>
            <w:gridSpan w:val="4"/>
            <w:tcBorders>
              <w:top w:val="nil"/>
              <w:left w:val="nil"/>
              <w:bottom w:val="single" w:color="auto" w:sz="4" w:space="0"/>
              <w:right w:val="single" w:color="auto" w:sz="4" w:space="0"/>
            </w:tcBorders>
            <w:noWrap w:val="0"/>
            <w:vAlign w:val="center"/>
          </w:tcPr>
          <w:p w14:paraId="04019897">
            <w:pPr>
              <w:ind w:firstLine="480"/>
            </w:pPr>
            <w:r>
              <w:rPr>
                <w:rFonts w:hint="eastAsia"/>
              </w:rPr>
              <w:t>多媒体画室</w:t>
            </w:r>
          </w:p>
        </w:tc>
      </w:tr>
      <w:tr w14:paraId="3B025FC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192"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B135E85">
            <w:pPr>
              <w:ind w:firstLine="480"/>
            </w:pPr>
          </w:p>
        </w:tc>
        <w:tc>
          <w:tcPr>
            <w:tcW w:w="4305" w:type="dxa"/>
            <w:gridSpan w:val="4"/>
            <w:tcBorders>
              <w:top w:val="nil"/>
              <w:left w:val="nil"/>
              <w:bottom w:val="single" w:color="auto" w:sz="4" w:space="0"/>
              <w:right w:val="single" w:color="auto" w:sz="4" w:space="0"/>
            </w:tcBorders>
            <w:noWrap w:val="0"/>
            <w:vAlign w:val="center"/>
          </w:tcPr>
          <w:p w14:paraId="0DF49396">
            <w:pPr>
              <w:ind w:firstLine="480"/>
            </w:pPr>
            <w:r>
              <w:rPr>
                <w:rFonts w:hint="eastAsia"/>
              </w:rPr>
              <w:t>教学及参考资料</w:t>
            </w:r>
          </w:p>
        </w:tc>
      </w:tr>
      <w:tr w14:paraId="248AC19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5192"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287989A">
            <w:pPr>
              <w:ind w:firstLine="480"/>
            </w:pPr>
          </w:p>
        </w:tc>
        <w:tc>
          <w:tcPr>
            <w:tcW w:w="4305" w:type="dxa"/>
            <w:gridSpan w:val="4"/>
            <w:tcBorders>
              <w:top w:val="nil"/>
              <w:left w:val="nil"/>
              <w:bottom w:val="single" w:color="auto" w:sz="4" w:space="0"/>
              <w:right w:val="single" w:color="auto" w:sz="4" w:space="0"/>
            </w:tcBorders>
            <w:noWrap w:val="0"/>
            <w:vAlign w:val="center"/>
          </w:tcPr>
          <w:p w14:paraId="77FAB8F1">
            <w:pPr>
              <w:ind w:firstLine="480"/>
            </w:pPr>
            <w:r>
              <w:rPr>
                <w:rFonts w:hint="eastAsia"/>
              </w:rPr>
              <w:t>《插画艺术》作者:阿莲娜·拉辅多夫斯加亚 张晨 译</w:t>
            </w:r>
          </w:p>
        </w:tc>
      </w:tr>
      <w:tr w14:paraId="27D9EBA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192"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99BCA7F">
            <w:pPr>
              <w:ind w:firstLine="480"/>
            </w:pPr>
          </w:p>
        </w:tc>
        <w:tc>
          <w:tcPr>
            <w:tcW w:w="4305" w:type="dxa"/>
            <w:gridSpan w:val="4"/>
            <w:tcBorders>
              <w:top w:val="nil"/>
              <w:left w:val="nil"/>
              <w:bottom w:val="single" w:color="auto" w:sz="4" w:space="0"/>
              <w:right w:val="single" w:color="auto" w:sz="4" w:space="0"/>
            </w:tcBorders>
            <w:noWrap w:val="0"/>
            <w:vAlign w:val="center"/>
          </w:tcPr>
          <w:p w14:paraId="2FB16B19">
            <w:pPr>
              <w:ind w:firstLine="480"/>
            </w:pPr>
            <w:r>
              <w:rPr>
                <w:rFonts w:hint="eastAsia"/>
              </w:rPr>
              <w:t>练习与习题建议</w:t>
            </w:r>
          </w:p>
        </w:tc>
      </w:tr>
      <w:tr w14:paraId="464BF1E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5192"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BE47EC5">
            <w:pPr>
              <w:ind w:firstLine="480"/>
            </w:pPr>
          </w:p>
        </w:tc>
        <w:tc>
          <w:tcPr>
            <w:tcW w:w="4305" w:type="dxa"/>
            <w:gridSpan w:val="4"/>
            <w:tcBorders>
              <w:top w:val="nil"/>
              <w:left w:val="nil"/>
              <w:bottom w:val="single" w:color="auto" w:sz="4" w:space="0"/>
              <w:right w:val="single" w:color="auto" w:sz="4" w:space="0"/>
            </w:tcBorders>
            <w:noWrap w:val="0"/>
            <w:vAlign w:val="center"/>
          </w:tcPr>
          <w:p w14:paraId="078783AF">
            <w:pPr>
              <w:pStyle w:val="15"/>
              <w:ind w:left="570" w:firstLine="0" w:firstLineChars="0"/>
              <w:rPr>
                <w:rFonts w:hint="eastAsia"/>
              </w:rPr>
            </w:pPr>
            <w:r>
              <w:rPr>
                <w:rFonts w:hint="eastAsia"/>
              </w:rPr>
              <w:t>命题作业插画：《梦境》</w:t>
            </w:r>
          </w:p>
        </w:tc>
      </w:tr>
      <w:tr w14:paraId="1BF9272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5192" w:type="dxa"/>
            <w:gridSpan w:val="3"/>
            <w:tcBorders>
              <w:top w:val="single" w:color="auto" w:sz="4" w:space="0"/>
              <w:left w:val="single" w:color="auto" w:sz="4" w:space="0"/>
              <w:bottom w:val="single" w:color="auto" w:sz="4" w:space="0"/>
              <w:right w:val="single" w:color="auto" w:sz="4" w:space="0"/>
            </w:tcBorders>
            <w:noWrap w:val="0"/>
            <w:vAlign w:val="center"/>
          </w:tcPr>
          <w:p w14:paraId="240C1B51">
            <w:pPr>
              <w:ind w:firstLine="480"/>
              <w:jc w:val="center"/>
            </w:pPr>
            <w:r>
              <w:rPr>
                <w:rFonts w:hint="eastAsia"/>
              </w:rPr>
              <w:t>考核与评价方式说明</w:t>
            </w:r>
          </w:p>
        </w:tc>
        <w:tc>
          <w:tcPr>
            <w:tcW w:w="4305" w:type="dxa"/>
            <w:gridSpan w:val="4"/>
            <w:tcBorders>
              <w:top w:val="nil"/>
              <w:left w:val="nil"/>
              <w:bottom w:val="single" w:color="auto" w:sz="4" w:space="0"/>
              <w:right w:val="single" w:color="auto" w:sz="4" w:space="0"/>
            </w:tcBorders>
            <w:noWrap w:val="0"/>
            <w:vAlign w:val="center"/>
          </w:tcPr>
          <w:p w14:paraId="18B1885E">
            <w:pPr>
              <w:ind w:firstLine="480"/>
            </w:pPr>
            <w:r>
              <w:rPr>
                <w:rFonts w:hint="eastAsia"/>
              </w:rPr>
              <w:t>权重分配</w:t>
            </w:r>
          </w:p>
        </w:tc>
      </w:tr>
      <w:tr w14:paraId="7774CE6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41" w:hRule="atLeast"/>
          <w:jc w:val="center"/>
        </w:trPr>
        <w:tc>
          <w:tcPr>
            <w:tcW w:w="5192" w:type="dxa"/>
            <w:gridSpan w:val="3"/>
            <w:tcBorders>
              <w:top w:val="single" w:color="auto" w:sz="4" w:space="0"/>
              <w:left w:val="single" w:color="auto" w:sz="4" w:space="0"/>
              <w:bottom w:val="single" w:color="auto" w:sz="4" w:space="0"/>
              <w:right w:val="single" w:color="auto" w:sz="4" w:space="0"/>
            </w:tcBorders>
            <w:noWrap w:val="0"/>
            <w:vAlign w:val="center"/>
          </w:tcPr>
          <w:p w14:paraId="225DB1FB">
            <w:pPr>
              <w:ind w:firstLine="480"/>
              <w:jc w:val="center"/>
            </w:pPr>
            <w:r>
              <w:rPr>
                <w:rFonts w:hint="eastAsia"/>
              </w:rPr>
              <w:t>　色彩的搭配</w:t>
            </w:r>
          </w:p>
        </w:tc>
        <w:tc>
          <w:tcPr>
            <w:tcW w:w="4305" w:type="dxa"/>
            <w:gridSpan w:val="4"/>
            <w:tcBorders>
              <w:top w:val="nil"/>
              <w:left w:val="nil"/>
              <w:bottom w:val="single" w:color="auto" w:sz="4" w:space="0"/>
              <w:right w:val="single" w:color="auto" w:sz="4" w:space="0"/>
            </w:tcBorders>
            <w:noWrap w:val="0"/>
            <w:vAlign w:val="center"/>
          </w:tcPr>
          <w:p w14:paraId="5EF420E2">
            <w:pPr>
              <w:ind w:firstLine="480"/>
            </w:pPr>
            <w:r>
              <w:rPr>
                <w:rFonts w:hint="eastAsia"/>
              </w:rPr>
              <w:t xml:space="preserve">占 </w:t>
            </w:r>
            <w:r>
              <w:t>27</w:t>
            </w:r>
            <w:r>
              <w:rPr>
                <w:rFonts w:hint="eastAsia"/>
              </w:rPr>
              <w:t xml:space="preserve">  %</w:t>
            </w:r>
          </w:p>
        </w:tc>
      </w:tr>
    </w:tbl>
    <w:p w14:paraId="29055AE8">
      <w:pPr>
        <w:pStyle w:val="5"/>
        <w:spacing w:line="360" w:lineRule="auto"/>
        <w:rPr>
          <w:rFonts w:hint="eastAsia" w:ascii="黑体" w:hAnsi="黑体" w:eastAsia="黑体" w:cs="仿宋_GB2312"/>
          <w:b/>
          <w:kern w:val="2"/>
          <w:position w:val="6"/>
          <w:sz w:val="28"/>
          <w:szCs w:val="28"/>
          <w:lang w:eastAsia="zh-CN"/>
        </w:rPr>
      </w:pPr>
      <w:r>
        <w:rPr>
          <w:rFonts w:hint="eastAsia" w:ascii="黑体" w:hAnsi="黑体" w:eastAsia="黑体" w:cs="仿宋_GB2312"/>
          <w:b/>
          <w:kern w:val="2"/>
          <w:position w:val="6"/>
          <w:sz w:val="28"/>
          <w:szCs w:val="28"/>
          <w:lang w:eastAsia="zh-CN"/>
        </w:rPr>
        <w:t>八、课程实施</w:t>
      </w:r>
    </w:p>
    <w:p w14:paraId="49DFCAEE">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1.教学方法建议</w:t>
      </w:r>
    </w:p>
    <w:p w14:paraId="46D36BB3">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 xml:space="preserve">根据本课程的教学目标要求和课程特点以及有关学情，选择适合于本课程的最优化教学法。综合考虑教学效果和教学可操作性等因素，本课程选用讲授法、示范教学法。 </w:t>
      </w:r>
    </w:p>
    <w:p w14:paraId="7DC0CDD6">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2.师资条件要求</w:t>
      </w:r>
    </w:p>
    <w:p w14:paraId="7118486C">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教师应具备教师资格证。</w:t>
      </w:r>
    </w:p>
    <w:p w14:paraId="7D76EE73">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本科或以上相关美术专业的学历。</w:t>
      </w:r>
    </w:p>
    <w:p w14:paraId="23A61C5D">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3.教学条件基本要求</w:t>
      </w:r>
    </w:p>
    <w:p w14:paraId="2B8D7752">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主要包括：画室主要配套教学仪器设备与多媒体，教具包括画架，各种的那个绘画工具，笔记本电脑等。</w:t>
      </w:r>
    </w:p>
    <w:p w14:paraId="1BE93268">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4.教学资源基本要求</w:t>
      </w:r>
    </w:p>
    <w:p w14:paraId="556F40A3">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［1］教材：《插画艺术》作者:阿莲娜·拉辅多夫斯加亚 张晨 译 辽宁科学出版社</w:t>
      </w:r>
    </w:p>
    <w:p w14:paraId="3C19FB8C">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参考：[1] 《插画设计基础教程》作者：(英)劳伦斯·齐格恩 译者：贾茗葳</w:t>
      </w:r>
    </w:p>
    <w:p w14:paraId="2524BF44">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大连理工大学出版社</w:t>
      </w:r>
    </w:p>
    <w:p w14:paraId="5EE0B2E3">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［2］《插画设计》作者：</w:t>
      </w:r>
      <w:bookmarkStart w:id="0" w:name="_Hlt28521382"/>
      <w:bookmarkStart w:id="1" w:name="_Hlt28521383"/>
      <w:r>
        <w:rPr>
          <w:rFonts w:hint="eastAsia" w:ascii="宋体" w:hAnsi="宋体" w:cs="仿宋_GB2312"/>
          <w:position w:val="6"/>
          <w:sz w:val="24"/>
          <w:szCs w:val="24"/>
        </w:rPr>
        <w:t>战宁</w:t>
      </w:r>
      <w:bookmarkEnd w:id="0"/>
      <w:bookmarkEnd w:id="1"/>
      <w:r>
        <w:rPr>
          <w:rFonts w:hint="eastAsia" w:ascii="宋体" w:hAnsi="宋体" w:cs="仿宋_GB2312"/>
          <w:position w:val="6"/>
          <w:sz w:val="24"/>
          <w:szCs w:val="24"/>
        </w:rPr>
        <w:t>东华大学出版社</w:t>
      </w:r>
    </w:p>
    <w:p w14:paraId="7D764263">
      <w:pPr>
        <w:pStyle w:val="5"/>
        <w:spacing w:line="360" w:lineRule="auto"/>
        <w:rPr>
          <w:rFonts w:ascii="黑体" w:hAnsi="黑体" w:eastAsia="黑体" w:cs="仿宋_GB2312"/>
          <w:b/>
          <w:kern w:val="2"/>
          <w:position w:val="6"/>
          <w:sz w:val="28"/>
          <w:szCs w:val="28"/>
        </w:rPr>
      </w:pPr>
      <w:r>
        <w:rPr>
          <w:rFonts w:hint="eastAsia" w:ascii="黑体" w:hAnsi="黑体" w:eastAsia="黑体" w:cs="仿宋_GB2312"/>
          <w:b/>
          <w:kern w:val="2"/>
          <w:position w:val="6"/>
          <w:sz w:val="28"/>
          <w:szCs w:val="28"/>
          <w:lang w:eastAsia="zh-CN"/>
        </w:rPr>
        <w:t>九</w:t>
      </w:r>
      <w:r>
        <w:rPr>
          <w:rFonts w:hint="eastAsia" w:ascii="黑体" w:hAnsi="黑体" w:eastAsia="黑体" w:cs="仿宋_GB2312"/>
          <w:b/>
          <w:kern w:val="2"/>
          <w:position w:val="6"/>
          <w:sz w:val="28"/>
          <w:szCs w:val="28"/>
        </w:rPr>
        <w:t>、教学评价、考核要求</w:t>
      </w:r>
    </w:p>
    <w:p w14:paraId="1BB1781A">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学生出勤率20% +平时作业40%+期末考试40%。</w:t>
      </w:r>
    </w:p>
    <w:p w14:paraId="70CACC18">
      <w:pPr>
        <w:pStyle w:val="5"/>
        <w:spacing w:line="360" w:lineRule="auto"/>
        <w:rPr>
          <w:rFonts w:ascii="黑体" w:hAnsi="黑体" w:eastAsia="黑体" w:cs="仿宋_GB2312"/>
          <w:b/>
          <w:kern w:val="2"/>
          <w:position w:val="6"/>
          <w:sz w:val="28"/>
          <w:szCs w:val="28"/>
        </w:rPr>
      </w:pPr>
      <w:r>
        <w:rPr>
          <w:rFonts w:hint="eastAsia" w:ascii="黑体" w:hAnsi="黑体" w:eastAsia="黑体" w:cs="仿宋_GB2312"/>
          <w:b/>
          <w:kern w:val="2"/>
          <w:position w:val="6"/>
          <w:sz w:val="28"/>
          <w:szCs w:val="28"/>
          <w:lang w:eastAsia="zh-CN"/>
        </w:rPr>
        <w:t>十</w:t>
      </w:r>
      <w:r>
        <w:rPr>
          <w:rFonts w:hint="eastAsia" w:ascii="黑体" w:hAnsi="黑体" w:eastAsia="黑体" w:cs="仿宋_GB2312"/>
          <w:b/>
          <w:kern w:val="2"/>
          <w:position w:val="6"/>
          <w:sz w:val="28"/>
          <w:szCs w:val="28"/>
        </w:rPr>
        <w:t>、编制依据</w:t>
      </w:r>
    </w:p>
    <w:p w14:paraId="2D53EC6E">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该课程标准是以依据服装</w:t>
      </w:r>
      <w:r>
        <w:rPr>
          <w:rFonts w:hint="eastAsia" w:ascii="宋体" w:hAnsi="宋体" w:cs="仿宋_GB2312"/>
          <w:position w:val="6"/>
          <w:sz w:val="24"/>
          <w:szCs w:val="24"/>
          <w:lang w:eastAsia="zh-CN"/>
        </w:rPr>
        <w:t>陈列与展示设计</w:t>
      </w:r>
      <w:r>
        <w:rPr>
          <w:rFonts w:hint="eastAsia" w:ascii="宋体" w:hAnsi="宋体" w:cs="仿宋_GB2312"/>
          <w:position w:val="6"/>
          <w:sz w:val="24"/>
          <w:szCs w:val="24"/>
        </w:rPr>
        <w:t>专业</w:t>
      </w:r>
      <w:r>
        <w:rPr>
          <w:rFonts w:hint="eastAsia" w:ascii="宋体" w:hAnsi="宋体" w:cs="仿宋_GB2312"/>
          <w:position w:val="6"/>
          <w:sz w:val="24"/>
          <w:szCs w:val="24"/>
          <w:lang w:eastAsia="zh-CN"/>
        </w:rPr>
        <w:t>（时尚服装传播方向）</w:t>
      </w:r>
      <w:r>
        <w:rPr>
          <w:rFonts w:hint="eastAsia" w:ascii="宋体" w:hAnsi="宋体" w:cs="仿宋_GB2312"/>
          <w:position w:val="6"/>
          <w:sz w:val="24"/>
          <w:szCs w:val="24"/>
        </w:rPr>
        <w:t>调研报告和人才培养方案而编制的。</w:t>
      </w:r>
    </w:p>
    <w:p w14:paraId="078A1575">
      <w:pPr>
        <w:pStyle w:val="5"/>
        <w:spacing w:line="360" w:lineRule="auto"/>
        <w:rPr>
          <w:rFonts w:hint="eastAsia" w:ascii="黑体" w:hAnsi="黑体" w:eastAsia="黑体" w:cs="仿宋_GB2312"/>
          <w:b/>
          <w:kern w:val="2"/>
          <w:position w:val="6"/>
          <w:sz w:val="28"/>
          <w:szCs w:val="28"/>
          <w:lang w:eastAsia="zh-CN"/>
        </w:rPr>
      </w:pPr>
    </w:p>
    <w:p w14:paraId="7C6F1011">
      <w:pPr>
        <w:pStyle w:val="5"/>
        <w:spacing w:line="360" w:lineRule="auto"/>
        <w:rPr>
          <w:rFonts w:hint="eastAsia" w:ascii="黑体" w:hAnsi="黑体" w:eastAsia="黑体" w:cs="仿宋_GB2312"/>
          <w:b/>
          <w:kern w:val="2"/>
          <w:position w:val="6"/>
          <w:sz w:val="28"/>
          <w:szCs w:val="28"/>
          <w:lang w:eastAsia="zh-CN"/>
        </w:rPr>
      </w:pPr>
    </w:p>
    <w:p w14:paraId="3C1E5647">
      <w:pPr>
        <w:pStyle w:val="5"/>
        <w:spacing w:line="360" w:lineRule="auto"/>
        <w:rPr>
          <w:rFonts w:hint="eastAsia" w:ascii="黑体" w:hAnsi="黑体" w:eastAsia="黑体" w:cs="仿宋_GB2312"/>
          <w:b/>
          <w:kern w:val="2"/>
          <w:position w:val="6"/>
          <w:sz w:val="28"/>
          <w:szCs w:val="28"/>
          <w:lang w:eastAsia="zh-CN"/>
        </w:rPr>
      </w:pPr>
    </w:p>
    <w:p w14:paraId="073AB0F8">
      <w:pPr>
        <w:spacing w:after="600" w:line="460" w:lineRule="exact"/>
        <w:jc w:val="center"/>
        <w:rPr>
          <w:rFonts w:hint="eastAsia" w:ascii="Times New Roman" w:hAnsi="Times New Roman" w:cs="Times New Roman"/>
          <w:b/>
          <w:sz w:val="44"/>
        </w:rPr>
      </w:pPr>
      <w:r>
        <w:rPr>
          <w:rFonts w:hint="eastAsia" w:ascii="Times New Roman" w:hAnsi="Times New Roman" w:cs="Times New Roman"/>
          <w:b/>
          <w:sz w:val="44"/>
        </w:rPr>
        <w:t>《</w:t>
      </w:r>
      <w:r>
        <w:rPr>
          <w:rFonts w:hint="eastAsia" w:cs="Times New Roman"/>
          <w:b/>
          <w:sz w:val="44"/>
          <w:lang w:eastAsia="zh-CN"/>
        </w:rPr>
        <w:t>时尚产品</w:t>
      </w:r>
      <w:r>
        <w:rPr>
          <w:rFonts w:hint="eastAsia" w:ascii="Times New Roman" w:hAnsi="Times New Roman" w:cs="Times New Roman"/>
          <w:b/>
          <w:sz w:val="44"/>
          <w:lang w:eastAsia="zh-CN"/>
        </w:rPr>
        <w:t>策划</w:t>
      </w:r>
      <w:r>
        <w:rPr>
          <w:rFonts w:hint="eastAsia" w:ascii="Times New Roman" w:hAnsi="Times New Roman" w:cs="Times New Roman"/>
          <w:b/>
          <w:sz w:val="44"/>
        </w:rPr>
        <w:t>》</w:t>
      </w:r>
      <w:r>
        <w:rPr>
          <w:rFonts w:hint="eastAsia" w:ascii="Times New Roman" w:hAnsi="Times New Roman" w:cs="Times New Roman"/>
          <w:b/>
          <w:sz w:val="44"/>
          <w:lang w:eastAsia="zh-CN"/>
        </w:rPr>
        <w:t>课程标准</w:t>
      </w:r>
    </w:p>
    <w:p w14:paraId="26883C97">
      <w:pPr>
        <w:ind w:firstLine="0" w:firstLineChars="0"/>
        <w:jc w:val="left"/>
        <w:rPr>
          <w:rFonts w:hint="eastAsia" w:ascii="黑体" w:hAnsi="黑体" w:eastAsia="黑体"/>
          <w:sz w:val="24"/>
          <w:szCs w:val="24"/>
        </w:rPr>
      </w:pPr>
      <w:r>
        <w:rPr>
          <w:rFonts w:hint="eastAsia" w:ascii="黑体" w:hAnsi="黑体" w:eastAsia="黑体"/>
          <w:sz w:val="24"/>
          <w:szCs w:val="24"/>
        </w:rPr>
        <w:t>课程代码：</w:t>
      </w:r>
    </w:p>
    <w:p w14:paraId="2A6C7E1B">
      <w:pPr>
        <w:ind w:firstLine="0" w:firstLineChars="0"/>
        <w:jc w:val="left"/>
        <w:rPr>
          <w:rFonts w:hint="eastAsia" w:ascii="黑体" w:hAnsi="黑体" w:eastAsia="黑体"/>
          <w:sz w:val="24"/>
          <w:szCs w:val="24"/>
        </w:rPr>
      </w:pPr>
      <w:r>
        <w:rPr>
          <w:rFonts w:hint="eastAsia" w:ascii="黑体" w:hAnsi="黑体" w:eastAsia="黑体"/>
          <w:sz w:val="24"/>
          <w:szCs w:val="24"/>
        </w:rPr>
        <w:t>课程承担单位（部门）：</w:t>
      </w:r>
      <w:r>
        <w:rPr>
          <w:rFonts w:hint="eastAsia" w:ascii="黑体" w:hAnsi="黑体" w:eastAsia="黑体"/>
          <w:sz w:val="24"/>
          <w:szCs w:val="24"/>
          <w:lang w:eastAsia="zh-CN"/>
        </w:rPr>
        <w:t>服装教学部</w:t>
      </w:r>
      <w:r>
        <w:rPr>
          <w:rFonts w:hint="eastAsia" w:ascii="黑体" w:hAnsi="黑体" w:eastAsia="黑体"/>
          <w:sz w:val="24"/>
          <w:szCs w:val="24"/>
        </w:rPr>
        <w:t xml:space="preserve">                               </w:t>
      </w:r>
    </w:p>
    <w:p w14:paraId="043EB895">
      <w:pPr>
        <w:ind w:firstLine="0" w:firstLineChars="0"/>
        <w:jc w:val="left"/>
        <w:rPr>
          <w:rFonts w:hint="eastAsia" w:ascii="黑体" w:hAnsi="黑体" w:eastAsia="黑体"/>
          <w:sz w:val="24"/>
          <w:szCs w:val="24"/>
        </w:rPr>
      </w:pPr>
      <w:r>
        <w:rPr>
          <w:rFonts w:hint="eastAsia" w:ascii="黑体" w:hAnsi="黑体" w:eastAsia="黑体"/>
          <w:sz w:val="24"/>
          <w:szCs w:val="24"/>
        </w:rPr>
        <w:t>制定人：</w:t>
      </w:r>
      <w:r>
        <w:rPr>
          <w:rFonts w:hint="eastAsia" w:ascii="黑体" w:hAnsi="黑体" w:eastAsia="黑体"/>
          <w:sz w:val="24"/>
          <w:szCs w:val="24"/>
          <w:lang w:eastAsia="zh-CN"/>
        </w:rPr>
        <w:t>刘勤</w:t>
      </w:r>
      <w:r>
        <w:rPr>
          <w:rFonts w:hint="eastAsia" w:ascii="黑体" w:hAnsi="黑体" w:eastAsia="黑体"/>
          <w:sz w:val="24"/>
          <w:szCs w:val="24"/>
        </w:rPr>
        <w:t xml:space="preserve">                  制定日期：</w:t>
      </w:r>
    </w:p>
    <w:p w14:paraId="6901A0FA">
      <w:pPr>
        <w:ind w:firstLine="0" w:firstLineChars="0"/>
        <w:jc w:val="left"/>
        <w:rPr>
          <w:rFonts w:hint="eastAsia" w:ascii="黑体" w:hAnsi="黑体" w:eastAsia="黑体"/>
          <w:sz w:val="24"/>
          <w:szCs w:val="24"/>
        </w:rPr>
      </w:pPr>
      <w:r>
        <w:rPr>
          <w:rFonts w:hint="eastAsia" w:ascii="黑体" w:hAnsi="黑体" w:eastAsia="黑体"/>
          <w:sz w:val="24"/>
          <w:szCs w:val="24"/>
        </w:rPr>
        <w:t>审核人：                     审核日期：</w:t>
      </w:r>
    </w:p>
    <w:p w14:paraId="5A30DF32">
      <w:pPr>
        <w:ind w:firstLine="0" w:firstLineChars="0"/>
        <w:jc w:val="left"/>
        <w:rPr>
          <w:rFonts w:hint="eastAsia"/>
          <w:b/>
          <w:bCs/>
          <w:sz w:val="24"/>
          <w:szCs w:val="24"/>
        </w:rPr>
      </w:pPr>
      <w:r>
        <w:rPr>
          <w:rFonts w:hint="eastAsia" w:ascii="黑体" w:hAnsi="黑体" w:eastAsia="黑体"/>
          <w:sz w:val="24"/>
          <w:szCs w:val="24"/>
        </w:rPr>
        <w:t>批准人：                     批准日期</w:t>
      </w:r>
    </w:p>
    <w:p w14:paraId="4215F117">
      <w:pPr>
        <w:ind w:firstLine="0" w:firstLineChars="0"/>
        <w:jc w:val="center"/>
        <w:rPr>
          <w:rFonts w:hint="eastAsia" w:ascii="黑体" w:hAnsi="黑体" w:eastAsia="黑体"/>
        </w:rPr>
      </w:pPr>
    </w:p>
    <w:p w14:paraId="004DB15A">
      <w:pPr>
        <w:pStyle w:val="2"/>
        <w:spacing w:before="156" w:after="156"/>
        <w:ind w:firstLine="489" w:firstLineChars="174"/>
      </w:pPr>
      <w:r>
        <w:t>一、适用对象</w:t>
      </w:r>
    </w:p>
    <w:p w14:paraId="651114F9">
      <w:pPr>
        <w:ind w:firstLine="480" w:firstLineChars="200"/>
        <w:jc w:val="left"/>
        <w:rPr>
          <w:rFonts w:hint="eastAsia"/>
          <w:lang w:eastAsia="zh-CN"/>
        </w:rPr>
      </w:pPr>
      <w:r>
        <w:rPr>
          <w:rFonts w:hint="eastAsia" w:ascii="黑体" w:hAnsi="黑体" w:eastAsia="黑体"/>
          <w:sz w:val="24"/>
          <w:szCs w:val="24"/>
        </w:rPr>
        <w:t xml:space="preserve">中等职业学校 </w:t>
      </w:r>
      <w:r>
        <w:rPr>
          <w:rFonts w:hint="eastAsia" w:ascii="黑体" w:hAnsi="黑体" w:eastAsia="黑体"/>
          <w:sz w:val="24"/>
          <w:szCs w:val="24"/>
          <w:lang w:eastAsia="zh-CN"/>
        </w:rPr>
        <w:t>服装陈列与展示设计专业（时尚服装传播方向）</w:t>
      </w:r>
      <w:r>
        <w:rPr>
          <w:rFonts w:hint="eastAsia" w:ascii="黑体" w:hAnsi="黑体" w:eastAsia="黑体"/>
          <w:sz w:val="24"/>
          <w:szCs w:val="24"/>
        </w:rPr>
        <w:t>的学生</w:t>
      </w:r>
    </w:p>
    <w:p w14:paraId="223C9261">
      <w:pPr>
        <w:pStyle w:val="2"/>
        <w:numPr>
          <w:ilvl w:val="0"/>
          <w:numId w:val="0"/>
        </w:numPr>
        <w:spacing w:before="156" w:after="156"/>
        <w:ind w:firstLine="562" w:firstLineChars="200"/>
        <w:rPr>
          <w:rFonts w:hint="eastAsia"/>
        </w:rPr>
      </w:pPr>
      <w:r>
        <w:rPr>
          <w:rFonts w:hint="eastAsia"/>
          <w:lang w:eastAsia="zh-CN"/>
        </w:rPr>
        <w:t>二、</w:t>
      </w:r>
      <w:r>
        <w:rPr>
          <w:rFonts w:hint="eastAsia"/>
        </w:rPr>
        <w:t>适用专业</w:t>
      </w:r>
    </w:p>
    <w:p w14:paraId="3F685999">
      <w:pPr>
        <w:pStyle w:val="2"/>
        <w:numPr>
          <w:ilvl w:val="0"/>
          <w:numId w:val="0"/>
        </w:numPr>
        <w:spacing w:before="156" w:after="156"/>
        <w:ind w:firstLine="720" w:firstLineChars="300"/>
        <w:rPr>
          <w:rFonts w:hint="eastAsia" w:ascii="黑体" w:hAnsi="黑体" w:eastAsia="黑体" w:cs="Times New Roman"/>
          <w:b w:val="0"/>
          <w:bCs w:val="0"/>
          <w:sz w:val="24"/>
          <w:szCs w:val="24"/>
          <w:lang w:eastAsia="zh-CN"/>
        </w:rPr>
      </w:pPr>
      <w:r>
        <w:rPr>
          <w:rFonts w:hint="eastAsia" w:ascii="黑体" w:hAnsi="黑体" w:cs="Times New Roman"/>
          <w:b w:val="0"/>
          <w:bCs w:val="0"/>
          <w:sz w:val="24"/>
          <w:szCs w:val="24"/>
          <w:lang w:eastAsia="zh-CN"/>
        </w:rPr>
        <w:t>服装陈列与展示设计专业</w:t>
      </w:r>
      <w:r>
        <w:rPr>
          <w:rFonts w:hint="eastAsia" w:ascii="黑体" w:hAnsi="黑体" w:eastAsia="黑体" w:cs="Times New Roman"/>
          <w:b w:val="0"/>
          <w:bCs w:val="0"/>
          <w:sz w:val="24"/>
          <w:szCs w:val="24"/>
          <w:lang w:eastAsia="zh-CN"/>
        </w:rPr>
        <w:t>（服装时尚传播方向）</w:t>
      </w:r>
    </w:p>
    <w:p w14:paraId="409A4260">
      <w:pPr>
        <w:pStyle w:val="2"/>
        <w:numPr>
          <w:ilvl w:val="0"/>
          <w:numId w:val="0"/>
        </w:numPr>
        <w:spacing w:before="156" w:after="156"/>
        <w:ind w:firstLine="562" w:firstLineChars="200"/>
      </w:pPr>
      <w:r>
        <w:rPr>
          <w:rFonts w:hint="eastAsia"/>
          <w:lang w:eastAsia="zh-CN"/>
        </w:rPr>
        <w:t>三、</w:t>
      </w:r>
      <w:r>
        <w:rPr>
          <w:rFonts w:hint="eastAsia"/>
        </w:rPr>
        <w:t>课程性质</w:t>
      </w:r>
      <w:r>
        <w:rPr>
          <w:rFonts w:hint="eastAsia"/>
          <w:lang w:eastAsia="zh-CN"/>
        </w:rPr>
        <w:t>、地位、作用</w:t>
      </w:r>
    </w:p>
    <w:p w14:paraId="107878E1">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本课程是</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专业的专业</w:t>
      </w:r>
      <w:r>
        <w:rPr>
          <w:rFonts w:hint="eastAsia" w:ascii="宋体" w:hAnsi="宋体" w:cs="仿宋_GB2312"/>
          <w:position w:val="6"/>
          <w:sz w:val="24"/>
          <w:szCs w:val="24"/>
          <w:lang w:eastAsia="zh-CN"/>
        </w:rPr>
        <w:t>方向</w:t>
      </w:r>
      <w:r>
        <w:rPr>
          <w:rFonts w:hint="eastAsia" w:ascii="宋体" w:hAnsi="宋体" w:cs="仿宋_GB2312"/>
          <w:position w:val="6"/>
          <w:sz w:val="24"/>
          <w:szCs w:val="24"/>
        </w:rPr>
        <w:t>课</w:t>
      </w:r>
      <w:r>
        <w:rPr>
          <w:rFonts w:hint="eastAsia" w:ascii="宋体" w:hAnsi="宋体" w:cs="仿宋_GB2312"/>
          <w:position w:val="6"/>
          <w:sz w:val="24"/>
          <w:szCs w:val="24"/>
          <w:lang w:eastAsia="zh-CN"/>
        </w:rPr>
        <w:t>程</w:t>
      </w:r>
      <w:r>
        <w:rPr>
          <w:rFonts w:hint="eastAsia" w:ascii="宋体" w:hAnsi="宋体" w:cs="仿宋_GB2312"/>
          <w:position w:val="6"/>
          <w:sz w:val="24"/>
          <w:szCs w:val="24"/>
        </w:rPr>
        <w:t>。</w:t>
      </w:r>
    </w:p>
    <w:p w14:paraId="46D42698">
      <w:pPr>
        <w:pStyle w:val="8"/>
        <w:spacing w:line="420" w:lineRule="exact"/>
        <w:ind w:left="0" w:leftChars="0" w:right="-94" w:rightChars="-45" w:firstLine="480" w:firstLineChars="200"/>
        <w:rPr>
          <w:rFonts w:hint="eastAsia" w:ascii="宋体" w:hAnsi="宋体" w:cs="仿宋_GB2312"/>
          <w:position w:val="6"/>
          <w:sz w:val="24"/>
          <w:szCs w:val="24"/>
          <w:lang w:eastAsia="zh-CN"/>
        </w:rPr>
      </w:pPr>
      <w:r>
        <w:rPr>
          <w:rFonts w:hint="eastAsia" w:ascii="宋体" w:hAnsi="宋体" w:cs="仿宋_GB2312"/>
          <w:position w:val="6"/>
          <w:sz w:val="24"/>
          <w:szCs w:val="24"/>
        </w:rPr>
        <w:t>本课程是依据</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专业人才培养目标和相关职业岗位（群）的能力要求而设置的</w:t>
      </w:r>
      <w:r>
        <w:rPr>
          <w:rFonts w:hint="eastAsia" w:ascii="宋体" w:hAnsi="宋体" w:cs="仿宋_GB2312"/>
          <w:position w:val="6"/>
          <w:sz w:val="24"/>
          <w:szCs w:val="24"/>
          <w:lang w:eastAsia="zh-CN"/>
        </w:rPr>
        <w:t>。</w:t>
      </w:r>
      <w:r>
        <w:rPr>
          <w:rFonts w:hint="eastAsia" w:ascii="宋体" w:hAnsi="宋体" w:cs="仿宋_GB2312"/>
          <w:position w:val="6"/>
          <w:sz w:val="24"/>
          <w:szCs w:val="24"/>
          <w:lang w:val="en-US" w:eastAsia="zh-CN"/>
        </w:rPr>
        <w:t>以3至4位学生组成研发小组，通过研究对标品牌的详细参考资料、揣摩创始人的理念；以落实“Y-Jolie”的“春夏或秋冬某季产品策划”为项目教学任务，完成对“Y-Jolie”的品牌定位、品牌塑造、产品规划、品牌推广；所需要的知识、技能及素质等综合训练的学习模式。在课程设置上，前导课程有《服装设计基础》、《服装电脑辅助设计》、《服装材料》、《服装电脑辅助设计》、《服装史》等；同步课程有《服装立体造型》、《服装产品传播》等；后续课程有《毕业设计》《综合实训》等。</w:t>
      </w:r>
    </w:p>
    <w:p w14:paraId="47AFB704">
      <w:pPr>
        <w:pStyle w:val="2"/>
        <w:numPr>
          <w:ilvl w:val="0"/>
          <w:numId w:val="0"/>
        </w:numPr>
        <w:spacing w:before="156" w:after="156"/>
        <w:ind w:firstLine="562" w:firstLineChars="200"/>
        <w:rPr>
          <w:rFonts w:hint="eastAsia"/>
          <w:lang w:eastAsia="zh-CN"/>
        </w:rPr>
      </w:pPr>
      <w:r>
        <w:rPr>
          <w:rFonts w:hint="eastAsia"/>
          <w:lang w:eastAsia="zh-CN"/>
        </w:rPr>
        <w:t>四、课程的教学目标</w:t>
      </w:r>
    </w:p>
    <w:p w14:paraId="514989CB">
      <w:pPr>
        <w:keepNext w:val="0"/>
        <w:keepLines w:val="0"/>
        <w:pageBreakBefore w:val="0"/>
        <w:widowControl w:val="0"/>
        <w:kinsoku/>
        <w:wordWrap/>
        <w:overflowPunct/>
        <w:topLinePunct w:val="0"/>
        <w:autoSpaceDE w:val="0"/>
        <w:autoSpaceDN w:val="0"/>
        <w:bidi w:val="0"/>
        <w:adjustRightInd w:val="0"/>
        <w:snapToGrid/>
        <w:spacing w:line="288"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总体目标</w:t>
      </w:r>
    </w:p>
    <w:p w14:paraId="65C9ADF9">
      <w:pPr>
        <w:keepNext w:val="0"/>
        <w:keepLines w:val="0"/>
        <w:pageBreakBefore w:val="0"/>
        <w:widowControl w:val="0"/>
        <w:kinsoku/>
        <w:wordWrap/>
        <w:overflowPunct/>
        <w:topLinePunct w:val="0"/>
        <w:autoSpaceDE w:val="0"/>
        <w:autoSpaceDN w:val="0"/>
        <w:bidi w:val="0"/>
        <w:adjustRightInd w:val="0"/>
        <w:snapToGrid/>
        <w:spacing w:line="288"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通过本课程的学习实训，使学生掌握高级定制的知识与技能,为学生进行高级定制类的创意设计发挥着指导作用。   </w:t>
      </w:r>
    </w:p>
    <w:p w14:paraId="14369384">
      <w:pPr>
        <w:keepNext w:val="0"/>
        <w:keepLines w:val="0"/>
        <w:pageBreakBefore w:val="0"/>
        <w:widowControl w:val="0"/>
        <w:kinsoku/>
        <w:wordWrap/>
        <w:overflowPunct/>
        <w:topLinePunct w:val="0"/>
        <w:autoSpaceDE w:val="0"/>
        <w:autoSpaceDN w:val="0"/>
        <w:bidi w:val="0"/>
        <w:adjustRightInd w:val="0"/>
        <w:snapToGrid/>
        <w:spacing w:line="288"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1、知识目标 </w:t>
      </w:r>
    </w:p>
    <w:p w14:paraId="2F98A28E">
      <w:pPr>
        <w:keepNext w:val="0"/>
        <w:keepLines w:val="0"/>
        <w:pageBreakBefore w:val="0"/>
        <w:widowControl w:val="0"/>
        <w:kinsoku/>
        <w:wordWrap/>
        <w:overflowPunct/>
        <w:topLinePunct w:val="0"/>
        <w:autoSpaceDE w:val="0"/>
        <w:autoSpaceDN w:val="0"/>
        <w:bidi w:val="0"/>
        <w:adjustRightInd w:val="0"/>
        <w:snapToGrid/>
        <w:spacing w:line="288"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1）通过</w:t>
      </w:r>
      <w:r>
        <w:rPr>
          <w:rFonts w:hint="eastAsia" w:cs="Times New Roman"/>
          <w:kern w:val="2"/>
          <w:sz w:val="24"/>
          <w:szCs w:val="24"/>
          <w:lang w:val="en-US" w:eastAsia="zh-CN" w:bidi="ar-SA"/>
        </w:rPr>
        <w:t>品牌</w:t>
      </w:r>
      <w:r>
        <w:rPr>
          <w:rFonts w:hint="eastAsia" w:ascii="Times New Roman" w:hAnsi="Times New Roman" w:eastAsia="宋体" w:cs="Times New Roman"/>
          <w:kern w:val="2"/>
          <w:sz w:val="24"/>
          <w:szCs w:val="24"/>
          <w:lang w:val="en-US" w:eastAsia="zh-CN" w:bidi="ar-SA"/>
        </w:rPr>
        <w:t>案例，理解匠心概念和意义；</w:t>
      </w:r>
    </w:p>
    <w:p w14:paraId="358503CF">
      <w:pPr>
        <w:keepNext w:val="0"/>
        <w:keepLines w:val="0"/>
        <w:pageBreakBefore w:val="0"/>
        <w:widowControl w:val="0"/>
        <w:kinsoku/>
        <w:wordWrap/>
        <w:overflowPunct/>
        <w:topLinePunct w:val="0"/>
        <w:autoSpaceDE w:val="0"/>
        <w:autoSpaceDN w:val="0"/>
        <w:bidi w:val="0"/>
        <w:adjustRightInd w:val="0"/>
        <w:snapToGrid/>
        <w:spacing w:line="288"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2）通过</w:t>
      </w:r>
      <w:r>
        <w:rPr>
          <w:rFonts w:hint="eastAsia" w:cs="Times New Roman"/>
          <w:kern w:val="2"/>
          <w:sz w:val="24"/>
          <w:szCs w:val="24"/>
          <w:lang w:val="en-US" w:eastAsia="zh-CN" w:bidi="ar-SA"/>
        </w:rPr>
        <w:t>项目</w:t>
      </w:r>
      <w:r>
        <w:rPr>
          <w:rFonts w:hint="eastAsia" w:ascii="Times New Roman" w:hAnsi="Times New Roman" w:eastAsia="宋体" w:cs="Times New Roman"/>
          <w:kern w:val="2"/>
          <w:sz w:val="24"/>
          <w:szCs w:val="24"/>
          <w:lang w:val="en-US" w:eastAsia="zh-CN" w:bidi="ar-SA"/>
        </w:rPr>
        <w:t>要求，传承精细的工艺技巧；</w:t>
      </w:r>
    </w:p>
    <w:p w14:paraId="199E858E">
      <w:pPr>
        <w:keepNext w:val="0"/>
        <w:keepLines w:val="0"/>
        <w:pageBreakBefore w:val="0"/>
        <w:widowControl w:val="0"/>
        <w:kinsoku/>
        <w:wordWrap/>
        <w:overflowPunct/>
        <w:topLinePunct w:val="0"/>
        <w:autoSpaceDE w:val="0"/>
        <w:autoSpaceDN w:val="0"/>
        <w:bidi w:val="0"/>
        <w:adjustRightInd w:val="0"/>
        <w:snapToGrid/>
        <w:spacing w:line="288"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3）通过</w:t>
      </w:r>
      <w:r>
        <w:rPr>
          <w:rFonts w:hint="eastAsia" w:cs="Times New Roman"/>
          <w:kern w:val="2"/>
          <w:sz w:val="24"/>
          <w:szCs w:val="24"/>
          <w:lang w:val="en-US" w:eastAsia="zh-CN" w:bidi="ar-SA"/>
        </w:rPr>
        <w:t>策划思路</w:t>
      </w:r>
      <w:r>
        <w:rPr>
          <w:rFonts w:hint="eastAsia" w:ascii="Times New Roman" w:hAnsi="Times New Roman" w:eastAsia="宋体" w:cs="Times New Roman"/>
          <w:kern w:val="2"/>
          <w:sz w:val="24"/>
          <w:szCs w:val="24"/>
          <w:lang w:val="en-US" w:eastAsia="zh-CN" w:bidi="ar-SA"/>
        </w:rPr>
        <w:t>，学习团队建设及管理；</w:t>
      </w:r>
    </w:p>
    <w:p w14:paraId="35442E86">
      <w:pPr>
        <w:keepNext w:val="0"/>
        <w:keepLines w:val="0"/>
        <w:pageBreakBefore w:val="0"/>
        <w:widowControl w:val="0"/>
        <w:kinsoku/>
        <w:wordWrap/>
        <w:overflowPunct/>
        <w:topLinePunct w:val="0"/>
        <w:autoSpaceDE w:val="0"/>
        <w:autoSpaceDN w:val="0"/>
        <w:bidi w:val="0"/>
        <w:adjustRightInd w:val="0"/>
        <w:snapToGrid/>
        <w:spacing w:line="288"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2、技能目标 </w:t>
      </w:r>
    </w:p>
    <w:p w14:paraId="79D786DD">
      <w:pPr>
        <w:keepNext w:val="0"/>
        <w:keepLines w:val="0"/>
        <w:pageBreakBefore w:val="0"/>
        <w:widowControl w:val="0"/>
        <w:kinsoku/>
        <w:wordWrap/>
        <w:overflowPunct/>
        <w:topLinePunct w:val="0"/>
        <w:autoSpaceDE w:val="0"/>
        <w:autoSpaceDN w:val="0"/>
        <w:bidi w:val="0"/>
        <w:adjustRightInd w:val="0"/>
        <w:snapToGrid/>
        <w:spacing w:line="288"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1）通过研究</w:t>
      </w:r>
      <w:r>
        <w:rPr>
          <w:rFonts w:hint="eastAsia" w:cs="Times New Roman"/>
          <w:kern w:val="2"/>
          <w:sz w:val="24"/>
          <w:szCs w:val="24"/>
          <w:lang w:val="en-US" w:eastAsia="zh-CN" w:bidi="ar-SA"/>
        </w:rPr>
        <w:t>品牌</w:t>
      </w:r>
      <w:r>
        <w:rPr>
          <w:rFonts w:hint="eastAsia" w:ascii="Times New Roman" w:hAnsi="Times New Roman" w:eastAsia="宋体" w:cs="Times New Roman"/>
          <w:kern w:val="2"/>
          <w:sz w:val="24"/>
          <w:szCs w:val="24"/>
          <w:lang w:val="en-US" w:eastAsia="zh-CN" w:bidi="ar-SA"/>
        </w:rPr>
        <w:t>的理念，提高学生对设计创意的的鉴赏力；</w:t>
      </w:r>
    </w:p>
    <w:p w14:paraId="41C0F75E">
      <w:pPr>
        <w:keepNext w:val="0"/>
        <w:keepLines w:val="0"/>
        <w:pageBreakBefore w:val="0"/>
        <w:widowControl w:val="0"/>
        <w:kinsoku/>
        <w:wordWrap/>
        <w:overflowPunct/>
        <w:topLinePunct w:val="0"/>
        <w:autoSpaceDE w:val="0"/>
        <w:autoSpaceDN w:val="0"/>
        <w:bidi w:val="0"/>
        <w:adjustRightInd w:val="0"/>
        <w:snapToGrid/>
        <w:spacing w:line="288"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2）通过</w:t>
      </w:r>
      <w:r>
        <w:rPr>
          <w:rFonts w:hint="eastAsia" w:cs="Times New Roman"/>
          <w:kern w:val="2"/>
          <w:sz w:val="24"/>
          <w:szCs w:val="24"/>
          <w:lang w:val="en-US" w:eastAsia="zh-CN" w:bidi="ar-SA"/>
        </w:rPr>
        <w:t>项目策划</w:t>
      </w:r>
      <w:r>
        <w:rPr>
          <w:rFonts w:hint="eastAsia" w:ascii="Times New Roman" w:hAnsi="Times New Roman" w:eastAsia="宋体" w:cs="Times New Roman"/>
          <w:kern w:val="2"/>
          <w:sz w:val="24"/>
          <w:szCs w:val="24"/>
          <w:lang w:val="en-US" w:eastAsia="zh-CN" w:bidi="ar-SA"/>
        </w:rPr>
        <w:t>的作品，培养学生实现设计创意的执行力；</w:t>
      </w:r>
    </w:p>
    <w:p w14:paraId="4D2E8AE5">
      <w:pPr>
        <w:keepNext w:val="0"/>
        <w:keepLines w:val="0"/>
        <w:pageBreakBefore w:val="0"/>
        <w:widowControl w:val="0"/>
        <w:kinsoku/>
        <w:wordWrap/>
        <w:overflowPunct/>
        <w:topLinePunct w:val="0"/>
        <w:autoSpaceDE w:val="0"/>
        <w:autoSpaceDN w:val="0"/>
        <w:bidi w:val="0"/>
        <w:adjustRightInd w:val="0"/>
        <w:snapToGrid/>
        <w:spacing w:line="288"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3）通过课堂小组作业展示，训练学生的沟通表达能力</w:t>
      </w:r>
    </w:p>
    <w:p w14:paraId="454721E7">
      <w:pPr>
        <w:keepNext w:val="0"/>
        <w:keepLines w:val="0"/>
        <w:pageBreakBefore w:val="0"/>
        <w:widowControl w:val="0"/>
        <w:kinsoku/>
        <w:wordWrap/>
        <w:overflowPunct/>
        <w:topLinePunct w:val="0"/>
        <w:autoSpaceDE w:val="0"/>
        <w:autoSpaceDN w:val="0"/>
        <w:bidi w:val="0"/>
        <w:adjustRightInd w:val="0"/>
        <w:snapToGrid/>
        <w:spacing w:line="288"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3、素质养成目标</w:t>
      </w:r>
    </w:p>
    <w:p w14:paraId="368D8891">
      <w:pPr>
        <w:keepNext w:val="0"/>
        <w:keepLines w:val="0"/>
        <w:pageBreakBefore w:val="0"/>
        <w:widowControl w:val="0"/>
        <w:kinsoku/>
        <w:wordWrap/>
        <w:overflowPunct/>
        <w:topLinePunct w:val="0"/>
        <w:autoSpaceDE w:val="0"/>
        <w:autoSpaceDN w:val="0"/>
        <w:bidi w:val="0"/>
        <w:adjustRightInd w:val="0"/>
        <w:snapToGrid/>
        <w:spacing w:line="288"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1）激发学生在学习上的“自我唤醒”；</w:t>
      </w:r>
    </w:p>
    <w:p w14:paraId="6BDF1B41">
      <w:pPr>
        <w:keepNext w:val="0"/>
        <w:keepLines w:val="0"/>
        <w:pageBreakBefore w:val="0"/>
        <w:widowControl w:val="0"/>
        <w:kinsoku/>
        <w:wordWrap/>
        <w:overflowPunct/>
        <w:topLinePunct w:val="0"/>
        <w:autoSpaceDE w:val="0"/>
        <w:autoSpaceDN w:val="0"/>
        <w:bidi w:val="0"/>
        <w:adjustRightInd w:val="0"/>
        <w:snapToGrid/>
        <w:spacing w:line="288" w:lineRule="auto"/>
        <w:ind w:firstLine="48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2）增强培养匠心精神的意志力；</w:t>
      </w:r>
    </w:p>
    <w:p w14:paraId="7A25DDE9">
      <w:pPr>
        <w:keepNext w:val="0"/>
        <w:keepLines w:val="0"/>
        <w:pageBreakBefore w:val="0"/>
        <w:widowControl w:val="0"/>
        <w:kinsoku/>
        <w:wordWrap/>
        <w:overflowPunct/>
        <w:topLinePunct w:val="0"/>
        <w:autoSpaceDE w:val="0"/>
        <w:autoSpaceDN w:val="0"/>
        <w:bidi w:val="0"/>
        <w:adjustRightInd w:val="0"/>
        <w:snapToGrid/>
        <w:spacing w:line="288" w:lineRule="auto"/>
        <w:ind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3）建立团队精神和集体荣誉感</w:t>
      </w:r>
    </w:p>
    <w:p w14:paraId="19557C6D">
      <w:pPr>
        <w:pStyle w:val="15"/>
        <w:numPr>
          <w:ilvl w:val="0"/>
          <w:numId w:val="0"/>
        </w:numPr>
        <w:spacing w:line="460" w:lineRule="exact"/>
        <w:ind w:left="480" w:leftChars="0"/>
        <w:rPr>
          <w:rFonts w:hint="eastAsia" w:ascii="宋体" w:hAnsi="宋体"/>
          <w:sz w:val="24"/>
          <w:szCs w:val="24"/>
        </w:rPr>
      </w:pPr>
    </w:p>
    <w:p w14:paraId="68876AE0">
      <w:pPr>
        <w:pStyle w:val="2"/>
        <w:numPr>
          <w:ilvl w:val="0"/>
          <w:numId w:val="0"/>
        </w:numPr>
        <w:spacing w:before="156" w:after="156"/>
        <w:ind w:firstLine="562" w:firstLineChars="200"/>
        <w:rPr>
          <w:rFonts w:hint="eastAsia"/>
          <w:lang w:eastAsia="zh-CN"/>
        </w:rPr>
      </w:pPr>
      <w:r>
        <w:rPr>
          <w:rFonts w:hint="eastAsia"/>
          <w:lang w:eastAsia="zh-CN"/>
        </w:rPr>
        <w:t>五、参考学时与学分</w:t>
      </w:r>
    </w:p>
    <w:p w14:paraId="2C8A1513">
      <w:pPr>
        <w:spacing w:line="460" w:lineRule="exact"/>
        <w:rPr>
          <w:rFonts w:hint="eastAsia" w:ascii="宋体" w:hAnsi="宋体"/>
          <w:sz w:val="24"/>
          <w:szCs w:val="24"/>
        </w:rPr>
      </w:pPr>
      <w:r>
        <w:rPr>
          <w:rFonts w:hint="eastAsia" w:ascii="宋体" w:hAnsi="宋体"/>
          <w:sz w:val="24"/>
          <w:szCs w:val="24"/>
        </w:rPr>
        <w:t>1.学时：72</w:t>
      </w:r>
    </w:p>
    <w:p w14:paraId="5E5D7F03">
      <w:pPr>
        <w:spacing w:line="460" w:lineRule="exact"/>
        <w:rPr>
          <w:rFonts w:hint="eastAsia" w:ascii="宋体" w:hAnsi="宋体"/>
          <w:sz w:val="24"/>
          <w:szCs w:val="24"/>
        </w:rPr>
      </w:pPr>
      <w:r>
        <w:rPr>
          <w:rFonts w:hint="eastAsia" w:ascii="宋体" w:hAnsi="宋体"/>
          <w:sz w:val="24"/>
          <w:szCs w:val="24"/>
        </w:rPr>
        <w:t>2.学分：4</w:t>
      </w:r>
    </w:p>
    <w:p w14:paraId="6B212DE7">
      <w:pPr>
        <w:pStyle w:val="2"/>
        <w:numPr>
          <w:ilvl w:val="0"/>
          <w:numId w:val="0"/>
        </w:numPr>
        <w:spacing w:before="156" w:after="156"/>
        <w:ind w:firstLine="562" w:firstLineChars="200"/>
        <w:rPr>
          <w:rFonts w:hint="eastAsia"/>
          <w:lang w:eastAsia="zh-CN"/>
        </w:rPr>
      </w:pPr>
      <w:r>
        <w:rPr>
          <w:rFonts w:hint="eastAsia"/>
          <w:lang w:eastAsia="zh-CN"/>
        </w:rPr>
        <w:t>六、设计思路</w:t>
      </w:r>
    </w:p>
    <w:p w14:paraId="58A8E1C6">
      <w:pPr>
        <w:autoSpaceDE w:val="0"/>
        <w:autoSpaceDN w:val="0"/>
        <w:adjustRightInd w:val="0"/>
        <w:spacing w:line="360" w:lineRule="auto"/>
        <w:ind w:firstLine="480" w:firstLineChars="20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本课程设计思路：是</w:t>
      </w:r>
      <w:r>
        <w:rPr>
          <w:rFonts w:hint="eastAsia" w:cs="Times New Roman"/>
          <w:sz w:val="24"/>
          <w:szCs w:val="24"/>
          <w:lang w:val="en-US" w:eastAsia="zh-CN"/>
        </w:rPr>
        <w:t>服装陈列与展示（时尚服装传播方向）</w:t>
      </w:r>
      <w:r>
        <w:rPr>
          <w:rFonts w:hint="eastAsia" w:ascii="Times New Roman" w:hAnsi="Times New Roman" w:eastAsia="宋体" w:cs="Times New Roman"/>
          <w:kern w:val="2"/>
          <w:sz w:val="24"/>
          <w:szCs w:val="24"/>
          <w:lang w:val="en-US" w:eastAsia="zh-CN" w:bidi="ar-SA"/>
        </w:rPr>
        <w:t>的</w:t>
      </w:r>
      <w:r>
        <w:rPr>
          <w:rFonts w:hint="eastAsia" w:cs="Times New Roman"/>
          <w:kern w:val="2"/>
          <w:sz w:val="24"/>
          <w:szCs w:val="24"/>
          <w:lang w:val="en-US" w:eastAsia="zh-CN" w:bidi="ar-SA"/>
        </w:rPr>
        <w:t>专业高阶</w:t>
      </w:r>
      <w:r>
        <w:rPr>
          <w:rFonts w:hint="eastAsia" w:ascii="Times New Roman" w:hAnsi="Times New Roman" w:eastAsia="宋体" w:cs="Times New Roman"/>
          <w:kern w:val="2"/>
          <w:sz w:val="24"/>
          <w:szCs w:val="24"/>
          <w:lang w:val="en-US" w:eastAsia="zh-CN" w:bidi="ar-SA"/>
        </w:rPr>
        <w:t>课程。以3至4</w:t>
      </w:r>
      <w:r>
        <w:rPr>
          <w:rFonts w:hint="eastAsia" w:cs="Times New Roman"/>
          <w:kern w:val="2"/>
          <w:sz w:val="24"/>
          <w:szCs w:val="24"/>
          <w:lang w:val="en-US" w:eastAsia="zh-CN" w:bidi="ar-SA"/>
        </w:rPr>
        <w:t>位学生组成</w:t>
      </w:r>
      <w:r>
        <w:rPr>
          <w:rFonts w:hint="eastAsia" w:ascii="Times New Roman" w:hAnsi="Times New Roman" w:eastAsia="宋体" w:cs="Times New Roman"/>
          <w:kern w:val="2"/>
          <w:sz w:val="24"/>
          <w:szCs w:val="24"/>
          <w:lang w:val="en-US" w:eastAsia="zh-CN" w:bidi="ar-SA"/>
        </w:rPr>
        <w:t>的</w:t>
      </w:r>
      <w:r>
        <w:rPr>
          <w:rFonts w:hint="eastAsia" w:cs="Times New Roman"/>
          <w:kern w:val="2"/>
          <w:sz w:val="24"/>
          <w:szCs w:val="24"/>
          <w:lang w:val="en-US" w:eastAsia="zh-CN" w:bidi="ar-SA"/>
        </w:rPr>
        <w:t>研发</w:t>
      </w:r>
      <w:r>
        <w:rPr>
          <w:rFonts w:hint="eastAsia" w:ascii="Times New Roman" w:hAnsi="Times New Roman" w:eastAsia="宋体" w:cs="Times New Roman"/>
          <w:kern w:val="2"/>
          <w:sz w:val="24"/>
          <w:szCs w:val="24"/>
          <w:lang w:val="en-US" w:eastAsia="zh-CN" w:bidi="ar-SA"/>
        </w:rPr>
        <w:t>小组</w:t>
      </w:r>
      <w:r>
        <w:rPr>
          <w:rFonts w:hint="eastAsia" w:cs="Times New Roman"/>
          <w:kern w:val="2"/>
          <w:sz w:val="24"/>
          <w:szCs w:val="24"/>
          <w:lang w:val="en-US" w:eastAsia="zh-CN" w:bidi="ar-SA"/>
        </w:rPr>
        <w:t>的学习模式，合作完成对“Y-JIOLE”的品牌定位、品牌形象、产品规划、品牌推广等策划</w:t>
      </w:r>
      <w:r>
        <w:rPr>
          <w:rFonts w:hint="eastAsia" w:ascii="Times New Roman" w:hAnsi="Times New Roman" w:eastAsia="宋体" w:cs="Times New Roman"/>
          <w:kern w:val="2"/>
          <w:sz w:val="24"/>
          <w:szCs w:val="24"/>
          <w:lang w:val="en-US" w:eastAsia="zh-CN" w:bidi="ar-SA"/>
        </w:rPr>
        <w:t>。通过</w:t>
      </w:r>
      <w:r>
        <w:rPr>
          <w:rFonts w:hint="eastAsia" w:cs="Times New Roman"/>
          <w:kern w:val="2"/>
          <w:sz w:val="24"/>
          <w:szCs w:val="24"/>
          <w:lang w:val="en-US" w:eastAsia="zh-CN" w:bidi="ar-SA"/>
        </w:rPr>
        <w:t>研究对标品牌，</w:t>
      </w:r>
      <w:r>
        <w:rPr>
          <w:rFonts w:hint="eastAsia" w:ascii="Times New Roman" w:hAnsi="Times New Roman" w:eastAsia="宋体" w:cs="Times New Roman"/>
          <w:kern w:val="2"/>
          <w:sz w:val="24"/>
          <w:szCs w:val="24"/>
          <w:lang w:val="en-US" w:eastAsia="zh-CN" w:bidi="ar-SA"/>
        </w:rPr>
        <w:t>收集</w:t>
      </w:r>
      <w:r>
        <w:rPr>
          <w:rFonts w:hint="eastAsia" w:cs="Times New Roman"/>
          <w:kern w:val="2"/>
          <w:sz w:val="24"/>
          <w:szCs w:val="24"/>
          <w:lang w:val="en-US" w:eastAsia="zh-CN" w:bidi="ar-SA"/>
        </w:rPr>
        <w:t>参考品牌</w:t>
      </w:r>
      <w:r>
        <w:rPr>
          <w:rFonts w:hint="eastAsia" w:ascii="Times New Roman" w:hAnsi="Times New Roman" w:eastAsia="宋体" w:cs="Times New Roman"/>
          <w:kern w:val="2"/>
          <w:sz w:val="24"/>
          <w:szCs w:val="24"/>
          <w:lang w:val="en-US" w:eastAsia="zh-CN" w:bidi="ar-SA"/>
        </w:rPr>
        <w:t>的详细资料、揣摩</w:t>
      </w:r>
      <w:r>
        <w:rPr>
          <w:rFonts w:hint="eastAsia" w:cs="Times New Roman"/>
          <w:kern w:val="2"/>
          <w:sz w:val="24"/>
          <w:szCs w:val="24"/>
          <w:lang w:val="en-US" w:eastAsia="zh-CN" w:bidi="ar-SA"/>
        </w:rPr>
        <w:t>创始人</w:t>
      </w:r>
      <w:r>
        <w:rPr>
          <w:rFonts w:hint="eastAsia" w:ascii="Times New Roman" w:hAnsi="Times New Roman" w:eastAsia="宋体" w:cs="Times New Roman"/>
          <w:kern w:val="2"/>
          <w:sz w:val="24"/>
          <w:szCs w:val="24"/>
          <w:lang w:val="en-US" w:eastAsia="zh-CN" w:bidi="ar-SA"/>
        </w:rPr>
        <w:t>的理念、分析工艺特色，制定出品流程、大片拍摄、</w:t>
      </w:r>
      <w:r>
        <w:rPr>
          <w:rFonts w:hint="eastAsia" w:cs="Times New Roman"/>
          <w:kern w:val="2"/>
          <w:sz w:val="24"/>
          <w:szCs w:val="24"/>
          <w:lang w:val="en-US" w:eastAsia="zh-CN" w:bidi="ar-SA"/>
        </w:rPr>
        <w:t>产品推广</w:t>
      </w:r>
      <w:r>
        <w:rPr>
          <w:rFonts w:hint="eastAsia" w:ascii="Times New Roman" w:hAnsi="Times New Roman" w:eastAsia="宋体" w:cs="Times New Roman"/>
          <w:kern w:val="2"/>
          <w:sz w:val="24"/>
          <w:szCs w:val="24"/>
          <w:lang w:val="en-US" w:eastAsia="zh-CN" w:bidi="ar-SA"/>
        </w:rPr>
        <w:t>等，模仿也是一种再创作的过程，模仿是本课程的起点，但目的唤醒学生的创新意识。通过这样沉浸式项目模拟教学，让学生最大程度体验</w:t>
      </w:r>
      <w:r>
        <w:rPr>
          <w:rFonts w:hint="eastAsia" w:cs="Times New Roman"/>
          <w:kern w:val="2"/>
          <w:sz w:val="24"/>
          <w:szCs w:val="24"/>
          <w:lang w:val="en-US" w:eastAsia="zh-CN" w:bidi="ar-SA"/>
        </w:rPr>
        <w:t>品牌项目策划的</w:t>
      </w:r>
      <w:r>
        <w:rPr>
          <w:rFonts w:hint="eastAsia" w:ascii="Times New Roman" w:hAnsi="Times New Roman" w:eastAsia="宋体" w:cs="Times New Roman"/>
          <w:kern w:val="2"/>
          <w:sz w:val="24"/>
          <w:szCs w:val="24"/>
          <w:lang w:val="en-US" w:eastAsia="zh-CN" w:bidi="ar-SA"/>
        </w:rPr>
        <w:t>理念。目的是把艺术设计与技术设计有效地结合起来，为后期的《毕业设计》开发性的课程，做了全面性的铺垫。</w:t>
      </w:r>
    </w:p>
    <w:p w14:paraId="732846EF">
      <w:pPr>
        <w:pStyle w:val="2"/>
        <w:spacing w:before="156" w:after="156"/>
        <w:ind w:firstLine="562" w:firstLineChars="200"/>
        <w:rPr>
          <w:rFonts w:hint="eastAsia"/>
        </w:rPr>
      </w:pPr>
      <w:r>
        <w:rPr>
          <w:rFonts w:hint="eastAsia"/>
        </w:rPr>
        <w:t>七、课程内容与教学要求</w:t>
      </w:r>
    </w:p>
    <w:p w14:paraId="71BCCED7">
      <w:pPr>
        <w:widowControl/>
        <w:spacing w:line="360" w:lineRule="auto"/>
        <w:ind w:firstLine="506" w:firstLineChars="210"/>
        <w:rPr>
          <w:rFonts w:hint="eastAsia" w:cs="仿宋_GB2312"/>
          <w:b/>
          <w:kern w:val="2"/>
          <w:position w:val="6"/>
        </w:rPr>
      </w:pPr>
      <w:r>
        <w:rPr>
          <w:rFonts w:hint="eastAsia" w:ascii="宋体" w:hAnsi="宋体" w:cs="仿宋_GB2312"/>
          <w:b/>
          <w:bCs/>
          <w:position w:val="6"/>
          <w:sz w:val="24"/>
          <w:szCs w:val="24"/>
        </w:rPr>
        <w:t>1.课时分配表</w:t>
      </w:r>
    </w:p>
    <w:tbl>
      <w:tblPr>
        <w:tblStyle w:val="9"/>
        <w:tblW w:w="84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9"/>
        <w:gridCol w:w="842"/>
        <w:gridCol w:w="3208"/>
        <w:gridCol w:w="1190"/>
        <w:gridCol w:w="1680"/>
      </w:tblGrid>
      <w:tr w14:paraId="0C767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1509" w:type="dxa"/>
            <w:tcBorders>
              <w:bottom w:val="single" w:color="auto" w:sz="4" w:space="0"/>
            </w:tcBorders>
            <w:vAlign w:val="top"/>
          </w:tcPr>
          <w:p w14:paraId="641ED711">
            <w:pPr>
              <w:widowControl/>
              <w:numPr>
                <w:ilvl w:val="0"/>
                <w:numId w:val="0"/>
              </w:numPr>
              <w:spacing w:line="240" w:lineRule="auto"/>
              <w:jc w:val="left"/>
              <w:rPr>
                <w:rFonts w:hint="eastAsia" w:ascii="宋体" w:hAnsi="宋体"/>
                <w:lang w:eastAsia="zh-CN"/>
              </w:rPr>
            </w:pPr>
          </w:p>
          <w:p w14:paraId="4D3D923B">
            <w:pPr>
              <w:widowControl/>
              <w:numPr>
                <w:ilvl w:val="0"/>
                <w:numId w:val="0"/>
              </w:numPr>
              <w:spacing w:line="240" w:lineRule="auto"/>
              <w:jc w:val="left"/>
              <w:rPr>
                <w:rFonts w:hint="eastAsia" w:ascii="宋体" w:hAnsi="宋体"/>
                <w:lang w:eastAsia="zh-CN"/>
              </w:rPr>
            </w:pPr>
            <w:r>
              <w:rPr>
                <w:rFonts w:hint="eastAsia" w:ascii="宋体" w:hAnsi="宋体"/>
                <w:lang w:eastAsia="zh-CN"/>
              </w:rPr>
              <w:t>模块</w:t>
            </w:r>
          </w:p>
        </w:tc>
        <w:tc>
          <w:tcPr>
            <w:tcW w:w="842" w:type="dxa"/>
            <w:vAlign w:val="top"/>
          </w:tcPr>
          <w:p w14:paraId="5879AEC2">
            <w:pPr>
              <w:widowControl/>
              <w:numPr>
                <w:ilvl w:val="0"/>
                <w:numId w:val="0"/>
              </w:numPr>
              <w:spacing w:line="240" w:lineRule="auto"/>
              <w:jc w:val="left"/>
              <w:rPr>
                <w:rFonts w:hint="eastAsia" w:ascii="宋体" w:hAnsi="宋体"/>
                <w:lang w:eastAsia="zh-CN"/>
              </w:rPr>
            </w:pPr>
          </w:p>
          <w:p w14:paraId="3367EC34">
            <w:pPr>
              <w:widowControl/>
              <w:numPr>
                <w:ilvl w:val="0"/>
                <w:numId w:val="0"/>
              </w:numPr>
              <w:spacing w:line="240" w:lineRule="auto"/>
              <w:jc w:val="left"/>
              <w:rPr>
                <w:rFonts w:hint="eastAsia" w:ascii="宋体" w:hAnsi="宋体"/>
                <w:lang w:eastAsia="zh-CN"/>
              </w:rPr>
            </w:pPr>
            <w:r>
              <w:rPr>
                <w:rFonts w:hint="eastAsia" w:ascii="宋体" w:hAnsi="宋体"/>
                <w:lang w:eastAsia="zh-CN"/>
              </w:rPr>
              <w:t>序号</w:t>
            </w:r>
          </w:p>
        </w:tc>
        <w:tc>
          <w:tcPr>
            <w:tcW w:w="3208" w:type="dxa"/>
            <w:vAlign w:val="top"/>
          </w:tcPr>
          <w:p w14:paraId="15AADFC2">
            <w:pPr>
              <w:widowControl/>
              <w:numPr>
                <w:ilvl w:val="0"/>
                <w:numId w:val="0"/>
              </w:numPr>
              <w:spacing w:line="240" w:lineRule="auto"/>
              <w:jc w:val="left"/>
              <w:rPr>
                <w:rFonts w:hint="eastAsia" w:ascii="宋体" w:hAnsi="宋体"/>
                <w:lang w:eastAsia="zh-CN"/>
              </w:rPr>
            </w:pPr>
          </w:p>
          <w:p w14:paraId="641D80BF">
            <w:pPr>
              <w:widowControl/>
              <w:numPr>
                <w:ilvl w:val="0"/>
                <w:numId w:val="0"/>
              </w:numPr>
              <w:spacing w:line="240" w:lineRule="auto"/>
              <w:ind w:firstLine="210" w:firstLineChars="100"/>
              <w:jc w:val="left"/>
              <w:rPr>
                <w:rFonts w:hint="eastAsia" w:ascii="宋体" w:hAnsi="宋体"/>
                <w:lang w:eastAsia="zh-CN"/>
              </w:rPr>
            </w:pPr>
            <w:r>
              <w:rPr>
                <w:rFonts w:hint="eastAsia" w:ascii="宋体" w:hAnsi="宋体"/>
                <w:lang w:eastAsia="zh-CN"/>
              </w:rPr>
              <w:t>项目内容</w:t>
            </w:r>
          </w:p>
        </w:tc>
        <w:tc>
          <w:tcPr>
            <w:tcW w:w="1190" w:type="dxa"/>
            <w:vAlign w:val="top"/>
          </w:tcPr>
          <w:p w14:paraId="1431ABB5">
            <w:pPr>
              <w:widowControl/>
              <w:numPr>
                <w:ilvl w:val="0"/>
                <w:numId w:val="0"/>
              </w:numPr>
              <w:spacing w:line="240" w:lineRule="auto"/>
              <w:jc w:val="left"/>
              <w:rPr>
                <w:rFonts w:hint="eastAsia" w:ascii="宋体" w:hAnsi="宋体"/>
                <w:lang w:eastAsia="zh-CN"/>
              </w:rPr>
            </w:pPr>
          </w:p>
          <w:p w14:paraId="2727D7B9">
            <w:pPr>
              <w:widowControl/>
              <w:numPr>
                <w:ilvl w:val="0"/>
                <w:numId w:val="0"/>
              </w:numPr>
              <w:spacing w:line="240" w:lineRule="auto"/>
              <w:jc w:val="left"/>
              <w:rPr>
                <w:rFonts w:hint="eastAsia" w:ascii="宋体" w:hAnsi="宋体"/>
                <w:lang w:eastAsia="zh-CN"/>
              </w:rPr>
            </w:pPr>
            <w:r>
              <w:rPr>
                <w:rFonts w:hint="eastAsia" w:ascii="宋体" w:hAnsi="宋体"/>
                <w:lang w:eastAsia="zh-CN"/>
              </w:rPr>
              <w:t>学时分配</w:t>
            </w:r>
          </w:p>
        </w:tc>
        <w:tc>
          <w:tcPr>
            <w:tcW w:w="1680" w:type="dxa"/>
            <w:vAlign w:val="top"/>
          </w:tcPr>
          <w:p w14:paraId="4AE411C7">
            <w:pPr>
              <w:widowControl/>
              <w:numPr>
                <w:ilvl w:val="0"/>
                <w:numId w:val="0"/>
              </w:numPr>
              <w:spacing w:line="240" w:lineRule="auto"/>
              <w:jc w:val="left"/>
              <w:rPr>
                <w:rFonts w:hint="eastAsia" w:ascii="宋体" w:hAnsi="宋体"/>
                <w:lang w:eastAsia="zh-CN"/>
              </w:rPr>
            </w:pPr>
          </w:p>
          <w:p w14:paraId="31AB4577">
            <w:pPr>
              <w:widowControl/>
              <w:numPr>
                <w:ilvl w:val="0"/>
                <w:numId w:val="0"/>
              </w:numPr>
              <w:spacing w:line="240" w:lineRule="auto"/>
              <w:jc w:val="left"/>
              <w:rPr>
                <w:rFonts w:hint="eastAsia" w:ascii="宋体" w:hAnsi="宋体"/>
                <w:lang w:eastAsia="zh-CN"/>
              </w:rPr>
            </w:pPr>
            <w:r>
              <w:rPr>
                <w:rFonts w:hint="eastAsia" w:ascii="宋体" w:hAnsi="宋体"/>
                <w:lang w:eastAsia="zh-CN"/>
              </w:rPr>
              <w:t>备注</w:t>
            </w:r>
          </w:p>
        </w:tc>
      </w:tr>
      <w:tr w14:paraId="426F6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09" w:type="dxa"/>
            <w:vMerge w:val="restart"/>
            <w:tcBorders>
              <w:top w:val="single" w:color="auto" w:sz="4" w:space="0"/>
              <w:left w:val="single" w:color="auto" w:sz="4" w:space="0"/>
              <w:right w:val="single" w:color="auto" w:sz="4" w:space="0"/>
            </w:tcBorders>
            <w:vAlign w:val="top"/>
          </w:tcPr>
          <w:p w14:paraId="66B057DF">
            <w:pPr>
              <w:spacing w:line="360" w:lineRule="auto"/>
              <w:ind w:left="0" w:leftChars="0" w:firstLine="0" w:firstLineChars="0"/>
              <w:jc w:val="left"/>
              <w:rPr>
                <w:rFonts w:hint="eastAsia" w:ascii="宋体" w:hAnsi="宋体"/>
                <w:lang w:eastAsia="zh-CN"/>
              </w:rPr>
            </w:pPr>
            <w:r>
              <w:rPr>
                <w:rFonts w:hint="eastAsia" w:ascii="宋体" w:hAnsi="宋体"/>
                <w:lang w:eastAsia="zh-CN"/>
              </w:rPr>
              <w:t>模块一：</w:t>
            </w:r>
          </w:p>
          <w:p w14:paraId="207B988E">
            <w:pPr>
              <w:ind w:firstLine="0" w:firstLineChars="0"/>
              <w:jc w:val="left"/>
              <w:rPr>
                <w:rFonts w:hint="eastAsia" w:ascii="宋体" w:hAnsi="宋体"/>
              </w:rPr>
            </w:pPr>
            <w:r>
              <w:rPr>
                <w:rFonts w:hint="eastAsia" w:ascii="宋体" w:hAnsi="宋体" w:cs="Times New Roman"/>
                <w:sz w:val="21"/>
                <w:szCs w:val="21"/>
                <w:lang w:val="en-US" w:eastAsia="zh-CN"/>
              </w:rPr>
              <w:t>品牌认知</w:t>
            </w:r>
          </w:p>
        </w:tc>
        <w:tc>
          <w:tcPr>
            <w:tcW w:w="842" w:type="dxa"/>
            <w:tcBorders>
              <w:left w:val="single" w:color="auto" w:sz="4" w:space="0"/>
            </w:tcBorders>
            <w:vAlign w:val="top"/>
          </w:tcPr>
          <w:p w14:paraId="03041CDA">
            <w:pPr>
              <w:ind w:firstLine="0" w:firstLineChars="0"/>
              <w:jc w:val="left"/>
              <w:rPr>
                <w:rFonts w:hint="default" w:ascii="宋体" w:hAnsi="宋体"/>
                <w:lang w:val="en-US" w:eastAsia="zh-CN"/>
              </w:rPr>
            </w:pPr>
            <w:r>
              <w:rPr>
                <w:rFonts w:hint="eastAsia" w:ascii="宋体" w:hAnsi="宋体"/>
                <w:lang w:val="en-US" w:eastAsia="zh-CN"/>
              </w:rPr>
              <w:t>01</w:t>
            </w:r>
          </w:p>
        </w:tc>
        <w:tc>
          <w:tcPr>
            <w:tcW w:w="3208" w:type="dxa"/>
            <w:vAlign w:val="center"/>
          </w:tcPr>
          <w:p w14:paraId="6C152389">
            <w:pPr>
              <w:ind w:firstLine="0" w:firstLineChars="0"/>
              <w:jc w:val="left"/>
              <w:rPr>
                <w:rFonts w:hint="eastAsia" w:ascii="宋体" w:hAnsi="宋体"/>
                <w:lang w:eastAsia="zh-CN"/>
              </w:rPr>
            </w:pPr>
            <w:r>
              <w:rPr>
                <w:rFonts w:hint="eastAsia" w:ascii="宋体" w:hAnsi="宋体"/>
                <w:lang w:eastAsia="zh-CN"/>
              </w:rPr>
              <w:t>品牌的起源</w:t>
            </w:r>
          </w:p>
        </w:tc>
        <w:tc>
          <w:tcPr>
            <w:tcW w:w="1190" w:type="dxa"/>
            <w:vAlign w:val="top"/>
          </w:tcPr>
          <w:p w14:paraId="4EFCFF1F">
            <w:pPr>
              <w:ind w:firstLine="0" w:firstLineChars="0"/>
              <w:jc w:val="left"/>
              <w:rPr>
                <w:rFonts w:hint="default" w:ascii="宋体" w:hAnsi="宋体"/>
                <w:lang w:val="en-US" w:eastAsia="zh-CN"/>
              </w:rPr>
            </w:pPr>
            <w:r>
              <w:rPr>
                <w:rFonts w:hint="eastAsia" w:ascii="宋体" w:hAnsi="宋体"/>
                <w:lang w:val="en-US" w:eastAsia="zh-CN"/>
              </w:rPr>
              <w:t>2</w:t>
            </w:r>
          </w:p>
        </w:tc>
        <w:tc>
          <w:tcPr>
            <w:tcW w:w="1680" w:type="dxa"/>
            <w:vMerge w:val="restart"/>
            <w:vAlign w:val="top"/>
          </w:tcPr>
          <w:p w14:paraId="014E48FD">
            <w:pPr>
              <w:ind w:firstLine="0" w:firstLineChars="0"/>
              <w:jc w:val="left"/>
              <w:rPr>
                <w:rFonts w:hint="eastAsia" w:ascii="宋体" w:hAnsi="宋体"/>
                <w:sz w:val="18"/>
                <w:szCs w:val="18"/>
                <w:lang w:val="en-US" w:eastAsia="zh-CN"/>
              </w:rPr>
            </w:pPr>
            <w:r>
              <w:rPr>
                <w:rFonts w:hint="eastAsia" w:ascii="宋体" w:hAnsi="宋体"/>
                <w:sz w:val="18"/>
                <w:szCs w:val="18"/>
                <w:lang w:val="en-US" w:eastAsia="zh-CN"/>
              </w:rPr>
              <w:t>认识服装品牌</w:t>
            </w:r>
          </w:p>
          <w:p w14:paraId="10DD5F88">
            <w:pPr>
              <w:spacing w:line="240" w:lineRule="auto"/>
              <w:ind w:firstLine="0" w:firstLineChars="0"/>
              <w:jc w:val="left"/>
              <w:rPr>
                <w:rFonts w:hint="eastAsia" w:ascii="宋体" w:hAnsi="宋体"/>
                <w:sz w:val="21"/>
                <w:szCs w:val="21"/>
                <w:lang w:val="en-US" w:eastAsia="zh-CN"/>
              </w:rPr>
            </w:pPr>
          </w:p>
          <w:p w14:paraId="3EAB7773">
            <w:pPr>
              <w:spacing w:line="240" w:lineRule="auto"/>
              <w:ind w:firstLine="0" w:firstLineChars="0"/>
              <w:jc w:val="left"/>
              <w:rPr>
                <w:rFonts w:hint="default" w:ascii="宋体" w:hAnsi="宋体" w:eastAsia="宋体"/>
                <w:lang w:val="en-US" w:eastAsia="zh-CN"/>
              </w:rPr>
            </w:pPr>
            <w:r>
              <w:rPr>
                <w:rFonts w:hint="eastAsia" w:ascii="宋体" w:hAnsi="宋体"/>
                <w:sz w:val="18"/>
                <w:szCs w:val="18"/>
                <w:lang w:val="en-US" w:eastAsia="zh-CN"/>
              </w:rPr>
              <w:t>明确项目策划的具体任务、目标及流程</w:t>
            </w:r>
          </w:p>
        </w:tc>
      </w:tr>
      <w:tr w14:paraId="70824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09" w:type="dxa"/>
            <w:vMerge w:val="continue"/>
            <w:tcBorders>
              <w:left w:val="single" w:color="auto" w:sz="4" w:space="0"/>
              <w:right w:val="single" w:color="auto" w:sz="4" w:space="0"/>
            </w:tcBorders>
            <w:vAlign w:val="top"/>
          </w:tcPr>
          <w:p w14:paraId="75B84204">
            <w:pPr>
              <w:ind w:firstLine="0" w:firstLineChars="0"/>
              <w:jc w:val="left"/>
              <w:rPr>
                <w:rFonts w:hint="eastAsia" w:ascii="宋体" w:hAnsi="宋体"/>
              </w:rPr>
            </w:pPr>
          </w:p>
        </w:tc>
        <w:tc>
          <w:tcPr>
            <w:tcW w:w="842" w:type="dxa"/>
            <w:tcBorders>
              <w:left w:val="single" w:color="auto" w:sz="4" w:space="0"/>
            </w:tcBorders>
            <w:vAlign w:val="top"/>
          </w:tcPr>
          <w:p w14:paraId="263E8DF4">
            <w:pPr>
              <w:ind w:firstLine="0" w:firstLineChars="0"/>
              <w:jc w:val="left"/>
              <w:rPr>
                <w:rFonts w:hint="default" w:ascii="宋体" w:hAnsi="宋体"/>
                <w:lang w:val="en-US" w:eastAsia="zh-CN"/>
              </w:rPr>
            </w:pPr>
            <w:r>
              <w:rPr>
                <w:rFonts w:hint="eastAsia" w:ascii="宋体" w:hAnsi="宋体"/>
                <w:lang w:val="en-US" w:eastAsia="zh-CN"/>
              </w:rPr>
              <w:t>02</w:t>
            </w:r>
          </w:p>
        </w:tc>
        <w:tc>
          <w:tcPr>
            <w:tcW w:w="3208" w:type="dxa"/>
            <w:vAlign w:val="center"/>
          </w:tcPr>
          <w:p w14:paraId="17CEE286">
            <w:pPr>
              <w:widowControl/>
              <w:numPr>
                <w:ilvl w:val="0"/>
                <w:numId w:val="0"/>
              </w:numPr>
              <w:spacing w:line="240" w:lineRule="auto"/>
              <w:jc w:val="left"/>
              <w:rPr>
                <w:rFonts w:hint="eastAsia" w:ascii="宋体" w:hAnsi="宋体" w:eastAsia="宋体"/>
                <w:lang w:eastAsia="zh-CN"/>
              </w:rPr>
            </w:pPr>
            <w:r>
              <w:rPr>
                <w:rFonts w:hint="eastAsia" w:ascii="宋体" w:hAnsi="宋体"/>
                <w:lang w:eastAsia="zh-CN"/>
              </w:rPr>
              <w:t>品牌的定义</w:t>
            </w:r>
          </w:p>
        </w:tc>
        <w:tc>
          <w:tcPr>
            <w:tcW w:w="1190" w:type="dxa"/>
            <w:vAlign w:val="top"/>
          </w:tcPr>
          <w:p w14:paraId="49766057">
            <w:pPr>
              <w:ind w:firstLine="0" w:firstLineChars="0"/>
              <w:jc w:val="left"/>
              <w:rPr>
                <w:rFonts w:hint="default" w:ascii="宋体" w:hAnsi="宋体"/>
                <w:lang w:val="en-US" w:eastAsia="zh-CN"/>
              </w:rPr>
            </w:pPr>
            <w:r>
              <w:rPr>
                <w:rFonts w:hint="eastAsia" w:ascii="宋体" w:hAnsi="宋体"/>
                <w:lang w:val="en-US" w:eastAsia="zh-CN"/>
              </w:rPr>
              <w:t>2</w:t>
            </w:r>
          </w:p>
        </w:tc>
        <w:tc>
          <w:tcPr>
            <w:tcW w:w="1680" w:type="dxa"/>
            <w:vMerge w:val="continue"/>
            <w:vAlign w:val="top"/>
          </w:tcPr>
          <w:p w14:paraId="4CBA2D13">
            <w:pPr>
              <w:spacing w:line="240" w:lineRule="auto"/>
              <w:ind w:firstLine="0" w:firstLineChars="0"/>
              <w:jc w:val="left"/>
              <w:rPr>
                <w:rFonts w:hint="default" w:ascii="宋体" w:hAnsi="宋体" w:eastAsia="宋体"/>
                <w:lang w:val="en-US" w:eastAsia="zh-CN"/>
              </w:rPr>
            </w:pPr>
          </w:p>
        </w:tc>
      </w:tr>
      <w:tr w14:paraId="1297B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09" w:type="dxa"/>
            <w:vMerge w:val="continue"/>
            <w:tcBorders>
              <w:left w:val="single" w:color="auto" w:sz="4" w:space="0"/>
              <w:right w:val="single" w:color="auto" w:sz="4" w:space="0"/>
            </w:tcBorders>
            <w:vAlign w:val="top"/>
          </w:tcPr>
          <w:p w14:paraId="1989B2A4">
            <w:pPr>
              <w:ind w:firstLine="0" w:firstLineChars="0"/>
              <w:jc w:val="left"/>
            </w:pPr>
          </w:p>
        </w:tc>
        <w:tc>
          <w:tcPr>
            <w:tcW w:w="842" w:type="dxa"/>
            <w:tcBorders>
              <w:left w:val="single" w:color="auto" w:sz="4" w:space="0"/>
            </w:tcBorders>
            <w:vAlign w:val="top"/>
          </w:tcPr>
          <w:p w14:paraId="5B6B6F83">
            <w:pPr>
              <w:ind w:firstLine="0" w:firstLineChars="0"/>
              <w:jc w:val="left"/>
              <w:rPr>
                <w:rFonts w:hint="default" w:ascii="宋体" w:hAnsi="宋体"/>
                <w:lang w:val="en-US" w:eastAsia="zh-CN"/>
              </w:rPr>
            </w:pPr>
            <w:r>
              <w:rPr>
                <w:rFonts w:hint="eastAsia" w:ascii="宋体" w:hAnsi="宋体"/>
                <w:lang w:val="en-US" w:eastAsia="zh-CN"/>
              </w:rPr>
              <w:t>03</w:t>
            </w:r>
          </w:p>
        </w:tc>
        <w:tc>
          <w:tcPr>
            <w:tcW w:w="3208" w:type="dxa"/>
            <w:vAlign w:val="center"/>
          </w:tcPr>
          <w:p w14:paraId="33FE6A13">
            <w:pPr>
              <w:ind w:firstLine="0" w:firstLineChars="0"/>
              <w:jc w:val="left"/>
              <w:rPr>
                <w:rFonts w:hint="eastAsia" w:ascii="宋体" w:hAnsi="宋体"/>
                <w:lang w:val="en-US" w:eastAsia="zh-CN"/>
              </w:rPr>
            </w:pPr>
            <w:r>
              <w:rPr>
                <w:rFonts w:hint="eastAsia" w:ascii="宋体" w:hAnsi="宋体"/>
                <w:lang w:eastAsia="zh-CN"/>
              </w:rPr>
              <w:t>品牌的作用与本质</w:t>
            </w:r>
          </w:p>
        </w:tc>
        <w:tc>
          <w:tcPr>
            <w:tcW w:w="1190" w:type="dxa"/>
            <w:vAlign w:val="top"/>
          </w:tcPr>
          <w:p w14:paraId="4E9AEBED">
            <w:pPr>
              <w:ind w:firstLine="0" w:firstLineChars="0"/>
              <w:jc w:val="left"/>
              <w:rPr>
                <w:rFonts w:hint="default" w:ascii="宋体" w:hAnsi="宋体"/>
                <w:lang w:val="en-US" w:eastAsia="zh-CN"/>
              </w:rPr>
            </w:pPr>
            <w:r>
              <w:rPr>
                <w:rFonts w:hint="eastAsia" w:ascii="宋体" w:hAnsi="宋体"/>
                <w:lang w:val="en-US" w:eastAsia="zh-CN"/>
              </w:rPr>
              <w:t>2</w:t>
            </w:r>
          </w:p>
        </w:tc>
        <w:tc>
          <w:tcPr>
            <w:tcW w:w="1680" w:type="dxa"/>
            <w:vMerge w:val="continue"/>
            <w:vAlign w:val="top"/>
          </w:tcPr>
          <w:p w14:paraId="155A49FB">
            <w:pPr>
              <w:ind w:firstLine="0" w:firstLineChars="0"/>
              <w:jc w:val="left"/>
              <w:rPr>
                <w:rFonts w:hint="eastAsia" w:ascii="宋体" w:hAnsi="宋体"/>
                <w:lang w:val="en-US" w:eastAsia="zh-CN"/>
              </w:rPr>
            </w:pPr>
          </w:p>
        </w:tc>
      </w:tr>
      <w:tr w14:paraId="09C05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09" w:type="dxa"/>
            <w:vMerge w:val="continue"/>
            <w:tcBorders>
              <w:left w:val="single" w:color="auto" w:sz="4" w:space="0"/>
              <w:right w:val="single" w:color="auto" w:sz="4" w:space="0"/>
            </w:tcBorders>
            <w:vAlign w:val="top"/>
          </w:tcPr>
          <w:p w14:paraId="6C18ABAD">
            <w:pPr>
              <w:ind w:firstLine="0" w:firstLineChars="0"/>
              <w:jc w:val="left"/>
              <w:rPr>
                <w:rFonts w:hint="eastAsia" w:ascii="宋体" w:hAnsi="宋体"/>
                <w:lang w:val="en-US" w:eastAsia="zh-CN"/>
              </w:rPr>
            </w:pPr>
          </w:p>
        </w:tc>
        <w:tc>
          <w:tcPr>
            <w:tcW w:w="842" w:type="dxa"/>
            <w:tcBorders>
              <w:left w:val="single" w:color="auto" w:sz="4" w:space="0"/>
            </w:tcBorders>
            <w:vAlign w:val="top"/>
          </w:tcPr>
          <w:p w14:paraId="47B361BA">
            <w:pPr>
              <w:ind w:firstLine="0" w:firstLineChars="0"/>
              <w:jc w:val="left"/>
              <w:rPr>
                <w:rFonts w:hint="default" w:ascii="宋体" w:hAnsi="宋体"/>
                <w:lang w:val="en-US" w:eastAsia="zh-CN"/>
              </w:rPr>
            </w:pPr>
            <w:r>
              <w:rPr>
                <w:rFonts w:hint="eastAsia" w:ascii="宋体" w:hAnsi="宋体"/>
                <w:lang w:val="en-US" w:eastAsia="zh-CN"/>
              </w:rPr>
              <w:t>04</w:t>
            </w:r>
          </w:p>
        </w:tc>
        <w:tc>
          <w:tcPr>
            <w:tcW w:w="3208" w:type="dxa"/>
            <w:vAlign w:val="center"/>
          </w:tcPr>
          <w:p w14:paraId="54D38C4E">
            <w:pPr>
              <w:widowControl/>
              <w:numPr>
                <w:ilvl w:val="0"/>
                <w:numId w:val="0"/>
              </w:numPr>
              <w:spacing w:line="240" w:lineRule="auto"/>
              <w:jc w:val="left"/>
              <w:rPr>
                <w:rFonts w:hint="eastAsia" w:ascii="宋体" w:hAnsi="宋体"/>
                <w:lang w:val="en-US" w:eastAsia="zh-CN"/>
              </w:rPr>
            </w:pPr>
            <w:r>
              <w:rPr>
                <w:rFonts w:hint="eastAsia" w:ascii="宋体" w:hAnsi="宋体"/>
                <w:lang w:eastAsia="zh-CN"/>
              </w:rPr>
              <w:t>成衣品牌的构建</w:t>
            </w:r>
          </w:p>
        </w:tc>
        <w:tc>
          <w:tcPr>
            <w:tcW w:w="1190" w:type="dxa"/>
            <w:vAlign w:val="top"/>
          </w:tcPr>
          <w:p w14:paraId="1F1B604A">
            <w:pPr>
              <w:ind w:firstLine="0" w:firstLineChars="0"/>
              <w:jc w:val="left"/>
              <w:rPr>
                <w:rFonts w:hint="default" w:ascii="宋体" w:hAnsi="宋体"/>
                <w:lang w:val="en-US" w:eastAsia="zh-CN"/>
              </w:rPr>
            </w:pPr>
            <w:r>
              <w:rPr>
                <w:rFonts w:hint="eastAsia" w:ascii="宋体" w:hAnsi="宋体"/>
                <w:lang w:val="en-US" w:eastAsia="zh-CN"/>
              </w:rPr>
              <w:t>2</w:t>
            </w:r>
          </w:p>
        </w:tc>
        <w:tc>
          <w:tcPr>
            <w:tcW w:w="1680" w:type="dxa"/>
            <w:vMerge w:val="continue"/>
            <w:vAlign w:val="top"/>
          </w:tcPr>
          <w:p w14:paraId="60758EBA">
            <w:pPr>
              <w:ind w:firstLine="0" w:firstLineChars="0"/>
              <w:jc w:val="left"/>
              <w:rPr>
                <w:rFonts w:hint="eastAsia" w:ascii="宋体" w:hAnsi="宋体"/>
                <w:lang w:val="en-US" w:eastAsia="zh-CN"/>
              </w:rPr>
            </w:pPr>
          </w:p>
        </w:tc>
      </w:tr>
      <w:tr w14:paraId="5E992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09" w:type="dxa"/>
            <w:vMerge w:val="restart"/>
            <w:tcBorders>
              <w:left w:val="single" w:color="auto" w:sz="4" w:space="0"/>
              <w:right w:val="single" w:color="auto" w:sz="4" w:space="0"/>
            </w:tcBorders>
            <w:vAlign w:val="top"/>
          </w:tcPr>
          <w:p w14:paraId="779EE7C8">
            <w:pPr>
              <w:ind w:firstLine="0" w:firstLineChars="0"/>
              <w:jc w:val="left"/>
              <w:rPr>
                <w:rFonts w:hint="eastAsia" w:ascii="宋体" w:hAnsi="宋体"/>
                <w:lang w:eastAsia="zh-CN"/>
              </w:rPr>
            </w:pPr>
            <w:r>
              <w:rPr>
                <w:rFonts w:hint="eastAsia" w:ascii="宋体" w:hAnsi="宋体"/>
                <w:lang w:eastAsia="zh-CN"/>
              </w:rPr>
              <w:t>模块二：</w:t>
            </w:r>
          </w:p>
          <w:p w14:paraId="02674C54">
            <w:pPr>
              <w:widowControl/>
              <w:spacing w:line="360" w:lineRule="auto"/>
              <w:ind w:left="0" w:leftChars="0" w:firstLine="0" w:firstLineChars="0"/>
              <w:jc w:val="left"/>
              <w:rPr>
                <w:rFonts w:hint="eastAsia" w:ascii="宋体" w:hAnsi="宋体" w:cs="Times New Roman"/>
                <w:sz w:val="21"/>
                <w:szCs w:val="21"/>
              </w:rPr>
            </w:pPr>
            <w:r>
              <w:rPr>
                <w:rFonts w:hint="eastAsia" w:ascii="宋体" w:hAnsi="宋体" w:cs="Times New Roman"/>
                <w:sz w:val="21"/>
                <w:szCs w:val="21"/>
                <w:lang w:val="en-US" w:eastAsia="zh-CN"/>
              </w:rPr>
              <w:t>品牌定位</w:t>
            </w:r>
            <w:r>
              <w:rPr>
                <w:rFonts w:hint="eastAsia" w:ascii="宋体" w:hAnsi="宋体" w:cs="Times New Roman"/>
                <w:sz w:val="21"/>
                <w:szCs w:val="21"/>
                <w:lang w:val="en-US" w:eastAsia="zh-CN"/>
              </w:rPr>
              <w:br w:type="textWrapping"/>
            </w:r>
            <w:r>
              <w:rPr>
                <w:rFonts w:hint="eastAsia" w:ascii="宋体" w:hAnsi="宋体" w:cs="Times New Roman"/>
                <w:sz w:val="21"/>
                <w:szCs w:val="21"/>
                <w:lang w:val="en-US" w:eastAsia="zh-CN"/>
              </w:rPr>
              <w:t>项目立项</w:t>
            </w:r>
          </w:p>
          <w:p w14:paraId="283E515C">
            <w:pPr>
              <w:ind w:firstLine="0" w:firstLineChars="0"/>
              <w:jc w:val="left"/>
              <w:rPr>
                <w:rFonts w:hint="eastAsia" w:ascii="宋体" w:hAnsi="宋体"/>
                <w:lang w:val="en-US" w:eastAsia="zh-CN"/>
              </w:rPr>
            </w:pPr>
          </w:p>
        </w:tc>
        <w:tc>
          <w:tcPr>
            <w:tcW w:w="842" w:type="dxa"/>
            <w:tcBorders>
              <w:left w:val="single" w:color="auto" w:sz="4" w:space="0"/>
            </w:tcBorders>
            <w:vAlign w:val="top"/>
          </w:tcPr>
          <w:p w14:paraId="658D7F95">
            <w:pPr>
              <w:ind w:firstLine="0" w:firstLineChars="0"/>
              <w:jc w:val="left"/>
              <w:rPr>
                <w:rFonts w:hint="default" w:ascii="宋体" w:hAnsi="宋体"/>
                <w:lang w:val="en-US" w:eastAsia="zh-CN"/>
              </w:rPr>
            </w:pPr>
            <w:r>
              <w:rPr>
                <w:rFonts w:hint="eastAsia" w:ascii="宋体" w:hAnsi="宋体"/>
                <w:lang w:val="en-US" w:eastAsia="zh-CN"/>
              </w:rPr>
              <w:t>01</w:t>
            </w:r>
          </w:p>
        </w:tc>
        <w:tc>
          <w:tcPr>
            <w:tcW w:w="3208" w:type="dxa"/>
            <w:vAlign w:val="center"/>
          </w:tcPr>
          <w:p w14:paraId="37005845">
            <w:pPr>
              <w:ind w:firstLine="0" w:firstLineChars="0"/>
              <w:jc w:val="left"/>
              <w:rPr>
                <w:rFonts w:hint="eastAsia" w:ascii="宋体" w:hAnsi="宋体"/>
                <w:lang w:val="en-US" w:eastAsia="zh-CN"/>
              </w:rPr>
            </w:pPr>
            <w:r>
              <w:rPr>
                <w:rFonts w:hint="eastAsia" w:ascii="宋体" w:hAnsi="宋体"/>
                <w:lang w:eastAsia="zh-CN"/>
              </w:rPr>
              <w:t>成衣品牌的现状分析</w:t>
            </w:r>
          </w:p>
        </w:tc>
        <w:tc>
          <w:tcPr>
            <w:tcW w:w="1190" w:type="dxa"/>
            <w:vAlign w:val="top"/>
          </w:tcPr>
          <w:p w14:paraId="089DC8AD">
            <w:pPr>
              <w:ind w:firstLine="0" w:firstLineChars="0"/>
              <w:jc w:val="left"/>
              <w:rPr>
                <w:rFonts w:hint="default" w:ascii="宋体" w:hAnsi="宋体"/>
                <w:lang w:val="en-US" w:eastAsia="zh-CN"/>
              </w:rPr>
            </w:pPr>
            <w:r>
              <w:rPr>
                <w:rFonts w:hint="eastAsia" w:ascii="宋体" w:hAnsi="宋体"/>
                <w:lang w:val="en-US" w:eastAsia="zh-CN"/>
              </w:rPr>
              <w:t>4</w:t>
            </w:r>
          </w:p>
        </w:tc>
        <w:tc>
          <w:tcPr>
            <w:tcW w:w="1680" w:type="dxa"/>
            <w:vMerge w:val="restart"/>
            <w:vAlign w:val="top"/>
          </w:tcPr>
          <w:p w14:paraId="2523A3CC">
            <w:pPr>
              <w:spacing w:line="240" w:lineRule="auto"/>
              <w:ind w:firstLine="0" w:firstLineChars="0"/>
              <w:jc w:val="left"/>
              <w:rPr>
                <w:rFonts w:hint="eastAsia" w:ascii="宋体" w:hAnsi="宋体"/>
                <w:sz w:val="21"/>
                <w:szCs w:val="21"/>
                <w:lang w:val="en-US" w:eastAsia="zh-CN"/>
              </w:rPr>
            </w:pPr>
          </w:p>
          <w:p w14:paraId="62A24261">
            <w:pPr>
              <w:spacing w:line="240" w:lineRule="auto"/>
              <w:ind w:firstLine="0" w:firstLineChars="0"/>
              <w:jc w:val="left"/>
              <w:rPr>
                <w:rFonts w:hint="default" w:ascii="宋体" w:hAnsi="宋体"/>
                <w:lang w:val="en-US" w:eastAsia="zh-CN"/>
              </w:rPr>
            </w:pPr>
            <w:r>
              <w:rPr>
                <w:rFonts w:hint="eastAsia" w:ascii="宋体" w:hAnsi="宋体"/>
                <w:sz w:val="18"/>
                <w:szCs w:val="18"/>
                <w:lang w:val="en-US" w:eastAsia="zh-CN"/>
              </w:rPr>
              <w:t>组建学习小组，根据项目任务进行资源拓展，收集资讯、制定计划，完成提案通过立项。</w:t>
            </w:r>
          </w:p>
        </w:tc>
      </w:tr>
      <w:tr w14:paraId="34A80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09" w:type="dxa"/>
            <w:vMerge w:val="continue"/>
            <w:tcBorders>
              <w:left w:val="single" w:color="auto" w:sz="4" w:space="0"/>
              <w:right w:val="single" w:color="auto" w:sz="4" w:space="0"/>
            </w:tcBorders>
            <w:vAlign w:val="top"/>
          </w:tcPr>
          <w:p w14:paraId="74FC0D2A">
            <w:pPr>
              <w:ind w:firstLine="0" w:firstLineChars="0"/>
              <w:jc w:val="left"/>
              <w:rPr>
                <w:rFonts w:hint="eastAsia" w:ascii="宋体" w:hAnsi="宋体"/>
                <w:lang w:val="en-US" w:eastAsia="zh-CN"/>
              </w:rPr>
            </w:pPr>
          </w:p>
        </w:tc>
        <w:tc>
          <w:tcPr>
            <w:tcW w:w="842" w:type="dxa"/>
            <w:tcBorders>
              <w:left w:val="single" w:color="auto" w:sz="4" w:space="0"/>
            </w:tcBorders>
            <w:vAlign w:val="top"/>
          </w:tcPr>
          <w:p w14:paraId="75E47B2C">
            <w:pPr>
              <w:ind w:firstLine="0" w:firstLineChars="0"/>
              <w:jc w:val="left"/>
              <w:rPr>
                <w:rFonts w:hint="default" w:ascii="宋体" w:hAnsi="宋体"/>
                <w:lang w:val="en-US" w:eastAsia="zh-CN"/>
              </w:rPr>
            </w:pPr>
            <w:r>
              <w:rPr>
                <w:rFonts w:hint="eastAsia" w:ascii="宋体" w:hAnsi="宋体"/>
                <w:lang w:val="en-US" w:eastAsia="zh-CN"/>
              </w:rPr>
              <w:t>02</w:t>
            </w:r>
          </w:p>
        </w:tc>
        <w:tc>
          <w:tcPr>
            <w:tcW w:w="3208" w:type="dxa"/>
            <w:vAlign w:val="center"/>
          </w:tcPr>
          <w:p w14:paraId="355CE096">
            <w:pPr>
              <w:ind w:firstLine="0" w:firstLineChars="0"/>
              <w:jc w:val="left"/>
              <w:rPr>
                <w:rFonts w:hint="eastAsia" w:ascii="宋体" w:hAnsi="宋体"/>
                <w:lang w:val="en-US" w:eastAsia="zh-CN"/>
              </w:rPr>
            </w:pPr>
            <w:r>
              <w:rPr>
                <w:rFonts w:hint="eastAsia" w:ascii="宋体" w:hAnsi="宋体"/>
                <w:lang w:val="en-US" w:eastAsia="zh-CN"/>
              </w:rPr>
              <w:t>成衣品牌定位拟人化及命名</w:t>
            </w:r>
          </w:p>
        </w:tc>
        <w:tc>
          <w:tcPr>
            <w:tcW w:w="1190" w:type="dxa"/>
            <w:vAlign w:val="top"/>
          </w:tcPr>
          <w:p w14:paraId="1C755D85">
            <w:pPr>
              <w:ind w:firstLine="0" w:firstLineChars="0"/>
              <w:jc w:val="left"/>
              <w:rPr>
                <w:rFonts w:hint="default" w:ascii="宋体" w:hAnsi="宋体"/>
                <w:lang w:val="en-US" w:eastAsia="zh-CN"/>
              </w:rPr>
            </w:pPr>
            <w:r>
              <w:rPr>
                <w:rFonts w:hint="eastAsia" w:ascii="宋体" w:hAnsi="宋体"/>
                <w:lang w:val="en-US" w:eastAsia="zh-CN"/>
              </w:rPr>
              <w:t>4</w:t>
            </w:r>
          </w:p>
        </w:tc>
        <w:tc>
          <w:tcPr>
            <w:tcW w:w="1680" w:type="dxa"/>
            <w:vMerge w:val="continue"/>
            <w:vAlign w:val="top"/>
          </w:tcPr>
          <w:p w14:paraId="59C52433">
            <w:pPr>
              <w:ind w:firstLine="0" w:firstLineChars="0"/>
              <w:jc w:val="left"/>
              <w:rPr>
                <w:rFonts w:hint="eastAsia" w:ascii="宋体" w:hAnsi="宋体"/>
                <w:lang w:val="en-US" w:eastAsia="zh-CN"/>
              </w:rPr>
            </w:pPr>
          </w:p>
        </w:tc>
      </w:tr>
      <w:tr w14:paraId="4BFB5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09" w:type="dxa"/>
            <w:vMerge w:val="continue"/>
            <w:tcBorders>
              <w:left w:val="single" w:color="auto" w:sz="4" w:space="0"/>
              <w:right w:val="single" w:color="auto" w:sz="4" w:space="0"/>
            </w:tcBorders>
            <w:vAlign w:val="top"/>
          </w:tcPr>
          <w:p w14:paraId="0187329D">
            <w:pPr>
              <w:ind w:firstLine="0" w:firstLineChars="0"/>
              <w:jc w:val="left"/>
              <w:rPr>
                <w:rFonts w:hint="eastAsia" w:ascii="宋体" w:hAnsi="宋体"/>
                <w:lang w:val="en-US" w:eastAsia="zh-CN"/>
              </w:rPr>
            </w:pPr>
          </w:p>
        </w:tc>
        <w:tc>
          <w:tcPr>
            <w:tcW w:w="842" w:type="dxa"/>
            <w:tcBorders>
              <w:left w:val="single" w:color="auto" w:sz="4" w:space="0"/>
            </w:tcBorders>
            <w:vAlign w:val="top"/>
          </w:tcPr>
          <w:p w14:paraId="15EDD072">
            <w:pPr>
              <w:ind w:firstLine="0" w:firstLineChars="0"/>
              <w:jc w:val="left"/>
              <w:rPr>
                <w:rFonts w:hint="default" w:ascii="宋体" w:hAnsi="宋体"/>
                <w:lang w:val="en-US" w:eastAsia="zh-CN"/>
              </w:rPr>
            </w:pPr>
            <w:r>
              <w:rPr>
                <w:rFonts w:hint="eastAsia" w:ascii="宋体" w:hAnsi="宋体"/>
                <w:lang w:val="en-US" w:eastAsia="zh-CN"/>
              </w:rPr>
              <w:t>03</w:t>
            </w:r>
          </w:p>
        </w:tc>
        <w:tc>
          <w:tcPr>
            <w:tcW w:w="3208" w:type="dxa"/>
            <w:vAlign w:val="center"/>
          </w:tcPr>
          <w:p w14:paraId="5BAAC4BB">
            <w:pPr>
              <w:ind w:firstLine="0" w:firstLineChars="0"/>
              <w:jc w:val="left"/>
              <w:rPr>
                <w:rFonts w:hint="eastAsia" w:ascii="宋体" w:hAnsi="宋体"/>
                <w:lang w:val="en-US" w:eastAsia="zh-CN"/>
              </w:rPr>
            </w:pPr>
            <w:r>
              <w:rPr>
                <w:rFonts w:hint="eastAsia" w:ascii="宋体" w:hAnsi="宋体"/>
                <w:lang w:val="en-US" w:eastAsia="zh-CN"/>
              </w:rPr>
              <w:t>成衣品牌故事写作</w:t>
            </w:r>
          </w:p>
        </w:tc>
        <w:tc>
          <w:tcPr>
            <w:tcW w:w="1190" w:type="dxa"/>
            <w:vAlign w:val="top"/>
          </w:tcPr>
          <w:p w14:paraId="29FB875A">
            <w:pPr>
              <w:ind w:firstLine="0" w:firstLineChars="0"/>
              <w:jc w:val="left"/>
              <w:rPr>
                <w:rFonts w:hint="default" w:ascii="宋体" w:hAnsi="宋体"/>
                <w:lang w:val="en-US" w:eastAsia="zh-CN"/>
              </w:rPr>
            </w:pPr>
            <w:r>
              <w:rPr>
                <w:rFonts w:hint="eastAsia" w:ascii="宋体" w:hAnsi="宋体"/>
                <w:lang w:val="en-US" w:eastAsia="zh-CN"/>
              </w:rPr>
              <w:t>4</w:t>
            </w:r>
          </w:p>
        </w:tc>
        <w:tc>
          <w:tcPr>
            <w:tcW w:w="1680" w:type="dxa"/>
            <w:vMerge w:val="continue"/>
            <w:vAlign w:val="top"/>
          </w:tcPr>
          <w:p w14:paraId="6F28C47F">
            <w:pPr>
              <w:ind w:firstLine="0" w:firstLineChars="0"/>
              <w:jc w:val="left"/>
              <w:rPr>
                <w:rFonts w:hint="eastAsia" w:ascii="宋体" w:hAnsi="宋体"/>
                <w:lang w:val="en-US" w:eastAsia="zh-CN"/>
              </w:rPr>
            </w:pPr>
          </w:p>
        </w:tc>
      </w:tr>
      <w:tr w14:paraId="4FA92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09" w:type="dxa"/>
            <w:vMerge w:val="continue"/>
            <w:tcBorders>
              <w:left w:val="single" w:color="auto" w:sz="4" w:space="0"/>
              <w:right w:val="single" w:color="auto" w:sz="4" w:space="0"/>
            </w:tcBorders>
            <w:vAlign w:val="top"/>
          </w:tcPr>
          <w:p w14:paraId="3A6081AE">
            <w:pPr>
              <w:ind w:firstLine="0" w:firstLineChars="0"/>
              <w:jc w:val="left"/>
              <w:rPr>
                <w:rFonts w:hint="eastAsia" w:ascii="宋体" w:hAnsi="宋体"/>
                <w:lang w:val="en-US" w:eastAsia="zh-CN"/>
              </w:rPr>
            </w:pPr>
          </w:p>
        </w:tc>
        <w:tc>
          <w:tcPr>
            <w:tcW w:w="842" w:type="dxa"/>
            <w:tcBorders>
              <w:left w:val="single" w:color="auto" w:sz="4" w:space="0"/>
            </w:tcBorders>
            <w:vAlign w:val="top"/>
          </w:tcPr>
          <w:p w14:paraId="5208640F">
            <w:pPr>
              <w:ind w:firstLine="0" w:firstLineChars="0"/>
              <w:jc w:val="left"/>
              <w:rPr>
                <w:rFonts w:hint="default" w:ascii="宋体" w:hAnsi="宋体"/>
                <w:lang w:val="en-US" w:eastAsia="zh-CN"/>
              </w:rPr>
            </w:pPr>
            <w:r>
              <w:rPr>
                <w:rFonts w:hint="eastAsia" w:ascii="宋体" w:hAnsi="宋体"/>
                <w:lang w:val="en-US" w:eastAsia="zh-CN"/>
              </w:rPr>
              <w:t>04</w:t>
            </w:r>
          </w:p>
        </w:tc>
        <w:tc>
          <w:tcPr>
            <w:tcW w:w="3208" w:type="dxa"/>
            <w:vAlign w:val="center"/>
          </w:tcPr>
          <w:p w14:paraId="5B59E326">
            <w:pPr>
              <w:ind w:firstLine="0" w:firstLineChars="0"/>
              <w:jc w:val="left"/>
              <w:rPr>
                <w:rFonts w:hint="eastAsia" w:ascii="宋体" w:hAnsi="宋体"/>
                <w:lang w:val="en-US" w:eastAsia="zh-CN"/>
              </w:rPr>
            </w:pPr>
            <w:r>
              <w:rPr>
                <w:rFonts w:hint="eastAsia" w:ascii="宋体" w:hAnsi="宋体"/>
                <w:lang w:val="en-US" w:eastAsia="zh-CN"/>
              </w:rPr>
              <w:t>成衣品牌故事广告语创作</w:t>
            </w:r>
          </w:p>
        </w:tc>
        <w:tc>
          <w:tcPr>
            <w:tcW w:w="1190" w:type="dxa"/>
            <w:vAlign w:val="top"/>
          </w:tcPr>
          <w:p w14:paraId="1C7FED8B">
            <w:pPr>
              <w:ind w:firstLine="0" w:firstLineChars="0"/>
              <w:jc w:val="left"/>
              <w:rPr>
                <w:rFonts w:hint="default" w:ascii="宋体" w:hAnsi="宋体"/>
                <w:lang w:val="en-US" w:eastAsia="zh-CN"/>
              </w:rPr>
            </w:pPr>
            <w:r>
              <w:rPr>
                <w:rFonts w:hint="eastAsia" w:ascii="宋体" w:hAnsi="宋体"/>
                <w:lang w:val="en-US" w:eastAsia="zh-CN"/>
              </w:rPr>
              <w:t>4</w:t>
            </w:r>
          </w:p>
        </w:tc>
        <w:tc>
          <w:tcPr>
            <w:tcW w:w="1680" w:type="dxa"/>
            <w:vMerge w:val="continue"/>
            <w:vAlign w:val="top"/>
          </w:tcPr>
          <w:p w14:paraId="285EBC7F">
            <w:pPr>
              <w:ind w:firstLine="0" w:firstLineChars="0"/>
              <w:jc w:val="left"/>
              <w:rPr>
                <w:rFonts w:hint="eastAsia" w:ascii="宋体" w:hAnsi="宋体"/>
                <w:lang w:val="en-US" w:eastAsia="zh-CN"/>
              </w:rPr>
            </w:pPr>
          </w:p>
        </w:tc>
      </w:tr>
      <w:tr w14:paraId="3DBE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09" w:type="dxa"/>
            <w:vMerge w:val="continue"/>
            <w:tcBorders>
              <w:left w:val="single" w:color="auto" w:sz="4" w:space="0"/>
              <w:right w:val="single" w:color="auto" w:sz="4" w:space="0"/>
            </w:tcBorders>
            <w:vAlign w:val="top"/>
          </w:tcPr>
          <w:p w14:paraId="3B6EC644">
            <w:pPr>
              <w:ind w:firstLine="0" w:firstLineChars="0"/>
              <w:jc w:val="left"/>
              <w:rPr>
                <w:rFonts w:hint="eastAsia" w:ascii="宋体" w:hAnsi="宋体"/>
                <w:lang w:val="en-US" w:eastAsia="zh-CN"/>
              </w:rPr>
            </w:pPr>
          </w:p>
        </w:tc>
        <w:tc>
          <w:tcPr>
            <w:tcW w:w="842" w:type="dxa"/>
            <w:tcBorders>
              <w:left w:val="single" w:color="auto" w:sz="4" w:space="0"/>
            </w:tcBorders>
            <w:vAlign w:val="top"/>
          </w:tcPr>
          <w:p w14:paraId="490E4942">
            <w:pPr>
              <w:ind w:firstLine="0" w:firstLineChars="0"/>
              <w:jc w:val="left"/>
              <w:rPr>
                <w:rFonts w:hint="default" w:ascii="宋体" w:hAnsi="宋体"/>
                <w:lang w:val="en-US" w:eastAsia="zh-CN"/>
              </w:rPr>
            </w:pPr>
            <w:r>
              <w:rPr>
                <w:rFonts w:hint="eastAsia" w:ascii="宋体" w:hAnsi="宋体"/>
                <w:lang w:val="en-US" w:eastAsia="zh-CN"/>
              </w:rPr>
              <w:t>05</w:t>
            </w:r>
          </w:p>
        </w:tc>
        <w:tc>
          <w:tcPr>
            <w:tcW w:w="3208" w:type="dxa"/>
            <w:vAlign w:val="center"/>
          </w:tcPr>
          <w:p w14:paraId="2852EDC1">
            <w:pPr>
              <w:ind w:firstLine="0" w:firstLineChars="0"/>
              <w:jc w:val="left"/>
              <w:rPr>
                <w:rFonts w:hint="eastAsia" w:ascii="宋体" w:hAnsi="宋体"/>
                <w:lang w:eastAsia="zh-CN"/>
              </w:rPr>
            </w:pPr>
            <w:r>
              <w:rPr>
                <w:rFonts w:hint="eastAsia" w:ascii="宋体" w:hAnsi="宋体"/>
                <w:lang w:eastAsia="zh-CN"/>
              </w:rPr>
              <w:t>小组品牌项目立项分享</w:t>
            </w:r>
          </w:p>
        </w:tc>
        <w:tc>
          <w:tcPr>
            <w:tcW w:w="1190" w:type="dxa"/>
            <w:vAlign w:val="top"/>
          </w:tcPr>
          <w:p w14:paraId="58C229D0">
            <w:pPr>
              <w:ind w:firstLine="0" w:firstLineChars="0"/>
              <w:jc w:val="left"/>
              <w:rPr>
                <w:rFonts w:hint="default" w:ascii="宋体" w:hAnsi="宋体"/>
                <w:lang w:val="en-US" w:eastAsia="zh-CN"/>
              </w:rPr>
            </w:pPr>
            <w:r>
              <w:rPr>
                <w:rFonts w:hint="eastAsia" w:ascii="宋体" w:hAnsi="宋体"/>
                <w:lang w:val="en-US" w:eastAsia="zh-CN"/>
              </w:rPr>
              <w:t>4</w:t>
            </w:r>
          </w:p>
        </w:tc>
        <w:tc>
          <w:tcPr>
            <w:tcW w:w="1680" w:type="dxa"/>
            <w:vMerge w:val="continue"/>
            <w:vAlign w:val="top"/>
          </w:tcPr>
          <w:p w14:paraId="56CFF48D">
            <w:pPr>
              <w:ind w:firstLine="0" w:firstLineChars="0"/>
              <w:jc w:val="left"/>
              <w:rPr>
                <w:rFonts w:hint="eastAsia" w:ascii="宋体" w:hAnsi="宋体"/>
                <w:lang w:val="en-US" w:eastAsia="zh-CN"/>
              </w:rPr>
            </w:pPr>
          </w:p>
        </w:tc>
      </w:tr>
      <w:tr w14:paraId="55AFB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09" w:type="dxa"/>
            <w:vMerge w:val="restart"/>
            <w:tcBorders>
              <w:left w:val="single" w:color="auto" w:sz="4" w:space="0"/>
              <w:right w:val="single" w:color="auto" w:sz="4" w:space="0"/>
            </w:tcBorders>
            <w:vAlign w:val="top"/>
          </w:tcPr>
          <w:p w14:paraId="675C4332">
            <w:pPr>
              <w:ind w:firstLine="0" w:firstLineChars="0"/>
              <w:jc w:val="left"/>
              <w:rPr>
                <w:rFonts w:hint="eastAsia" w:ascii="宋体" w:hAnsi="宋体"/>
                <w:lang w:eastAsia="zh-CN"/>
              </w:rPr>
            </w:pPr>
            <w:r>
              <w:rPr>
                <w:rFonts w:hint="eastAsia" w:ascii="宋体" w:hAnsi="宋体"/>
                <w:lang w:eastAsia="zh-CN"/>
              </w:rPr>
              <w:t>模块三：</w:t>
            </w:r>
          </w:p>
          <w:p w14:paraId="76C71241">
            <w:pPr>
              <w:ind w:firstLine="0" w:firstLineChars="0"/>
              <w:jc w:val="left"/>
              <w:rPr>
                <w:rFonts w:hint="eastAsia" w:ascii="宋体" w:hAnsi="宋体"/>
                <w:lang w:val="en-US" w:eastAsia="zh-CN"/>
              </w:rPr>
            </w:pPr>
            <w:r>
              <w:rPr>
                <w:rFonts w:hint="eastAsia" w:ascii="宋体" w:hAnsi="宋体" w:cs="Times New Roman"/>
                <w:sz w:val="21"/>
                <w:szCs w:val="21"/>
                <w:lang w:val="en-US" w:eastAsia="zh-CN"/>
              </w:rPr>
              <w:t>品牌形象</w:t>
            </w:r>
            <w:r>
              <w:rPr>
                <w:rFonts w:hint="eastAsia" w:ascii="宋体" w:hAnsi="宋体" w:cs="Times New Roman"/>
                <w:sz w:val="21"/>
                <w:szCs w:val="21"/>
                <w:lang w:val="en-US" w:eastAsia="zh-CN"/>
              </w:rPr>
              <w:br w:type="textWrapping"/>
            </w:r>
            <w:r>
              <w:rPr>
                <w:rFonts w:hint="eastAsia" w:ascii="宋体" w:hAnsi="宋体" w:cs="Times New Roman"/>
                <w:sz w:val="21"/>
                <w:szCs w:val="21"/>
                <w:lang w:val="en-US" w:eastAsia="zh-CN"/>
              </w:rPr>
              <w:t>项目拓展</w:t>
            </w:r>
          </w:p>
        </w:tc>
        <w:tc>
          <w:tcPr>
            <w:tcW w:w="842" w:type="dxa"/>
            <w:tcBorders>
              <w:left w:val="single" w:color="auto" w:sz="4" w:space="0"/>
            </w:tcBorders>
            <w:vAlign w:val="top"/>
          </w:tcPr>
          <w:p w14:paraId="23509567">
            <w:pPr>
              <w:ind w:firstLine="0" w:firstLineChars="0"/>
              <w:jc w:val="left"/>
              <w:rPr>
                <w:rFonts w:hint="default" w:ascii="宋体" w:hAnsi="宋体"/>
                <w:lang w:val="en-US" w:eastAsia="zh-CN"/>
              </w:rPr>
            </w:pPr>
            <w:r>
              <w:rPr>
                <w:rFonts w:hint="eastAsia" w:ascii="宋体" w:hAnsi="宋体"/>
                <w:lang w:val="en-US" w:eastAsia="zh-CN"/>
              </w:rPr>
              <w:t>01</w:t>
            </w:r>
          </w:p>
        </w:tc>
        <w:tc>
          <w:tcPr>
            <w:tcW w:w="3208" w:type="dxa"/>
            <w:vAlign w:val="center"/>
          </w:tcPr>
          <w:p w14:paraId="29A549BC">
            <w:pPr>
              <w:ind w:firstLine="0" w:firstLineChars="0"/>
              <w:jc w:val="left"/>
              <w:rPr>
                <w:rFonts w:hint="default" w:ascii="宋体" w:hAnsi="宋体"/>
                <w:lang w:val="en-US" w:eastAsia="zh-CN"/>
              </w:rPr>
            </w:pPr>
            <w:r>
              <w:rPr>
                <w:rFonts w:hint="eastAsia" w:ascii="宋体" w:hAnsi="宋体"/>
                <w:lang w:val="en-US" w:eastAsia="zh-CN"/>
              </w:rPr>
              <w:t>成衣品牌logo</w:t>
            </w:r>
          </w:p>
        </w:tc>
        <w:tc>
          <w:tcPr>
            <w:tcW w:w="1190" w:type="dxa"/>
            <w:vAlign w:val="top"/>
          </w:tcPr>
          <w:p w14:paraId="22262A91">
            <w:pPr>
              <w:ind w:firstLine="0" w:firstLineChars="0"/>
              <w:jc w:val="left"/>
              <w:rPr>
                <w:rFonts w:hint="default" w:ascii="宋体" w:hAnsi="宋体"/>
                <w:lang w:val="en-US" w:eastAsia="zh-CN"/>
              </w:rPr>
            </w:pPr>
            <w:r>
              <w:rPr>
                <w:rFonts w:hint="eastAsia" w:ascii="宋体" w:hAnsi="宋体"/>
                <w:lang w:val="en-US" w:eastAsia="zh-CN"/>
              </w:rPr>
              <w:t>4</w:t>
            </w:r>
          </w:p>
        </w:tc>
        <w:tc>
          <w:tcPr>
            <w:tcW w:w="1680" w:type="dxa"/>
            <w:vMerge w:val="restart"/>
            <w:vAlign w:val="top"/>
          </w:tcPr>
          <w:p w14:paraId="2C73857D">
            <w:pPr>
              <w:bidi w:val="0"/>
              <w:ind w:left="0" w:leftChars="0" w:firstLine="0" w:firstLineChars="0"/>
              <w:rPr>
                <w:rFonts w:hint="default" w:ascii="Times New Roman" w:hAnsi="Times New Roman" w:eastAsia="宋体" w:cs="Times New Roman"/>
                <w:kern w:val="2"/>
                <w:sz w:val="24"/>
                <w:szCs w:val="24"/>
                <w:lang w:val="en-US" w:eastAsia="zh-CN" w:bidi="ar-SA"/>
              </w:rPr>
            </w:pPr>
          </w:p>
          <w:p w14:paraId="34BACD39">
            <w:pPr>
              <w:numPr>
                <w:ilvl w:val="0"/>
                <w:numId w:val="33"/>
              </w:numPr>
              <w:spacing w:line="240" w:lineRule="auto"/>
              <w:ind w:firstLine="0" w:firstLineChars="0"/>
              <w:jc w:val="left"/>
              <w:rPr>
                <w:rFonts w:hint="default"/>
                <w:lang w:val="en-US" w:eastAsia="zh-CN"/>
              </w:rPr>
            </w:pPr>
            <w:r>
              <w:rPr>
                <w:rFonts w:hint="eastAsia" w:ascii="宋体" w:hAnsi="宋体"/>
                <w:sz w:val="18"/>
                <w:szCs w:val="18"/>
                <w:lang w:val="en-US" w:eastAsia="zh-CN"/>
              </w:rPr>
              <w:t>模块三与模块四是同时穿插进行；</w:t>
            </w:r>
          </w:p>
          <w:p w14:paraId="1277E780">
            <w:pPr>
              <w:numPr>
                <w:ilvl w:val="0"/>
                <w:numId w:val="33"/>
              </w:numPr>
              <w:spacing w:line="240" w:lineRule="auto"/>
              <w:ind w:firstLine="0" w:firstLineChars="0"/>
              <w:jc w:val="left"/>
              <w:rPr>
                <w:rFonts w:hint="default"/>
                <w:lang w:val="en-US" w:eastAsia="zh-CN"/>
              </w:rPr>
            </w:pPr>
            <w:r>
              <w:rPr>
                <w:rFonts w:hint="eastAsia" w:ascii="宋体" w:hAnsi="宋体"/>
                <w:sz w:val="18"/>
                <w:szCs w:val="18"/>
                <w:lang w:val="en-US" w:eastAsia="zh-CN"/>
              </w:rPr>
              <w:t>模块三是具体实施模块二通过的立项内容；</w:t>
            </w:r>
          </w:p>
          <w:p w14:paraId="7F9219F7">
            <w:pPr>
              <w:numPr>
                <w:ilvl w:val="0"/>
                <w:numId w:val="33"/>
              </w:numPr>
              <w:spacing w:line="240" w:lineRule="auto"/>
              <w:ind w:firstLine="0" w:firstLineChars="0"/>
              <w:jc w:val="left"/>
              <w:rPr>
                <w:rFonts w:hint="default"/>
                <w:lang w:val="en-US" w:eastAsia="zh-CN"/>
              </w:rPr>
            </w:pPr>
            <w:r>
              <w:rPr>
                <w:rFonts w:hint="eastAsia" w:ascii="宋体" w:hAnsi="宋体"/>
                <w:sz w:val="18"/>
                <w:szCs w:val="18"/>
                <w:lang w:val="en-US" w:eastAsia="zh-CN"/>
              </w:rPr>
              <w:t>模块四是对模块三的每一单元进行修正与落实。</w:t>
            </w:r>
          </w:p>
        </w:tc>
      </w:tr>
      <w:tr w14:paraId="3AC59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09" w:type="dxa"/>
            <w:vMerge w:val="continue"/>
            <w:tcBorders>
              <w:left w:val="single" w:color="auto" w:sz="4" w:space="0"/>
              <w:right w:val="single" w:color="auto" w:sz="4" w:space="0"/>
            </w:tcBorders>
            <w:vAlign w:val="top"/>
          </w:tcPr>
          <w:p w14:paraId="280D323A">
            <w:pPr>
              <w:ind w:firstLine="0" w:firstLineChars="0"/>
              <w:jc w:val="left"/>
              <w:rPr>
                <w:rFonts w:hint="eastAsia" w:ascii="宋体" w:hAnsi="宋体"/>
                <w:lang w:val="en-US" w:eastAsia="zh-CN"/>
              </w:rPr>
            </w:pPr>
          </w:p>
        </w:tc>
        <w:tc>
          <w:tcPr>
            <w:tcW w:w="842" w:type="dxa"/>
            <w:tcBorders>
              <w:left w:val="single" w:color="auto" w:sz="4" w:space="0"/>
            </w:tcBorders>
            <w:vAlign w:val="top"/>
          </w:tcPr>
          <w:p w14:paraId="1A3B768D">
            <w:pPr>
              <w:ind w:firstLine="0" w:firstLineChars="0"/>
              <w:jc w:val="left"/>
              <w:rPr>
                <w:rFonts w:hint="default" w:ascii="宋体" w:hAnsi="宋体"/>
                <w:lang w:val="en-US" w:eastAsia="zh-CN"/>
              </w:rPr>
            </w:pPr>
            <w:r>
              <w:rPr>
                <w:rFonts w:hint="eastAsia" w:ascii="宋体" w:hAnsi="宋体"/>
                <w:lang w:val="en-US" w:eastAsia="zh-CN"/>
              </w:rPr>
              <w:t>02</w:t>
            </w:r>
          </w:p>
        </w:tc>
        <w:tc>
          <w:tcPr>
            <w:tcW w:w="3208" w:type="dxa"/>
            <w:vAlign w:val="center"/>
          </w:tcPr>
          <w:p w14:paraId="7144518B">
            <w:pPr>
              <w:ind w:firstLine="0" w:firstLineChars="0"/>
              <w:jc w:val="left"/>
              <w:rPr>
                <w:rFonts w:hint="default" w:ascii="宋体" w:hAnsi="宋体"/>
                <w:lang w:val="en-US" w:eastAsia="zh-CN"/>
              </w:rPr>
            </w:pPr>
            <w:r>
              <w:rPr>
                <w:rFonts w:hint="eastAsia" w:ascii="宋体" w:hAnsi="宋体"/>
                <w:lang w:val="en-US" w:eastAsia="zh-CN"/>
              </w:rPr>
              <w:t>成衣品牌IP形象</w:t>
            </w:r>
          </w:p>
        </w:tc>
        <w:tc>
          <w:tcPr>
            <w:tcW w:w="1190" w:type="dxa"/>
            <w:vAlign w:val="top"/>
          </w:tcPr>
          <w:p w14:paraId="675F0754">
            <w:pPr>
              <w:ind w:firstLine="0" w:firstLineChars="0"/>
              <w:jc w:val="left"/>
              <w:rPr>
                <w:rFonts w:hint="default" w:ascii="宋体" w:hAnsi="宋体"/>
                <w:lang w:val="en-US" w:eastAsia="zh-CN"/>
              </w:rPr>
            </w:pPr>
            <w:r>
              <w:rPr>
                <w:rFonts w:hint="eastAsia" w:ascii="宋体" w:hAnsi="宋体"/>
                <w:lang w:val="en-US" w:eastAsia="zh-CN"/>
              </w:rPr>
              <w:t>4</w:t>
            </w:r>
          </w:p>
        </w:tc>
        <w:tc>
          <w:tcPr>
            <w:tcW w:w="1680" w:type="dxa"/>
            <w:vMerge w:val="continue"/>
            <w:vAlign w:val="top"/>
          </w:tcPr>
          <w:p w14:paraId="7AD88BB5">
            <w:pPr>
              <w:ind w:firstLine="0" w:firstLineChars="0"/>
              <w:jc w:val="left"/>
              <w:rPr>
                <w:rFonts w:hint="eastAsia" w:ascii="宋体" w:hAnsi="宋体"/>
                <w:lang w:val="en-US" w:eastAsia="zh-CN"/>
              </w:rPr>
            </w:pPr>
          </w:p>
        </w:tc>
      </w:tr>
      <w:tr w14:paraId="61B80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09" w:type="dxa"/>
            <w:vMerge w:val="continue"/>
            <w:tcBorders>
              <w:left w:val="single" w:color="auto" w:sz="4" w:space="0"/>
              <w:right w:val="single" w:color="auto" w:sz="4" w:space="0"/>
            </w:tcBorders>
            <w:vAlign w:val="top"/>
          </w:tcPr>
          <w:p w14:paraId="6980D885">
            <w:pPr>
              <w:ind w:firstLine="0" w:firstLineChars="0"/>
              <w:jc w:val="left"/>
              <w:rPr>
                <w:rFonts w:hint="eastAsia" w:ascii="宋体" w:hAnsi="宋体"/>
                <w:lang w:val="en-US" w:eastAsia="zh-CN"/>
              </w:rPr>
            </w:pPr>
          </w:p>
        </w:tc>
        <w:tc>
          <w:tcPr>
            <w:tcW w:w="842" w:type="dxa"/>
            <w:tcBorders>
              <w:left w:val="single" w:color="auto" w:sz="4" w:space="0"/>
            </w:tcBorders>
            <w:vAlign w:val="top"/>
          </w:tcPr>
          <w:p w14:paraId="5881BD57">
            <w:pPr>
              <w:ind w:firstLine="0" w:firstLineChars="0"/>
              <w:jc w:val="left"/>
              <w:rPr>
                <w:rFonts w:hint="default" w:ascii="宋体" w:hAnsi="宋体"/>
                <w:lang w:val="en-US" w:eastAsia="zh-CN"/>
              </w:rPr>
            </w:pPr>
            <w:r>
              <w:rPr>
                <w:rFonts w:hint="eastAsia" w:ascii="宋体" w:hAnsi="宋体"/>
                <w:lang w:val="en-US" w:eastAsia="zh-CN"/>
              </w:rPr>
              <w:t>03</w:t>
            </w:r>
          </w:p>
        </w:tc>
        <w:tc>
          <w:tcPr>
            <w:tcW w:w="3208" w:type="dxa"/>
            <w:vAlign w:val="center"/>
          </w:tcPr>
          <w:p w14:paraId="09988EAA">
            <w:pPr>
              <w:ind w:firstLine="0" w:firstLineChars="0"/>
              <w:jc w:val="left"/>
              <w:rPr>
                <w:rFonts w:hint="eastAsia" w:ascii="宋体" w:hAnsi="宋体"/>
                <w:lang w:val="en-US" w:eastAsia="zh-CN"/>
              </w:rPr>
            </w:pPr>
            <w:r>
              <w:rPr>
                <w:rFonts w:hint="eastAsia" w:ascii="宋体" w:hAnsi="宋体"/>
                <w:lang w:val="en-US" w:eastAsia="zh-CN"/>
              </w:rPr>
              <w:t>成衣品牌的广告与终端</w:t>
            </w:r>
          </w:p>
        </w:tc>
        <w:tc>
          <w:tcPr>
            <w:tcW w:w="1190" w:type="dxa"/>
            <w:vAlign w:val="top"/>
          </w:tcPr>
          <w:p w14:paraId="7E19E5F5">
            <w:pPr>
              <w:ind w:firstLine="0" w:firstLineChars="0"/>
              <w:jc w:val="left"/>
              <w:rPr>
                <w:rFonts w:hint="default" w:ascii="宋体" w:hAnsi="宋体"/>
                <w:lang w:val="en-US" w:eastAsia="zh-CN"/>
              </w:rPr>
            </w:pPr>
            <w:r>
              <w:rPr>
                <w:rFonts w:hint="eastAsia" w:ascii="宋体" w:hAnsi="宋体"/>
                <w:lang w:val="en-US" w:eastAsia="zh-CN"/>
              </w:rPr>
              <w:t>2</w:t>
            </w:r>
          </w:p>
        </w:tc>
        <w:tc>
          <w:tcPr>
            <w:tcW w:w="1680" w:type="dxa"/>
            <w:vMerge w:val="continue"/>
            <w:vAlign w:val="top"/>
          </w:tcPr>
          <w:p w14:paraId="788650CA">
            <w:pPr>
              <w:ind w:firstLine="0" w:firstLineChars="0"/>
              <w:jc w:val="left"/>
              <w:rPr>
                <w:rFonts w:hint="eastAsia" w:ascii="宋体" w:hAnsi="宋体"/>
                <w:lang w:val="en-US" w:eastAsia="zh-CN"/>
              </w:rPr>
            </w:pPr>
          </w:p>
        </w:tc>
      </w:tr>
      <w:tr w14:paraId="25E96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09" w:type="dxa"/>
            <w:vMerge w:val="continue"/>
            <w:tcBorders>
              <w:left w:val="single" w:color="auto" w:sz="4" w:space="0"/>
              <w:right w:val="single" w:color="auto" w:sz="4" w:space="0"/>
            </w:tcBorders>
            <w:vAlign w:val="top"/>
          </w:tcPr>
          <w:p w14:paraId="265CEC98">
            <w:pPr>
              <w:ind w:firstLine="0" w:firstLineChars="0"/>
              <w:jc w:val="left"/>
              <w:rPr>
                <w:rFonts w:hint="eastAsia" w:ascii="宋体" w:hAnsi="宋体"/>
                <w:lang w:val="en-US" w:eastAsia="zh-CN"/>
              </w:rPr>
            </w:pPr>
          </w:p>
        </w:tc>
        <w:tc>
          <w:tcPr>
            <w:tcW w:w="842" w:type="dxa"/>
            <w:tcBorders>
              <w:left w:val="single" w:color="auto" w:sz="4" w:space="0"/>
            </w:tcBorders>
            <w:vAlign w:val="top"/>
          </w:tcPr>
          <w:p w14:paraId="3281DE93">
            <w:pPr>
              <w:ind w:firstLine="0" w:firstLineChars="0"/>
              <w:jc w:val="left"/>
              <w:rPr>
                <w:rFonts w:hint="default" w:ascii="宋体" w:hAnsi="宋体"/>
                <w:lang w:val="en-US" w:eastAsia="zh-CN"/>
              </w:rPr>
            </w:pPr>
            <w:r>
              <w:rPr>
                <w:rFonts w:hint="eastAsia" w:ascii="宋体" w:hAnsi="宋体"/>
                <w:lang w:val="en-US" w:eastAsia="zh-CN"/>
              </w:rPr>
              <w:t>04</w:t>
            </w:r>
          </w:p>
        </w:tc>
        <w:tc>
          <w:tcPr>
            <w:tcW w:w="3208" w:type="dxa"/>
            <w:vAlign w:val="center"/>
          </w:tcPr>
          <w:p w14:paraId="2B285417">
            <w:pPr>
              <w:ind w:firstLine="0" w:firstLineChars="0"/>
              <w:jc w:val="left"/>
              <w:rPr>
                <w:rFonts w:hint="eastAsia" w:ascii="宋体" w:hAnsi="宋体"/>
                <w:lang w:val="en-US" w:eastAsia="zh-CN"/>
              </w:rPr>
            </w:pPr>
            <w:r>
              <w:rPr>
                <w:rFonts w:hint="eastAsia" w:ascii="宋体" w:hAnsi="宋体"/>
                <w:lang w:val="en-US" w:eastAsia="zh-CN"/>
              </w:rPr>
              <w:t>成衣品牌的感官拓展</w:t>
            </w:r>
          </w:p>
        </w:tc>
        <w:tc>
          <w:tcPr>
            <w:tcW w:w="1190" w:type="dxa"/>
            <w:vAlign w:val="top"/>
          </w:tcPr>
          <w:p w14:paraId="3F1AF087">
            <w:pPr>
              <w:ind w:firstLine="0" w:firstLineChars="0"/>
              <w:jc w:val="left"/>
              <w:rPr>
                <w:rFonts w:hint="default" w:ascii="宋体" w:hAnsi="宋体"/>
                <w:lang w:val="en-US" w:eastAsia="zh-CN"/>
              </w:rPr>
            </w:pPr>
            <w:r>
              <w:rPr>
                <w:rFonts w:hint="eastAsia" w:ascii="宋体" w:hAnsi="宋体"/>
                <w:lang w:val="en-US" w:eastAsia="zh-CN"/>
              </w:rPr>
              <w:t>2</w:t>
            </w:r>
          </w:p>
        </w:tc>
        <w:tc>
          <w:tcPr>
            <w:tcW w:w="1680" w:type="dxa"/>
            <w:vMerge w:val="continue"/>
            <w:vAlign w:val="top"/>
          </w:tcPr>
          <w:p w14:paraId="40DA25FD">
            <w:pPr>
              <w:ind w:firstLine="0" w:firstLineChars="0"/>
              <w:jc w:val="left"/>
              <w:rPr>
                <w:rFonts w:hint="eastAsia" w:ascii="宋体" w:hAnsi="宋体"/>
                <w:lang w:val="en-US" w:eastAsia="zh-CN"/>
              </w:rPr>
            </w:pPr>
          </w:p>
        </w:tc>
      </w:tr>
      <w:tr w14:paraId="4A1D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09" w:type="dxa"/>
            <w:vMerge w:val="continue"/>
            <w:tcBorders>
              <w:left w:val="single" w:color="auto" w:sz="4" w:space="0"/>
              <w:right w:val="single" w:color="auto" w:sz="4" w:space="0"/>
            </w:tcBorders>
            <w:vAlign w:val="top"/>
          </w:tcPr>
          <w:p w14:paraId="6A8001B6">
            <w:pPr>
              <w:ind w:firstLine="0" w:firstLineChars="0"/>
              <w:jc w:val="left"/>
              <w:rPr>
                <w:rFonts w:hint="eastAsia" w:ascii="宋体" w:hAnsi="宋体"/>
                <w:lang w:val="en-US" w:eastAsia="zh-CN"/>
              </w:rPr>
            </w:pPr>
          </w:p>
        </w:tc>
        <w:tc>
          <w:tcPr>
            <w:tcW w:w="842" w:type="dxa"/>
            <w:tcBorders>
              <w:left w:val="single" w:color="auto" w:sz="4" w:space="0"/>
            </w:tcBorders>
            <w:vAlign w:val="top"/>
          </w:tcPr>
          <w:p w14:paraId="271B49A7">
            <w:pPr>
              <w:ind w:firstLine="0" w:firstLineChars="0"/>
              <w:jc w:val="left"/>
              <w:rPr>
                <w:rFonts w:hint="default" w:ascii="宋体" w:hAnsi="宋体"/>
                <w:lang w:val="en-US" w:eastAsia="zh-CN"/>
              </w:rPr>
            </w:pPr>
            <w:r>
              <w:rPr>
                <w:rFonts w:hint="eastAsia" w:ascii="宋体" w:hAnsi="宋体"/>
                <w:lang w:val="en-US" w:eastAsia="zh-CN"/>
              </w:rPr>
              <w:t>05</w:t>
            </w:r>
          </w:p>
        </w:tc>
        <w:tc>
          <w:tcPr>
            <w:tcW w:w="3208" w:type="dxa"/>
            <w:vAlign w:val="center"/>
          </w:tcPr>
          <w:p w14:paraId="367390F0">
            <w:pPr>
              <w:ind w:firstLine="0" w:firstLineChars="0"/>
              <w:jc w:val="left"/>
              <w:rPr>
                <w:rFonts w:hint="eastAsia" w:ascii="宋体" w:hAnsi="宋体"/>
                <w:lang w:val="en-US" w:eastAsia="zh-CN"/>
              </w:rPr>
            </w:pPr>
            <w:r>
              <w:rPr>
                <w:rFonts w:hint="eastAsia" w:ascii="宋体" w:hAnsi="宋体"/>
                <w:lang w:eastAsia="zh-CN"/>
              </w:rPr>
              <w:t>小组品牌项目拓展分享</w:t>
            </w:r>
          </w:p>
        </w:tc>
        <w:tc>
          <w:tcPr>
            <w:tcW w:w="1190" w:type="dxa"/>
            <w:vAlign w:val="top"/>
          </w:tcPr>
          <w:p w14:paraId="0EF91A44">
            <w:pPr>
              <w:ind w:firstLine="0" w:firstLineChars="0"/>
              <w:jc w:val="left"/>
              <w:rPr>
                <w:rFonts w:hint="default" w:ascii="宋体" w:hAnsi="宋体"/>
                <w:lang w:val="en-US" w:eastAsia="zh-CN"/>
              </w:rPr>
            </w:pPr>
            <w:r>
              <w:rPr>
                <w:rFonts w:hint="eastAsia" w:ascii="宋体" w:hAnsi="宋体"/>
                <w:lang w:val="en-US" w:eastAsia="zh-CN"/>
              </w:rPr>
              <w:t>4</w:t>
            </w:r>
          </w:p>
        </w:tc>
        <w:tc>
          <w:tcPr>
            <w:tcW w:w="1680" w:type="dxa"/>
            <w:vMerge w:val="continue"/>
            <w:vAlign w:val="top"/>
          </w:tcPr>
          <w:p w14:paraId="12418CAF">
            <w:pPr>
              <w:ind w:firstLine="0" w:firstLineChars="0"/>
              <w:jc w:val="left"/>
              <w:rPr>
                <w:rFonts w:hint="eastAsia" w:ascii="宋体" w:hAnsi="宋体"/>
                <w:lang w:val="en-US" w:eastAsia="zh-CN"/>
              </w:rPr>
            </w:pPr>
          </w:p>
        </w:tc>
      </w:tr>
      <w:tr w14:paraId="18C66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09" w:type="dxa"/>
            <w:vMerge w:val="restart"/>
            <w:tcBorders>
              <w:left w:val="single" w:color="auto" w:sz="4" w:space="0"/>
              <w:right w:val="single" w:color="auto" w:sz="4" w:space="0"/>
            </w:tcBorders>
            <w:vAlign w:val="top"/>
          </w:tcPr>
          <w:p w14:paraId="0DA5D1AE">
            <w:pPr>
              <w:ind w:firstLine="0" w:firstLineChars="0"/>
              <w:jc w:val="left"/>
              <w:rPr>
                <w:rFonts w:hint="eastAsia" w:ascii="宋体" w:hAnsi="宋体"/>
                <w:lang w:eastAsia="zh-CN"/>
              </w:rPr>
            </w:pPr>
            <w:r>
              <w:rPr>
                <w:rFonts w:hint="eastAsia" w:ascii="宋体" w:hAnsi="宋体"/>
                <w:lang w:eastAsia="zh-CN"/>
              </w:rPr>
              <w:t>模块四：</w:t>
            </w:r>
          </w:p>
          <w:p w14:paraId="38A898C3">
            <w:pPr>
              <w:ind w:firstLine="0" w:firstLineChars="0"/>
              <w:jc w:val="left"/>
              <w:rPr>
                <w:rFonts w:hint="eastAsia" w:ascii="宋体" w:hAnsi="宋体" w:cs="Times New Roman"/>
                <w:sz w:val="21"/>
                <w:szCs w:val="21"/>
                <w:lang w:val="en-US" w:eastAsia="zh-CN"/>
              </w:rPr>
            </w:pPr>
            <w:r>
              <w:rPr>
                <w:rFonts w:hint="eastAsia" w:ascii="宋体" w:hAnsi="宋体" w:cs="Times New Roman"/>
                <w:sz w:val="21"/>
                <w:szCs w:val="21"/>
                <w:lang w:val="en-US" w:eastAsia="zh-CN"/>
              </w:rPr>
              <w:t>产品规划</w:t>
            </w:r>
          </w:p>
          <w:p w14:paraId="0B01EEF2">
            <w:pPr>
              <w:ind w:firstLine="0" w:firstLineChars="0"/>
              <w:jc w:val="left"/>
              <w:rPr>
                <w:rFonts w:hint="eastAsia" w:ascii="宋体" w:hAnsi="宋体" w:cs="Times New Roman"/>
                <w:sz w:val="21"/>
                <w:szCs w:val="21"/>
                <w:lang w:val="en-US" w:eastAsia="zh-CN"/>
              </w:rPr>
            </w:pPr>
            <w:r>
              <w:rPr>
                <w:rFonts w:hint="eastAsia" w:ascii="宋体" w:hAnsi="宋体" w:cs="Times New Roman"/>
                <w:sz w:val="21"/>
                <w:szCs w:val="21"/>
                <w:lang w:val="en-US" w:eastAsia="zh-CN"/>
              </w:rPr>
              <w:t>项目落实</w:t>
            </w:r>
          </w:p>
        </w:tc>
        <w:tc>
          <w:tcPr>
            <w:tcW w:w="842" w:type="dxa"/>
            <w:tcBorders>
              <w:left w:val="single" w:color="auto" w:sz="4" w:space="0"/>
            </w:tcBorders>
            <w:vAlign w:val="top"/>
          </w:tcPr>
          <w:p w14:paraId="767C6CFA">
            <w:pPr>
              <w:ind w:firstLine="0" w:firstLineChars="0"/>
              <w:jc w:val="left"/>
              <w:rPr>
                <w:rFonts w:hint="default" w:ascii="宋体" w:hAnsi="宋体"/>
                <w:lang w:val="en-US" w:eastAsia="zh-CN"/>
              </w:rPr>
            </w:pPr>
            <w:r>
              <w:rPr>
                <w:rFonts w:hint="eastAsia" w:ascii="宋体" w:hAnsi="宋体"/>
                <w:lang w:val="en-US" w:eastAsia="zh-CN"/>
              </w:rPr>
              <w:t>01</w:t>
            </w:r>
          </w:p>
        </w:tc>
        <w:tc>
          <w:tcPr>
            <w:tcW w:w="3208" w:type="dxa"/>
            <w:vAlign w:val="center"/>
          </w:tcPr>
          <w:p w14:paraId="15347EE7">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lang w:val="en-US" w:eastAsia="zh-CN"/>
              </w:rPr>
              <w:t>成衣产品季度分析</w:t>
            </w:r>
          </w:p>
        </w:tc>
        <w:tc>
          <w:tcPr>
            <w:tcW w:w="1190" w:type="dxa"/>
            <w:vAlign w:val="top"/>
          </w:tcPr>
          <w:p w14:paraId="6EB4488E">
            <w:pPr>
              <w:ind w:firstLine="0" w:firstLineChars="0"/>
              <w:jc w:val="left"/>
              <w:rPr>
                <w:rFonts w:hint="default" w:ascii="宋体" w:hAnsi="宋体"/>
                <w:lang w:val="en-US" w:eastAsia="zh-CN"/>
              </w:rPr>
            </w:pPr>
            <w:r>
              <w:rPr>
                <w:rFonts w:hint="eastAsia" w:ascii="宋体" w:hAnsi="宋体"/>
                <w:lang w:val="en-US" w:eastAsia="zh-CN"/>
              </w:rPr>
              <w:t>4</w:t>
            </w:r>
          </w:p>
        </w:tc>
        <w:tc>
          <w:tcPr>
            <w:tcW w:w="1680" w:type="dxa"/>
            <w:vMerge w:val="continue"/>
            <w:vAlign w:val="top"/>
          </w:tcPr>
          <w:p w14:paraId="6A051C7F">
            <w:pPr>
              <w:ind w:firstLine="0" w:firstLineChars="0"/>
              <w:jc w:val="left"/>
              <w:rPr>
                <w:rFonts w:hint="default" w:ascii="宋体" w:hAnsi="宋体"/>
                <w:lang w:val="en-US" w:eastAsia="zh-CN"/>
              </w:rPr>
            </w:pPr>
          </w:p>
        </w:tc>
      </w:tr>
      <w:tr w14:paraId="02352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09" w:type="dxa"/>
            <w:vMerge w:val="continue"/>
            <w:tcBorders>
              <w:left w:val="single" w:color="auto" w:sz="4" w:space="0"/>
              <w:right w:val="single" w:color="auto" w:sz="4" w:space="0"/>
            </w:tcBorders>
            <w:vAlign w:val="top"/>
          </w:tcPr>
          <w:p w14:paraId="08461601">
            <w:pPr>
              <w:ind w:firstLine="0" w:firstLineChars="0"/>
              <w:jc w:val="left"/>
              <w:rPr>
                <w:rFonts w:hint="eastAsia" w:ascii="宋体" w:hAnsi="宋体"/>
                <w:lang w:val="en-US" w:eastAsia="zh-CN"/>
              </w:rPr>
            </w:pPr>
          </w:p>
        </w:tc>
        <w:tc>
          <w:tcPr>
            <w:tcW w:w="842" w:type="dxa"/>
            <w:tcBorders>
              <w:left w:val="single" w:color="auto" w:sz="4" w:space="0"/>
            </w:tcBorders>
            <w:vAlign w:val="top"/>
          </w:tcPr>
          <w:p w14:paraId="013A9A71">
            <w:pPr>
              <w:ind w:firstLine="0" w:firstLineChars="0"/>
              <w:jc w:val="left"/>
              <w:rPr>
                <w:rFonts w:hint="default" w:ascii="宋体" w:hAnsi="宋体"/>
                <w:lang w:val="en-US" w:eastAsia="zh-CN"/>
              </w:rPr>
            </w:pPr>
            <w:r>
              <w:rPr>
                <w:rFonts w:hint="eastAsia" w:ascii="宋体" w:hAnsi="宋体"/>
                <w:lang w:val="en-US" w:eastAsia="zh-CN"/>
              </w:rPr>
              <w:t>02</w:t>
            </w:r>
          </w:p>
        </w:tc>
        <w:tc>
          <w:tcPr>
            <w:tcW w:w="3208" w:type="dxa"/>
            <w:vAlign w:val="center"/>
          </w:tcPr>
          <w:p w14:paraId="12C240C9">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lang w:val="en-US" w:eastAsia="zh-CN"/>
              </w:rPr>
              <w:t>成衣产品开发策划</w:t>
            </w:r>
          </w:p>
        </w:tc>
        <w:tc>
          <w:tcPr>
            <w:tcW w:w="1190" w:type="dxa"/>
            <w:vAlign w:val="top"/>
          </w:tcPr>
          <w:p w14:paraId="3647C9EE">
            <w:pPr>
              <w:ind w:firstLine="0" w:firstLineChars="0"/>
              <w:jc w:val="left"/>
              <w:rPr>
                <w:rFonts w:hint="default" w:ascii="宋体" w:hAnsi="宋体"/>
                <w:lang w:val="en-US" w:eastAsia="zh-CN"/>
              </w:rPr>
            </w:pPr>
            <w:r>
              <w:rPr>
                <w:rFonts w:hint="eastAsia" w:ascii="宋体" w:hAnsi="宋体"/>
                <w:lang w:val="en-US" w:eastAsia="zh-CN"/>
              </w:rPr>
              <w:t>4</w:t>
            </w:r>
          </w:p>
        </w:tc>
        <w:tc>
          <w:tcPr>
            <w:tcW w:w="1680" w:type="dxa"/>
            <w:vMerge w:val="continue"/>
            <w:vAlign w:val="top"/>
          </w:tcPr>
          <w:p w14:paraId="1447CA29">
            <w:pPr>
              <w:ind w:firstLine="0" w:firstLineChars="0"/>
              <w:jc w:val="left"/>
              <w:rPr>
                <w:rFonts w:hint="eastAsia" w:ascii="宋体" w:hAnsi="宋体"/>
                <w:lang w:val="en-US" w:eastAsia="zh-CN"/>
              </w:rPr>
            </w:pPr>
          </w:p>
        </w:tc>
      </w:tr>
      <w:tr w14:paraId="61E6C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09" w:type="dxa"/>
            <w:vMerge w:val="continue"/>
            <w:tcBorders>
              <w:left w:val="single" w:color="auto" w:sz="4" w:space="0"/>
              <w:right w:val="single" w:color="auto" w:sz="4" w:space="0"/>
            </w:tcBorders>
            <w:vAlign w:val="top"/>
          </w:tcPr>
          <w:p w14:paraId="2F219FB9">
            <w:pPr>
              <w:ind w:firstLine="0" w:firstLineChars="0"/>
              <w:jc w:val="left"/>
              <w:rPr>
                <w:rFonts w:hint="eastAsia" w:ascii="宋体" w:hAnsi="宋体"/>
                <w:lang w:val="en-US" w:eastAsia="zh-CN"/>
              </w:rPr>
            </w:pPr>
          </w:p>
        </w:tc>
        <w:tc>
          <w:tcPr>
            <w:tcW w:w="842" w:type="dxa"/>
            <w:tcBorders>
              <w:left w:val="single" w:color="auto" w:sz="4" w:space="0"/>
            </w:tcBorders>
            <w:vAlign w:val="top"/>
          </w:tcPr>
          <w:p w14:paraId="290AF879">
            <w:pPr>
              <w:ind w:firstLine="0" w:firstLineChars="0"/>
              <w:jc w:val="left"/>
              <w:rPr>
                <w:rFonts w:hint="default" w:ascii="宋体" w:hAnsi="宋体"/>
                <w:lang w:val="en-US" w:eastAsia="zh-CN"/>
              </w:rPr>
            </w:pPr>
            <w:r>
              <w:rPr>
                <w:rFonts w:hint="eastAsia" w:ascii="宋体" w:hAnsi="宋体"/>
                <w:lang w:val="en-US" w:eastAsia="zh-CN"/>
              </w:rPr>
              <w:t>03</w:t>
            </w:r>
          </w:p>
        </w:tc>
        <w:tc>
          <w:tcPr>
            <w:tcW w:w="3208" w:type="dxa"/>
            <w:vAlign w:val="center"/>
          </w:tcPr>
          <w:p w14:paraId="5FD2A3F1">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lang w:val="en-US" w:eastAsia="zh-CN"/>
              </w:rPr>
              <w:t>成衣产品系列设计</w:t>
            </w:r>
          </w:p>
        </w:tc>
        <w:tc>
          <w:tcPr>
            <w:tcW w:w="1190" w:type="dxa"/>
            <w:vAlign w:val="top"/>
          </w:tcPr>
          <w:p w14:paraId="38704BE8">
            <w:pPr>
              <w:ind w:firstLine="0" w:firstLineChars="0"/>
              <w:jc w:val="left"/>
              <w:rPr>
                <w:rFonts w:hint="default" w:ascii="宋体" w:hAnsi="宋体"/>
                <w:lang w:val="en-US" w:eastAsia="zh-CN"/>
              </w:rPr>
            </w:pPr>
            <w:r>
              <w:rPr>
                <w:rFonts w:hint="eastAsia" w:ascii="宋体" w:hAnsi="宋体"/>
                <w:lang w:val="en-US" w:eastAsia="zh-CN"/>
              </w:rPr>
              <w:t>4</w:t>
            </w:r>
          </w:p>
        </w:tc>
        <w:tc>
          <w:tcPr>
            <w:tcW w:w="1680" w:type="dxa"/>
            <w:vMerge w:val="continue"/>
            <w:vAlign w:val="top"/>
          </w:tcPr>
          <w:p w14:paraId="44838C13">
            <w:pPr>
              <w:ind w:firstLine="0" w:firstLineChars="0"/>
              <w:jc w:val="left"/>
              <w:rPr>
                <w:rFonts w:hint="eastAsia" w:ascii="宋体" w:hAnsi="宋体"/>
                <w:lang w:val="en-US" w:eastAsia="zh-CN"/>
              </w:rPr>
            </w:pPr>
          </w:p>
        </w:tc>
      </w:tr>
      <w:tr w14:paraId="05E4A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09" w:type="dxa"/>
            <w:vMerge w:val="continue"/>
            <w:tcBorders>
              <w:left w:val="single" w:color="auto" w:sz="4" w:space="0"/>
              <w:right w:val="single" w:color="auto" w:sz="4" w:space="0"/>
            </w:tcBorders>
            <w:vAlign w:val="top"/>
          </w:tcPr>
          <w:p w14:paraId="622252C9">
            <w:pPr>
              <w:ind w:firstLine="0" w:firstLineChars="0"/>
              <w:jc w:val="left"/>
              <w:rPr>
                <w:rFonts w:hint="eastAsia" w:ascii="宋体" w:hAnsi="宋体"/>
                <w:lang w:val="en-US" w:eastAsia="zh-CN"/>
              </w:rPr>
            </w:pPr>
          </w:p>
        </w:tc>
        <w:tc>
          <w:tcPr>
            <w:tcW w:w="842" w:type="dxa"/>
            <w:tcBorders>
              <w:left w:val="single" w:color="auto" w:sz="4" w:space="0"/>
            </w:tcBorders>
            <w:vAlign w:val="top"/>
          </w:tcPr>
          <w:p w14:paraId="17683497">
            <w:pPr>
              <w:ind w:firstLine="0" w:firstLineChars="0"/>
              <w:jc w:val="left"/>
              <w:rPr>
                <w:rFonts w:hint="default" w:ascii="宋体" w:hAnsi="宋体"/>
                <w:lang w:val="en-US" w:eastAsia="zh-CN"/>
              </w:rPr>
            </w:pPr>
            <w:r>
              <w:rPr>
                <w:rFonts w:hint="eastAsia" w:ascii="宋体" w:hAnsi="宋体"/>
                <w:lang w:val="en-US" w:eastAsia="zh-CN"/>
              </w:rPr>
              <w:t>04</w:t>
            </w:r>
          </w:p>
        </w:tc>
        <w:tc>
          <w:tcPr>
            <w:tcW w:w="3208" w:type="dxa"/>
            <w:vAlign w:val="center"/>
          </w:tcPr>
          <w:p w14:paraId="39736186">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lang w:eastAsia="zh-CN"/>
              </w:rPr>
              <w:t>小组</w:t>
            </w:r>
            <w:r>
              <w:rPr>
                <w:rFonts w:hint="eastAsia" w:ascii="宋体" w:hAnsi="宋体"/>
                <w:lang w:val="en-US" w:eastAsia="zh-CN"/>
              </w:rPr>
              <w:t>成衣</w:t>
            </w:r>
            <w:r>
              <w:rPr>
                <w:rFonts w:hint="eastAsia" w:ascii="宋体" w:hAnsi="宋体"/>
                <w:lang w:eastAsia="zh-CN"/>
              </w:rPr>
              <w:t>项目落实分享</w:t>
            </w:r>
          </w:p>
        </w:tc>
        <w:tc>
          <w:tcPr>
            <w:tcW w:w="1190" w:type="dxa"/>
            <w:vAlign w:val="top"/>
          </w:tcPr>
          <w:p w14:paraId="36ACBE14">
            <w:pPr>
              <w:ind w:firstLine="0" w:firstLineChars="0"/>
              <w:jc w:val="left"/>
              <w:rPr>
                <w:rFonts w:hint="default" w:ascii="宋体" w:hAnsi="宋体"/>
                <w:lang w:val="en-US" w:eastAsia="zh-CN"/>
              </w:rPr>
            </w:pPr>
            <w:r>
              <w:rPr>
                <w:rFonts w:hint="eastAsia" w:ascii="宋体" w:hAnsi="宋体"/>
                <w:lang w:val="en-US" w:eastAsia="zh-CN"/>
              </w:rPr>
              <w:t>4</w:t>
            </w:r>
          </w:p>
        </w:tc>
        <w:tc>
          <w:tcPr>
            <w:tcW w:w="1680" w:type="dxa"/>
            <w:vMerge w:val="continue"/>
            <w:vAlign w:val="top"/>
          </w:tcPr>
          <w:p w14:paraId="3E8E598E">
            <w:pPr>
              <w:ind w:firstLine="0" w:firstLineChars="0"/>
              <w:jc w:val="left"/>
              <w:rPr>
                <w:rFonts w:hint="eastAsia" w:ascii="宋体" w:hAnsi="宋体"/>
                <w:lang w:val="en-US" w:eastAsia="zh-CN"/>
              </w:rPr>
            </w:pPr>
          </w:p>
        </w:tc>
      </w:tr>
      <w:tr w14:paraId="31D64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09" w:type="dxa"/>
            <w:vMerge w:val="restart"/>
            <w:tcBorders>
              <w:left w:val="single" w:color="auto" w:sz="4" w:space="0"/>
              <w:right w:val="single" w:color="auto" w:sz="4" w:space="0"/>
            </w:tcBorders>
            <w:vAlign w:val="top"/>
          </w:tcPr>
          <w:p w14:paraId="734135E0">
            <w:pPr>
              <w:ind w:firstLine="0" w:firstLineChars="0"/>
              <w:jc w:val="left"/>
              <w:rPr>
                <w:rFonts w:hint="eastAsia" w:ascii="宋体" w:hAnsi="宋体"/>
                <w:lang w:eastAsia="zh-CN"/>
              </w:rPr>
            </w:pPr>
            <w:r>
              <w:rPr>
                <w:rFonts w:hint="eastAsia" w:ascii="宋体" w:hAnsi="宋体"/>
                <w:lang w:eastAsia="zh-CN"/>
              </w:rPr>
              <w:t>模块五：</w:t>
            </w:r>
          </w:p>
          <w:p w14:paraId="0E19721A">
            <w:pPr>
              <w:ind w:firstLine="0" w:firstLineChars="0"/>
              <w:jc w:val="left"/>
              <w:rPr>
                <w:rFonts w:hint="eastAsia" w:ascii="宋体" w:hAnsi="宋体"/>
                <w:lang w:val="en-US" w:eastAsia="zh-CN"/>
              </w:rPr>
            </w:pPr>
            <w:r>
              <w:rPr>
                <w:rFonts w:hint="eastAsia" w:ascii="宋体" w:hAnsi="宋体" w:cs="Times New Roman"/>
                <w:sz w:val="21"/>
                <w:szCs w:val="21"/>
                <w:lang w:val="en-US" w:eastAsia="zh-CN"/>
              </w:rPr>
              <w:t>项目推广</w:t>
            </w:r>
          </w:p>
        </w:tc>
        <w:tc>
          <w:tcPr>
            <w:tcW w:w="842" w:type="dxa"/>
            <w:tcBorders>
              <w:left w:val="single" w:color="auto" w:sz="4" w:space="0"/>
            </w:tcBorders>
            <w:vAlign w:val="top"/>
          </w:tcPr>
          <w:p w14:paraId="1E100AE5">
            <w:pPr>
              <w:ind w:firstLine="0" w:firstLineChars="0"/>
              <w:jc w:val="left"/>
              <w:rPr>
                <w:rFonts w:hint="default" w:ascii="宋体" w:hAnsi="宋体"/>
                <w:lang w:val="en-US" w:eastAsia="zh-CN"/>
              </w:rPr>
            </w:pPr>
            <w:r>
              <w:rPr>
                <w:rFonts w:hint="eastAsia" w:ascii="宋体" w:hAnsi="宋体"/>
                <w:lang w:val="en-US" w:eastAsia="zh-CN"/>
              </w:rPr>
              <w:t>01</w:t>
            </w:r>
          </w:p>
        </w:tc>
        <w:tc>
          <w:tcPr>
            <w:tcW w:w="3208" w:type="dxa"/>
            <w:vAlign w:val="center"/>
          </w:tcPr>
          <w:p w14:paraId="3EB48E46">
            <w:pPr>
              <w:ind w:firstLine="0" w:firstLineChars="0"/>
              <w:jc w:val="left"/>
              <w:rPr>
                <w:rFonts w:hint="eastAsia" w:ascii="宋体" w:hAnsi="宋体"/>
                <w:lang w:val="en-US" w:eastAsia="zh-CN"/>
              </w:rPr>
            </w:pPr>
            <w:r>
              <w:rPr>
                <w:rFonts w:hint="eastAsia" w:ascii="宋体" w:hAnsi="宋体"/>
                <w:lang w:val="en-US" w:eastAsia="zh-CN"/>
              </w:rPr>
              <w:t>品牌推广的作用</w:t>
            </w:r>
          </w:p>
        </w:tc>
        <w:tc>
          <w:tcPr>
            <w:tcW w:w="1190" w:type="dxa"/>
            <w:vAlign w:val="top"/>
          </w:tcPr>
          <w:p w14:paraId="7C582030">
            <w:pPr>
              <w:ind w:firstLine="0" w:firstLineChars="0"/>
              <w:jc w:val="left"/>
              <w:rPr>
                <w:rFonts w:hint="default" w:ascii="宋体" w:hAnsi="宋体"/>
                <w:lang w:val="en-US" w:eastAsia="zh-CN"/>
              </w:rPr>
            </w:pPr>
            <w:r>
              <w:rPr>
                <w:rFonts w:hint="eastAsia" w:ascii="宋体" w:hAnsi="宋体"/>
                <w:lang w:val="en-US" w:eastAsia="zh-CN"/>
              </w:rPr>
              <w:t>4</w:t>
            </w:r>
          </w:p>
        </w:tc>
        <w:tc>
          <w:tcPr>
            <w:tcW w:w="1680" w:type="dxa"/>
            <w:vMerge w:val="restart"/>
            <w:shd w:val="clear" w:color="auto" w:fill="auto"/>
            <w:vAlign w:val="top"/>
          </w:tcPr>
          <w:p w14:paraId="184DBE28">
            <w:pPr>
              <w:spacing w:line="240" w:lineRule="auto"/>
              <w:ind w:firstLine="0" w:firstLineChars="0"/>
              <w:jc w:val="left"/>
              <w:rPr>
                <w:rFonts w:hint="default" w:ascii="宋体" w:hAnsi="宋体"/>
                <w:lang w:val="en-US" w:eastAsia="zh-CN"/>
              </w:rPr>
            </w:pPr>
            <w:r>
              <w:rPr>
                <w:rFonts w:hint="eastAsia" w:ascii="宋体" w:hAnsi="宋体"/>
                <w:sz w:val="18"/>
                <w:szCs w:val="18"/>
                <w:lang w:val="en-US" w:eastAsia="zh-CN"/>
              </w:rPr>
              <w:t>模块五推动教学改革探索“跨学科”合作。项涉及：文案、营销、传播等综合协作训练。</w:t>
            </w:r>
          </w:p>
        </w:tc>
      </w:tr>
      <w:tr w14:paraId="0B31A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09" w:type="dxa"/>
            <w:vMerge w:val="continue"/>
            <w:tcBorders>
              <w:left w:val="single" w:color="auto" w:sz="4" w:space="0"/>
              <w:right w:val="single" w:color="auto" w:sz="4" w:space="0"/>
            </w:tcBorders>
            <w:vAlign w:val="top"/>
          </w:tcPr>
          <w:p w14:paraId="7ED17C36">
            <w:pPr>
              <w:ind w:firstLine="0" w:firstLineChars="0"/>
              <w:jc w:val="left"/>
              <w:rPr>
                <w:rFonts w:hint="eastAsia" w:ascii="宋体" w:hAnsi="宋体"/>
                <w:lang w:val="en-US" w:eastAsia="zh-CN"/>
              </w:rPr>
            </w:pPr>
          </w:p>
        </w:tc>
        <w:tc>
          <w:tcPr>
            <w:tcW w:w="842" w:type="dxa"/>
            <w:tcBorders>
              <w:left w:val="single" w:color="auto" w:sz="4" w:space="0"/>
            </w:tcBorders>
            <w:vAlign w:val="top"/>
          </w:tcPr>
          <w:p w14:paraId="6203904D">
            <w:pPr>
              <w:ind w:firstLine="0" w:firstLineChars="0"/>
              <w:jc w:val="left"/>
              <w:rPr>
                <w:rFonts w:hint="default" w:ascii="宋体" w:hAnsi="宋体"/>
                <w:lang w:val="en-US" w:eastAsia="zh-CN"/>
              </w:rPr>
            </w:pPr>
            <w:r>
              <w:rPr>
                <w:rFonts w:hint="eastAsia" w:ascii="宋体" w:hAnsi="宋体"/>
                <w:lang w:val="en-US" w:eastAsia="zh-CN"/>
              </w:rPr>
              <w:t>02</w:t>
            </w:r>
          </w:p>
        </w:tc>
        <w:tc>
          <w:tcPr>
            <w:tcW w:w="3208" w:type="dxa"/>
            <w:vAlign w:val="center"/>
          </w:tcPr>
          <w:p w14:paraId="6E5995A9">
            <w:pPr>
              <w:ind w:firstLine="0" w:firstLineChars="0"/>
              <w:jc w:val="left"/>
              <w:rPr>
                <w:rFonts w:hint="eastAsia" w:ascii="宋体" w:hAnsi="宋体"/>
                <w:lang w:val="en-US" w:eastAsia="zh-CN"/>
              </w:rPr>
            </w:pPr>
            <w:r>
              <w:rPr>
                <w:rFonts w:hint="eastAsia" w:ascii="宋体" w:hAnsi="宋体"/>
                <w:lang w:val="en-US" w:eastAsia="zh-CN"/>
              </w:rPr>
              <w:t>推广的渠道与策略</w:t>
            </w:r>
          </w:p>
        </w:tc>
        <w:tc>
          <w:tcPr>
            <w:tcW w:w="1190" w:type="dxa"/>
            <w:vAlign w:val="top"/>
          </w:tcPr>
          <w:p w14:paraId="2B5BF855">
            <w:pPr>
              <w:ind w:firstLine="0" w:firstLineChars="0"/>
              <w:jc w:val="left"/>
              <w:rPr>
                <w:rFonts w:hint="default" w:ascii="宋体" w:hAnsi="宋体"/>
                <w:lang w:val="en-US" w:eastAsia="zh-CN"/>
              </w:rPr>
            </w:pPr>
            <w:r>
              <w:rPr>
                <w:rFonts w:hint="eastAsia" w:ascii="宋体" w:hAnsi="宋体"/>
                <w:lang w:val="en-US" w:eastAsia="zh-CN"/>
              </w:rPr>
              <w:t>4</w:t>
            </w:r>
          </w:p>
        </w:tc>
        <w:tc>
          <w:tcPr>
            <w:tcW w:w="1680" w:type="dxa"/>
            <w:vMerge w:val="continue"/>
            <w:shd w:val="clear" w:color="auto" w:fill="auto"/>
            <w:vAlign w:val="top"/>
          </w:tcPr>
          <w:p w14:paraId="0B4FD47D">
            <w:pPr>
              <w:ind w:firstLine="0" w:firstLineChars="0"/>
              <w:jc w:val="left"/>
              <w:rPr>
                <w:rFonts w:hint="eastAsia" w:ascii="宋体" w:hAnsi="宋体"/>
                <w:lang w:val="en-US" w:eastAsia="zh-CN"/>
              </w:rPr>
            </w:pPr>
          </w:p>
        </w:tc>
      </w:tr>
      <w:tr w14:paraId="59026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09" w:type="dxa"/>
            <w:vMerge w:val="continue"/>
            <w:tcBorders>
              <w:left w:val="single" w:color="auto" w:sz="4" w:space="0"/>
              <w:right w:val="single" w:color="auto" w:sz="4" w:space="0"/>
            </w:tcBorders>
            <w:vAlign w:val="top"/>
          </w:tcPr>
          <w:p w14:paraId="1FEA750D">
            <w:pPr>
              <w:ind w:firstLine="0" w:firstLineChars="0"/>
              <w:jc w:val="left"/>
              <w:rPr>
                <w:rFonts w:hint="eastAsia" w:ascii="宋体" w:hAnsi="宋体"/>
                <w:lang w:val="en-US" w:eastAsia="zh-CN"/>
              </w:rPr>
            </w:pPr>
          </w:p>
        </w:tc>
        <w:tc>
          <w:tcPr>
            <w:tcW w:w="842" w:type="dxa"/>
            <w:tcBorders>
              <w:left w:val="single" w:color="auto" w:sz="4" w:space="0"/>
            </w:tcBorders>
            <w:vAlign w:val="top"/>
          </w:tcPr>
          <w:p w14:paraId="3BADE6CC">
            <w:pPr>
              <w:ind w:firstLine="0" w:firstLineChars="0"/>
              <w:jc w:val="left"/>
              <w:rPr>
                <w:rFonts w:hint="default" w:ascii="宋体" w:hAnsi="宋体"/>
                <w:lang w:val="en-US" w:eastAsia="zh-CN"/>
              </w:rPr>
            </w:pPr>
            <w:r>
              <w:rPr>
                <w:rFonts w:hint="eastAsia" w:ascii="宋体" w:hAnsi="宋体"/>
                <w:lang w:val="en-US" w:eastAsia="zh-CN"/>
              </w:rPr>
              <w:t>03</w:t>
            </w:r>
          </w:p>
        </w:tc>
        <w:tc>
          <w:tcPr>
            <w:tcW w:w="3208" w:type="dxa"/>
            <w:vAlign w:val="center"/>
          </w:tcPr>
          <w:p w14:paraId="408C50D7">
            <w:pPr>
              <w:ind w:firstLine="0" w:firstLineChars="0"/>
              <w:jc w:val="left"/>
              <w:rPr>
                <w:rFonts w:hint="eastAsia" w:ascii="宋体" w:hAnsi="宋体"/>
                <w:lang w:val="en-US" w:eastAsia="zh-CN"/>
              </w:rPr>
            </w:pPr>
            <w:r>
              <w:rPr>
                <w:rFonts w:hint="eastAsia" w:ascii="宋体" w:hAnsi="宋体"/>
                <w:lang w:eastAsia="zh-CN"/>
              </w:rPr>
              <w:t>小组品牌项目推广分享</w:t>
            </w:r>
          </w:p>
        </w:tc>
        <w:tc>
          <w:tcPr>
            <w:tcW w:w="1190" w:type="dxa"/>
            <w:vAlign w:val="top"/>
          </w:tcPr>
          <w:p w14:paraId="1AF00C65">
            <w:pPr>
              <w:ind w:firstLine="0" w:firstLineChars="0"/>
              <w:jc w:val="left"/>
              <w:rPr>
                <w:rFonts w:hint="default" w:ascii="宋体" w:hAnsi="宋体"/>
                <w:lang w:val="en-US" w:eastAsia="zh-CN"/>
              </w:rPr>
            </w:pPr>
            <w:r>
              <w:rPr>
                <w:rFonts w:hint="eastAsia" w:ascii="宋体" w:hAnsi="宋体"/>
                <w:lang w:val="en-US" w:eastAsia="zh-CN"/>
              </w:rPr>
              <w:t>4</w:t>
            </w:r>
          </w:p>
        </w:tc>
        <w:tc>
          <w:tcPr>
            <w:tcW w:w="1680" w:type="dxa"/>
            <w:vMerge w:val="continue"/>
            <w:shd w:val="clear" w:color="auto" w:fill="auto"/>
            <w:vAlign w:val="top"/>
          </w:tcPr>
          <w:p w14:paraId="743BDFFB">
            <w:pPr>
              <w:ind w:firstLine="0" w:firstLineChars="0"/>
              <w:jc w:val="left"/>
              <w:rPr>
                <w:rFonts w:hint="eastAsia" w:ascii="宋体" w:hAnsi="宋体"/>
                <w:lang w:val="en-US" w:eastAsia="zh-CN"/>
              </w:rPr>
            </w:pPr>
          </w:p>
        </w:tc>
      </w:tr>
      <w:tr w14:paraId="2E7A6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8429" w:type="dxa"/>
            <w:gridSpan w:val="5"/>
            <w:vAlign w:val="top"/>
          </w:tcPr>
          <w:p w14:paraId="3DC79D56">
            <w:pPr>
              <w:ind w:firstLine="0" w:firstLineChars="0"/>
              <w:jc w:val="left"/>
              <w:rPr>
                <w:rFonts w:hint="default" w:ascii="宋体" w:hAnsi="宋体" w:eastAsia="宋体"/>
                <w:lang w:val="en-US" w:eastAsia="zh-CN"/>
              </w:rPr>
            </w:pPr>
            <w:r>
              <w:rPr>
                <w:rFonts w:hint="eastAsia" w:ascii="宋体" w:hAnsi="宋体"/>
              </w:rPr>
              <w:t>总学时:</w:t>
            </w:r>
            <w:r>
              <w:rPr>
                <w:rFonts w:hint="eastAsia" w:ascii="宋体" w:hAnsi="宋体"/>
                <w:lang w:val="en-US" w:eastAsia="zh-CN"/>
              </w:rPr>
              <w:t>72</w:t>
            </w:r>
          </w:p>
        </w:tc>
      </w:tr>
    </w:tbl>
    <w:p w14:paraId="0AC0B42E">
      <w:pPr>
        <w:pStyle w:val="5"/>
        <w:spacing w:before="0" w:beforeAutospacing="0" w:after="0" w:afterAutospacing="0" w:line="360" w:lineRule="auto"/>
        <w:jc w:val="both"/>
        <w:rPr>
          <w:rFonts w:hint="eastAsia" w:ascii="黑体" w:hAnsi="黑体" w:eastAsia="黑体" w:cs="仿宋_GB2312"/>
          <w:kern w:val="2"/>
          <w:position w:val="6"/>
        </w:rPr>
      </w:pPr>
    </w:p>
    <w:p w14:paraId="5EC1AFBC">
      <w:pPr>
        <w:pStyle w:val="5"/>
        <w:numPr>
          <w:ilvl w:val="0"/>
          <w:numId w:val="0"/>
        </w:numPr>
        <w:spacing w:before="0" w:beforeAutospacing="0" w:after="0" w:afterAutospacing="0" w:line="360" w:lineRule="auto"/>
        <w:ind w:leftChars="210"/>
        <w:jc w:val="both"/>
        <w:rPr>
          <w:rFonts w:hint="eastAsia" w:cs="仿宋_GB2312"/>
          <w:b/>
          <w:kern w:val="2"/>
          <w:position w:val="6"/>
        </w:rPr>
      </w:pPr>
      <w:r>
        <w:rPr>
          <w:rFonts w:hint="eastAsia" w:cs="仿宋_GB2312"/>
          <w:b/>
          <w:kern w:val="2"/>
          <w:position w:val="6"/>
          <w:lang w:val="en-US" w:eastAsia="zh-CN"/>
        </w:rPr>
        <w:t>2.</w:t>
      </w:r>
      <w:r>
        <w:rPr>
          <w:rFonts w:hint="eastAsia" w:cs="仿宋_GB2312"/>
          <w:b/>
          <w:kern w:val="2"/>
          <w:position w:val="6"/>
        </w:rPr>
        <w:t>单元（或项目）设计</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965"/>
        <w:gridCol w:w="1455"/>
        <w:gridCol w:w="1106"/>
        <w:gridCol w:w="1156"/>
      </w:tblGrid>
      <w:tr w14:paraId="7E021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gridSpan w:val="2"/>
          </w:tcPr>
          <w:p w14:paraId="60BB3A43">
            <w:pPr>
              <w:pStyle w:val="5"/>
              <w:spacing w:before="0" w:beforeAutospacing="0" w:after="0" w:afterAutospacing="0" w:line="360" w:lineRule="auto"/>
              <w:jc w:val="both"/>
              <w:rPr>
                <w:rFonts w:hint="eastAsia" w:ascii="黑体" w:hAnsi="黑体" w:eastAsia="黑体" w:cs="仿宋_GB2312"/>
                <w:kern w:val="2"/>
                <w:position w:val="6"/>
                <w:sz w:val="21"/>
                <w:szCs w:val="21"/>
                <w:vertAlign w:val="baseline"/>
                <w:lang w:eastAsia="zh-CN"/>
              </w:rPr>
            </w:pPr>
            <w:r>
              <w:rPr>
                <w:rFonts w:hint="eastAsia" w:ascii="宋体" w:hAnsi="宋体" w:eastAsia="宋体" w:cs="Times New Roman"/>
                <w:kern w:val="2"/>
                <w:sz w:val="21"/>
                <w:szCs w:val="21"/>
                <w:lang w:val="en-US" w:eastAsia="zh-CN" w:bidi="ar-SA"/>
              </w:rPr>
              <w:t>模块（或工作情境）名称</w:t>
            </w:r>
          </w:p>
        </w:tc>
        <w:tc>
          <w:tcPr>
            <w:tcW w:w="5682" w:type="dxa"/>
            <w:gridSpan w:val="4"/>
          </w:tcPr>
          <w:p w14:paraId="70DE21AE">
            <w:pPr>
              <w:spacing w:line="360" w:lineRule="auto"/>
              <w:ind w:left="0" w:leftChars="0" w:firstLine="0" w:firstLineChars="0"/>
              <w:jc w:val="left"/>
              <w:rPr>
                <w:rFonts w:hint="eastAsia" w:ascii="黑体" w:hAnsi="黑体" w:eastAsia="黑体" w:cs="仿宋_GB2312"/>
                <w:kern w:val="2"/>
                <w:position w:val="6"/>
                <w:sz w:val="21"/>
                <w:szCs w:val="21"/>
                <w:vertAlign w:val="baseline"/>
                <w:lang w:eastAsia="zh-CN"/>
              </w:rPr>
            </w:pPr>
            <w:r>
              <w:rPr>
                <w:rFonts w:hint="eastAsia" w:ascii="宋体" w:hAnsi="宋体"/>
                <w:sz w:val="21"/>
                <w:szCs w:val="21"/>
                <w:lang w:eastAsia="zh-CN"/>
              </w:rPr>
              <w:t>模块一：</w:t>
            </w:r>
            <w:r>
              <w:rPr>
                <w:rFonts w:hint="eastAsia" w:ascii="宋体" w:hAnsi="宋体" w:cs="Times New Roman"/>
                <w:sz w:val="21"/>
                <w:szCs w:val="21"/>
                <w:lang w:val="en-US" w:eastAsia="zh-CN"/>
              </w:rPr>
              <w:t>品牌认知</w:t>
            </w:r>
          </w:p>
        </w:tc>
      </w:tr>
      <w:tr w14:paraId="383FF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B6BF714">
            <w:pPr>
              <w:pStyle w:val="5"/>
              <w:spacing w:before="0" w:beforeAutospacing="0" w:after="0" w:afterAutospacing="0" w:line="360" w:lineRule="auto"/>
              <w:jc w:val="both"/>
              <w:rPr>
                <w:rFonts w:hint="default" w:ascii="宋体" w:hAnsi="宋体" w:eastAsia="宋体" w:cs="Times New Roman"/>
                <w:kern w:val="2"/>
                <w:sz w:val="21"/>
                <w:szCs w:val="21"/>
                <w:lang w:val="en-US" w:eastAsia="zh-CN" w:bidi="ar-SA"/>
              </w:rPr>
            </w:pPr>
            <w:r>
              <w:rPr>
                <w:rFonts w:hint="eastAsia" w:cs="Times New Roman"/>
                <w:kern w:val="2"/>
                <w:sz w:val="21"/>
                <w:szCs w:val="21"/>
                <w:lang w:val="en-US" w:eastAsia="zh-CN" w:bidi="ar-SA"/>
              </w:rPr>
              <w:t>项目01</w:t>
            </w:r>
          </w:p>
        </w:tc>
        <w:tc>
          <w:tcPr>
            <w:tcW w:w="3385" w:type="dxa"/>
            <w:gridSpan w:val="2"/>
            <w:vAlign w:val="center"/>
          </w:tcPr>
          <w:p w14:paraId="1914D217">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品牌的起源</w:t>
            </w:r>
          </w:p>
        </w:tc>
        <w:tc>
          <w:tcPr>
            <w:tcW w:w="1455" w:type="dxa"/>
            <w:vMerge w:val="restart"/>
          </w:tcPr>
          <w:p w14:paraId="56A94AB4">
            <w:pPr>
              <w:pStyle w:val="5"/>
              <w:spacing w:before="0" w:beforeAutospacing="0" w:after="0" w:afterAutospacing="0" w:line="360" w:lineRule="auto"/>
              <w:jc w:val="both"/>
              <w:rPr>
                <w:rFonts w:hint="eastAsia" w:cs="Times New Roman"/>
                <w:kern w:val="2"/>
                <w:sz w:val="21"/>
                <w:szCs w:val="21"/>
                <w:lang w:val="en-US" w:eastAsia="zh-CN" w:bidi="ar-SA"/>
              </w:rPr>
            </w:pPr>
          </w:p>
          <w:p w14:paraId="37AD505E">
            <w:pPr>
              <w:pStyle w:val="5"/>
              <w:spacing w:before="0" w:beforeAutospacing="0" w:after="0" w:afterAutospacing="0" w:line="360" w:lineRule="auto"/>
              <w:jc w:val="both"/>
              <w:rPr>
                <w:rFonts w:hint="default" w:ascii="宋体" w:hAnsi="宋体" w:eastAsia="宋体" w:cs="Times New Roman"/>
                <w:kern w:val="2"/>
                <w:sz w:val="21"/>
                <w:szCs w:val="21"/>
                <w:lang w:val="en-US" w:eastAsia="zh-CN" w:bidi="ar-SA"/>
              </w:rPr>
            </w:pPr>
            <w:r>
              <w:rPr>
                <w:rFonts w:hint="eastAsia" w:cs="Times New Roman"/>
                <w:kern w:val="2"/>
                <w:sz w:val="21"/>
                <w:szCs w:val="21"/>
                <w:lang w:val="en-US" w:eastAsia="zh-CN" w:bidi="ar-SA"/>
              </w:rPr>
              <w:t>共：8学时</w:t>
            </w:r>
          </w:p>
        </w:tc>
        <w:tc>
          <w:tcPr>
            <w:tcW w:w="1106" w:type="dxa"/>
            <w:vMerge w:val="restart"/>
          </w:tcPr>
          <w:p w14:paraId="58185321">
            <w:pPr>
              <w:pStyle w:val="5"/>
              <w:spacing w:before="0" w:beforeAutospacing="0" w:after="0" w:afterAutospacing="0" w:line="360" w:lineRule="auto"/>
              <w:jc w:val="both"/>
              <w:rPr>
                <w:rFonts w:hint="eastAsia" w:ascii="宋体" w:hAnsi="宋体" w:eastAsia="宋体" w:cs="Times New Roman"/>
                <w:kern w:val="2"/>
                <w:sz w:val="21"/>
                <w:szCs w:val="21"/>
                <w:lang w:val="en-US" w:eastAsia="zh-CN" w:bidi="ar-SA"/>
              </w:rPr>
            </w:pPr>
          </w:p>
          <w:p w14:paraId="4E45E454">
            <w:pPr>
              <w:pStyle w:val="5"/>
              <w:spacing w:before="0" w:beforeAutospacing="0" w:after="0" w:afterAutospacing="0" w:line="360" w:lineRule="auto"/>
              <w:ind w:firstLine="0" w:firstLineChars="0"/>
              <w:jc w:val="both"/>
              <w:rPr>
                <w:rFonts w:hint="default"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实践：</w:t>
            </w:r>
            <w:r>
              <w:rPr>
                <w:rFonts w:hint="eastAsia" w:cs="Times New Roman"/>
                <w:kern w:val="2"/>
                <w:sz w:val="21"/>
                <w:szCs w:val="21"/>
                <w:lang w:val="en-US" w:eastAsia="zh-CN" w:bidi="ar-SA"/>
              </w:rPr>
              <w:t>0</w:t>
            </w:r>
          </w:p>
          <w:p w14:paraId="55EFC47D">
            <w:pPr>
              <w:pStyle w:val="5"/>
              <w:spacing w:before="0" w:beforeAutospacing="0" w:after="0" w:afterAutospacing="0" w:line="360" w:lineRule="auto"/>
              <w:ind w:firstLine="0" w:firstLineChars="0"/>
              <w:jc w:val="both"/>
              <w:rPr>
                <w:rFonts w:hint="eastAsia" w:ascii="宋体" w:hAnsi="宋体" w:eastAsia="宋体" w:cs="Times New Roman"/>
                <w:kern w:val="2"/>
                <w:sz w:val="21"/>
                <w:szCs w:val="21"/>
                <w:lang w:val="en-US" w:eastAsia="zh-CN" w:bidi="ar-SA"/>
              </w:rPr>
            </w:pPr>
          </w:p>
        </w:tc>
        <w:tc>
          <w:tcPr>
            <w:tcW w:w="1156" w:type="dxa"/>
            <w:vMerge w:val="restart"/>
          </w:tcPr>
          <w:p w14:paraId="5D9CA0A4">
            <w:pPr>
              <w:pStyle w:val="5"/>
              <w:spacing w:before="0" w:beforeAutospacing="0" w:after="0" w:afterAutospacing="0" w:line="360" w:lineRule="auto"/>
              <w:jc w:val="both"/>
              <w:rPr>
                <w:rFonts w:hint="eastAsia" w:ascii="宋体" w:hAnsi="宋体" w:eastAsia="宋体" w:cs="Times New Roman"/>
                <w:kern w:val="2"/>
                <w:sz w:val="21"/>
                <w:szCs w:val="21"/>
                <w:lang w:val="en-US" w:eastAsia="zh-CN" w:bidi="ar-SA"/>
              </w:rPr>
            </w:pPr>
          </w:p>
          <w:p w14:paraId="7B354D28">
            <w:pPr>
              <w:pStyle w:val="5"/>
              <w:spacing w:before="0" w:beforeAutospacing="0" w:after="0" w:afterAutospacing="0" w:line="360" w:lineRule="auto"/>
              <w:ind w:firstLine="0" w:firstLineChars="0"/>
              <w:jc w:val="both"/>
              <w:rPr>
                <w:rFonts w:hint="default"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理论：</w:t>
            </w:r>
            <w:r>
              <w:rPr>
                <w:rFonts w:hint="eastAsia" w:cs="Times New Roman"/>
                <w:kern w:val="2"/>
                <w:sz w:val="21"/>
                <w:szCs w:val="21"/>
                <w:lang w:val="en-US" w:eastAsia="zh-CN" w:bidi="ar-SA"/>
              </w:rPr>
              <w:t>8</w:t>
            </w:r>
          </w:p>
          <w:p w14:paraId="18160E95">
            <w:pPr>
              <w:pStyle w:val="5"/>
              <w:spacing w:before="0" w:beforeAutospacing="0" w:after="0" w:afterAutospacing="0" w:line="360" w:lineRule="auto"/>
              <w:ind w:firstLine="0" w:firstLineChars="0"/>
              <w:jc w:val="both"/>
              <w:rPr>
                <w:rFonts w:hint="default" w:ascii="宋体" w:hAnsi="宋体" w:eastAsia="宋体" w:cs="Times New Roman"/>
                <w:kern w:val="2"/>
                <w:sz w:val="21"/>
                <w:szCs w:val="21"/>
                <w:lang w:val="en-US" w:eastAsia="zh-CN" w:bidi="ar-SA"/>
              </w:rPr>
            </w:pPr>
          </w:p>
        </w:tc>
      </w:tr>
      <w:tr w14:paraId="5A2FB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583CC97">
            <w:pPr>
              <w:pStyle w:val="5"/>
              <w:spacing w:before="0" w:beforeAutospacing="0" w:after="0" w:afterAutospacing="0" w:line="360" w:lineRule="auto"/>
              <w:jc w:val="both"/>
              <w:rPr>
                <w:rFonts w:hint="default" w:ascii="宋体" w:hAnsi="宋体" w:eastAsia="宋体" w:cs="Times New Roman"/>
                <w:kern w:val="2"/>
                <w:sz w:val="21"/>
                <w:szCs w:val="21"/>
                <w:lang w:val="en-US" w:eastAsia="zh-CN" w:bidi="ar-SA"/>
              </w:rPr>
            </w:pPr>
            <w:r>
              <w:rPr>
                <w:rFonts w:hint="eastAsia" w:cs="Times New Roman"/>
                <w:kern w:val="2"/>
                <w:sz w:val="21"/>
                <w:szCs w:val="21"/>
                <w:lang w:val="en-US" w:eastAsia="zh-CN" w:bidi="ar-SA"/>
              </w:rPr>
              <w:t>项目</w:t>
            </w:r>
            <w:r>
              <w:rPr>
                <w:rFonts w:hint="eastAsia" w:ascii="宋体" w:hAnsi="宋体" w:eastAsia="宋体" w:cs="Times New Roman"/>
                <w:kern w:val="2"/>
                <w:sz w:val="21"/>
                <w:szCs w:val="21"/>
                <w:lang w:val="en-US" w:eastAsia="zh-CN" w:bidi="ar-SA"/>
              </w:rPr>
              <w:t>0</w:t>
            </w:r>
            <w:r>
              <w:rPr>
                <w:rFonts w:hint="eastAsia" w:cs="Times New Roman"/>
                <w:kern w:val="2"/>
                <w:sz w:val="21"/>
                <w:szCs w:val="21"/>
                <w:lang w:val="en-US" w:eastAsia="zh-CN" w:bidi="ar-SA"/>
              </w:rPr>
              <w:t>2</w:t>
            </w:r>
          </w:p>
        </w:tc>
        <w:tc>
          <w:tcPr>
            <w:tcW w:w="3385" w:type="dxa"/>
            <w:gridSpan w:val="2"/>
            <w:vAlign w:val="center"/>
          </w:tcPr>
          <w:p w14:paraId="78389594">
            <w:pPr>
              <w:widowControl/>
              <w:numPr>
                <w:ilvl w:val="0"/>
                <w:numId w:val="0"/>
              </w:numPr>
              <w:spacing w:line="240" w:lineRule="auto"/>
              <w:ind w:left="0" w:leftChars="0"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品牌的定义</w:t>
            </w:r>
          </w:p>
        </w:tc>
        <w:tc>
          <w:tcPr>
            <w:tcW w:w="1455" w:type="dxa"/>
            <w:vMerge w:val="continue"/>
          </w:tcPr>
          <w:p w14:paraId="4EE5F6C0">
            <w:pPr>
              <w:pStyle w:val="5"/>
              <w:spacing w:before="0" w:beforeAutospacing="0" w:after="0" w:afterAutospacing="0" w:line="360" w:lineRule="auto"/>
              <w:jc w:val="right"/>
              <w:rPr>
                <w:rFonts w:hint="eastAsia" w:ascii="宋体" w:hAnsi="宋体" w:eastAsia="宋体" w:cs="Times New Roman"/>
                <w:kern w:val="2"/>
                <w:sz w:val="21"/>
                <w:szCs w:val="21"/>
                <w:lang w:val="en-US" w:eastAsia="zh-CN" w:bidi="ar-SA"/>
              </w:rPr>
            </w:pPr>
          </w:p>
        </w:tc>
        <w:tc>
          <w:tcPr>
            <w:tcW w:w="1106" w:type="dxa"/>
            <w:vMerge w:val="continue"/>
          </w:tcPr>
          <w:p w14:paraId="2707B74B">
            <w:pPr>
              <w:pStyle w:val="5"/>
              <w:spacing w:before="0" w:beforeAutospacing="0" w:after="0" w:afterAutospacing="0" w:line="360" w:lineRule="auto"/>
              <w:ind w:firstLine="0" w:firstLineChars="0"/>
              <w:jc w:val="both"/>
              <w:rPr>
                <w:rFonts w:hint="eastAsia" w:ascii="宋体" w:hAnsi="宋体" w:eastAsia="宋体" w:cs="Times New Roman"/>
                <w:kern w:val="2"/>
                <w:sz w:val="21"/>
                <w:szCs w:val="21"/>
                <w:lang w:val="en-US" w:eastAsia="zh-CN" w:bidi="ar-SA"/>
              </w:rPr>
            </w:pPr>
          </w:p>
        </w:tc>
        <w:tc>
          <w:tcPr>
            <w:tcW w:w="1156" w:type="dxa"/>
            <w:vMerge w:val="continue"/>
          </w:tcPr>
          <w:p w14:paraId="50A8D27D">
            <w:pPr>
              <w:pStyle w:val="5"/>
              <w:spacing w:before="0" w:beforeAutospacing="0" w:after="0" w:afterAutospacing="0" w:line="360" w:lineRule="auto"/>
              <w:ind w:firstLine="0" w:firstLineChars="0"/>
              <w:jc w:val="both"/>
              <w:rPr>
                <w:rFonts w:hint="default" w:ascii="宋体" w:hAnsi="宋体" w:eastAsia="宋体" w:cs="Times New Roman"/>
                <w:kern w:val="2"/>
                <w:sz w:val="21"/>
                <w:szCs w:val="21"/>
                <w:lang w:val="en-US" w:eastAsia="zh-CN" w:bidi="ar-SA"/>
              </w:rPr>
            </w:pPr>
          </w:p>
        </w:tc>
      </w:tr>
      <w:tr w14:paraId="5256D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F0712E5">
            <w:pPr>
              <w:pStyle w:val="5"/>
              <w:spacing w:before="0" w:beforeAutospacing="0" w:after="0" w:afterAutospacing="0" w:line="360" w:lineRule="auto"/>
              <w:jc w:val="both"/>
              <w:rPr>
                <w:rFonts w:hint="default" w:ascii="宋体" w:hAnsi="宋体" w:eastAsia="宋体" w:cs="Times New Roman"/>
                <w:kern w:val="2"/>
                <w:sz w:val="21"/>
                <w:szCs w:val="21"/>
                <w:lang w:val="en-US" w:eastAsia="zh-CN" w:bidi="ar-SA"/>
              </w:rPr>
            </w:pPr>
            <w:r>
              <w:rPr>
                <w:rFonts w:hint="eastAsia" w:cs="Times New Roman"/>
                <w:kern w:val="2"/>
                <w:sz w:val="21"/>
                <w:szCs w:val="21"/>
                <w:lang w:val="en-US" w:eastAsia="zh-CN" w:bidi="ar-SA"/>
              </w:rPr>
              <w:t>项目</w:t>
            </w:r>
            <w:r>
              <w:rPr>
                <w:rFonts w:hint="eastAsia" w:ascii="宋体" w:hAnsi="宋体" w:eastAsia="宋体" w:cs="Times New Roman"/>
                <w:kern w:val="2"/>
                <w:sz w:val="21"/>
                <w:szCs w:val="21"/>
                <w:lang w:val="en-US" w:eastAsia="zh-CN" w:bidi="ar-SA"/>
              </w:rPr>
              <w:t>0</w:t>
            </w:r>
            <w:r>
              <w:rPr>
                <w:rFonts w:hint="eastAsia" w:cs="Times New Roman"/>
                <w:kern w:val="2"/>
                <w:sz w:val="21"/>
                <w:szCs w:val="21"/>
                <w:lang w:val="en-US" w:eastAsia="zh-CN" w:bidi="ar-SA"/>
              </w:rPr>
              <w:t>3</w:t>
            </w:r>
          </w:p>
        </w:tc>
        <w:tc>
          <w:tcPr>
            <w:tcW w:w="3385" w:type="dxa"/>
            <w:gridSpan w:val="2"/>
            <w:vAlign w:val="center"/>
          </w:tcPr>
          <w:p w14:paraId="007574AD">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品牌的作用与本质</w:t>
            </w:r>
          </w:p>
        </w:tc>
        <w:tc>
          <w:tcPr>
            <w:tcW w:w="1455" w:type="dxa"/>
            <w:vMerge w:val="continue"/>
          </w:tcPr>
          <w:p w14:paraId="434D6F0B">
            <w:pPr>
              <w:pStyle w:val="5"/>
              <w:spacing w:before="0" w:beforeAutospacing="0" w:after="0" w:afterAutospacing="0" w:line="360" w:lineRule="auto"/>
              <w:jc w:val="both"/>
              <w:rPr>
                <w:rFonts w:hint="eastAsia" w:ascii="宋体" w:hAnsi="宋体" w:eastAsia="宋体" w:cs="Times New Roman"/>
                <w:kern w:val="2"/>
                <w:sz w:val="21"/>
                <w:szCs w:val="21"/>
                <w:lang w:val="en-US" w:eastAsia="zh-CN" w:bidi="ar-SA"/>
              </w:rPr>
            </w:pPr>
          </w:p>
        </w:tc>
        <w:tc>
          <w:tcPr>
            <w:tcW w:w="1106" w:type="dxa"/>
            <w:vMerge w:val="continue"/>
            <w:vAlign w:val="top"/>
          </w:tcPr>
          <w:p w14:paraId="28FAD842">
            <w:pPr>
              <w:pStyle w:val="5"/>
              <w:spacing w:before="0" w:beforeAutospacing="0" w:after="0" w:afterAutospacing="0" w:line="360" w:lineRule="auto"/>
              <w:ind w:firstLine="0" w:firstLineChars="0"/>
              <w:jc w:val="both"/>
              <w:rPr>
                <w:rFonts w:hint="eastAsia" w:ascii="宋体" w:hAnsi="宋体" w:eastAsia="宋体" w:cs="Times New Roman"/>
                <w:kern w:val="2"/>
                <w:sz w:val="21"/>
                <w:szCs w:val="21"/>
                <w:lang w:val="en-US" w:eastAsia="zh-CN" w:bidi="ar-SA"/>
              </w:rPr>
            </w:pPr>
          </w:p>
        </w:tc>
        <w:tc>
          <w:tcPr>
            <w:tcW w:w="1156" w:type="dxa"/>
            <w:vMerge w:val="continue"/>
            <w:vAlign w:val="top"/>
          </w:tcPr>
          <w:p w14:paraId="218AAF9C">
            <w:pPr>
              <w:pStyle w:val="5"/>
              <w:spacing w:before="0" w:beforeAutospacing="0" w:after="0" w:afterAutospacing="0" w:line="360" w:lineRule="auto"/>
              <w:ind w:firstLine="0" w:firstLineChars="0"/>
              <w:jc w:val="both"/>
              <w:rPr>
                <w:rFonts w:hint="default" w:ascii="宋体" w:hAnsi="宋体" w:eastAsia="宋体" w:cs="Times New Roman"/>
                <w:kern w:val="2"/>
                <w:sz w:val="21"/>
                <w:szCs w:val="21"/>
                <w:lang w:val="en-US" w:eastAsia="zh-CN" w:bidi="ar-SA"/>
              </w:rPr>
            </w:pPr>
          </w:p>
        </w:tc>
      </w:tr>
      <w:tr w14:paraId="2AE6F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D807D14">
            <w:pPr>
              <w:pStyle w:val="5"/>
              <w:spacing w:before="0" w:beforeAutospacing="0" w:after="0" w:afterAutospacing="0" w:line="360" w:lineRule="auto"/>
              <w:jc w:val="both"/>
              <w:rPr>
                <w:rFonts w:hint="default" w:ascii="宋体" w:hAnsi="宋体" w:eastAsia="宋体" w:cs="Times New Roman"/>
                <w:kern w:val="2"/>
                <w:sz w:val="21"/>
                <w:szCs w:val="21"/>
                <w:lang w:val="en-US" w:eastAsia="zh-CN" w:bidi="ar-SA"/>
              </w:rPr>
            </w:pPr>
            <w:r>
              <w:rPr>
                <w:rFonts w:hint="eastAsia" w:cs="Times New Roman"/>
                <w:kern w:val="2"/>
                <w:sz w:val="21"/>
                <w:szCs w:val="21"/>
                <w:lang w:val="en-US" w:eastAsia="zh-CN" w:bidi="ar-SA"/>
              </w:rPr>
              <w:t>项目</w:t>
            </w:r>
            <w:r>
              <w:rPr>
                <w:rFonts w:hint="eastAsia" w:ascii="宋体" w:hAnsi="宋体" w:eastAsia="宋体" w:cs="Times New Roman"/>
                <w:kern w:val="2"/>
                <w:sz w:val="21"/>
                <w:szCs w:val="21"/>
                <w:lang w:val="en-US" w:eastAsia="zh-CN" w:bidi="ar-SA"/>
              </w:rPr>
              <w:t>0</w:t>
            </w:r>
            <w:r>
              <w:rPr>
                <w:rFonts w:hint="eastAsia" w:cs="Times New Roman"/>
                <w:kern w:val="2"/>
                <w:sz w:val="21"/>
                <w:szCs w:val="21"/>
                <w:lang w:val="en-US" w:eastAsia="zh-CN" w:bidi="ar-SA"/>
              </w:rPr>
              <w:t>4</w:t>
            </w:r>
          </w:p>
        </w:tc>
        <w:tc>
          <w:tcPr>
            <w:tcW w:w="3385" w:type="dxa"/>
            <w:gridSpan w:val="2"/>
            <w:vAlign w:val="center"/>
          </w:tcPr>
          <w:p w14:paraId="340C6CB7">
            <w:pPr>
              <w:widowControl/>
              <w:numPr>
                <w:ilvl w:val="0"/>
                <w:numId w:val="0"/>
              </w:numPr>
              <w:spacing w:line="240" w:lineRule="auto"/>
              <w:ind w:left="0" w:leftChars="0"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成衣品牌的构建</w:t>
            </w:r>
          </w:p>
        </w:tc>
        <w:tc>
          <w:tcPr>
            <w:tcW w:w="1455" w:type="dxa"/>
            <w:vMerge w:val="continue"/>
          </w:tcPr>
          <w:p w14:paraId="7C0194B1">
            <w:pPr>
              <w:pStyle w:val="5"/>
              <w:spacing w:before="0" w:beforeAutospacing="0" w:after="0" w:afterAutospacing="0" w:line="360" w:lineRule="auto"/>
              <w:jc w:val="both"/>
              <w:rPr>
                <w:rFonts w:hint="eastAsia" w:ascii="宋体" w:hAnsi="宋体" w:eastAsia="宋体" w:cs="Times New Roman"/>
                <w:kern w:val="2"/>
                <w:sz w:val="21"/>
                <w:szCs w:val="21"/>
                <w:lang w:val="en-US" w:eastAsia="zh-CN" w:bidi="ar-SA"/>
              </w:rPr>
            </w:pPr>
          </w:p>
        </w:tc>
        <w:tc>
          <w:tcPr>
            <w:tcW w:w="1106" w:type="dxa"/>
            <w:vMerge w:val="continue"/>
            <w:vAlign w:val="top"/>
          </w:tcPr>
          <w:p w14:paraId="201D5D65">
            <w:pPr>
              <w:pStyle w:val="5"/>
              <w:spacing w:before="0" w:beforeAutospacing="0" w:after="0" w:afterAutospacing="0" w:line="360" w:lineRule="auto"/>
              <w:ind w:firstLine="0" w:firstLineChars="0"/>
              <w:jc w:val="both"/>
              <w:rPr>
                <w:rFonts w:hint="eastAsia" w:ascii="宋体" w:hAnsi="宋体" w:eastAsia="宋体" w:cs="Times New Roman"/>
                <w:kern w:val="2"/>
                <w:sz w:val="21"/>
                <w:szCs w:val="21"/>
                <w:lang w:val="en-US" w:eastAsia="zh-CN" w:bidi="ar-SA"/>
              </w:rPr>
            </w:pPr>
          </w:p>
        </w:tc>
        <w:tc>
          <w:tcPr>
            <w:tcW w:w="1156" w:type="dxa"/>
            <w:vMerge w:val="continue"/>
            <w:vAlign w:val="top"/>
          </w:tcPr>
          <w:p w14:paraId="4E4A35BB">
            <w:pPr>
              <w:pStyle w:val="5"/>
              <w:spacing w:before="0" w:beforeAutospacing="0" w:after="0" w:afterAutospacing="0" w:line="360" w:lineRule="auto"/>
              <w:ind w:firstLine="0" w:firstLineChars="0"/>
              <w:jc w:val="both"/>
              <w:rPr>
                <w:rFonts w:hint="default" w:ascii="宋体" w:hAnsi="宋体" w:eastAsia="宋体" w:cs="Times New Roman"/>
                <w:kern w:val="2"/>
                <w:sz w:val="21"/>
                <w:szCs w:val="21"/>
                <w:lang w:val="en-US" w:eastAsia="zh-CN" w:bidi="ar-SA"/>
              </w:rPr>
            </w:pPr>
          </w:p>
        </w:tc>
      </w:tr>
      <w:tr w14:paraId="27AF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Pr>
          <w:p w14:paraId="6D4214D2">
            <w:pPr>
              <w:pStyle w:val="5"/>
              <w:spacing w:before="0" w:beforeAutospacing="0" w:after="0" w:afterAutospacing="0" w:line="360" w:lineRule="auto"/>
              <w:jc w:val="both"/>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学习目标：概括本单元的学习目标，包含知识、技能等目标</w:t>
            </w:r>
          </w:p>
        </w:tc>
      </w:tr>
      <w:tr w14:paraId="1D1A7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522" w:type="dxa"/>
            <w:gridSpan w:val="6"/>
          </w:tcPr>
          <w:p w14:paraId="6878E47D">
            <w:pPr>
              <w:widowControl/>
              <w:numPr>
                <w:ilvl w:val="0"/>
                <w:numId w:val="0"/>
              </w:numPr>
              <w:spacing w:line="240" w:lineRule="auto"/>
              <w:ind w:left="0" w:leftChars="0" w:firstLine="0" w:firstLineChars="0"/>
              <w:jc w:val="left"/>
              <w:rPr>
                <w:rFonts w:hint="eastAsia" w:ascii="宋体" w:hAnsi="宋体" w:eastAsia="宋体" w:cs="Times New Roman"/>
                <w:kern w:val="2"/>
                <w:sz w:val="21"/>
                <w:szCs w:val="21"/>
                <w:lang w:val="en-US" w:eastAsia="zh-CN" w:bidi="ar-SA"/>
              </w:rPr>
            </w:pPr>
            <w:r>
              <w:rPr>
                <w:rFonts w:hint="eastAsia" w:ascii="宋体" w:hAnsi="宋体" w:cs="Times New Roman"/>
                <w:kern w:val="2"/>
                <w:sz w:val="21"/>
                <w:szCs w:val="21"/>
                <w:lang w:val="en-US" w:eastAsia="zh-CN" w:bidi="ar-SA"/>
              </w:rPr>
              <w:t>知识目标：</w:t>
            </w:r>
            <w:r>
              <w:rPr>
                <w:rFonts w:hint="eastAsia" w:ascii="宋体" w:hAnsi="宋体" w:eastAsia="宋体" w:cs="Times New Roman"/>
                <w:kern w:val="2"/>
                <w:sz w:val="21"/>
                <w:szCs w:val="21"/>
                <w:lang w:val="en-US" w:eastAsia="zh-CN" w:bidi="ar-SA"/>
              </w:rPr>
              <w:t>理解</w:t>
            </w:r>
            <w:r>
              <w:rPr>
                <w:rFonts w:hint="eastAsia" w:ascii="宋体" w:hAnsi="宋体" w:cs="Times New Roman"/>
                <w:kern w:val="2"/>
                <w:sz w:val="21"/>
                <w:szCs w:val="21"/>
                <w:lang w:val="en-US" w:eastAsia="zh-CN" w:bidi="ar-SA"/>
              </w:rPr>
              <w:t>成衣品牌概念及项目策划的意义；</w:t>
            </w:r>
          </w:p>
          <w:p w14:paraId="25802561">
            <w:pPr>
              <w:widowControl/>
              <w:numPr>
                <w:ilvl w:val="0"/>
                <w:numId w:val="0"/>
              </w:numPr>
              <w:spacing w:line="240" w:lineRule="auto"/>
              <w:ind w:left="0" w:leftChars="0" w:firstLine="0" w:firstLineChars="0"/>
              <w:jc w:val="left"/>
              <w:rPr>
                <w:rFonts w:hint="eastAsia" w:ascii="宋体" w:hAnsi="宋体" w:eastAsia="宋体" w:cs="Times New Roman"/>
                <w:kern w:val="2"/>
                <w:sz w:val="21"/>
                <w:szCs w:val="21"/>
                <w:lang w:val="en-US" w:eastAsia="zh-CN" w:bidi="ar-SA"/>
              </w:rPr>
            </w:pPr>
            <w:r>
              <w:rPr>
                <w:rFonts w:hint="eastAsia" w:ascii="宋体" w:hAnsi="宋体" w:cs="Times New Roman"/>
                <w:kern w:val="2"/>
                <w:sz w:val="21"/>
                <w:szCs w:val="21"/>
                <w:lang w:val="en-US" w:eastAsia="zh-CN" w:bidi="ar-SA"/>
              </w:rPr>
              <w:t>技能目标：掌握对成衣品牌</w:t>
            </w:r>
            <w:r>
              <w:rPr>
                <w:rFonts w:hint="eastAsia" w:ascii="宋体" w:hAnsi="宋体" w:eastAsia="宋体" w:cs="Times New Roman"/>
                <w:kern w:val="2"/>
                <w:sz w:val="21"/>
                <w:szCs w:val="21"/>
                <w:lang w:val="en-US" w:eastAsia="zh-CN" w:bidi="ar-SA"/>
              </w:rPr>
              <w:t>项目</w:t>
            </w:r>
            <w:r>
              <w:rPr>
                <w:rFonts w:hint="eastAsia" w:ascii="宋体" w:hAnsi="宋体" w:cs="Times New Roman"/>
                <w:kern w:val="2"/>
                <w:sz w:val="21"/>
                <w:szCs w:val="21"/>
                <w:lang w:val="en-US" w:eastAsia="zh-CN" w:bidi="ar-SA"/>
              </w:rPr>
              <w:t>策划</w:t>
            </w:r>
            <w:r>
              <w:rPr>
                <w:rFonts w:hint="eastAsia" w:ascii="宋体" w:hAnsi="宋体" w:eastAsia="宋体" w:cs="Times New Roman"/>
                <w:kern w:val="2"/>
                <w:sz w:val="21"/>
                <w:szCs w:val="21"/>
                <w:lang w:val="en-US" w:eastAsia="zh-CN" w:bidi="ar-SA"/>
              </w:rPr>
              <w:t>流程</w:t>
            </w:r>
            <w:r>
              <w:rPr>
                <w:rFonts w:hint="eastAsia" w:ascii="宋体" w:hAnsi="宋体" w:cs="Times New Roman"/>
                <w:kern w:val="2"/>
                <w:sz w:val="21"/>
                <w:szCs w:val="21"/>
                <w:lang w:val="en-US" w:eastAsia="zh-CN" w:bidi="ar-SA"/>
              </w:rPr>
              <w:t>；</w:t>
            </w:r>
          </w:p>
          <w:p w14:paraId="79B749EF">
            <w:pPr>
              <w:widowControl/>
              <w:numPr>
                <w:ilvl w:val="0"/>
                <w:numId w:val="0"/>
              </w:numPr>
              <w:spacing w:line="240" w:lineRule="auto"/>
              <w:ind w:left="0" w:leftChars="0" w:firstLine="0" w:firstLineChars="0"/>
              <w:jc w:val="left"/>
              <w:rPr>
                <w:rFonts w:hint="default" w:ascii="宋体" w:hAnsi="宋体" w:eastAsia="宋体" w:cs="Times New Roman"/>
                <w:kern w:val="2"/>
                <w:sz w:val="21"/>
                <w:szCs w:val="21"/>
                <w:lang w:val="en-US" w:eastAsia="zh-CN" w:bidi="ar-SA"/>
              </w:rPr>
            </w:pPr>
            <w:r>
              <w:rPr>
                <w:rFonts w:hint="eastAsia" w:ascii="宋体" w:hAnsi="宋体" w:cs="Times New Roman"/>
                <w:kern w:val="2"/>
                <w:sz w:val="21"/>
                <w:szCs w:val="21"/>
                <w:lang w:val="en-US" w:eastAsia="zh-CN" w:bidi="ar-SA"/>
              </w:rPr>
              <w:t>素质养成目标：</w:t>
            </w:r>
            <w:r>
              <w:rPr>
                <w:rFonts w:hint="eastAsia" w:ascii="宋体" w:hAnsi="宋体" w:eastAsia="宋体" w:cs="Times New Roman"/>
                <w:kern w:val="2"/>
                <w:sz w:val="21"/>
                <w:szCs w:val="21"/>
                <w:lang w:val="en-US" w:eastAsia="zh-CN" w:bidi="ar-SA"/>
              </w:rPr>
              <w:t>激发学生</w:t>
            </w:r>
            <w:r>
              <w:rPr>
                <w:rFonts w:hint="eastAsia" w:ascii="宋体" w:hAnsi="宋体" w:cs="Times New Roman"/>
                <w:kern w:val="2"/>
                <w:sz w:val="21"/>
                <w:szCs w:val="21"/>
                <w:lang w:val="en-US" w:eastAsia="zh-CN" w:bidi="ar-SA"/>
              </w:rPr>
              <w:t>对品牌认知上</w:t>
            </w:r>
            <w:r>
              <w:rPr>
                <w:rFonts w:hint="eastAsia" w:ascii="宋体" w:hAnsi="宋体" w:eastAsia="宋体" w:cs="Times New Roman"/>
                <w:kern w:val="2"/>
                <w:sz w:val="21"/>
                <w:szCs w:val="21"/>
                <w:lang w:val="en-US" w:eastAsia="zh-CN" w:bidi="ar-SA"/>
              </w:rPr>
              <w:t>的“自我唤醒</w:t>
            </w:r>
            <w:r>
              <w:rPr>
                <w:rFonts w:hint="default" w:ascii="宋体" w:hAnsi="宋体" w:eastAsia="宋体" w:cs="Times New Roman"/>
                <w:kern w:val="2"/>
                <w:sz w:val="21"/>
                <w:szCs w:val="21"/>
                <w:lang w:val="en-US" w:eastAsia="zh-CN" w:bidi="ar-SA"/>
              </w:rPr>
              <w:t>”</w:t>
            </w:r>
            <w:r>
              <w:rPr>
                <w:rFonts w:hint="eastAsia" w:ascii="宋体" w:hAnsi="宋体" w:cs="Times New Roman"/>
                <w:kern w:val="2"/>
                <w:sz w:val="21"/>
                <w:szCs w:val="21"/>
                <w:lang w:val="en-US" w:eastAsia="zh-CN" w:bidi="ar-SA"/>
              </w:rPr>
              <w:t>。</w:t>
            </w:r>
          </w:p>
        </w:tc>
      </w:tr>
      <w:tr w14:paraId="0627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tcPr>
          <w:p w14:paraId="1CB94C0B">
            <w:pPr>
              <w:pStyle w:val="5"/>
              <w:spacing w:before="0" w:beforeAutospacing="0" w:after="0" w:afterAutospacing="0" w:line="360" w:lineRule="auto"/>
              <w:jc w:val="both"/>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主要内容（标注重难点）</w:t>
            </w:r>
            <w:r>
              <w:rPr>
                <w:rFonts w:hint="eastAsia" w:cs="Times New Roman"/>
                <w:kern w:val="2"/>
                <w:sz w:val="21"/>
                <w:szCs w:val="21"/>
                <w:lang w:val="en-US" w:eastAsia="zh-CN" w:bidi="ar-SA"/>
              </w:rPr>
              <w:t>：</w:t>
            </w:r>
          </w:p>
        </w:tc>
        <w:tc>
          <w:tcPr>
            <w:tcW w:w="3717" w:type="dxa"/>
            <w:gridSpan w:val="3"/>
          </w:tcPr>
          <w:p w14:paraId="13B9D2A7">
            <w:pPr>
              <w:pStyle w:val="5"/>
              <w:spacing w:before="0" w:beforeAutospacing="0" w:after="0" w:afterAutospacing="0" w:line="360" w:lineRule="auto"/>
              <w:jc w:val="both"/>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主要教学教学方法</w:t>
            </w:r>
            <w:r>
              <w:rPr>
                <w:rFonts w:hint="eastAsia" w:cs="Times New Roman"/>
                <w:kern w:val="2"/>
                <w:sz w:val="21"/>
                <w:szCs w:val="21"/>
                <w:lang w:val="en-US" w:eastAsia="zh-CN" w:bidi="ar-SA"/>
              </w:rPr>
              <w:t>：</w:t>
            </w:r>
          </w:p>
        </w:tc>
      </w:tr>
      <w:tr w14:paraId="5F40A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restart"/>
          </w:tcPr>
          <w:p w14:paraId="522E9B4D">
            <w:pPr>
              <w:widowControl/>
              <w:numPr>
                <w:ilvl w:val="0"/>
                <w:numId w:val="0"/>
              </w:numPr>
              <w:spacing w:line="240" w:lineRule="auto"/>
              <w:ind w:left="0" w:leftChars="0"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重点：</w:t>
            </w:r>
          </w:p>
          <w:p w14:paraId="3BF3CD32">
            <w:pPr>
              <w:widowControl/>
              <w:numPr>
                <w:ilvl w:val="0"/>
                <w:numId w:val="0"/>
              </w:numPr>
              <w:spacing w:line="240" w:lineRule="auto"/>
              <w:ind w:left="0" w:leftChars="0"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1、品牌的作用与本质；</w:t>
            </w:r>
          </w:p>
          <w:p w14:paraId="2CD9A530">
            <w:pPr>
              <w:widowControl/>
              <w:numPr>
                <w:ilvl w:val="0"/>
                <w:numId w:val="0"/>
              </w:numPr>
              <w:spacing w:line="240" w:lineRule="auto"/>
              <w:ind w:left="0" w:leftChars="0"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2、</w:t>
            </w:r>
            <w:r>
              <w:rPr>
                <w:rFonts w:hint="eastAsia" w:ascii="宋体" w:hAnsi="宋体" w:cs="Times New Roman"/>
                <w:kern w:val="2"/>
                <w:sz w:val="21"/>
                <w:szCs w:val="21"/>
                <w:lang w:val="en-US" w:eastAsia="zh-CN" w:bidi="ar-SA"/>
              </w:rPr>
              <w:t>成衣品牌</w:t>
            </w:r>
            <w:r>
              <w:rPr>
                <w:rFonts w:hint="eastAsia" w:ascii="宋体" w:hAnsi="宋体" w:eastAsia="宋体" w:cs="Times New Roman"/>
                <w:kern w:val="2"/>
                <w:sz w:val="21"/>
                <w:szCs w:val="21"/>
                <w:lang w:val="en-US" w:eastAsia="zh-CN" w:bidi="ar-SA"/>
              </w:rPr>
              <w:t>项目</w:t>
            </w:r>
            <w:r>
              <w:rPr>
                <w:rFonts w:hint="eastAsia" w:ascii="宋体" w:hAnsi="宋体" w:cs="Times New Roman"/>
                <w:kern w:val="2"/>
                <w:sz w:val="21"/>
                <w:szCs w:val="21"/>
                <w:lang w:val="en-US" w:eastAsia="zh-CN" w:bidi="ar-SA"/>
              </w:rPr>
              <w:t>策划</w:t>
            </w:r>
            <w:r>
              <w:rPr>
                <w:rFonts w:hint="eastAsia" w:ascii="宋体" w:hAnsi="宋体" w:eastAsia="宋体" w:cs="Times New Roman"/>
                <w:kern w:val="2"/>
                <w:sz w:val="21"/>
                <w:szCs w:val="21"/>
                <w:lang w:val="en-US" w:eastAsia="zh-CN" w:bidi="ar-SA"/>
              </w:rPr>
              <w:t>流程讲解；</w:t>
            </w:r>
          </w:p>
          <w:p w14:paraId="17DAE93E">
            <w:pPr>
              <w:widowControl/>
              <w:numPr>
                <w:ilvl w:val="0"/>
                <w:numId w:val="0"/>
              </w:numPr>
              <w:spacing w:line="240" w:lineRule="auto"/>
              <w:ind w:left="0" w:leftChars="0"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3、优秀案例分享，导入项目任务。</w:t>
            </w:r>
          </w:p>
          <w:p w14:paraId="79364B7F">
            <w:pPr>
              <w:widowControl/>
              <w:numPr>
                <w:ilvl w:val="0"/>
                <w:numId w:val="0"/>
              </w:numPr>
              <w:spacing w:line="240" w:lineRule="auto"/>
              <w:ind w:left="0" w:leftChars="0"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难点：对成衣品牌的构建的理解</w:t>
            </w:r>
          </w:p>
          <w:p w14:paraId="0C2290D3">
            <w:pPr>
              <w:widowControl/>
              <w:numPr>
                <w:ilvl w:val="0"/>
                <w:numId w:val="0"/>
              </w:numPr>
              <w:spacing w:line="240" w:lineRule="auto"/>
              <w:ind w:left="0" w:leftChars="0" w:firstLine="0" w:firstLineChars="0"/>
              <w:jc w:val="left"/>
              <w:rPr>
                <w:rFonts w:hint="eastAsia" w:ascii="宋体" w:hAnsi="宋体" w:eastAsia="宋体" w:cs="Times New Roman"/>
                <w:kern w:val="2"/>
                <w:sz w:val="21"/>
                <w:szCs w:val="21"/>
                <w:lang w:val="en-US" w:eastAsia="zh-CN" w:bidi="ar-SA"/>
              </w:rPr>
            </w:pPr>
          </w:p>
          <w:p w14:paraId="6CBB287D">
            <w:pPr>
              <w:widowControl/>
              <w:numPr>
                <w:ilvl w:val="0"/>
                <w:numId w:val="0"/>
              </w:numPr>
              <w:spacing w:line="240" w:lineRule="auto"/>
              <w:ind w:left="0" w:leftChars="0"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教学要求：</w:t>
            </w:r>
          </w:p>
          <w:p w14:paraId="7702F90D">
            <w:pPr>
              <w:widowControl/>
              <w:numPr>
                <w:ilvl w:val="0"/>
                <w:numId w:val="0"/>
              </w:numPr>
              <w:spacing w:line="240" w:lineRule="auto"/>
              <w:ind w:left="0" w:leftChars="0"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学生要有《</w:t>
            </w:r>
            <w:r>
              <w:rPr>
                <w:rFonts w:hint="eastAsia" w:ascii="宋体" w:hAnsi="宋体" w:cs="Times New Roman"/>
                <w:kern w:val="2"/>
                <w:sz w:val="21"/>
                <w:szCs w:val="21"/>
                <w:lang w:val="en-US" w:eastAsia="zh-CN" w:bidi="ar-SA"/>
              </w:rPr>
              <w:t>文案创作</w:t>
            </w:r>
            <w:r>
              <w:rPr>
                <w:rFonts w:hint="eastAsia" w:ascii="宋体" w:hAnsi="宋体" w:eastAsia="宋体" w:cs="Times New Roman"/>
                <w:kern w:val="2"/>
                <w:sz w:val="21"/>
                <w:szCs w:val="21"/>
                <w:lang w:val="en-US" w:eastAsia="zh-CN" w:bidi="ar-SA"/>
              </w:rPr>
              <w:t>》</w:t>
            </w:r>
            <w:r>
              <w:rPr>
                <w:rFonts w:hint="eastAsia" w:ascii="宋体" w:hAnsi="宋体" w:cs="Times New Roman"/>
                <w:kern w:val="2"/>
                <w:sz w:val="21"/>
                <w:szCs w:val="21"/>
                <w:lang w:val="en-US" w:eastAsia="zh-CN" w:bidi="ar-SA"/>
              </w:rPr>
              <w:t>、《服装史》《服装设计基础》</w:t>
            </w:r>
            <w:r>
              <w:rPr>
                <w:rFonts w:hint="eastAsia" w:ascii="宋体" w:hAnsi="宋体" w:eastAsia="宋体" w:cs="Times New Roman"/>
                <w:kern w:val="2"/>
                <w:sz w:val="21"/>
                <w:szCs w:val="21"/>
                <w:lang w:val="en-US" w:eastAsia="zh-CN" w:bidi="ar-SA"/>
              </w:rPr>
              <w:t>的</w:t>
            </w:r>
            <w:r>
              <w:rPr>
                <w:rFonts w:hint="eastAsia" w:ascii="宋体" w:hAnsi="宋体" w:cs="Times New Roman"/>
                <w:kern w:val="2"/>
                <w:sz w:val="21"/>
                <w:szCs w:val="21"/>
                <w:lang w:val="en-US" w:eastAsia="zh-CN" w:bidi="ar-SA"/>
              </w:rPr>
              <w:t>学习基础</w:t>
            </w:r>
            <w:r>
              <w:rPr>
                <w:rFonts w:hint="eastAsia" w:ascii="宋体" w:hAnsi="宋体" w:eastAsia="宋体" w:cs="Times New Roman"/>
                <w:kern w:val="2"/>
                <w:sz w:val="21"/>
                <w:szCs w:val="21"/>
                <w:lang w:val="en-US" w:eastAsia="zh-CN" w:bidi="ar-SA"/>
              </w:rPr>
              <w:t>。</w:t>
            </w:r>
          </w:p>
        </w:tc>
        <w:tc>
          <w:tcPr>
            <w:tcW w:w="3717" w:type="dxa"/>
            <w:gridSpan w:val="3"/>
            <w:vAlign w:val="center"/>
          </w:tcPr>
          <w:p w14:paraId="529E106A">
            <w:pPr>
              <w:widowControl/>
              <w:numPr>
                <w:ilvl w:val="0"/>
                <w:numId w:val="0"/>
              </w:numPr>
              <w:spacing w:line="240" w:lineRule="auto"/>
              <w:ind w:left="0" w:leftChars="0"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　多媒体演示、作品点评</w:t>
            </w:r>
          </w:p>
        </w:tc>
      </w:tr>
      <w:tr w14:paraId="04903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163852B8">
            <w:pPr>
              <w:pStyle w:val="5"/>
              <w:spacing w:before="0" w:beforeAutospacing="0" w:after="0" w:afterAutospacing="0" w:line="360" w:lineRule="auto"/>
              <w:jc w:val="both"/>
              <w:rPr>
                <w:rFonts w:hint="eastAsia" w:ascii="宋体" w:hAnsi="宋体" w:eastAsia="宋体" w:cs="Times New Roman"/>
                <w:kern w:val="2"/>
                <w:sz w:val="21"/>
                <w:szCs w:val="21"/>
                <w:lang w:val="en-US" w:eastAsia="zh-CN" w:bidi="ar-SA"/>
              </w:rPr>
            </w:pPr>
          </w:p>
        </w:tc>
        <w:tc>
          <w:tcPr>
            <w:tcW w:w="3717" w:type="dxa"/>
            <w:gridSpan w:val="3"/>
            <w:vAlign w:val="center"/>
          </w:tcPr>
          <w:p w14:paraId="159E9016">
            <w:pPr>
              <w:widowControl/>
              <w:spacing w:line="240" w:lineRule="auto"/>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教学地点</w:t>
            </w:r>
          </w:p>
        </w:tc>
      </w:tr>
      <w:tr w14:paraId="4FEE1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475D2E6E">
            <w:pPr>
              <w:pStyle w:val="5"/>
              <w:spacing w:before="0" w:beforeAutospacing="0" w:after="0" w:afterAutospacing="0" w:line="360" w:lineRule="auto"/>
              <w:jc w:val="both"/>
              <w:rPr>
                <w:rFonts w:hint="eastAsia" w:ascii="宋体" w:hAnsi="宋体" w:eastAsia="宋体" w:cs="Times New Roman"/>
                <w:kern w:val="2"/>
                <w:sz w:val="21"/>
                <w:szCs w:val="21"/>
                <w:lang w:val="en-US" w:eastAsia="zh-CN" w:bidi="ar-SA"/>
              </w:rPr>
            </w:pPr>
          </w:p>
        </w:tc>
        <w:tc>
          <w:tcPr>
            <w:tcW w:w="3717" w:type="dxa"/>
            <w:gridSpan w:val="3"/>
            <w:vAlign w:val="center"/>
          </w:tcPr>
          <w:p w14:paraId="37AAC53B">
            <w:pPr>
              <w:widowControl/>
              <w:spacing w:line="240" w:lineRule="auto"/>
              <w:ind w:firstLine="315" w:firstLineChars="15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一体化教室</w:t>
            </w:r>
          </w:p>
        </w:tc>
      </w:tr>
      <w:tr w14:paraId="55AED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42D4FA91">
            <w:pPr>
              <w:pStyle w:val="5"/>
              <w:spacing w:before="0" w:beforeAutospacing="0" w:after="0" w:afterAutospacing="0" w:line="360" w:lineRule="auto"/>
              <w:jc w:val="both"/>
              <w:rPr>
                <w:rFonts w:hint="eastAsia" w:ascii="宋体" w:hAnsi="宋体" w:eastAsia="宋体" w:cs="Times New Roman"/>
                <w:kern w:val="2"/>
                <w:sz w:val="21"/>
                <w:szCs w:val="21"/>
                <w:lang w:val="en-US" w:eastAsia="zh-CN" w:bidi="ar-SA"/>
              </w:rPr>
            </w:pPr>
          </w:p>
        </w:tc>
        <w:tc>
          <w:tcPr>
            <w:tcW w:w="3717" w:type="dxa"/>
            <w:gridSpan w:val="3"/>
            <w:vAlign w:val="center"/>
          </w:tcPr>
          <w:p w14:paraId="2C92CA68">
            <w:pPr>
              <w:widowControl/>
              <w:spacing w:line="240" w:lineRule="auto"/>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教学及参考资料</w:t>
            </w:r>
            <w:r>
              <w:rPr>
                <w:rFonts w:hint="eastAsia" w:ascii="宋体" w:hAnsi="宋体" w:cs="Times New Roman"/>
                <w:kern w:val="2"/>
                <w:sz w:val="21"/>
                <w:szCs w:val="21"/>
                <w:lang w:val="en-US" w:eastAsia="zh-CN" w:bidi="ar-SA"/>
              </w:rPr>
              <w:t>：</w:t>
            </w:r>
          </w:p>
        </w:tc>
      </w:tr>
      <w:tr w14:paraId="64FC5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1F9C5DA7">
            <w:pPr>
              <w:pStyle w:val="5"/>
              <w:spacing w:before="0" w:beforeAutospacing="0" w:after="0" w:afterAutospacing="0" w:line="360" w:lineRule="auto"/>
              <w:jc w:val="both"/>
              <w:rPr>
                <w:rFonts w:hint="eastAsia" w:ascii="宋体" w:hAnsi="宋体" w:eastAsia="宋体" w:cs="Times New Roman"/>
                <w:kern w:val="2"/>
                <w:sz w:val="21"/>
                <w:szCs w:val="21"/>
                <w:lang w:val="en-US" w:eastAsia="zh-CN" w:bidi="ar-SA"/>
              </w:rPr>
            </w:pPr>
          </w:p>
        </w:tc>
        <w:tc>
          <w:tcPr>
            <w:tcW w:w="3717" w:type="dxa"/>
            <w:gridSpan w:val="3"/>
            <w:vAlign w:val="center"/>
          </w:tcPr>
          <w:p w14:paraId="3703030E">
            <w:pPr>
              <w:widowControl/>
              <w:spacing w:line="240" w:lineRule="auto"/>
              <w:ind w:firstLine="0" w:firstLineChars="0"/>
              <w:jc w:val="left"/>
              <w:rPr>
                <w:rFonts w:hint="eastAsia" w:ascii="宋体" w:hAnsi="宋体" w:eastAsia="宋体" w:cs="Times New Roman"/>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《服装项目产品设计》、《品牌策划与推广》</w:t>
            </w:r>
          </w:p>
        </w:tc>
      </w:tr>
      <w:tr w14:paraId="0C5C9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4FC50CEB">
            <w:pPr>
              <w:pStyle w:val="5"/>
              <w:spacing w:before="0" w:beforeAutospacing="0" w:after="0" w:afterAutospacing="0" w:line="360" w:lineRule="auto"/>
              <w:jc w:val="both"/>
              <w:rPr>
                <w:rFonts w:hint="eastAsia" w:ascii="宋体" w:hAnsi="宋体" w:eastAsia="宋体" w:cs="Times New Roman"/>
                <w:kern w:val="2"/>
                <w:sz w:val="21"/>
                <w:szCs w:val="21"/>
                <w:lang w:val="en-US" w:eastAsia="zh-CN" w:bidi="ar-SA"/>
              </w:rPr>
            </w:pPr>
          </w:p>
        </w:tc>
        <w:tc>
          <w:tcPr>
            <w:tcW w:w="3717" w:type="dxa"/>
            <w:gridSpan w:val="3"/>
            <w:vAlign w:val="center"/>
          </w:tcPr>
          <w:p w14:paraId="4111F56F">
            <w:pPr>
              <w:widowControl/>
              <w:spacing w:line="240" w:lineRule="auto"/>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练习与习题建议</w:t>
            </w:r>
            <w:r>
              <w:rPr>
                <w:rFonts w:hint="eastAsia" w:ascii="宋体" w:hAnsi="宋体" w:cs="Times New Roman"/>
                <w:kern w:val="2"/>
                <w:sz w:val="21"/>
                <w:szCs w:val="21"/>
                <w:lang w:val="en-US" w:eastAsia="zh-CN" w:bidi="ar-SA"/>
              </w:rPr>
              <w:t>：</w:t>
            </w:r>
          </w:p>
        </w:tc>
      </w:tr>
      <w:tr w14:paraId="75BB5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4D122988">
            <w:pPr>
              <w:pStyle w:val="5"/>
              <w:spacing w:before="0" w:beforeAutospacing="0" w:after="0" w:afterAutospacing="0" w:line="360" w:lineRule="auto"/>
              <w:jc w:val="both"/>
              <w:rPr>
                <w:rFonts w:hint="eastAsia" w:ascii="宋体" w:hAnsi="宋体" w:eastAsia="宋体" w:cs="Times New Roman"/>
                <w:kern w:val="2"/>
                <w:sz w:val="21"/>
                <w:szCs w:val="21"/>
                <w:lang w:val="en-US" w:eastAsia="zh-CN" w:bidi="ar-SA"/>
              </w:rPr>
            </w:pPr>
          </w:p>
        </w:tc>
        <w:tc>
          <w:tcPr>
            <w:tcW w:w="3717" w:type="dxa"/>
            <w:gridSpan w:val="3"/>
            <w:vAlign w:val="center"/>
          </w:tcPr>
          <w:p w14:paraId="580C6B08">
            <w:pPr>
              <w:widowControl/>
              <w:numPr>
                <w:ilvl w:val="0"/>
                <w:numId w:val="34"/>
              </w:numPr>
              <w:spacing w:line="240" w:lineRule="auto"/>
              <w:ind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关注奢侈品牌的行业资讯与动态，</w:t>
            </w:r>
          </w:p>
          <w:p w14:paraId="1A2B7956">
            <w:pPr>
              <w:widowControl/>
              <w:numPr>
                <w:ilvl w:val="0"/>
                <w:numId w:val="34"/>
              </w:numPr>
              <w:spacing w:line="240" w:lineRule="auto"/>
              <w:ind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引导学生对优秀项目案例的解读。</w:t>
            </w:r>
          </w:p>
        </w:tc>
      </w:tr>
      <w:tr w14:paraId="00D89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Align w:val="center"/>
          </w:tcPr>
          <w:p w14:paraId="5ACC7FA1">
            <w:pPr>
              <w:widowControl/>
              <w:spacing w:line="240" w:lineRule="auto"/>
              <w:ind w:firstLine="0" w:firstLineChars="0"/>
              <w:jc w:val="center"/>
              <w:rPr>
                <w:rFonts w:hint="eastAsia" w:ascii="宋体" w:hAnsi="宋体" w:eastAsia="宋体" w:cs="宋体"/>
                <w:kern w:val="0"/>
                <w:sz w:val="21"/>
                <w:szCs w:val="21"/>
                <w:lang w:val="en-US" w:eastAsia="zh-CN" w:bidi="ar-SA"/>
              </w:rPr>
            </w:pPr>
            <w:r>
              <w:rPr>
                <w:rFonts w:hint="eastAsia" w:ascii="宋体" w:hAnsi="宋体" w:cs="宋体"/>
                <w:kern w:val="0"/>
                <w:sz w:val="21"/>
                <w:szCs w:val="21"/>
              </w:rPr>
              <w:t>考核与评价方式说明</w:t>
            </w:r>
            <w:r>
              <w:rPr>
                <w:rFonts w:hint="eastAsia" w:ascii="宋体" w:hAnsi="宋体" w:cs="宋体"/>
                <w:kern w:val="0"/>
                <w:sz w:val="21"/>
                <w:szCs w:val="21"/>
                <w:lang w:eastAsia="zh-CN"/>
              </w:rPr>
              <w:t>：</w:t>
            </w:r>
          </w:p>
        </w:tc>
        <w:tc>
          <w:tcPr>
            <w:tcW w:w="3717" w:type="dxa"/>
            <w:gridSpan w:val="3"/>
            <w:vAlign w:val="center"/>
          </w:tcPr>
          <w:p w14:paraId="48412878">
            <w:pPr>
              <w:widowControl/>
              <w:spacing w:line="240" w:lineRule="auto"/>
              <w:ind w:firstLine="0" w:firstLineChars="0"/>
              <w:jc w:val="left"/>
              <w:rPr>
                <w:rFonts w:hint="eastAsia" w:ascii="宋体" w:hAnsi="宋体" w:eastAsia="宋体" w:cs="宋体"/>
                <w:kern w:val="0"/>
                <w:sz w:val="21"/>
                <w:szCs w:val="21"/>
                <w:lang w:val="en-US" w:eastAsia="zh-CN" w:bidi="ar-SA"/>
              </w:rPr>
            </w:pPr>
            <w:r>
              <w:rPr>
                <w:rFonts w:hint="eastAsia" w:ascii="宋体" w:hAnsi="宋体" w:cs="宋体"/>
                <w:kern w:val="0"/>
                <w:sz w:val="21"/>
                <w:szCs w:val="21"/>
              </w:rPr>
              <w:t>权重分配</w:t>
            </w:r>
            <w:r>
              <w:rPr>
                <w:rFonts w:hint="eastAsia" w:ascii="宋体" w:hAnsi="宋体" w:cs="宋体"/>
                <w:kern w:val="0"/>
                <w:sz w:val="21"/>
                <w:szCs w:val="21"/>
                <w:lang w:eastAsia="zh-CN"/>
              </w:rPr>
              <w:t>：</w:t>
            </w:r>
          </w:p>
        </w:tc>
      </w:tr>
      <w:tr w14:paraId="61AAF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4805" w:type="dxa"/>
            <w:gridSpan w:val="3"/>
            <w:vAlign w:val="center"/>
          </w:tcPr>
          <w:p w14:paraId="71616221">
            <w:pPr>
              <w:widowControl/>
              <w:spacing w:line="240" w:lineRule="auto"/>
              <w:ind w:firstLine="420" w:firstLineChars="200"/>
              <w:jc w:val="left"/>
              <w:rPr>
                <w:rFonts w:hint="eastAsia" w:ascii="宋体" w:hAnsi="宋体" w:eastAsia="宋体" w:cs="宋体"/>
                <w:kern w:val="0"/>
                <w:sz w:val="21"/>
                <w:szCs w:val="21"/>
                <w:lang w:val="en-US" w:eastAsia="zh-CN" w:bidi="ar-SA"/>
              </w:rPr>
            </w:pPr>
            <w:r>
              <w:rPr>
                <w:rFonts w:hint="eastAsia" w:ascii="宋体" w:hAnsi="宋体" w:cs="宋体"/>
                <w:kern w:val="0"/>
                <w:sz w:val="21"/>
                <w:szCs w:val="21"/>
              </w:rPr>
              <w:t>平时练习与综合练习相结合，个人能力与集体评价相结合。</w:t>
            </w:r>
          </w:p>
        </w:tc>
        <w:tc>
          <w:tcPr>
            <w:tcW w:w="3717" w:type="dxa"/>
            <w:gridSpan w:val="3"/>
            <w:vAlign w:val="center"/>
          </w:tcPr>
          <w:p w14:paraId="2A28ACAE">
            <w:pPr>
              <w:widowControl/>
              <w:spacing w:line="240" w:lineRule="auto"/>
              <w:ind w:firstLine="0" w:firstLineChars="0"/>
              <w:jc w:val="left"/>
              <w:rPr>
                <w:rFonts w:hint="eastAsia" w:ascii="宋体" w:hAnsi="宋体" w:cs="宋体"/>
                <w:kern w:val="0"/>
                <w:sz w:val="21"/>
                <w:szCs w:val="21"/>
              </w:rPr>
            </w:pPr>
            <w:r>
              <w:rPr>
                <w:rFonts w:hint="eastAsia" w:ascii="宋体" w:hAnsi="宋体" w:cs="宋体"/>
                <w:kern w:val="0"/>
                <w:sz w:val="21"/>
                <w:szCs w:val="21"/>
              </w:rPr>
              <w:t>平时练习占 40 %、综合练习占40 %</w:t>
            </w:r>
          </w:p>
          <w:p w14:paraId="157A6789">
            <w:pPr>
              <w:widowControl/>
              <w:spacing w:line="240" w:lineRule="auto"/>
              <w:ind w:firstLine="0" w:firstLineChars="0"/>
              <w:jc w:val="left"/>
              <w:rPr>
                <w:rFonts w:hint="eastAsia" w:ascii="宋体" w:hAnsi="宋体" w:eastAsia="宋体" w:cs="宋体"/>
                <w:kern w:val="0"/>
                <w:sz w:val="21"/>
                <w:szCs w:val="21"/>
                <w:lang w:val="en-US" w:eastAsia="zh-CN" w:bidi="ar-SA"/>
              </w:rPr>
            </w:pPr>
            <w:r>
              <w:rPr>
                <w:rFonts w:hint="eastAsia" w:ascii="宋体" w:hAnsi="宋体" w:cs="宋体"/>
                <w:kern w:val="0"/>
                <w:sz w:val="21"/>
                <w:szCs w:val="21"/>
              </w:rPr>
              <w:t>集体评价占 20 %</w:t>
            </w:r>
          </w:p>
        </w:tc>
      </w:tr>
    </w:tbl>
    <w:p w14:paraId="34EBFC11">
      <w:pPr>
        <w:pStyle w:val="5"/>
        <w:numPr>
          <w:ilvl w:val="0"/>
          <w:numId w:val="0"/>
        </w:numPr>
        <w:spacing w:before="0" w:beforeAutospacing="0" w:after="0" w:afterAutospacing="0" w:line="360" w:lineRule="auto"/>
        <w:jc w:val="both"/>
        <w:rPr>
          <w:rFonts w:hint="eastAsia" w:ascii="黑体" w:hAnsi="黑体" w:eastAsia="黑体" w:cs="仿宋_GB2312"/>
          <w:kern w:val="2"/>
          <w:position w:val="6"/>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965"/>
        <w:gridCol w:w="1477"/>
        <w:gridCol w:w="1083"/>
        <w:gridCol w:w="1157"/>
      </w:tblGrid>
      <w:tr w14:paraId="21A81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gridSpan w:val="2"/>
          </w:tcPr>
          <w:p w14:paraId="26A7C46E">
            <w:pPr>
              <w:pStyle w:val="5"/>
              <w:spacing w:before="0" w:beforeAutospacing="0" w:after="0" w:afterAutospacing="0" w:line="360" w:lineRule="auto"/>
              <w:jc w:val="both"/>
              <w:rPr>
                <w:rFonts w:hint="eastAsia" w:asciiTheme="minorEastAsia" w:hAnsiTheme="minorEastAsia" w:eastAsiaTheme="minorEastAsia" w:cstheme="minorEastAsia"/>
                <w:kern w:val="2"/>
                <w:position w:val="6"/>
                <w:sz w:val="21"/>
                <w:szCs w:val="21"/>
                <w:vertAlign w:val="baseline"/>
                <w:lang w:eastAsia="zh-CN"/>
              </w:rPr>
            </w:pPr>
            <w:r>
              <w:rPr>
                <w:rFonts w:hint="eastAsia" w:asciiTheme="minorEastAsia" w:hAnsiTheme="minorEastAsia" w:eastAsiaTheme="minorEastAsia" w:cstheme="minorEastAsia"/>
                <w:kern w:val="2"/>
                <w:sz w:val="21"/>
                <w:szCs w:val="21"/>
                <w:lang w:val="en-US" w:eastAsia="zh-CN" w:bidi="ar-SA"/>
              </w:rPr>
              <w:t>模块（或工作情境）名称</w:t>
            </w:r>
          </w:p>
        </w:tc>
        <w:tc>
          <w:tcPr>
            <w:tcW w:w="5682" w:type="dxa"/>
            <w:gridSpan w:val="4"/>
          </w:tcPr>
          <w:p w14:paraId="1DD650DB">
            <w:pPr>
              <w:widowControl/>
              <w:spacing w:line="360" w:lineRule="auto"/>
              <w:ind w:left="0" w:leftChars="0" w:firstLine="0" w:firstLineChars="0"/>
              <w:jc w:val="left"/>
              <w:rPr>
                <w:rFonts w:hint="eastAsia" w:asciiTheme="minorEastAsia" w:hAnsiTheme="minorEastAsia" w:eastAsiaTheme="minorEastAsia" w:cstheme="minorEastAsia"/>
                <w:kern w:val="2"/>
                <w:position w:val="6"/>
                <w:sz w:val="21"/>
                <w:szCs w:val="21"/>
                <w:vertAlign w:val="baseline"/>
                <w:lang w:eastAsia="zh-CN"/>
              </w:rPr>
            </w:pPr>
            <w:r>
              <w:rPr>
                <w:rFonts w:hint="eastAsia" w:asciiTheme="minorEastAsia" w:hAnsiTheme="minorEastAsia" w:eastAsiaTheme="minorEastAsia" w:cstheme="minorEastAsia"/>
                <w:sz w:val="21"/>
                <w:szCs w:val="21"/>
                <w:lang w:eastAsia="zh-CN"/>
              </w:rPr>
              <w:t>模块二：</w:t>
            </w:r>
            <w:r>
              <w:rPr>
                <w:rFonts w:hint="eastAsia" w:asciiTheme="minorEastAsia" w:hAnsiTheme="minorEastAsia" w:eastAsiaTheme="minorEastAsia" w:cstheme="minorEastAsia"/>
                <w:sz w:val="21"/>
                <w:szCs w:val="21"/>
                <w:lang w:val="en-US" w:eastAsia="zh-CN"/>
              </w:rPr>
              <w:t>品牌定位</w:t>
            </w:r>
          </w:p>
        </w:tc>
      </w:tr>
      <w:tr w14:paraId="5AB36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7B3CEB72">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r>
              <w:rPr>
                <w:rFonts w:hint="eastAsia" w:cs="Times New Roman"/>
                <w:kern w:val="2"/>
                <w:sz w:val="21"/>
                <w:szCs w:val="21"/>
                <w:lang w:val="en-US" w:eastAsia="zh-CN" w:bidi="ar-SA"/>
              </w:rPr>
              <w:t>项目01</w:t>
            </w:r>
          </w:p>
        </w:tc>
        <w:tc>
          <w:tcPr>
            <w:tcW w:w="3385" w:type="dxa"/>
            <w:gridSpan w:val="2"/>
            <w:vAlign w:val="center"/>
          </w:tcPr>
          <w:p w14:paraId="609EB281">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成衣品牌的现状分析</w:t>
            </w:r>
          </w:p>
        </w:tc>
        <w:tc>
          <w:tcPr>
            <w:tcW w:w="1477" w:type="dxa"/>
            <w:vMerge w:val="restart"/>
          </w:tcPr>
          <w:p w14:paraId="35FFB447">
            <w:pPr>
              <w:pStyle w:val="5"/>
              <w:spacing w:before="0" w:beforeAutospacing="0" w:after="0" w:afterAutospacing="0" w:line="360" w:lineRule="auto"/>
              <w:jc w:val="both"/>
              <w:rPr>
                <w:rFonts w:hint="eastAsia" w:cs="Times New Roman"/>
                <w:kern w:val="2"/>
                <w:sz w:val="21"/>
                <w:szCs w:val="21"/>
                <w:lang w:val="en-US" w:eastAsia="zh-CN" w:bidi="ar-SA"/>
              </w:rPr>
            </w:pPr>
          </w:p>
          <w:p w14:paraId="1467835A">
            <w:pPr>
              <w:pStyle w:val="5"/>
              <w:spacing w:before="0" w:beforeAutospacing="0" w:after="0" w:afterAutospacing="0" w:line="360" w:lineRule="auto"/>
              <w:jc w:val="both"/>
              <w:rPr>
                <w:rFonts w:hint="eastAsia" w:cs="Times New Roman"/>
                <w:kern w:val="2"/>
                <w:sz w:val="21"/>
                <w:szCs w:val="21"/>
                <w:lang w:val="en-US" w:eastAsia="zh-CN" w:bidi="ar-SA"/>
              </w:rPr>
            </w:pPr>
            <w:r>
              <w:rPr>
                <w:rFonts w:hint="eastAsia" w:cs="Times New Roman"/>
                <w:kern w:val="2"/>
                <w:sz w:val="21"/>
                <w:szCs w:val="21"/>
                <w:lang w:val="en-US" w:eastAsia="zh-CN" w:bidi="ar-SA"/>
              </w:rPr>
              <w:t>共：20学时</w:t>
            </w:r>
          </w:p>
        </w:tc>
        <w:tc>
          <w:tcPr>
            <w:tcW w:w="1083" w:type="dxa"/>
            <w:vMerge w:val="restart"/>
          </w:tcPr>
          <w:p w14:paraId="1EF5EF1E">
            <w:pPr>
              <w:pStyle w:val="5"/>
              <w:spacing w:before="0" w:beforeAutospacing="0" w:after="0" w:afterAutospacing="0" w:line="360" w:lineRule="auto"/>
              <w:jc w:val="both"/>
              <w:rPr>
                <w:rFonts w:hint="eastAsia" w:cs="Times New Roman"/>
                <w:kern w:val="2"/>
                <w:sz w:val="21"/>
                <w:szCs w:val="21"/>
                <w:lang w:val="en-US" w:eastAsia="zh-CN" w:bidi="ar-SA"/>
              </w:rPr>
            </w:pPr>
          </w:p>
          <w:p w14:paraId="644AE7AB">
            <w:pPr>
              <w:pStyle w:val="5"/>
              <w:spacing w:before="0" w:beforeAutospacing="0" w:after="0" w:afterAutospacing="0" w:line="360" w:lineRule="auto"/>
              <w:jc w:val="both"/>
              <w:rPr>
                <w:rFonts w:hint="eastAsia" w:cs="Times New Roman"/>
                <w:kern w:val="2"/>
                <w:sz w:val="21"/>
                <w:szCs w:val="21"/>
                <w:lang w:val="en-US" w:eastAsia="zh-CN" w:bidi="ar-SA"/>
              </w:rPr>
            </w:pPr>
            <w:r>
              <w:rPr>
                <w:rFonts w:hint="eastAsia" w:cs="Times New Roman"/>
                <w:kern w:val="2"/>
                <w:sz w:val="21"/>
                <w:szCs w:val="21"/>
                <w:lang w:val="en-US" w:eastAsia="zh-CN" w:bidi="ar-SA"/>
              </w:rPr>
              <w:t>实践：8</w:t>
            </w:r>
          </w:p>
          <w:p w14:paraId="7E34FB21">
            <w:pPr>
              <w:pStyle w:val="5"/>
              <w:spacing w:before="0" w:beforeAutospacing="0" w:after="0" w:afterAutospacing="0" w:line="360" w:lineRule="auto"/>
              <w:jc w:val="both"/>
              <w:rPr>
                <w:rFonts w:hint="eastAsia" w:cs="Times New Roman"/>
                <w:kern w:val="2"/>
                <w:sz w:val="21"/>
                <w:szCs w:val="21"/>
                <w:lang w:val="en-US" w:eastAsia="zh-CN" w:bidi="ar-SA"/>
              </w:rPr>
            </w:pPr>
          </w:p>
        </w:tc>
        <w:tc>
          <w:tcPr>
            <w:tcW w:w="1157" w:type="dxa"/>
            <w:vMerge w:val="restart"/>
          </w:tcPr>
          <w:p w14:paraId="4DBB94C8">
            <w:pPr>
              <w:pStyle w:val="5"/>
              <w:spacing w:before="0" w:beforeAutospacing="0" w:after="0" w:afterAutospacing="0" w:line="360" w:lineRule="auto"/>
              <w:jc w:val="both"/>
              <w:rPr>
                <w:rFonts w:hint="eastAsia" w:cs="Times New Roman"/>
                <w:kern w:val="2"/>
                <w:sz w:val="21"/>
                <w:szCs w:val="21"/>
                <w:lang w:val="en-US" w:eastAsia="zh-CN" w:bidi="ar-SA"/>
              </w:rPr>
            </w:pPr>
          </w:p>
          <w:p w14:paraId="3B778015">
            <w:pPr>
              <w:pStyle w:val="5"/>
              <w:spacing w:before="0" w:beforeAutospacing="0" w:after="0" w:afterAutospacing="0" w:line="360" w:lineRule="auto"/>
              <w:jc w:val="both"/>
              <w:rPr>
                <w:rFonts w:hint="default" w:cs="Times New Roman"/>
                <w:kern w:val="2"/>
                <w:sz w:val="21"/>
                <w:szCs w:val="21"/>
                <w:lang w:val="en-US" w:eastAsia="zh-CN" w:bidi="ar-SA"/>
              </w:rPr>
            </w:pPr>
            <w:r>
              <w:rPr>
                <w:rFonts w:hint="eastAsia" w:cs="Times New Roman"/>
                <w:kern w:val="2"/>
                <w:sz w:val="21"/>
                <w:szCs w:val="21"/>
                <w:lang w:val="en-US" w:eastAsia="zh-CN" w:bidi="ar-SA"/>
              </w:rPr>
              <w:t>理论：12</w:t>
            </w:r>
          </w:p>
          <w:p w14:paraId="6AB084B6">
            <w:pPr>
              <w:pStyle w:val="5"/>
              <w:spacing w:before="0" w:beforeAutospacing="0" w:after="0" w:afterAutospacing="0" w:line="360" w:lineRule="auto"/>
              <w:jc w:val="both"/>
              <w:rPr>
                <w:rFonts w:hint="eastAsia" w:cs="Times New Roman"/>
                <w:kern w:val="2"/>
                <w:sz w:val="21"/>
                <w:szCs w:val="21"/>
                <w:lang w:val="en-US" w:eastAsia="zh-CN" w:bidi="ar-SA"/>
              </w:rPr>
            </w:pPr>
          </w:p>
        </w:tc>
      </w:tr>
      <w:tr w14:paraId="1B554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4856FD19">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r>
              <w:rPr>
                <w:rFonts w:hint="eastAsia" w:cs="Times New Roman"/>
                <w:kern w:val="2"/>
                <w:sz w:val="21"/>
                <w:szCs w:val="21"/>
                <w:lang w:val="en-US" w:eastAsia="zh-CN" w:bidi="ar-SA"/>
              </w:rPr>
              <w:t>项目</w:t>
            </w:r>
            <w:r>
              <w:rPr>
                <w:rFonts w:hint="eastAsia" w:ascii="宋体" w:hAnsi="宋体" w:eastAsia="宋体" w:cs="Times New Roman"/>
                <w:kern w:val="2"/>
                <w:sz w:val="21"/>
                <w:szCs w:val="21"/>
                <w:lang w:val="en-US" w:eastAsia="zh-CN" w:bidi="ar-SA"/>
              </w:rPr>
              <w:t>0</w:t>
            </w:r>
            <w:r>
              <w:rPr>
                <w:rFonts w:hint="eastAsia" w:cs="Times New Roman"/>
                <w:kern w:val="2"/>
                <w:sz w:val="21"/>
                <w:szCs w:val="21"/>
                <w:lang w:val="en-US" w:eastAsia="zh-CN" w:bidi="ar-SA"/>
              </w:rPr>
              <w:t>2</w:t>
            </w:r>
          </w:p>
        </w:tc>
        <w:tc>
          <w:tcPr>
            <w:tcW w:w="3385" w:type="dxa"/>
            <w:gridSpan w:val="2"/>
            <w:vAlign w:val="center"/>
          </w:tcPr>
          <w:p w14:paraId="6BF0AE92">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成衣品牌定位拟人化及命名</w:t>
            </w:r>
          </w:p>
        </w:tc>
        <w:tc>
          <w:tcPr>
            <w:tcW w:w="1477" w:type="dxa"/>
            <w:vMerge w:val="continue"/>
          </w:tcPr>
          <w:p w14:paraId="26C2A241">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1083" w:type="dxa"/>
            <w:vMerge w:val="continue"/>
            <w:vAlign w:val="top"/>
          </w:tcPr>
          <w:p w14:paraId="685068C2">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c>
          <w:tcPr>
            <w:tcW w:w="1157" w:type="dxa"/>
            <w:vMerge w:val="continue"/>
            <w:vAlign w:val="top"/>
          </w:tcPr>
          <w:p w14:paraId="20A83C0C">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r>
      <w:tr w14:paraId="410B5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460BD52E">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r>
              <w:rPr>
                <w:rFonts w:hint="eastAsia" w:cs="Times New Roman"/>
                <w:kern w:val="2"/>
                <w:sz w:val="21"/>
                <w:szCs w:val="21"/>
                <w:lang w:val="en-US" w:eastAsia="zh-CN" w:bidi="ar-SA"/>
              </w:rPr>
              <w:t>项目</w:t>
            </w:r>
            <w:r>
              <w:rPr>
                <w:rFonts w:hint="eastAsia" w:ascii="宋体" w:hAnsi="宋体" w:eastAsia="宋体" w:cs="Times New Roman"/>
                <w:kern w:val="2"/>
                <w:sz w:val="21"/>
                <w:szCs w:val="21"/>
                <w:lang w:val="en-US" w:eastAsia="zh-CN" w:bidi="ar-SA"/>
              </w:rPr>
              <w:t>0</w:t>
            </w:r>
            <w:r>
              <w:rPr>
                <w:rFonts w:hint="eastAsia" w:cs="Times New Roman"/>
                <w:kern w:val="2"/>
                <w:sz w:val="21"/>
                <w:szCs w:val="21"/>
                <w:lang w:val="en-US" w:eastAsia="zh-CN" w:bidi="ar-SA"/>
              </w:rPr>
              <w:t>3</w:t>
            </w:r>
          </w:p>
        </w:tc>
        <w:tc>
          <w:tcPr>
            <w:tcW w:w="3385" w:type="dxa"/>
            <w:gridSpan w:val="2"/>
            <w:vAlign w:val="center"/>
          </w:tcPr>
          <w:p w14:paraId="55054907">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成衣品牌故事写作</w:t>
            </w:r>
          </w:p>
        </w:tc>
        <w:tc>
          <w:tcPr>
            <w:tcW w:w="1477" w:type="dxa"/>
            <w:vMerge w:val="continue"/>
          </w:tcPr>
          <w:p w14:paraId="716E6728">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1083" w:type="dxa"/>
            <w:vMerge w:val="continue"/>
            <w:vAlign w:val="top"/>
          </w:tcPr>
          <w:p w14:paraId="706BEBE4">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c>
          <w:tcPr>
            <w:tcW w:w="1157" w:type="dxa"/>
            <w:vMerge w:val="continue"/>
            <w:vAlign w:val="top"/>
          </w:tcPr>
          <w:p w14:paraId="78BBC431">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r>
      <w:tr w14:paraId="3F22A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7725517F">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r>
              <w:rPr>
                <w:rFonts w:hint="eastAsia" w:cs="Times New Roman"/>
                <w:kern w:val="2"/>
                <w:sz w:val="21"/>
                <w:szCs w:val="21"/>
                <w:lang w:val="en-US" w:eastAsia="zh-CN" w:bidi="ar-SA"/>
              </w:rPr>
              <w:t>项目</w:t>
            </w:r>
            <w:r>
              <w:rPr>
                <w:rFonts w:hint="eastAsia" w:ascii="宋体" w:hAnsi="宋体" w:eastAsia="宋体" w:cs="Times New Roman"/>
                <w:kern w:val="2"/>
                <w:sz w:val="21"/>
                <w:szCs w:val="21"/>
                <w:lang w:val="en-US" w:eastAsia="zh-CN" w:bidi="ar-SA"/>
              </w:rPr>
              <w:t>0</w:t>
            </w:r>
            <w:r>
              <w:rPr>
                <w:rFonts w:hint="eastAsia" w:cs="Times New Roman"/>
                <w:kern w:val="2"/>
                <w:sz w:val="21"/>
                <w:szCs w:val="21"/>
                <w:lang w:val="en-US" w:eastAsia="zh-CN" w:bidi="ar-SA"/>
              </w:rPr>
              <w:t>4</w:t>
            </w:r>
          </w:p>
        </w:tc>
        <w:tc>
          <w:tcPr>
            <w:tcW w:w="3385" w:type="dxa"/>
            <w:gridSpan w:val="2"/>
            <w:vAlign w:val="center"/>
          </w:tcPr>
          <w:p w14:paraId="7210B0E4">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成衣品牌故事广告语创作</w:t>
            </w:r>
          </w:p>
        </w:tc>
        <w:tc>
          <w:tcPr>
            <w:tcW w:w="1477" w:type="dxa"/>
            <w:vMerge w:val="continue"/>
          </w:tcPr>
          <w:p w14:paraId="128B3BA1">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1083" w:type="dxa"/>
            <w:vMerge w:val="continue"/>
            <w:vAlign w:val="top"/>
          </w:tcPr>
          <w:p w14:paraId="0DE14744">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c>
          <w:tcPr>
            <w:tcW w:w="1157" w:type="dxa"/>
            <w:vMerge w:val="continue"/>
            <w:vAlign w:val="top"/>
          </w:tcPr>
          <w:p w14:paraId="38ED1692">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r>
      <w:tr w14:paraId="079D8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78D30B21">
            <w:pPr>
              <w:pStyle w:val="5"/>
              <w:spacing w:before="0" w:beforeAutospacing="0" w:after="0" w:afterAutospacing="0" w:line="360" w:lineRule="auto"/>
              <w:ind w:firstLine="0" w:firstLineChars="0"/>
              <w:jc w:val="both"/>
              <w:rPr>
                <w:rFonts w:hint="default" w:cs="Times New Roman"/>
                <w:kern w:val="2"/>
                <w:sz w:val="21"/>
                <w:szCs w:val="21"/>
                <w:lang w:val="en-US" w:eastAsia="zh-CN" w:bidi="ar-SA"/>
              </w:rPr>
            </w:pPr>
            <w:r>
              <w:rPr>
                <w:rFonts w:hint="eastAsia" w:cs="Times New Roman"/>
                <w:kern w:val="2"/>
                <w:sz w:val="21"/>
                <w:szCs w:val="21"/>
                <w:lang w:val="en-US" w:eastAsia="zh-CN" w:bidi="ar-SA"/>
              </w:rPr>
              <w:t>项目</w:t>
            </w:r>
            <w:r>
              <w:rPr>
                <w:rFonts w:hint="eastAsia" w:ascii="宋体" w:hAnsi="宋体" w:eastAsia="宋体" w:cs="Times New Roman"/>
                <w:kern w:val="2"/>
                <w:sz w:val="21"/>
                <w:szCs w:val="21"/>
                <w:lang w:val="en-US" w:eastAsia="zh-CN" w:bidi="ar-SA"/>
              </w:rPr>
              <w:t>0</w:t>
            </w:r>
            <w:r>
              <w:rPr>
                <w:rFonts w:hint="eastAsia" w:cs="Times New Roman"/>
                <w:kern w:val="2"/>
                <w:sz w:val="21"/>
                <w:szCs w:val="21"/>
                <w:lang w:val="en-US" w:eastAsia="zh-CN" w:bidi="ar-SA"/>
              </w:rPr>
              <w:t>5</w:t>
            </w:r>
          </w:p>
        </w:tc>
        <w:tc>
          <w:tcPr>
            <w:tcW w:w="3385" w:type="dxa"/>
            <w:gridSpan w:val="2"/>
            <w:vAlign w:val="center"/>
          </w:tcPr>
          <w:p w14:paraId="795F254E">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小组</w:t>
            </w:r>
            <w:r>
              <w:rPr>
                <w:rFonts w:hint="eastAsia" w:ascii="宋体" w:hAnsi="宋体"/>
                <w:lang w:eastAsia="zh-CN"/>
              </w:rPr>
              <w:t>品牌</w:t>
            </w:r>
            <w:r>
              <w:rPr>
                <w:rFonts w:hint="eastAsia" w:ascii="宋体" w:hAnsi="宋体" w:eastAsia="宋体" w:cs="Times New Roman"/>
                <w:kern w:val="2"/>
                <w:sz w:val="21"/>
                <w:szCs w:val="21"/>
                <w:lang w:val="en-US" w:eastAsia="zh-CN" w:bidi="ar-SA"/>
              </w:rPr>
              <w:t>项目立项分享</w:t>
            </w:r>
          </w:p>
        </w:tc>
        <w:tc>
          <w:tcPr>
            <w:tcW w:w="1477" w:type="dxa"/>
            <w:vMerge w:val="continue"/>
          </w:tcPr>
          <w:p w14:paraId="35AC1E59">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1083" w:type="dxa"/>
            <w:vMerge w:val="continue"/>
            <w:vAlign w:val="top"/>
          </w:tcPr>
          <w:p w14:paraId="126E226F">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c>
          <w:tcPr>
            <w:tcW w:w="1157" w:type="dxa"/>
            <w:vMerge w:val="continue"/>
            <w:vAlign w:val="top"/>
          </w:tcPr>
          <w:p w14:paraId="054C5F89">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r>
      <w:tr w14:paraId="1281A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Pr>
          <w:p w14:paraId="5AF0CD4B">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学习目标：概括本单元的学习目标，包含知识、技能等目标</w:t>
            </w:r>
          </w:p>
        </w:tc>
      </w:tr>
      <w:tr w14:paraId="452A1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522" w:type="dxa"/>
            <w:gridSpan w:val="6"/>
          </w:tcPr>
          <w:p w14:paraId="4341164D">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知识目标：学习服装资源的拓展及项目立项；</w:t>
            </w:r>
          </w:p>
          <w:p w14:paraId="570201BF">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技能目标：掌握服装项目执行方案的编写与表述能力；</w:t>
            </w:r>
          </w:p>
          <w:p w14:paraId="10ED8246">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素质养成目标：培养团队精神。</w:t>
            </w:r>
          </w:p>
        </w:tc>
      </w:tr>
      <w:tr w14:paraId="078A8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tcPr>
          <w:p w14:paraId="7EADCCA7">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主要内容（标注重难点）：</w:t>
            </w:r>
          </w:p>
        </w:tc>
        <w:tc>
          <w:tcPr>
            <w:tcW w:w="3717" w:type="dxa"/>
            <w:gridSpan w:val="3"/>
          </w:tcPr>
          <w:p w14:paraId="377182C7">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主要教学教学方法：</w:t>
            </w:r>
          </w:p>
        </w:tc>
      </w:tr>
      <w:tr w14:paraId="6C936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restart"/>
          </w:tcPr>
          <w:p w14:paraId="3204FC62">
            <w:pPr>
              <w:widowControl/>
              <w:spacing w:line="240" w:lineRule="auto"/>
              <w:ind w:firstLine="0" w:firstLineChars="0"/>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重点：</w:t>
            </w:r>
          </w:p>
          <w:p w14:paraId="5D4D0D7C">
            <w:pPr>
              <w:widowControl/>
              <w:numPr>
                <w:ilvl w:val="0"/>
                <w:numId w:val="0"/>
              </w:numPr>
              <w:spacing w:line="240" w:lineRule="auto"/>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1、</w:t>
            </w:r>
            <w:r>
              <w:rPr>
                <w:rFonts w:hint="eastAsia" w:asciiTheme="minorEastAsia" w:hAnsiTheme="minorEastAsia" w:eastAsiaTheme="minorEastAsia" w:cstheme="minorEastAsia"/>
                <w:sz w:val="21"/>
                <w:szCs w:val="21"/>
                <w:lang w:eastAsia="zh-CN"/>
              </w:rPr>
              <w:t>组建</w:t>
            </w:r>
            <w:r>
              <w:rPr>
                <w:rFonts w:hint="eastAsia" w:asciiTheme="minorEastAsia" w:hAnsiTheme="minorEastAsia" w:eastAsiaTheme="minorEastAsia" w:cstheme="minorEastAsia"/>
                <w:sz w:val="21"/>
                <w:szCs w:val="21"/>
                <w:lang w:val="en-US" w:eastAsia="zh-CN"/>
              </w:rPr>
              <w:t>3至4人</w:t>
            </w:r>
            <w:r>
              <w:rPr>
                <w:rFonts w:hint="eastAsia" w:asciiTheme="minorEastAsia" w:hAnsiTheme="minorEastAsia" w:eastAsiaTheme="minorEastAsia" w:cstheme="minorEastAsia"/>
                <w:sz w:val="21"/>
                <w:szCs w:val="21"/>
                <w:lang w:eastAsia="zh-CN"/>
              </w:rPr>
              <w:t>项目学习小组；</w:t>
            </w:r>
          </w:p>
          <w:p w14:paraId="30E88AAB">
            <w:pPr>
              <w:widowControl/>
              <w:numPr>
                <w:ilvl w:val="0"/>
                <w:numId w:val="0"/>
              </w:numPr>
              <w:spacing w:line="240" w:lineRule="auto"/>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2、</w:t>
            </w:r>
            <w:r>
              <w:rPr>
                <w:rFonts w:hint="eastAsia" w:asciiTheme="minorEastAsia" w:hAnsiTheme="minorEastAsia" w:eastAsiaTheme="minorEastAsia" w:cstheme="minorEastAsia"/>
                <w:sz w:val="21"/>
                <w:szCs w:val="21"/>
                <w:lang w:eastAsia="zh-CN"/>
              </w:rPr>
              <w:t>确认对标成衣品牌；</w:t>
            </w:r>
          </w:p>
          <w:p w14:paraId="51B25C11">
            <w:pPr>
              <w:widowControl/>
              <w:numPr>
                <w:ilvl w:val="0"/>
                <w:numId w:val="0"/>
              </w:numPr>
              <w:spacing w:line="240" w:lineRule="auto"/>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3、</w:t>
            </w:r>
            <w:r>
              <w:rPr>
                <w:rFonts w:hint="eastAsia" w:asciiTheme="minorEastAsia" w:hAnsiTheme="minorEastAsia" w:eastAsiaTheme="minorEastAsia" w:cstheme="minorEastAsia"/>
                <w:sz w:val="21"/>
                <w:szCs w:val="21"/>
                <w:lang w:eastAsia="zh-CN"/>
              </w:rPr>
              <w:t>完成</w:t>
            </w:r>
            <w:r>
              <w:rPr>
                <w:rFonts w:hint="eastAsia" w:asciiTheme="minorEastAsia" w:hAnsiTheme="minorEastAsia" w:eastAsiaTheme="minorEastAsia" w:cstheme="minorEastAsia"/>
                <w:sz w:val="21"/>
                <w:szCs w:val="21"/>
                <w:lang w:val="en-US" w:eastAsia="zh-CN"/>
              </w:rPr>
              <w:t>Y-Jolie</w:t>
            </w:r>
            <w:r>
              <w:rPr>
                <w:rFonts w:hint="eastAsia" w:ascii="宋体" w:hAnsi="宋体"/>
                <w:lang w:eastAsia="zh-CN"/>
              </w:rPr>
              <w:t>品牌</w:t>
            </w:r>
            <w:r>
              <w:rPr>
                <w:rFonts w:hint="eastAsia" w:asciiTheme="minorEastAsia" w:hAnsiTheme="minorEastAsia" w:eastAsiaTheme="minorEastAsia" w:cstheme="minorEastAsia"/>
                <w:sz w:val="21"/>
                <w:szCs w:val="21"/>
                <w:lang w:eastAsia="zh-CN"/>
              </w:rPr>
              <w:t>项目策划提案。</w:t>
            </w:r>
          </w:p>
          <w:p w14:paraId="5572ACE8">
            <w:pPr>
              <w:widowControl/>
              <w:spacing w:line="240" w:lineRule="auto"/>
              <w:ind w:firstLine="0" w:firstLineChars="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难点：</w:t>
            </w:r>
          </w:p>
          <w:p w14:paraId="1B72121D">
            <w:pPr>
              <w:widowControl/>
              <w:spacing w:line="240" w:lineRule="auto"/>
              <w:ind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lang w:val="en-US" w:eastAsia="zh-CN"/>
              </w:rPr>
              <w:t>1、</w:t>
            </w:r>
            <w:r>
              <w:rPr>
                <w:rFonts w:hint="eastAsia" w:asciiTheme="minorEastAsia" w:hAnsiTheme="minorEastAsia" w:eastAsiaTheme="minorEastAsia" w:cstheme="minorEastAsia"/>
                <w:kern w:val="2"/>
                <w:sz w:val="21"/>
                <w:szCs w:val="21"/>
                <w:lang w:val="en-US" w:eastAsia="zh-CN" w:bidi="ar-SA"/>
              </w:rPr>
              <w:t>编写服装项目执行方案，</w:t>
            </w:r>
          </w:p>
          <w:p w14:paraId="4AEAFB1F">
            <w:pPr>
              <w:pStyle w:val="19"/>
              <w:ind w:left="713" w:hanging="623" w:hangingChars="297"/>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lang w:val="en-US" w:eastAsia="zh-CN"/>
              </w:rPr>
              <w:t>2、</w:t>
            </w:r>
            <w:r>
              <w:rPr>
                <w:rFonts w:hint="eastAsia" w:asciiTheme="minorEastAsia" w:hAnsiTheme="minorEastAsia" w:eastAsiaTheme="minorEastAsia" w:cstheme="minorEastAsia"/>
                <w:kern w:val="2"/>
                <w:sz w:val="21"/>
                <w:szCs w:val="21"/>
                <w:lang w:val="en-US" w:eastAsia="zh-CN" w:bidi="ar-SA"/>
              </w:rPr>
              <w:t>项目方案的表述。</w:t>
            </w:r>
          </w:p>
          <w:p w14:paraId="5CD62100">
            <w:pPr>
              <w:widowControl/>
              <w:spacing w:line="240" w:lineRule="auto"/>
              <w:ind w:firstLine="0" w:firstLineChars="0"/>
              <w:jc w:val="left"/>
              <w:rPr>
                <w:rFonts w:hint="eastAsia" w:asciiTheme="minorEastAsia" w:hAnsiTheme="minorEastAsia" w:eastAsiaTheme="minorEastAsia" w:cstheme="minorEastAsia"/>
                <w:color w:val="000000"/>
                <w:kern w:val="0"/>
                <w:sz w:val="21"/>
                <w:szCs w:val="21"/>
              </w:rPr>
            </w:pPr>
            <w:r>
              <w:rPr>
                <w:rFonts w:hint="eastAsia" w:asciiTheme="minorEastAsia" w:hAnsiTheme="minorEastAsia" w:eastAsiaTheme="minorEastAsia" w:cstheme="minorEastAsia"/>
                <w:color w:val="000000"/>
                <w:kern w:val="0"/>
                <w:sz w:val="21"/>
                <w:szCs w:val="21"/>
              </w:rPr>
              <w:t>教学要求：</w:t>
            </w:r>
          </w:p>
          <w:p w14:paraId="1855136B">
            <w:pPr>
              <w:widowControl/>
              <w:spacing w:line="240" w:lineRule="auto"/>
              <w:ind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color w:val="000000"/>
                <w:kern w:val="0"/>
                <w:sz w:val="21"/>
                <w:szCs w:val="21"/>
                <w:lang w:eastAsia="zh-CN"/>
              </w:rPr>
              <w:t>各小组确定对标成衣品牌、全面调研参考品牌的风格、品牌故事、经典作品、时尚评论等多方面，深度解读创始人的初衷。</w:t>
            </w:r>
          </w:p>
        </w:tc>
        <w:tc>
          <w:tcPr>
            <w:tcW w:w="3717" w:type="dxa"/>
            <w:gridSpan w:val="3"/>
            <w:vAlign w:val="center"/>
          </w:tcPr>
          <w:p w14:paraId="322B67EC">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　多媒体演示、作品点评</w:t>
            </w:r>
          </w:p>
        </w:tc>
      </w:tr>
      <w:tr w14:paraId="04D3F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5BCF550B">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49CA8E00">
            <w:pPr>
              <w:widowControl/>
              <w:spacing w:line="240" w:lineRule="auto"/>
              <w:ind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教学地点：</w:t>
            </w:r>
          </w:p>
        </w:tc>
      </w:tr>
      <w:tr w14:paraId="1927B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4BDB1A89">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4A199294">
            <w:pPr>
              <w:widowControl/>
              <w:spacing w:line="240" w:lineRule="auto"/>
              <w:ind w:firstLine="315" w:firstLineChars="15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一体化教室</w:t>
            </w:r>
          </w:p>
        </w:tc>
      </w:tr>
      <w:tr w14:paraId="0B970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4E31EDA1">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3B38B448">
            <w:pPr>
              <w:widowControl/>
              <w:spacing w:line="240" w:lineRule="auto"/>
              <w:ind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教学及参考资料：</w:t>
            </w:r>
          </w:p>
        </w:tc>
      </w:tr>
      <w:tr w14:paraId="6842A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63E08884">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0CD0D265">
            <w:pPr>
              <w:widowControl/>
              <w:spacing w:line="240" w:lineRule="auto"/>
              <w:ind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lang w:val="en-US" w:eastAsia="zh-CN"/>
              </w:rPr>
              <w:t>《世界名牌圣经-奢侈品时尚图鉴》、《服装项目产品设计》、《品牌策划与推广》、VOGUE官方网站等</w:t>
            </w:r>
          </w:p>
        </w:tc>
      </w:tr>
      <w:tr w14:paraId="6A0A0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4DDAC17B">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0483F758">
            <w:pPr>
              <w:widowControl/>
              <w:spacing w:line="240" w:lineRule="auto"/>
              <w:ind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练习与习题建议：</w:t>
            </w:r>
          </w:p>
        </w:tc>
      </w:tr>
      <w:tr w14:paraId="25AF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4EF17F87">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256FDEDF">
            <w:pPr>
              <w:widowControl/>
              <w:spacing w:line="240" w:lineRule="auto"/>
              <w:ind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1、引导学生合理组队</w:t>
            </w:r>
          </w:p>
          <w:p w14:paraId="0A7100BE">
            <w:pPr>
              <w:widowControl/>
              <w:spacing w:line="240" w:lineRule="auto"/>
              <w:ind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val="en-US" w:eastAsia="zh-CN"/>
              </w:rPr>
              <w:t>2、拓展了成衣行业的资讯及动态的渠道</w:t>
            </w:r>
          </w:p>
        </w:tc>
      </w:tr>
      <w:tr w14:paraId="471F9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Align w:val="center"/>
          </w:tcPr>
          <w:p w14:paraId="72264C40">
            <w:pPr>
              <w:widowControl/>
              <w:spacing w:line="240" w:lineRule="auto"/>
              <w:ind w:firstLine="0" w:firstLineChars="0"/>
              <w:jc w:val="center"/>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rPr>
              <w:t>考核与评价方式说明</w:t>
            </w:r>
            <w:r>
              <w:rPr>
                <w:rFonts w:hint="eastAsia" w:asciiTheme="minorEastAsia" w:hAnsiTheme="minorEastAsia" w:eastAsiaTheme="minorEastAsia" w:cstheme="minorEastAsia"/>
                <w:kern w:val="0"/>
                <w:sz w:val="21"/>
                <w:szCs w:val="21"/>
                <w:lang w:eastAsia="zh-CN"/>
              </w:rPr>
              <w:t>：</w:t>
            </w:r>
          </w:p>
        </w:tc>
        <w:tc>
          <w:tcPr>
            <w:tcW w:w="3717" w:type="dxa"/>
            <w:gridSpan w:val="3"/>
            <w:vAlign w:val="center"/>
          </w:tcPr>
          <w:p w14:paraId="454E7082">
            <w:pPr>
              <w:widowControl/>
              <w:spacing w:line="240" w:lineRule="auto"/>
              <w:ind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eastAsia="zh-CN"/>
              </w:rPr>
              <w:t>权重分配：</w:t>
            </w:r>
          </w:p>
        </w:tc>
      </w:tr>
      <w:tr w14:paraId="47A3F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4805" w:type="dxa"/>
            <w:gridSpan w:val="3"/>
            <w:vAlign w:val="center"/>
          </w:tcPr>
          <w:p w14:paraId="7C83D86A">
            <w:pPr>
              <w:widowControl/>
              <w:spacing w:line="240" w:lineRule="auto"/>
              <w:ind w:firstLine="420" w:firstLineChars="200"/>
              <w:jc w:val="left"/>
              <w:rPr>
                <w:rFonts w:hint="eastAsia" w:asciiTheme="minorEastAsia" w:hAnsiTheme="minorEastAsia" w:eastAsiaTheme="minorEastAsia" w:cstheme="minorEastAsia"/>
                <w:kern w:val="0"/>
                <w:sz w:val="21"/>
                <w:szCs w:val="21"/>
                <w:lang w:val="en-US" w:eastAsia="zh-CN" w:bidi="ar-SA"/>
              </w:rPr>
            </w:pPr>
            <w:r>
              <w:rPr>
                <w:rFonts w:hint="eastAsia" w:ascii="宋体" w:hAnsi="宋体" w:cs="宋体"/>
                <w:kern w:val="0"/>
                <w:sz w:val="21"/>
                <w:szCs w:val="21"/>
              </w:rPr>
              <w:t>平时练习与综合练习相结合，个人能力与集体评价相结合。</w:t>
            </w:r>
          </w:p>
        </w:tc>
        <w:tc>
          <w:tcPr>
            <w:tcW w:w="3717" w:type="dxa"/>
            <w:gridSpan w:val="3"/>
            <w:vAlign w:val="center"/>
          </w:tcPr>
          <w:p w14:paraId="418BE6CF">
            <w:pPr>
              <w:widowControl/>
              <w:spacing w:line="240" w:lineRule="auto"/>
              <w:ind w:firstLine="0" w:firstLineChars="0"/>
              <w:jc w:val="left"/>
              <w:rPr>
                <w:rFonts w:hint="eastAsia" w:asciiTheme="minorEastAsia" w:hAnsiTheme="minorEastAsia" w:eastAsiaTheme="minorEastAsia" w:cstheme="minorEastAsia"/>
                <w:color w:val="000000"/>
                <w:kern w:val="0"/>
                <w:sz w:val="21"/>
                <w:szCs w:val="21"/>
                <w:lang w:eastAsia="zh-CN"/>
              </w:rPr>
            </w:pPr>
            <w:r>
              <w:rPr>
                <w:rFonts w:hint="eastAsia" w:asciiTheme="minorEastAsia" w:hAnsiTheme="minorEastAsia" w:eastAsiaTheme="minorEastAsia" w:cstheme="minorEastAsia"/>
                <w:color w:val="000000"/>
                <w:kern w:val="0"/>
                <w:sz w:val="21"/>
                <w:szCs w:val="21"/>
                <w:lang w:eastAsia="zh-CN"/>
              </w:rPr>
              <w:t>平时练习占 40 %、综合练习占40 %</w:t>
            </w:r>
          </w:p>
          <w:p w14:paraId="5C77DE1B">
            <w:pPr>
              <w:widowControl/>
              <w:spacing w:line="240" w:lineRule="auto"/>
              <w:ind w:firstLine="0" w:firstLineChars="0"/>
              <w:jc w:val="left"/>
              <w:rPr>
                <w:rFonts w:hint="eastAsia" w:asciiTheme="minorEastAsia" w:hAnsiTheme="minorEastAsia" w:eastAsiaTheme="minorEastAsia" w:cstheme="minorEastAsia"/>
                <w:color w:val="000000"/>
                <w:kern w:val="0"/>
                <w:sz w:val="21"/>
                <w:szCs w:val="21"/>
                <w:lang w:val="en-US" w:eastAsia="zh-CN"/>
              </w:rPr>
            </w:pPr>
            <w:r>
              <w:rPr>
                <w:rFonts w:hint="eastAsia" w:asciiTheme="minorEastAsia" w:hAnsiTheme="minorEastAsia" w:eastAsiaTheme="minorEastAsia" w:cstheme="minorEastAsia"/>
                <w:color w:val="000000"/>
                <w:kern w:val="0"/>
                <w:sz w:val="21"/>
                <w:szCs w:val="21"/>
                <w:lang w:eastAsia="zh-CN"/>
              </w:rPr>
              <w:t>集体评价占 20 %</w:t>
            </w:r>
          </w:p>
        </w:tc>
      </w:tr>
    </w:tbl>
    <w:p w14:paraId="1178EB08">
      <w:pPr>
        <w:pStyle w:val="5"/>
        <w:numPr>
          <w:ilvl w:val="0"/>
          <w:numId w:val="0"/>
        </w:numPr>
        <w:spacing w:before="0" w:beforeAutospacing="0" w:after="0" w:afterAutospacing="0" w:line="360" w:lineRule="auto"/>
        <w:jc w:val="both"/>
        <w:rPr>
          <w:rFonts w:hint="eastAsia" w:ascii="黑体" w:hAnsi="黑体" w:eastAsia="黑体" w:cs="仿宋_GB2312"/>
          <w:kern w:val="2"/>
          <w:position w:val="6"/>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965"/>
        <w:gridCol w:w="1505"/>
        <w:gridCol w:w="1083"/>
        <w:gridCol w:w="1129"/>
      </w:tblGrid>
      <w:tr w14:paraId="5C4B2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gridSpan w:val="2"/>
          </w:tcPr>
          <w:p w14:paraId="15EB87B7">
            <w:pPr>
              <w:pStyle w:val="5"/>
              <w:spacing w:before="0" w:beforeAutospacing="0" w:after="0" w:afterAutospacing="0" w:line="360" w:lineRule="auto"/>
              <w:jc w:val="both"/>
              <w:rPr>
                <w:rFonts w:hint="eastAsia" w:asciiTheme="minorEastAsia" w:hAnsiTheme="minorEastAsia" w:eastAsiaTheme="minorEastAsia" w:cstheme="minorEastAsia"/>
                <w:kern w:val="2"/>
                <w:position w:val="6"/>
                <w:sz w:val="21"/>
                <w:szCs w:val="21"/>
                <w:vertAlign w:val="baseline"/>
                <w:lang w:eastAsia="zh-CN"/>
              </w:rPr>
            </w:pPr>
            <w:r>
              <w:rPr>
                <w:rFonts w:hint="eastAsia" w:asciiTheme="minorEastAsia" w:hAnsiTheme="minorEastAsia" w:eastAsiaTheme="minorEastAsia" w:cstheme="minorEastAsia"/>
                <w:kern w:val="2"/>
                <w:sz w:val="21"/>
                <w:szCs w:val="21"/>
                <w:lang w:val="en-US" w:eastAsia="zh-CN" w:bidi="ar-SA"/>
              </w:rPr>
              <w:t>模块（或工作情境）名称</w:t>
            </w:r>
          </w:p>
        </w:tc>
        <w:tc>
          <w:tcPr>
            <w:tcW w:w="5682" w:type="dxa"/>
            <w:gridSpan w:val="4"/>
          </w:tcPr>
          <w:p w14:paraId="6B1357DF">
            <w:pPr>
              <w:widowControl/>
              <w:spacing w:line="360" w:lineRule="auto"/>
              <w:ind w:left="0" w:leftChars="0" w:firstLine="0" w:firstLineChars="0"/>
              <w:jc w:val="left"/>
              <w:rPr>
                <w:rFonts w:hint="eastAsia" w:asciiTheme="minorEastAsia" w:hAnsiTheme="minorEastAsia" w:eastAsiaTheme="minorEastAsia" w:cstheme="minorEastAsia"/>
                <w:kern w:val="2"/>
                <w:position w:val="6"/>
                <w:sz w:val="21"/>
                <w:szCs w:val="21"/>
                <w:vertAlign w:val="baseline"/>
                <w:lang w:eastAsia="zh-CN"/>
              </w:rPr>
            </w:pPr>
            <w:r>
              <w:rPr>
                <w:rFonts w:hint="eastAsia" w:asciiTheme="minorEastAsia" w:hAnsiTheme="minorEastAsia" w:eastAsiaTheme="minorEastAsia" w:cstheme="minorEastAsia"/>
                <w:sz w:val="21"/>
                <w:szCs w:val="21"/>
                <w:lang w:eastAsia="zh-CN"/>
              </w:rPr>
              <w:t>模块三：</w:t>
            </w:r>
            <w:r>
              <w:rPr>
                <w:rFonts w:hint="eastAsia" w:ascii="宋体" w:hAnsi="宋体" w:cs="Times New Roman"/>
                <w:sz w:val="21"/>
                <w:szCs w:val="21"/>
                <w:lang w:val="en-US" w:eastAsia="zh-CN"/>
              </w:rPr>
              <w:t>品牌形象</w:t>
            </w:r>
          </w:p>
        </w:tc>
      </w:tr>
      <w:tr w14:paraId="4376C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3A653A1B">
            <w:pPr>
              <w:pStyle w:val="5"/>
              <w:spacing w:before="0" w:beforeAutospacing="0" w:after="0" w:afterAutospacing="0" w:line="360" w:lineRule="auto"/>
              <w:ind w:firstLine="0" w:firstLineChars="0"/>
              <w:jc w:val="both"/>
              <w:rPr>
                <w:rFonts w:hint="default" w:asciiTheme="minorEastAsia" w:hAnsiTheme="minorEastAsia" w:eastAsiaTheme="minorEastAsia" w:cstheme="minorEastAsia"/>
                <w:kern w:val="2"/>
                <w:sz w:val="21"/>
                <w:szCs w:val="21"/>
                <w:lang w:val="en-US" w:eastAsia="zh-CN" w:bidi="ar-SA"/>
              </w:rPr>
            </w:pPr>
            <w:r>
              <w:rPr>
                <w:rFonts w:hint="eastAsia" w:cs="Times New Roman"/>
                <w:kern w:val="2"/>
                <w:sz w:val="21"/>
                <w:szCs w:val="21"/>
                <w:lang w:val="en-US" w:eastAsia="zh-CN" w:bidi="ar-SA"/>
              </w:rPr>
              <w:t>项目01</w:t>
            </w:r>
          </w:p>
        </w:tc>
        <w:tc>
          <w:tcPr>
            <w:tcW w:w="3385" w:type="dxa"/>
            <w:gridSpan w:val="2"/>
            <w:vAlign w:val="center"/>
          </w:tcPr>
          <w:p w14:paraId="3FF0B025">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成衣品牌logo</w:t>
            </w:r>
          </w:p>
        </w:tc>
        <w:tc>
          <w:tcPr>
            <w:tcW w:w="1505" w:type="dxa"/>
            <w:vMerge w:val="restart"/>
          </w:tcPr>
          <w:p w14:paraId="3A0804AD">
            <w:pPr>
              <w:pStyle w:val="5"/>
              <w:spacing w:before="0" w:beforeAutospacing="0" w:after="0" w:afterAutospacing="0" w:line="360" w:lineRule="auto"/>
              <w:jc w:val="right"/>
              <w:rPr>
                <w:rFonts w:hint="eastAsia" w:asciiTheme="minorEastAsia" w:hAnsiTheme="minorEastAsia" w:eastAsiaTheme="minorEastAsia" w:cstheme="minorEastAsia"/>
                <w:kern w:val="2"/>
                <w:sz w:val="21"/>
                <w:szCs w:val="21"/>
                <w:lang w:val="en-US" w:eastAsia="zh-CN" w:bidi="ar-SA"/>
              </w:rPr>
            </w:pPr>
          </w:p>
          <w:p w14:paraId="46B12FBE">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r>
              <w:rPr>
                <w:rFonts w:hint="eastAsia" w:cs="Times New Roman"/>
                <w:kern w:val="2"/>
                <w:sz w:val="21"/>
                <w:szCs w:val="21"/>
                <w:lang w:val="en-US" w:eastAsia="zh-CN" w:bidi="ar-SA"/>
              </w:rPr>
              <w:t>共：16学时</w:t>
            </w:r>
          </w:p>
        </w:tc>
        <w:tc>
          <w:tcPr>
            <w:tcW w:w="1083" w:type="dxa"/>
            <w:vMerge w:val="restart"/>
          </w:tcPr>
          <w:p w14:paraId="3FDE6706">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p w14:paraId="76CD9FF1">
            <w:pPr>
              <w:pStyle w:val="5"/>
              <w:spacing w:before="0" w:beforeAutospacing="0" w:after="0" w:afterAutospacing="0" w:line="360" w:lineRule="auto"/>
              <w:ind w:firstLine="0" w:firstLineChars="0"/>
              <w:jc w:val="both"/>
              <w:rPr>
                <w:rFonts w:hint="default"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实践：8</w:t>
            </w:r>
          </w:p>
          <w:p w14:paraId="1300C176">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c>
          <w:tcPr>
            <w:tcW w:w="1129" w:type="dxa"/>
            <w:vMerge w:val="restart"/>
          </w:tcPr>
          <w:p w14:paraId="146DD731">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p w14:paraId="717F3400">
            <w:pPr>
              <w:pStyle w:val="5"/>
              <w:spacing w:before="0" w:beforeAutospacing="0" w:after="0" w:afterAutospacing="0" w:line="360" w:lineRule="auto"/>
              <w:ind w:firstLine="0" w:firstLineChars="0"/>
              <w:jc w:val="both"/>
              <w:rPr>
                <w:rFonts w:hint="default"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理论：8</w:t>
            </w:r>
          </w:p>
          <w:p w14:paraId="47091DD0">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r>
      <w:tr w14:paraId="57105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3671131F">
            <w:pPr>
              <w:pStyle w:val="5"/>
              <w:spacing w:before="0" w:beforeAutospacing="0" w:after="0" w:afterAutospacing="0" w:line="360" w:lineRule="auto"/>
              <w:ind w:firstLine="0" w:firstLineChars="0"/>
              <w:jc w:val="both"/>
              <w:rPr>
                <w:rFonts w:hint="default" w:asciiTheme="minorEastAsia" w:hAnsiTheme="minorEastAsia" w:eastAsiaTheme="minorEastAsia" w:cstheme="minorEastAsia"/>
                <w:kern w:val="2"/>
                <w:sz w:val="21"/>
                <w:szCs w:val="21"/>
                <w:lang w:val="en-US" w:eastAsia="zh-CN" w:bidi="ar-SA"/>
              </w:rPr>
            </w:pPr>
            <w:r>
              <w:rPr>
                <w:rFonts w:hint="eastAsia" w:cs="Times New Roman"/>
                <w:kern w:val="2"/>
                <w:sz w:val="21"/>
                <w:szCs w:val="21"/>
                <w:lang w:val="en-US" w:eastAsia="zh-CN" w:bidi="ar-SA"/>
              </w:rPr>
              <w:t>项目</w:t>
            </w:r>
            <w:r>
              <w:rPr>
                <w:rFonts w:hint="eastAsia" w:ascii="宋体" w:hAnsi="宋体" w:eastAsia="宋体" w:cs="Times New Roman"/>
                <w:kern w:val="2"/>
                <w:sz w:val="21"/>
                <w:szCs w:val="21"/>
                <w:lang w:val="en-US" w:eastAsia="zh-CN" w:bidi="ar-SA"/>
              </w:rPr>
              <w:t>0</w:t>
            </w:r>
            <w:r>
              <w:rPr>
                <w:rFonts w:hint="eastAsia" w:cs="Times New Roman"/>
                <w:kern w:val="2"/>
                <w:sz w:val="21"/>
                <w:szCs w:val="21"/>
                <w:lang w:val="en-US" w:eastAsia="zh-CN" w:bidi="ar-SA"/>
              </w:rPr>
              <w:t>2</w:t>
            </w:r>
          </w:p>
        </w:tc>
        <w:tc>
          <w:tcPr>
            <w:tcW w:w="3385" w:type="dxa"/>
            <w:gridSpan w:val="2"/>
            <w:vAlign w:val="center"/>
          </w:tcPr>
          <w:p w14:paraId="15201A2A">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成衣品牌IP形象</w:t>
            </w:r>
          </w:p>
        </w:tc>
        <w:tc>
          <w:tcPr>
            <w:tcW w:w="1505" w:type="dxa"/>
            <w:vMerge w:val="continue"/>
          </w:tcPr>
          <w:p w14:paraId="1BB10095">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1083" w:type="dxa"/>
            <w:vMerge w:val="continue"/>
            <w:vAlign w:val="top"/>
          </w:tcPr>
          <w:p w14:paraId="7C05529C">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c>
          <w:tcPr>
            <w:tcW w:w="1129" w:type="dxa"/>
            <w:vMerge w:val="continue"/>
            <w:vAlign w:val="top"/>
          </w:tcPr>
          <w:p w14:paraId="66340769">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r>
      <w:tr w14:paraId="3F9E6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704E196C">
            <w:pPr>
              <w:pStyle w:val="5"/>
              <w:spacing w:before="0" w:beforeAutospacing="0" w:after="0" w:afterAutospacing="0" w:line="360" w:lineRule="auto"/>
              <w:ind w:firstLine="0" w:firstLineChars="0"/>
              <w:jc w:val="both"/>
              <w:rPr>
                <w:rFonts w:hint="default" w:asciiTheme="minorEastAsia" w:hAnsiTheme="minorEastAsia" w:eastAsiaTheme="minorEastAsia" w:cstheme="minorEastAsia"/>
                <w:kern w:val="2"/>
                <w:sz w:val="21"/>
                <w:szCs w:val="21"/>
                <w:lang w:val="en-US" w:eastAsia="zh-CN" w:bidi="ar-SA"/>
              </w:rPr>
            </w:pPr>
            <w:r>
              <w:rPr>
                <w:rFonts w:hint="eastAsia" w:cs="Times New Roman"/>
                <w:kern w:val="2"/>
                <w:sz w:val="21"/>
                <w:szCs w:val="21"/>
                <w:lang w:val="en-US" w:eastAsia="zh-CN" w:bidi="ar-SA"/>
              </w:rPr>
              <w:t>项目</w:t>
            </w:r>
            <w:r>
              <w:rPr>
                <w:rFonts w:hint="eastAsia" w:ascii="宋体" w:hAnsi="宋体" w:eastAsia="宋体" w:cs="Times New Roman"/>
                <w:kern w:val="2"/>
                <w:sz w:val="21"/>
                <w:szCs w:val="21"/>
                <w:lang w:val="en-US" w:eastAsia="zh-CN" w:bidi="ar-SA"/>
              </w:rPr>
              <w:t>0</w:t>
            </w:r>
            <w:r>
              <w:rPr>
                <w:rFonts w:hint="eastAsia" w:cs="Times New Roman"/>
                <w:kern w:val="2"/>
                <w:sz w:val="21"/>
                <w:szCs w:val="21"/>
                <w:lang w:val="en-US" w:eastAsia="zh-CN" w:bidi="ar-SA"/>
              </w:rPr>
              <w:t>3</w:t>
            </w:r>
          </w:p>
        </w:tc>
        <w:tc>
          <w:tcPr>
            <w:tcW w:w="3385" w:type="dxa"/>
            <w:gridSpan w:val="2"/>
            <w:vAlign w:val="center"/>
          </w:tcPr>
          <w:p w14:paraId="2902637D">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成衣品牌的广告与终端</w:t>
            </w:r>
          </w:p>
        </w:tc>
        <w:tc>
          <w:tcPr>
            <w:tcW w:w="1505" w:type="dxa"/>
            <w:vMerge w:val="continue"/>
          </w:tcPr>
          <w:p w14:paraId="53B54ADC">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1083" w:type="dxa"/>
            <w:vMerge w:val="continue"/>
            <w:vAlign w:val="top"/>
          </w:tcPr>
          <w:p w14:paraId="6DB26147">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c>
          <w:tcPr>
            <w:tcW w:w="1129" w:type="dxa"/>
            <w:vMerge w:val="continue"/>
            <w:vAlign w:val="top"/>
          </w:tcPr>
          <w:p w14:paraId="3E5F0D80">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r>
      <w:tr w14:paraId="753DB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0BCD19F2">
            <w:pPr>
              <w:pStyle w:val="5"/>
              <w:spacing w:before="0" w:beforeAutospacing="0" w:after="0" w:afterAutospacing="0" w:line="360" w:lineRule="auto"/>
              <w:ind w:firstLine="0" w:firstLineChars="0"/>
              <w:jc w:val="both"/>
              <w:rPr>
                <w:rFonts w:hint="default" w:asciiTheme="minorEastAsia" w:hAnsiTheme="minorEastAsia" w:eastAsiaTheme="minorEastAsia" w:cstheme="minorEastAsia"/>
                <w:kern w:val="2"/>
                <w:sz w:val="21"/>
                <w:szCs w:val="21"/>
                <w:lang w:val="en-US" w:eastAsia="zh-CN" w:bidi="ar-SA"/>
              </w:rPr>
            </w:pPr>
            <w:r>
              <w:rPr>
                <w:rFonts w:hint="eastAsia" w:cs="Times New Roman"/>
                <w:kern w:val="2"/>
                <w:sz w:val="21"/>
                <w:szCs w:val="21"/>
                <w:lang w:val="en-US" w:eastAsia="zh-CN" w:bidi="ar-SA"/>
              </w:rPr>
              <w:t>项目</w:t>
            </w:r>
            <w:r>
              <w:rPr>
                <w:rFonts w:hint="eastAsia" w:ascii="宋体" w:hAnsi="宋体" w:eastAsia="宋体" w:cs="Times New Roman"/>
                <w:kern w:val="2"/>
                <w:sz w:val="21"/>
                <w:szCs w:val="21"/>
                <w:lang w:val="en-US" w:eastAsia="zh-CN" w:bidi="ar-SA"/>
              </w:rPr>
              <w:t>0</w:t>
            </w:r>
            <w:r>
              <w:rPr>
                <w:rFonts w:hint="eastAsia" w:cs="Times New Roman"/>
                <w:kern w:val="2"/>
                <w:sz w:val="21"/>
                <w:szCs w:val="21"/>
                <w:lang w:val="en-US" w:eastAsia="zh-CN" w:bidi="ar-SA"/>
              </w:rPr>
              <w:t>4</w:t>
            </w:r>
          </w:p>
        </w:tc>
        <w:tc>
          <w:tcPr>
            <w:tcW w:w="3385" w:type="dxa"/>
            <w:gridSpan w:val="2"/>
            <w:vAlign w:val="center"/>
          </w:tcPr>
          <w:p w14:paraId="21F51087">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成衣品牌的感官拓展</w:t>
            </w:r>
          </w:p>
        </w:tc>
        <w:tc>
          <w:tcPr>
            <w:tcW w:w="1505" w:type="dxa"/>
            <w:vMerge w:val="continue"/>
          </w:tcPr>
          <w:p w14:paraId="3D480220">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1083" w:type="dxa"/>
            <w:vMerge w:val="continue"/>
            <w:vAlign w:val="top"/>
          </w:tcPr>
          <w:p w14:paraId="243823BB">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c>
          <w:tcPr>
            <w:tcW w:w="1129" w:type="dxa"/>
            <w:vMerge w:val="continue"/>
            <w:vAlign w:val="top"/>
          </w:tcPr>
          <w:p w14:paraId="65457A90">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r>
      <w:tr w14:paraId="5E742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53656999">
            <w:pPr>
              <w:pStyle w:val="5"/>
              <w:spacing w:before="0" w:beforeAutospacing="0" w:after="0" w:afterAutospacing="0" w:line="360" w:lineRule="auto"/>
              <w:ind w:firstLine="0" w:firstLineChars="0"/>
              <w:jc w:val="both"/>
              <w:rPr>
                <w:rFonts w:hint="eastAsia" w:cs="Times New Roman"/>
                <w:kern w:val="2"/>
                <w:sz w:val="21"/>
                <w:szCs w:val="21"/>
                <w:lang w:val="en-US" w:eastAsia="zh-CN" w:bidi="ar-SA"/>
              </w:rPr>
            </w:pPr>
            <w:r>
              <w:rPr>
                <w:rFonts w:hint="eastAsia" w:cs="Times New Roman"/>
                <w:kern w:val="2"/>
                <w:sz w:val="21"/>
                <w:szCs w:val="21"/>
                <w:lang w:val="en-US" w:eastAsia="zh-CN" w:bidi="ar-SA"/>
              </w:rPr>
              <w:t>项目</w:t>
            </w:r>
            <w:r>
              <w:rPr>
                <w:rFonts w:hint="eastAsia" w:ascii="宋体" w:hAnsi="宋体" w:eastAsia="宋体" w:cs="Times New Roman"/>
                <w:kern w:val="2"/>
                <w:sz w:val="21"/>
                <w:szCs w:val="21"/>
                <w:lang w:val="en-US" w:eastAsia="zh-CN" w:bidi="ar-SA"/>
              </w:rPr>
              <w:t>0</w:t>
            </w:r>
            <w:r>
              <w:rPr>
                <w:rFonts w:hint="eastAsia" w:cs="Times New Roman"/>
                <w:kern w:val="2"/>
                <w:sz w:val="21"/>
                <w:szCs w:val="21"/>
                <w:lang w:val="en-US" w:eastAsia="zh-CN" w:bidi="ar-SA"/>
              </w:rPr>
              <w:t>5</w:t>
            </w:r>
          </w:p>
        </w:tc>
        <w:tc>
          <w:tcPr>
            <w:tcW w:w="3385" w:type="dxa"/>
            <w:gridSpan w:val="2"/>
            <w:vAlign w:val="center"/>
          </w:tcPr>
          <w:p w14:paraId="159C6218">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小组</w:t>
            </w:r>
            <w:r>
              <w:rPr>
                <w:rFonts w:hint="eastAsia" w:ascii="宋体" w:hAnsi="宋体"/>
                <w:lang w:eastAsia="zh-CN"/>
              </w:rPr>
              <w:t>品牌</w:t>
            </w:r>
            <w:r>
              <w:rPr>
                <w:rFonts w:hint="eastAsia" w:ascii="宋体" w:hAnsi="宋体" w:eastAsia="宋体" w:cs="Times New Roman"/>
                <w:kern w:val="2"/>
                <w:sz w:val="21"/>
                <w:szCs w:val="21"/>
                <w:lang w:val="en-US" w:eastAsia="zh-CN" w:bidi="ar-SA"/>
              </w:rPr>
              <w:t>项目拓展分享</w:t>
            </w:r>
          </w:p>
        </w:tc>
        <w:tc>
          <w:tcPr>
            <w:tcW w:w="1505" w:type="dxa"/>
            <w:vMerge w:val="continue"/>
          </w:tcPr>
          <w:p w14:paraId="7EE20AE6">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1083" w:type="dxa"/>
            <w:vMerge w:val="continue"/>
            <w:vAlign w:val="top"/>
          </w:tcPr>
          <w:p w14:paraId="6BF743B3">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c>
          <w:tcPr>
            <w:tcW w:w="1129" w:type="dxa"/>
            <w:vMerge w:val="continue"/>
            <w:vAlign w:val="top"/>
          </w:tcPr>
          <w:p w14:paraId="47BB0382">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r>
      <w:tr w14:paraId="764CF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Pr>
          <w:p w14:paraId="1FEF862B">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学习目标：概括本单元的学习目标，包含知识、技能等目标</w:t>
            </w:r>
          </w:p>
        </w:tc>
      </w:tr>
      <w:tr w14:paraId="3D8DC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522" w:type="dxa"/>
            <w:gridSpan w:val="6"/>
          </w:tcPr>
          <w:p w14:paraId="07E58F2D">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知识目标：学习成衣品牌VI系统；</w:t>
            </w:r>
          </w:p>
          <w:p w14:paraId="544DF840">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技能目标：掌握LOGO设计、IP构建、广告脚本设计；</w:t>
            </w:r>
          </w:p>
          <w:p w14:paraId="7D98B746">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素质养成目标：培养时尚敏锐感，能对终端形象建设及感官设计提出建议。</w:t>
            </w:r>
          </w:p>
        </w:tc>
      </w:tr>
      <w:tr w14:paraId="4A39B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tcPr>
          <w:p w14:paraId="7C14FA96">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主要内容（标注重难点）：</w:t>
            </w:r>
          </w:p>
        </w:tc>
        <w:tc>
          <w:tcPr>
            <w:tcW w:w="3717" w:type="dxa"/>
            <w:gridSpan w:val="3"/>
          </w:tcPr>
          <w:p w14:paraId="305B2294">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主要教学教学方法：</w:t>
            </w:r>
          </w:p>
        </w:tc>
      </w:tr>
      <w:tr w14:paraId="78017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restart"/>
          </w:tcPr>
          <w:p w14:paraId="420EBFBA">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重点：</w:t>
            </w:r>
          </w:p>
          <w:p w14:paraId="7C2316FA">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1、成衣品牌logo设计；</w:t>
            </w:r>
          </w:p>
          <w:p w14:paraId="1F480274">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2、成衣品牌IP形象构建；</w:t>
            </w:r>
          </w:p>
          <w:p w14:paraId="69845943">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3、小组成员与指导老师的点评及修正。</w:t>
            </w:r>
          </w:p>
          <w:p w14:paraId="714B044F">
            <w:pPr>
              <w:widowControl/>
              <w:numPr>
                <w:ilvl w:val="0"/>
                <w:numId w:val="0"/>
              </w:numPr>
              <w:spacing w:line="240" w:lineRule="auto"/>
              <w:ind w:left="0" w:leftChars="0" w:firstLine="0" w:firstLineChars="0"/>
              <w:jc w:val="left"/>
              <w:rPr>
                <w:rFonts w:hint="default" w:asciiTheme="minorEastAsia" w:hAnsiTheme="minorEastAsia" w:eastAsiaTheme="minorEastAsia" w:cstheme="minorEastAsia"/>
                <w:sz w:val="21"/>
                <w:szCs w:val="21"/>
                <w:lang w:val="en-US" w:eastAsia="zh-CN"/>
              </w:rPr>
            </w:pPr>
          </w:p>
          <w:p w14:paraId="574743A5">
            <w:pPr>
              <w:pStyle w:val="19"/>
              <w:rPr>
                <w:rFonts w:hint="eastAsia" w:ascii="宋体" w:hAnsi="宋体" w:eastAsia="宋体" w:cs="Times New Roman"/>
                <w:color w:val="auto"/>
                <w:kern w:val="2"/>
                <w:sz w:val="21"/>
                <w:szCs w:val="21"/>
                <w:lang w:val="en-US" w:eastAsia="zh-CN" w:bidi="ar-SA"/>
              </w:rPr>
            </w:pPr>
            <w:r>
              <w:rPr>
                <w:rFonts w:hint="eastAsia" w:ascii="宋体" w:hAnsi="宋体" w:eastAsia="宋体" w:cs="Times New Roman"/>
                <w:color w:val="auto"/>
                <w:kern w:val="2"/>
                <w:sz w:val="21"/>
                <w:szCs w:val="21"/>
                <w:lang w:val="en-US" w:eastAsia="zh-CN" w:bidi="ar-SA"/>
              </w:rPr>
              <w:t>难点：</w:t>
            </w:r>
            <w:r>
              <w:rPr>
                <w:rFonts w:hint="eastAsia" w:ascii="宋体" w:hAnsi="宋体" w:cs="Times New Roman"/>
                <w:color w:val="auto"/>
                <w:kern w:val="2"/>
                <w:sz w:val="21"/>
                <w:szCs w:val="21"/>
                <w:lang w:val="en-US" w:eastAsia="zh-CN" w:bidi="ar-SA"/>
              </w:rPr>
              <w:t>培养时尚敏锐感，指导品牌形象建设。</w:t>
            </w:r>
          </w:p>
          <w:p w14:paraId="1C36C990">
            <w:pPr>
              <w:pStyle w:val="19"/>
              <w:rPr>
                <w:rFonts w:hint="eastAsia" w:ascii="宋体" w:hAnsi="宋体" w:eastAsia="宋体" w:cs="Times New Roman"/>
                <w:color w:val="auto"/>
                <w:kern w:val="2"/>
                <w:sz w:val="21"/>
                <w:szCs w:val="21"/>
                <w:lang w:val="en-US" w:eastAsia="zh-CN" w:bidi="ar-SA"/>
              </w:rPr>
            </w:pPr>
          </w:p>
          <w:p w14:paraId="64A774C3">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教学要求：</w:t>
            </w:r>
          </w:p>
          <w:p w14:paraId="5A6D6226">
            <w:pPr>
              <w:numPr>
                <w:ilvl w:val="0"/>
                <w:numId w:val="0"/>
              </w:numPr>
              <w:spacing w:line="240" w:lineRule="auto"/>
              <w:jc w:val="left"/>
              <w:rPr>
                <w:rFonts w:hint="default"/>
                <w:lang w:val="en-US" w:eastAsia="zh-CN"/>
              </w:rPr>
            </w:pPr>
            <w:r>
              <w:rPr>
                <w:rFonts w:hint="eastAsia" w:ascii="宋体" w:hAnsi="宋体"/>
                <w:sz w:val="18"/>
                <w:szCs w:val="18"/>
                <w:lang w:val="en-US" w:eastAsia="zh-CN"/>
              </w:rPr>
              <w:t>模块三与模块四是同时穿插进行；</w:t>
            </w:r>
          </w:p>
          <w:p w14:paraId="10EF926F">
            <w:pPr>
              <w:numPr>
                <w:ilvl w:val="0"/>
                <w:numId w:val="0"/>
              </w:numPr>
              <w:spacing w:line="240" w:lineRule="auto"/>
              <w:jc w:val="left"/>
              <w:rPr>
                <w:rFonts w:hint="eastAsia" w:asciiTheme="minorEastAsia" w:hAnsiTheme="minorEastAsia" w:eastAsiaTheme="minorEastAsia" w:cstheme="minorEastAsia"/>
                <w:kern w:val="2"/>
                <w:sz w:val="21"/>
                <w:szCs w:val="21"/>
                <w:lang w:val="en-US" w:eastAsia="zh-CN" w:bidi="ar-SA"/>
              </w:rPr>
            </w:pPr>
            <w:r>
              <w:rPr>
                <w:rFonts w:hint="eastAsia" w:ascii="宋体" w:hAnsi="宋体"/>
                <w:sz w:val="18"/>
                <w:szCs w:val="18"/>
                <w:lang w:val="en-US" w:eastAsia="zh-CN"/>
              </w:rPr>
              <w:t>模块三是具体实施模块二通过的立项内容；</w:t>
            </w:r>
          </w:p>
          <w:p w14:paraId="5A0458AF">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宋体" w:hAnsi="宋体"/>
                <w:sz w:val="18"/>
                <w:szCs w:val="18"/>
                <w:lang w:val="en-US" w:eastAsia="zh-CN"/>
              </w:rPr>
              <w:t>模块四是对模块三的每一单元进行修正与落实。</w:t>
            </w:r>
          </w:p>
        </w:tc>
        <w:tc>
          <w:tcPr>
            <w:tcW w:w="3717" w:type="dxa"/>
            <w:gridSpan w:val="3"/>
            <w:vAlign w:val="center"/>
          </w:tcPr>
          <w:p w14:paraId="36BAF057">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　多媒体演示、作品点评</w:t>
            </w:r>
          </w:p>
        </w:tc>
      </w:tr>
      <w:tr w14:paraId="749C6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36CE8B1E">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4C8E5550">
            <w:pPr>
              <w:widowControl/>
              <w:spacing w:line="240" w:lineRule="auto"/>
              <w:ind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教学地点：</w:t>
            </w:r>
          </w:p>
        </w:tc>
      </w:tr>
      <w:tr w14:paraId="6E1B2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7AC3907E">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5544FAF3">
            <w:pPr>
              <w:widowControl/>
              <w:spacing w:line="240" w:lineRule="auto"/>
              <w:ind w:firstLine="315" w:firstLineChars="15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一体化教室</w:t>
            </w:r>
          </w:p>
        </w:tc>
      </w:tr>
      <w:tr w14:paraId="3894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2779FB2B">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0D9ADA53">
            <w:pPr>
              <w:widowControl/>
              <w:spacing w:line="240" w:lineRule="auto"/>
              <w:ind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教学及参考资料：</w:t>
            </w:r>
          </w:p>
        </w:tc>
      </w:tr>
      <w:tr w14:paraId="5F3D2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366E1F28">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7827EDB4">
            <w:pPr>
              <w:widowControl/>
              <w:spacing w:line="240" w:lineRule="auto"/>
              <w:ind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lang w:val="en-US" w:eastAsia="zh-CN"/>
              </w:rPr>
              <w:t>《世界名牌圣经-奢侈品时尚图鉴》、《服装项目产品设计》、《品牌策划与推广》、VOGUE官方网站等</w:t>
            </w:r>
          </w:p>
        </w:tc>
      </w:tr>
      <w:tr w14:paraId="45BFB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5D8DE5AA">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1404FB78">
            <w:pPr>
              <w:widowControl/>
              <w:spacing w:line="240" w:lineRule="auto"/>
              <w:ind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练习与习题建议：</w:t>
            </w:r>
          </w:p>
        </w:tc>
      </w:tr>
      <w:tr w14:paraId="3267A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02D9CA9E">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57E440B4">
            <w:pPr>
              <w:widowControl/>
              <w:numPr>
                <w:ilvl w:val="0"/>
                <w:numId w:val="0"/>
              </w:numPr>
              <w:spacing w:line="240" w:lineRule="auto"/>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1、引导小组内部讨论；</w:t>
            </w:r>
          </w:p>
          <w:p w14:paraId="3307A020">
            <w:pPr>
              <w:widowControl/>
              <w:numPr>
                <w:ilvl w:val="0"/>
                <w:numId w:val="0"/>
              </w:numPr>
              <w:spacing w:line="240" w:lineRule="auto"/>
              <w:jc w:val="left"/>
              <w:rPr>
                <w:rFonts w:hint="default"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2、组织组与组之间互评；</w:t>
            </w:r>
          </w:p>
          <w:p w14:paraId="54094C7E">
            <w:pPr>
              <w:widowControl/>
              <w:numPr>
                <w:ilvl w:val="0"/>
                <w:numId w:val="0"/>
              </w:numPr>
              <w:spacing w:line="240" w:lineRule="auto"/>
              <w:jc w:val="left"/>
              <w:rPr>
                <w:rFonts w:hint="default"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3、邀请企业人员或专家点评。</w:t>
            </w:r>
          </w:p>
        </w:tc>
      </w:tr>
      <w:tr w14:paraId="44477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Align w:val="center"/>
          </w:tcPr>
          <w:p w14:paraId="3F8D0598">
            <w:pPr>
              <w:widowControl/>
              <w:spacing w:line="240" w:lineRule="auto"/>
              <w:ind w:firstLine="0" w:firstLineChars="0"/>
              <w:jc w:val="center"/>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rPr>
              <w:t>考核与评价方式说明</w:t>
            </w:r>
          </w:p>
        </w:tc>
        <w:tc>
          <w:tcPr>
            <w:tcW w:w="3717" w:type="dxa"/>
            <w:gridSpan w:val="3"/>
            <w:vAlign w:val="center"/>
          </w:tcPr>
          <w:p w14:paraId="27B6B687">
            <w:pPr>
              <w:widowControl/>
              <w:spacing w:line="240" w:lineRule="auto"/>
              <w:ind w:firstLine="0" w:firstLineChars="0"/>
              <w:jc w:val="left"/>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rPr>
              <w:t>权重分配</w:t>
            </w:r>
            <w:r>
              <w:rPr>
                <w:rFonts w:hint="eastAsia" w:asciiTheme="minorEastAsia" w:hAnsiTheme="minorEastAsia" w:eastAsiaTheme="minorEastAsia" w:cstheme="minorEastAsia"/>
                <w:kern w:val="0"/>
                <w:sz w:val="21"/>
                <w:szCs w:val="21"/>
                <w:lang w:eastAsia="zh-CN"/>
              </w:rPr>
              <w:t>：</w:t>
            </w:r>
          </w:p>
        </w:tc>
      </w:tr>
      <w:tr w14:paraId="05665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4805" w:type="dxa"/>
            <w:gridSpan w:val="3"/>
            <w:vAlign w:val="center"/>
          </w:tcPr>
          <w:p w14:paraId="4A18C8E6">
            <w:pPr>
              <w:widowControl/>
              <w:spacing w:line="240" w:lineRule="auto"/>
              <w:ind w:firstLine="420" w:firstLineChars="200"/>
              <w:jc w:val="left"/>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rPr>
              <w:t>平时练习与综合练习相结合，个人能力与集体评价相结合。</w:t>
            </w:r>
          </w:p>
        </w:tc>
        <w:tc>
          <w:tcPr>
            <w:tcW w:w="3717" w:type="dxa"/>
            <w:gridSpan w:val="3"/>
            <w:vAlign w:val="center"/>
          </w:tcPr>
          <w:p w14:paraId="70DCCF65">
            <w:pPr>
              <w:widowControl/>
              <w:spacing w:line="240" w:lineRule="auto"/>
              <w:ind w:firstLine="0" w:firstLineChars="0"/>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平时练习占 40 %、综合练习占40 %</w:t>
            </w:r>
          </w:p>
          <w:p w14:paraId="3508BD12">
            <w:pPr>
              <w:widowControl/>
              <w:spacing w:line="240" w:lineRule="auto"/>
              <w:ind w:firstLine="0" w:firstLineChars="0"/>
              <w:jc w:val="left"/>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rPr>
              <w:t>集体评价占 20 %</w:t>
            </w:r>
          </w:p>
        </w:tc>
      </w:tr>
    </w:tbl>
    <w:p w14:paraId="514B1576">
      <w:pPr>
        <w:pStyle w:val="5"/>
        <w:numPr>
          <w:ilvl w:val="0"/>
          <w:numId w:val="0"/>
        </w:numPr>
        <w:spacing w:before="0" w:beforeAutospacing="0" w:after="0" w:afterAutospacing="0" w:line="360" w:lineRule="auto"/>
        <w:jc w:val="both"/>
        <w:rPr>
          <w:rFonts w:hint="eastAsia" w:ascii="黑体" w:hAnsi="黑体" w:eastAsia="黑体" w:cs="仿宋_GB2312"/>
          <w:kern w:val="2"/>
          <w:position w:val="6"/>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965"/>
        <w:gridCol w:w="1477"/>
        <w:gridCol w:w="1083"/>
        <w:gridCol w:w="1157"/>
      </w:tblGrid>
      <w:tr w14:paraId="2CCA3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gridSpan w:val="2"/>
          </w:tcPr>
          <w:p w14:paraId="6F31698C">
            <w:pPr>
              <w:pStyle w:val="5"/>
              <w:spacing w:before="0" w:beforeAutospacing="0" w:after="0" w:afterAutospacing="0" w:line="360" w:lineRule="auto"/>
              <w:jc w:val="both"/>
              <w:rPr>
                <w:rFonts w:hint="eastAsia" w:asciiTheme="minorEastAsia" w:hAnsiTheme="minorEastAsia" w:eastAsiaTheme="minorEastAsia" w:cstheme="minorEastAsia"/>
                <w:kern w:val="2"/>
                <w:position w:val="6"/>
                <w:sz w:val="21"/>
                <w:szCs w:val="21"/>
                <w:vertAlign w:val="baseline"/>
                <w:lang w:eastAsia="zh-CN"/>
              </w:rPr>
            </w:pPr>
            <w:r>
              <w:rPr>
                <w:rFonts w:hint="eastAsia" w:asciiTheme="minorEastAsia" w:hAnsiTheme="minorEastAsia" w:eastAsiaTheme="minorEastAsia" w:cstheme="minorEastAsia"/>
                <w:kern w:val="2"/>
                <w:sz w:val="21"/>
                <w:szCs w:val="21"/>
                <w:lang w:val="en-US" w:eastAsia="zh-CN" w:bidi="ar-SA"/>
              </w:rPr>
              <w:t>模块（或工作情境）名称</w:t>
            </w:r>
          </w:p>
        </w:tc>
        <w:tc>
          <w:tcPr>
            <w:tcW w:w="5682" w:type="dxa"/>
            <w:gridSpan w:val="4"/>
          </w:tcPr>
          <w:p w14:paraId="4AD3F169">
            <w:pPr>
              <w:widowControl/>
              <w:spacing w:line="360" w:lineRule="auto"/>
              <w:ind w:left="0" w:leftChars="0" w:firstLine="0" w:firstLineChars="0"/>
              <w:jc w:val="left"/>
              <w:rPr>
                <w:rFonts w:hint="eastAsia" w:asciiTheme="minorEastAsia" w:hAnsiTheme="minorEastAsia" w:eastAsiaTheme="minorEastAsia" w:cstheme="minorEastAsia"/>
                <w:kern w:val="2"/>
                <w:position w:val="6"/>
                <w:sz w:val="21"/>
                <w:szCs w:val="21"/>
                <w:vertAlign w:val="baseline"/>
                <w:lang w:eastAsia="zh-CN"/>
              </w:rPr>
            </w:pPr>
            <w:r>
              <w:rPr>
                <w:rFonts w:hint="eastAsia" w:asciiTheme="minorEastAsia" w:hAnsiTheme="minorEastAsia" w:eastAsiaTheme="minorEastAsia" w:cstheme="minorEastAsia"/>
                <w:sz w:val="21"/>
                <w:szCs w:val="21"/>
                <w:lang w:eastAsia="zh-CN"/>
              </w:rPr>
              <w:t>模块四：产品规划</w:t>
            </w:r>
          </w:p>
        </w:tc>
      </w:tr>
      <w:tr w14:paraId="778B1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34FAC724">
            <w:pPr>
              <w:pStyle w:val="5"/>
              <w:spacing w:before="0" w:beforeAutospacing="0" w:after="0" w:afterAutospacing="0" w:line="360" w:lineRule="auto"/>
              <w:ind w:firstLine="0" w:firstLineChars="0"/>
              <w:jc w:val="both"/>
              <w:rPr>
                <w:rFonts w:hint="default" w:asciiTheme="minorEastAsia" w:hAnsiTheme="minorEastAsia" w:eastAsiaTheme="minorEastAsia" w:cstheme="minorEastAsia"/>
                <w:kern w:val="2"/>
                <w:sz w:val="21"/>
                <w:szCs w:val="21"/>
                <w:lang w:val="en-US" w:eastAsia="zh-CN" w:bidi="ar-SA"/>
              </w:rPr>
            </w:pPr>
            <w:r>
              <w:rPr>
                <w:rFonts w:hint="eastAsia" w:cs="Times New Roman"/>
                <w:kern w:val="2"/>
                <w:sz w:val="21"/>
                <w:szCs w:val="21"/>
                <w:lang w:val="en-US" w:eastAsia="zh-CN" w:bidi="ar-SA"/>
              </w:rPr>
              <w:t>项目01</w:t>
            </w:r>
          </w:p>
        </w:tc>
        <w:tc>
          <w:tcPr>
            <w:tcW w:w="3385" w:type="dxa"/>
            <w:gridSpan w:val="2"/>
            <w:vAlign w:val="center"/>
          </w:tcPr>
          <w:p w14:paraId="554DCAFD">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成衣产品季度分析</w:t>
            </w:r>
          </w:p>
        </w:tc>
        <w:tc>
          <w:tcPr>
            <w:tcW w:w="1477" w:type="dxa"/>
            <w:vMerge w:val="restart"/>
          </w:tcPr>
          <w:p w14:paraId="26EB3EE7">
            <w:pPr>
              <w:pStyle w:val="5"/>
              <w:spacing w:before="0" w:beforeAutospacing="0" w:after="0" w:afterAutospacing="0" w:line="360" w:lineRule="auto"/>
              <w:jc w:val="right"/>
              <w:rPr>
                <w:rFonts w:hint="eastAsia" w:asciiTheme="minorEastAsia" w:hAnsiTheme="minorEastAsia" w:eastAsiaTheme="minorEastAsia" w:cstheme="minorEastAsia"/>
                <w:kern w:val="2"/>
                <w:sz w:val="21"/>
                <w:szCs w:val="21"/>
                <w:lang w:val="en-US" w:eastAsia="zh-CN" w:bidi="ar-SA"/>
              </w:rPr>
            </w:pPr>
          </w:p>
          <w:p w14:paraId="7E513C32">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r>
              <w:rPr>
                <w:rFonts w:hint="eastAsia" w:cs="Times New Roman"/>
                <w:kern w:val="2"/>
                <w:sz w:val="21"/>
                <w:szCs w:val="21"/>
                <w:lang w:val="en-US" w:eastAsia="zh-CN" w:bidi="ar-SA"/>
              </w:rPr>
              <w:t>共：16学时</w:t>
            </w:r>
          </w:p>
        </w:tc>
        <w:tc>
          <w:tcPr>
            <w:tcW w:w="1083" w:type="dxa"/>
            <w:vMerge w:val="restart"/>
          </w:tcPr>
          <w:p w14:paraId="58E55614">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p w14:paraId="168F5F5C">
            <w:pPr>
              <w:pStyle w:val="5"/>
              <w:spacing w:before="0" w:beforeAutospacing="0" w:after="0" w:afterAutospacing="0" w:line="360" w:lineRule="auto"/>
              <w:ind w:firstLine="0" w:firstLineChars="0"/>
              <w:jc w:val="both"/>
              <w:rPr>
                <w:rFonts w:hint="default"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实践：12</w:t>
            </w:r>
          </w:p>
          <w:p w14:paraId="73907BDD">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c>
          <w:tcPr>
            <w:tcW w:w="1157" w:type="dxa"/>
            <w:vMerge w:val="restart"/>
          </w:tcPr>
          <w:p w14:paraId="34B735E9">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p w14:paraId="54585372">
            <w:pPr>
              <w:pStyle w:val="5"/>
              <w:spacing w:before="0" w:beforeAutospacing="0" w:after="0" w:afterAutospacing="0" w:line="360" w:lineRule="auto"/>
              <w:ind w:firstLine="0" w:firstLineChars="0"/>
              <w:jc w:val="both"/>
              <w:rPr>
                <w:rFonts w:hint="default"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理论：4</w:t>
            </w:r>
          </w:p>
          <w:p w14:paraId="76A86C19">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r>
      <w:tr w14:paraId="75B53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417EFCC7">
            <w:pPr>
              <w:pStyle w:val="5"/>
              <w:spacing w:before="0" w:beforeAutospacing="0" w:after="0" w:afterAutospacing="0" w:line="360" w:lineRule="auto"/>
              <w:ind w:firstLine="0" w:firstLineChars="0"/>
              <w:jc w:val="both"/>
              <w:rPr>
                <w:rFonts w:hint="default" w:asciiTheme="minorEastAsia" w:hAnsiTheme="minorEastAsia" w:eastAsiaTheme="minorEastAsia" w:cstheme="minorEastAsia"/>
                <w:kern w:val="2"/>
                <w:sz w:val="21"/>
                <w:szCs w:val="21"/>
                <w:lang w:val="en-US" w:eastAsia="zh-CN" w:bidi="ar-SA"/>
              </w:rPr>
            </w:pPr>
            <w:r>
              <w:rPr>
                <w:rFonts w:hint="eastAsia" w:cs="Times New Roman"/>
                <w:kern w:val="2"/>
                <w:sz w:val="21"/>
                <w:szCs w:val="21"/>
                <w:lang w:val="en-US" w:eastAsia="zh-CN" w:bidi="ar-SA"/>
              </w:rPr>
              <w:t>项目</w:t>
            </w:r>
            <w:r>
              <w:rPr>
                <w:rFonts w:hint="eastAsia" w:ascii="宋体" w:hAnsi="宋体" w:eastAsia="宋体" w:cs="Times New Roman"/>
                <w:kern w:val="2"/>
                <w:sz w:val="21"/>
                <w:szCs w:val="21"/>
                <w:lang w:val="en-US" w:eastAsia="zh-CN" w:bidi="ar-SA"/>
              </w:rPr>
              <w:t>0</w:t>
            </w:r>
            <w:r>
              <w:rPr>
                <w:rFonts w:hint="eastAsia" w:cs="Times New Roman"/>
                <w:kern w:val="2"/>
                <w:sz w:val="21"/>
                <w:szCs w:val="21"/>
                <w:lang w:val="en-US" w:eastAsia="zh-CN" w:bidi="ar-SA"/>
              </w:rPr>
              <w:t>2</w:t>
            </w:r>
          </w:p>
        </w:tc>
        <w:tc>
          <w:tcPr>
            <w:tcW w:w="3385" w:type="dxa"/>
            <w:gridSpan w:val="2"/>
            <w:vAlign w:val="center"/>
          </w:tcPr>
          <w:p w14:paraId="1C207B29">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成衣产品开发策划</w:t>
            </w:r>
          </w:p>
        </w:tc>
        <w:tc>
          <w:tcPr>
            <w:tcW w:w="1477" w:type="dxa"/>
            <w:vMerge w:val="continue"/>
          </w:tcPr>
          <w:p w14:paraId="0AB8D4D6">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1083" w:type="dxa"/>
            <w:vMerge w:val="continue"/>
            <w:vAlign w:val="top"/>
          </w:tcPr>
          <w:p w14:paraId="1640594B">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c>
          <w:tcPr>
            <w:tcW w:w="1157" w:type="dxa"/>
            <w:vMerge w:val="continue"/>
            <w:vAlign w:val="top"/>
          </w:tcPr>
          <w:p w14:paraId="5409A89C">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r>
      <w:tr w14:paraId="44E7A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7A1E32F8">
            <w:pPr>
              <w:pStyle w:val="5"/>
              <w:spacing w:before="0" w:beforeAutospacing="0" w:after="0" w:afterAutospacing="0" w:line="360" w:lineRule="auto"/>
              <w:ind w:firstLine="0" w:firstLineChars="0"/>
              <w:jc w:val="both"/>
              <w:rPr>
                <w:rFonts w:hint="default" w:asciiTheme="minorEastAsia" w:hAnsiTheme="minorEastAsia" w:eastAsiaTheme="minorEastAsia" w:cstheme="minorEastAsia"/>
                <w:kern w:val="2"/>
                <w:sz w:val="21"/>
                <w:szCs w:val="21"/>
                <w:lang w:val="en-US" w:eastAsia="zh-CN" w:bidi="ar-SA"/>
              </w:rPr>
            </w:pPr>
            <w:r>
              <w:rPr>
                <w:rFonts w:hint="eastAsia" w:cs="Times New Roman"/>
                <w:kern w:val="2"/>
                <w:sz w:val="21"/>
                <w:szCs w:val="21"/>
                <w:lang w:val="en-US" w:eastAsia="zh-CN" w:bidi="ar-SA"/>
              </w:rPr>
              <w:t>项目</w:t>
            </w:r>
            <w:r>
              <w:rPr>
                <w:rFonts w:hint="eastAsia" w:ascii="宋体" w:hAnsi="宋体" w:eastAsia="宋体" w:cs="Times New Roman"/>
                <w:kern w:val="2"/>
                <w:sz w:val="21"/>
                <w:szCs w:val="21"/>
                <w:lang w:val="en-US" w:eastAsia="zh-CN" w:bidi="ar-SA"/>
              </w:rPr>
              <w:t>0</w:t>
            </w:r>
            <w:r>
              <w:rPr>
                <w:rFonts w:hint="eastAsia" w:cs="Times New Roman"/>
                <w:kern w:val="2"/>
                <w:sz w:val="21"/>
                <w:szCs w:val="21"/>
                <w:lang w:val="en-US" w:eastAsia="zh-CN" w:bidi="ar-SA"/>
              </w:rPr>
              <w:t>3</w:t>
            </w:r>
          </w:p>
        </w:tc>
        <w:tc>
          <w:tcPr>
            <w:tcW w:w="3385" w:type="dxa"/>
            <w:gridSpan w:val="2"/>
            <w:vAlign w:val="center"/>
          </w:tcPr>
          <w:p w14:paraId="46E1DE1F">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成衣产品系列设计</w:t>
            </w:r>
          </w:p>
        </w:tc>
        <w:tc>
          <w:tcPr>
            <w:tcW w:w="1477" w:type="dxa"/>
            <w:vMerge w:val="continue"/>
          </w:tcPr>
          <w:p w14:paraId="64F6316B">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1083" w:type="dxa"/>
            <w:vMerge w:val="continue"/>
            <w:vAlign w:val="top"/>
          </w:tcPr>
          <w:p w14:paraId="246A47BD">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c>
          <w:tcPr>
            <w:tcW w:w="1157" w:type="dxa"/>
            <w:vMerge w:val="continue"/>
            <w:vAlign w:val="top"/>
          </w:tcPr>
          <w:p w14:paraId="3AFE2096">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r>
      <w:tr w14:paraId="22EDB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7169884C">
            <w:pPr>
              <w:pStyle w:val="5"/>
              <w:spacing w:before="0" w:beforeAutospacing="0" w:after="0" w:afterAutospacing="0" w:line="360" w:lineRule="auto"/>
              <w:ind w:firstLine="0" w:firstLineChars="0"/>
              <w:jc w:val="both"/>
              <w:rPr>
                <w:rFonts w:hint="default" w:asciiTheme="minorEastAsia" w:hAnsiTheme="minorEastAsia" w:eastAsiaTheme="minorEastAsia" w:cstheme="minorEastAsia"/>
                <w:kern w:val="2"/>
                <w:sz w:val="21"/>
                <w:szCs w:val="21"/>
                <w:lang w:val="en-US" w:eastAsia="zh-CN" w:bidi="ar-SA"/>
              </w:rPr>
            </w:pPr>
            <w:r>
              <w:rPr>
                <w:rFonts w:hint="eastAsia" w:cs="Times New Roman"/>
                <w:kern w:val="2"/>
                <w:sz w:val="21"/>
                <w:szCs w:val="21"/>
                <w:lang w:val="en-US" w:eastAsia="zh-CN" w:bidi="ar-SA"/>
              </w:rPr>
              <w:t>项目</w:t>
            </w:r>
            <w:r>
              <w:rPr>
                <w:rFonts w:hint="eastAsia" w:ascii="宋体" w:hAnsi="宋体" w:eastAsia="宋体" w:cs="Times New Roman"/>
                <w:kern w:val="2"/>
                <w:sz w:val="21"/>
                <w:szCs w:val="21"/>
                <w:lang w:val="en-US" w:eastAsia="zh-CN" w:bidi="ar-SA"/>
              </w:rPr>
              <w:t>0</w:t>
            </w:r>
            <w:r>
              <w:rPr>
                <w:rFonts w:hint="eastAsia" w:cs="Times New Roman"/>
                <w:kern w:val="2"/>
                <w:sz w:val="21"/>
                <w:szCs w:val="21"/>
                <w:lang w:val="en-US" w:eastAsia="zh-CN" w:bidi="ar-SA"/>
              </w:rPr>
              <w:t>4</w:t>
            </w:r>
          </w:p>
        </w:tc>
        <w:tc>
          <w:tcPr>
            <w:tcW w:w="3385" w:type="dxa"/>
            <w:gridSpan w:val="2"/>
            <w:vAlign w:val="center"/>
          </w:tcPr>
          <w:p w14:paraId="012D55C0">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小组</w:t>
            </w:r>
            <w:r>
              <w:rPr>
                <w:rFonts w:hint="eastAsia" w:ascii="宋体" w:hAnsi="宋体"/>
                <w:lang w:eastAsia="zh-CN"/>
              </w:rPr>
              <w:t>品牌</w:t>
            </w:r>
            <w:r>
              <w:rPr>
                <w:rFonts w:hint="eastAsia" w:ascii="宋体" w:hAnsi="宋体" w:eastAsia="宋体" w:cs="Times New Roman"/>
                <w:kern w:val="2"/>
                <w:sz w:val="21"/>
                <w:szCs w:val="21"/>
                <w:lang w:val="en-US" w:eastAsia="zh-CN" w:bidi="ar-SA"/>
              </w:rPr>
              <w:t>项目落实分享</w:t>
            </w:r>
          </w:p>
        </w:tc>
        <w:tc>
          <w:tcPr>
            <w:tcW w:w="1477" w:type="dxa"/>
            <w:vMerge w:val="continue"/>
          </w:tcPr>
          <w:p w14:paraId="4709E11D">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1083" w:type="dxa"/>
            <w:vMerge w:val="continue"/>
            <w:vAlign w:val="top"/>
          </w:tcPr>
          <w:p w14:paraId="472227FC">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c>
          <w:tcPr>
            <w:tcW w:w="1157" w:type="dxa"/>
            <w:vMerge w:val="continue"/>
            <w:vAlign w:val="top"/>
          </w:tcPr>
          <w:p w14:paraId="2D3767A3">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r>
      <w:tr w14:paraId="6FFF1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tcPr>
          <w:p w14:paraId="481FDB8A">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学习目标：概括本单元的学习目标，包含知识、技能等目标</w:t>
            </w:r>
          </w:p>
        </w:tc>
      </w:tr>
      <w:tr w14:paraId="25885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522" w:type="dxa"/>
            <w:gridSpan w:val="6"/>
          </w:tcPr>
          <w:p w14:paraId="17E61545">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知识目标：理解工艺分析、材料分析、版型结构分析；</w:t>
            </w:r>
          </w:p>
          <w:p w14:paraId="3DA1870B">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技能目标：掌握成衣项目实施流程、材料运用及特色工艺运用与设计；</w:t>
            </w:r>
          </w:p>
          <w:p w14:paraId="08B2E915">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素质养成目标：培养工匠精神。</w:t>
            </w:r>
          </w:p>
        </w:tc>
      </w:tr>
      <w:tr w14:paraId="6571D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tcPr>
          <w:p w14:paraId="11944326">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主要内容（标注重难点）：</w:t>
            </w:r>
          </w:p>
        </w:tc>
        <w:tc>
          <w:tcPr>
            <w:tcW w:w="3717" w:type="dxa"/>
            <w:gridSpan w:val="3"/>
          </w:tcPr>
          <w:p w14:paraId="360CBB80">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主要教学教学方法：</w:t>
            </w:r>
          </w:p>
        </w:tc>
      </w:tr>
      <w:tr w14:paraId="7FFA0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restart"/>
          </w:tcPr>
          <w:p w14:paraId="6D35C3AB">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重点：</w:t>
            </w:r>
          </w:p>
          <w:p w14:paraId="1828DAA7">
            <w:pPr>
              <w:widowControl/>
              <w:numPr>
                <w:ilvl w:val="0"/>
                <w:numId w:val="35"/>
              </w:numPr>
              <w:spacing w:line="240" w:lineRule="auto"/>
              <w:ind w:left="0" w:leftChars="0" w:firstLine="0" w:firstLineChars="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制定成衣产品规划实施流程</w:t>
            </w:r>
          </w:p>
          <w:p w14:paraId="720533C1">
            <w:pPr>
              <w:widowControl/>
              <w:numPr>
                <w:ilvl w:val="0"/>
                <w:numId w:val="35"/>
              </w:numPr>
              <w:spacing w:line="240" w:lineRule="auto"/>
              <w:ind w:left="0" w:leftChars="0" w:firstLine="0" w:firstLineChars="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产品工艺、材料、版型的分析与设计；</w:t>
            </w:r>
          </w:p>
          <w:p w14:paraId="7EBE9873">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3、小组成员与指导老师的点评及修正。</w:t>
            </w:r>
          </w:p>
          <w:p w14:paraId="126ADC34">
            <w:pPr>
              <w:widowControl/>
              <w:numPr>
                <w:ilvl w:val="0"/>
                <w:numId w:val="0"/>
              </w:numPr>
              <w:spacing w:line="240" w:lineRule="auto"/>
              <w:ind w:left="0" w:leftChars="0" w:firstLine="0" w:firstLineChars="0"/>
              <w:jc w:val="left"/>
              <w:rPr>
                <w:rFonts w:hint="default" w:asciiTheme="minorEastAsia" w:hAnsiTheme="minorEastAsia" w:eastAsiaTheme="minorEastAsia" w:cstheme="minorEastAsia"/>
                <w:sz w:val="21"/>
                <w:szCs w:val="21"/>
                <w:lang w:val="en-US" w:eastAsia="zh-CN"/>
              </w:rPr>
            </w:pPr>
          </w:p>
          <w:p w14:paraId="0A89AB77">
            <w:pPr>
              <w:pStyle w:val="19"/>
              <w:rPr>
                <w:rFonts w:hint="eastAsia" w:ascii="宋体" w:hAnsi="宋体" w:eastAsia="宋体" w:cs="Times New Roman"/>
                <w:color w:val="auto"/>
                <w:kern w:val="2"/>
                <w:sz w:val="21"/>
                <w:szCs w:val="21"/>
                <w:lang w:val="en-US" w:eastAsia="zh-CN" w:bidi="ar-SA"/>
              </w:rPr>
            </w:pPr>
            <w:r>
              <w:rPr>
                <w:rFonts w:hint="eastAsia" w:ascii="宋体" w:hAnsi="宋体" w:eastAsia="宋体" w:cs="Times New Roman"/>
                <w:color w:val="auto"/>
                <w:kern w:val="2"/>
                <w:sz w:val="21"/>
                <w:szCs w:val="21"/>
                <w:lang w:val="en-US" w:eastAsia="zh-CN" w:bidi="ar-SA"/>
              </w:rPr>
              <w:t xml:space="preserve">难点：小组成员分工与进度管理 </w:t>
            </w:r>
          </w:p>
          <w:p w14:paraId="74E2EDFF">
            <w:pPr>
              <w:pStyle w:val="19"/>
              <w:rPr>
                <w:rFonts w:hint="eastAsia" w:ascii="宋体" w:hAnsi="宋体" w:eastAsia="宋体" w:cs="Times New Roman"/>
                <w:color w:val="auto"/>
                <w:kern w:val="2"/>
                <w:sz w:val="21"/>
                <w:szCs w:val="21"/>
                <w:lang w:val="en-US" w:eastAsia="zh-CN" w:bidi="ar-SA"/>
              </w:rPr>
            </w:pPr>
          </w:p>
          <w:p w14:paraId="4F24F04E">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教学要求：</w:t>
            </w:r>
          </w:p>
          <w:p w14:paraId="09007DE3">
            <w:pPr>
              <w:numPr>
                <w:ilvl w:val="0"/>
                <w:numId w:val="0"/>
              </w:numPr>
              <w:spacing w:line="240" w:lineRule="auto"/>
              <w:jc w:val="left"/>
              <w:rPr>
                <w:rFonts w:hint="default"/>
                <w:lang w:val="en-US" w:eastAsia="zh-CN"/>
              </w:rPr>
            </w:pPr>
            <w:r>
              <w:rPr>
                <w:rFonts w:hint="eastAsia" w:ascii="宋体" w:hAnsi="宋体"/>
                <w:sz w:val="18"/>
                <w:szCs w:val="18"/>
                <w:lang w:val="en-US" w:eastAsia="zh-CN"/>
              </w:rPr>
              <w:t>模块三与模块四是同时穿插进行；</w:t>
            </w:r>
          </w:p>
          <w:p w14:paraId="1430DCB4">
            <w:pPr>
              <w:numPr>
                <w:ilvl w:val="0"/>
                <w:numId w:val="0"/>
              </w:numPr>
              <w:spacing w:line="240" w:lineRule="auto"/>
              <w:jc w:val="left"/>
              <w:rPr>
                <w:rFonts w:hint="eastAsia" w:asciiTheme="minorEastAsia" w:hAnsiTheme="minorEastAsia" w:eastAsiaTheme="minorEastAsia" w:cstheme="minorEastAsia"/>
                <w:kern w:val="2"/>
                <w:sz w:val="21"/>
                <w:szCs w:val="21"/>
                <w:lang w:val="en-US" w:eastAsia="zh-CN" w:bidi="ar-SA"/>
              </w:rPr>
            </w:pPr>
            <w:r>
              <w:rPr>
                <w:rFonts w:hint="eastAsia" w:ascii="宋体" w:hAnsi="宋体"/>
                <w:sz w:val="18"/>
                <w:szCs w:val="18"/>
                <w:lang w:val="en-US" w:eastAsia="zh-CN"/>
              </w:rPr>
              <w:t>模块三是具体实施模块二通过的立项内容；</w:t>
            </w:r>
          </w:p>
          <w:p w14:paraId="5CD3B96E">
            <w:pPr>
              <w:numPr>
                <w:ilvl w:val="0"/>
                <w:numId w:val="0"/>
              </w:numPr>
              <w:spacing w:line="240" w:lineRule="auto"/>
              <w:jc w:val="left"/>
              <w:rPr>
                <w:rFonts w:hint="eastAsia" w:asciiTheme="minorEastAsia" w:hAnsiTheme="minorEastAsia" w:eastAsiaTheme="minorEastAsia" w:cstheme="minorEastAsia"/>
                <w:kern w:val="2"/>
                <w:sz w:val="21"/>
                <w:szCs w:val="21"/>
                <w:lang w:val="en-US" w:eastAsia="zh-CN" w:bidi="ar-SA"/>
              </w:rPr>
            </w:pPr>
            <w:r>
              <w:rPr>
                <w:rFonts w:hint="eastAsia" w:ascii="宋体" w:hAnsi="宋体"/>
                <w:sz w:val="18"/>
                <w:szCs w:val="18"/>
                <w:lang w:val="en-US" w:eastAsia="zh-CN"/>
              </w:rPr>
              <w:t>模块四是对模块三的每一单元进行修正与落实。</w:t>
            </w:r>
          </w:p>
        </w:tc>
        <w:tc>
          <w:tcPr>
            <w:tcW w:w="3717" w:type="dxa"/>
            <w:gridSpan w:val="3"/>
            <w:vAlign w:val="center"/>
          </w:tcPr>
          <w:p w14:paraId="2D313EAC">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　多媒体演示、作品点评</w:t>
            </w:r>
          </w:p>
        </w:tc>
      </w:tr>
      <w:tr w14:paraId="039E0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61B1168B">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56A8D1DC">
            <w:pPr>
              <w:widowControl/>
              <w:spacing w:line="240" w:lineRule="auto"/>
              <w:ind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教学地点：</w:t>
            </w:r>
          </w:p>
        </w:tc>
      </w:tr>
      <w:tr w14:paraId="2672B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018A0F87">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4D7253C0">
            <w:pPr>
              <w:widowControl/>
              <w:spacing w:line="240" w:lineRule="auto"/>
              <w:ind w:firstLine="315" w:firstLineChars="15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一体化教室</w:t>
            </w:r>
          </w:p>
        </w:tc>
      </w:tr>
      <w:tr w14:paraId="0C6E1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163576A6">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3BBB16F9">
            <w:pPr>
              <w:widowControl/>
              <w:spacing w:line="240" w:lineRule="auto"/>
              <w:ind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教学及参考资料：</w:t>
            </w:r>
          </w:p>
        </w:tc>
      </w:tr>
      <w:tr w14:paraId="31045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57173CA5">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0F857BE2">
            <w:pPr>
              <w:widowControl/>
              <w:spacing w:line="240" w:lineRule="auto"/>
              <w:ind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lang w:val="en-US" w:eastAsia="zh-CN"/>
              </w:rPr>
              <w:t>《世界名牌圣经-奢侈品时尚图鉴》、《服装项目产品设计》、《品牌策划与推广》、VOGUE官方网站等</w:t>
            </w:r>
          </w:p>
        </w:tc>
      </w:tr>
      <w:tr w14:paraId="2D64A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77D7814A">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3F76108D">
            <w:pPr>
              <w:widowControl/>
              <w:spacing w:line="240" w:lineRule="auto"/>
              <w:ind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练习与习题建议：</w:t>
            </w:r>
          </w:p>
        </w:tc>
      </w:tr>
      <w:tr w14:paraId="5E0A4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357F1255">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74EA6744">
            <w:pPr>
              <w:widowControl/>
              <w:numPr>
                <w:ilvl w:val="0"/>
                <w:numId w:val="0"/>
              </w:numPr>
              <w:spacing w:line="240" w:lineRule="auto"/>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1、引导小组内部讨论；</w:t>
            </w:r>
          </w:p>
          <w:p w14:paraId="4EAF6C2F">
            <w:pPr>
              <w:widowControl/>
              <w:numPr>
                <w:ilvl w:val="0"/>
                <w:numId w:val="0"/>
              </w:numPr>
              <w:spacing w:line="240" w:lineRule="auto"/>
              <w:jc w:val="left"/>
              <w:rPr>
                <w:rFonts w:hint="default"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2、组织组与组之间互评；</w:t>
            </w:r>
          </w:p>
          <w:p w14:paraId="314E5BAA">
            <w:pPr>
              <w:widowControl/>
              <w:numPr>
                <w:ilvl w:val="0"/>
                <w:numId w:val="0"/>
              </w:numPr>
              <w:spacing w:line="240" w:lineRule="auto"/>
              <w:jc w:val="left"/>
              <w:rPr>
                <w:rFonts w:hint="default"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3、邀请企业人员或专家点评。</w:t>
            </w:r>
          </w:p>
        </w:tc>
      </w:tr>
      <w:tr w14:paraId="6BBDE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Align w:val="center"/>
          </w:tcPr>
          <w:p w14:paraId="4007C3DC">
            <w:pPr>
              <w:widowControl/>
              <w:spacing w:line="240" w:lineRule="auto"/>
              <w:ind w:firstLine="0" w:firstLineChars="0"/>
              <w:jc w:val="center"/>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rPr>
              <w:t>考核与评价方式说明</w:t>
            </w:r>
          </w:p>
        </w:tc>
        <w:tc>
          <w:tcPr>
            <w:tcW w:w="3717" w:type="dxa"/>
            <w:gridSpan w:val="3"/>
            <w:vAlign w:val="center"/>
          </w:tcPr>
          <w:p w14:paraId="24706EAC">
            <w:pPr>
              <w:widowControl/>
              <w:spacing w:line="240" w:lineRule="auto"/>
              <w:ind w:firstLine="0" w:firstLineChars="0"/>
              <w:jc w:val="left"/>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rPr>
              <w:t>权重分配</w:t>
            </w:r>
            <w:r>
              <w:rPr>
                <w:rFonts w:hint="eastAsia" w:asciiTheme="minorEastAsia" w:hAnsiTheme="minorEastAsia" w:eastAsiaTheme="minorEastAsia" w:cstheme="minorEastAsia"/>
                <w:kern w:val="0"/>
                <w:sz w:val="21"/>
                <w:szCs w:val="21"/>
                <w:lang w:eastAsia="zh-CN"/>
              </w:rPr>
              <w:t>：</w:t>
            </w:r>
          </w:p>
        </w:tc>
      </w:tr>
      <w:tr w14:paraId="5F1AC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4805" w:type="dxa"/>
            <w:gridSpan w:val="3"/>
            <w:vAlign w:val="center"/>
          </w:tcPr>
          <w:p w14:paraId="14DFB35F">
            <w:pPr>
              <w:widowControl/>
              <w:spacing w:line="240" w:lineRule="auto"/>
              <w:ind w:firstLine="420" w:firstLineChars="200"/>
              <w:jc w:val="left"/>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rPr>
              <w:t>平时练习与综合练习相结合，个人能力与集体评价相结合。</w:t>
            </w:r>
          </w:p>
        </w:tc>
        <w:tc>
          <w:tcPr>
            <w:tcW w:w="3717" w:type="dxa"/>
            <w:gridSpan w:val="3"/>
            <w:vAlign w:val="center"/>
          </w:tcPr>
          <w:p w14:paraId="6C1ECA34">
            <w:pPr>
              <w:widowControl/>
              <w:spacing w:line="240" w:lineRule="auto"/>
              <w:ind w:firstLine="0" w:firstLineChars="0"/>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平时练习占 40 %、综合练习占40 %</w:t>
            </w:r>
          </w:p>
          <w:p w14:paraId="15D68789">
            <w:pPr>
              <w:widowControl/>
              <w:spacing w:line="240" w:lineRule="auto"/>
              <w:ind w:firstLine="0" w:firstLineChars="0"/>
              <w:jc w:val="left"/>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rPr>
              <w:t>集体评价占 20 %</w:t>
            </w:r>
          </w:p>
        </w:tc>
      </w:tr>
    </w:tbl>
    <w:p w14:paraId="7B02FC53">
      <w:pPr>
        <w:pStyle w:val="5"/>
        <w:spacing w:before="0" w:beforeAutospacing="0" w:after="0" w:afterAutospacing="0" w:line="360" w:lineRule="auto"/>
        <w:jc w:val="both"/>
        <w:rPr>
          <w:rFonts w:hint="eastAsia" w:ascii="黑体" w:hAnsi="黑体" w:eastAsia="黑体" w:cs="仿宋_GB2312"/>
          <w:kern w:val="2"/>
          <w:position w:val="6"/>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965"/>
        <w:gridCol w:w="1477"/>
        <w:gridCol w:w="1083"/>
        <w:gridCol w:w="1157"/>
      </w:tblGrid>
      <w:tr w14:paraId="4A8A4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gridSpan w:val="2"/>
          </w:tcPr>
          <w:p w14:paraId="4791F539">
            <w:pPr>
              <w:pStyle w:val="5"/>
              <w:spacing w:before="0" w:beforeAutospacing="0" w:after="0" w:afterAutospacing="0" w:line="360" w:lineRule="auto"/>
              <w:jc w:val="both"/>
              <w:rPr>
                <w:rFonts w:hint="eastAsia" w:asciiTheme="minorEastAsia" w:hAnsiTheme="minorEastAsia" w:eastAsiaTheme="minorEastAsia" w:cstheme="minorEastAsia"/>
                <w:kern w:val="2"/>
                <w:position w:val="6"/>
                <w:sz w:val="21"/>
                <w:szCs w:val="21"/>
                <w:vertAlign w:val="baseline"/>
                <w:lang w:eastAsia="zh-CN"/>
              </w:rPr>
            </w:pPr>
            <w:r>
              <w:rPr>
                <w:rFonts w:hint="eastAsia" w:asciiTheme="minorEastAsia" w:hAnsiTheme="minorEastAsia" w:eastAsiaTheme="minorEastAsia" w:cstheme="minorEastAsia"/>
                <w:kern w:val="2"/>
                <w:sz w:val="21"/>
                <w:szCs w:val="21"/>
                <w:lang w:val="en-US" w:eastAsia="zh-CN" w:bidi="ar-SA"/>
              </w:rPr>
              <w:t>模块（或工作情境）名称</w:t>
            </w:r>
          </w:p>
        </w:tc>
        <w:tc>
          <w:tcPr>
            <w:tcW w:w="5682" w:type="dxa"/>
            <w:gridSpan w:val="4"/>
          </w:tcPr>
          <w:p w14:paraId="6FCB5724">
            <w:pPr>
              <w:widowControl/>
              <w:spacing w:line="360" w:lineRule="auto"/>
              <w:ind w:left="0" w:leftChars="0" w:firstLine="0" w:firstLineChars="0"/>
              <w:jc w:val="left"/>
              <w:rPr>
                <w:rFonts w:hint="eastAsia" w:asciiTheme="minorEastAsia" w:hAnsiTheme="minorEastAsia" w:eastAsiaTheme="minorEastAsia" w:cstheme="minorEastAsia"/>
                <w:kern w:val="2"/>
                <w:position w:val="6"/>
                <w:sz w:val="21"/>
                <w:szCs w:val="21"/>
                <w:vertAlign w:val="baseline"/>
                <w:lang w:eastAsia="zh-CN"/>
              </w:rPr>
            </w:pPr>
            <w:r>
              <w:rPr>
                <w:rFonts w:hint="eastAsia" w:asciiTheme="minorEastAsia" w:hAnsiTheme="minorEastAsia" w:eastAsiaTheme="minorEastAsia" w:cstheme="minorEastAsia"/>
                <w:sz w:val="21"/>
                <w:szCs w:val="21"/>
                <w:lang w:eastAsia="zh-CN"/>
              </w:rPr>
              <w:t>模块五：项目推广</w:t>
            </w:r>
          </w:p>
        </w:tc>
      </w:tr>
      <w:tr w14:paraId="28FC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78E446CC">
            <w:pPr>
              <w:pStyle w:val="5"/>
              <w:spacing w:before="0" w:beforeAutospacing="0" w:after="0" w:afterAutospacing="0" w:line="360" w:lineRule="auto"/>
              <w:ind w:firstLine="0" w:firstLineChars="0"/>
              <w:jc w:val="both"/>
              <w:rPr>
                <w:rFonts w:hint="default" w:asciiTheme="minorEastAsia" w:hAnsiTheme="minorEastAsia" w:eastAsiaTheme="minorEastAsia" w:cstheme="minorEastAsia"/>
                <w:kern w:val="2"/>
                <w:sz w:val="21"/>
                <w:szCs w:val="21"/>
                <w:lang w:val="en-US" w:eastAsia="zh-CN" w:bidi="ar-SA"/>
              </w:rPr>
            </w:pPr>
            <w:r>
              <w:rPr>
                <w:rFonts w:hint="eastAsia" w:cs="Times New Roman"/>
                <w:kern w:val="2"/>
                <w:sz w:val="21"/>
                <w:szCs w:val="21"/>
                <w:lang w:val="en-US" w:eastAsia="zh-CN" w:bidi="ar-SA"/>
              </w:rPr>
              <w:t>项目01</w:t>
            </w:r>
          </w:p>
        </w:tc>
        <w:tc>
          <w:tcPr>
            <w:tcW w:w="3385" w:type="dxa"/>
            <w:gridSpan w:val="2"/>
            <w:vAlign w:val="center"/>
          </w:tcPr>
          <w:p w14:paraId="5B681D84">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品牌推广的作用</w:t>
            </w:r>
          </w:p>
        </w:tc>
        <w:tc>
          <w:tcPr>
            <w:tcW w:w="1477" w:type="dxa"/>
            <w:vMerge w:val="restart"/>
          </w:tcPr>
          <w:p w14:paraId="4C188B90">
            <w:pPr>
              <w:pStyle w:val="5"/>
              <w:spacing w:before="0" w:beforeAutospacing="0" w:after="0" w:afterAutospacing="0" w:line="360" w:lineRule="auto"/>
              <w:jc w:val="right"/>
              <w:rPr>
                <w:rFonts w:hint="eastAsia" w:asciiTheme="minorEastAsia" w:hAnsiTheme="minorEastAsia" w:eastAsiaTheme="minorEastAsia" w:cstheme="minorEastAsia"/>
                <w:kern w:val="2"/>
                <w:sz w:val="21"/>
                <w:szCs w:val="21"/>
                <w:lang w:val="en-US" w:eastAsia="zh-CN" w:bidi="ar-SA"/>
              </w:rPr>
            </w:pPr>
          </w:p>
          <w:p w14:paraId="14252E55">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r>
              <w:rPr>
                <w:rFonts w:hint="eastAsia" w:cs="Times New Roman"/>
                <w:kern w:val="2"/>
                <w:sz w:val="21"/>
                <w:szCs w:val="21"/>
                <w:lang w:val="en-US" w:eastAsia="zh-CN" w:bidi="ar-SA"/>
              </w:rPr>
              <w:t>共：12学时</w:t>
            </w:r>
          </w:p>
        </w:tc>
        <w:tc>
          <w:tcPr>
            <w:tcW w:w="1083" w:type="dxa"/>
            <w:vMerge w:val="restart"/>
          </w:tcPr>
          <w:p w14:paraId="4620ED31">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p w14:paraId="226B8F52">
            <w:pPr>
              <w:pStyle w:val="5"/>
              <w:spacing w:before="0" w:beforeAutospacing="0" w:after="0" w:afterAutospacing="0" w:line="360" w:lineRule="auto"/>
              <w:ind w:firstLine="0" w:firstLineChars="0"/>
              <w:jc w:val="both"/>
              <w:rPr>
                <w:rFonts w:hint="default"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实践：8</w:t>
            </w:r>
          </w:p>
          <w:p w14:paraId="77118ED2">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c>
          <w:tcPr>
            <w:tcW w:w="1157" w:type="dxa"/>
            <w:vMerge w:val="restart"/>
          </w:tcPr>
          <w:p w14:paraId="770AB374">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p w14:paraId="58746FB1">
            <w:pPr>
              <w:pStyle w:val="5"/>
              <w:spacing w:before="0" w:beforeAutospacing="0" w:after="0" w:afterAutospacing="0" w:line="360" w:lineRule="auto"/>
              <w:ind w:firstLine="0" w:firstLineChars="0"/>
              <w:jc w:val="both"/>
              <w:rPr>
                <w:rFonts w:hint="default"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理论：4</w:t>
            </w:r>
          </w:p>
          <w:p w14:paraId="661F6A94">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r>
      <w:tr w14:paraId="49FA6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0CD6533A">
            <w:pPr>
              <w:pStyle w:val="5"/>
              <w:spacing w:before="0" w:beforeAutospacing="0" w:after="0" w:afterAutospacing="0" w:line="360" w:lineRule="auto"/>
              <w:ind w:firstLine="0" w:firstLineChars="0"/>
              <w:jc w:val="both"/>
              <w:rPr>
                <w:rFonts w:hint="default" w:asciiTheme="minorEastAsia" w:hAnsiTheme="minorEastAsia" w:eastAsiaTheme="minorEastAsia" w:cstheme="minorEastAsia"/>
                <w:kern w:val="2"/>
                <w:sz w:val="21"/>
                <w:szCs w:val="21"/>
                <w:lang w:val="en-US" w:eastAsia="zh-CN" w:bidi="ar-SA"/>
              </w:rPr>
            </w:pPr>
            <w:r>
              <w:rPr>
                <w:rFonts w:hint="eastAsia" w:cs="Times New Roman"/>
                <w:kern w:val="2"/>
                <w:sz w:val="21"/>
                <w:szCs w:val="21"/>
                <w:lang w:val="en-US" w:eastAsia="zh-CN" w:bidi="ar-SA"/>
              </w:rPr>
              <w:t>项目</w:t>
            </w:r>
            <w:r>
              <w:rPr>
                <w:rFonts w:hint="eastAsia" w:ascii="宋体" w:hAnsi="宋体" w:eastAsia="宋体" w:cs="Times New Roman"/>
                <w:kern w:val="2"/>
                <w:sz w:val="21"/>
                <w:szCs w:val="21"/>
                <w:lang w:val="en-US" w:eastAsia="zh-CN" w:bidi="ar-SA"/>
              </w:rPr>
              <w:t>0</w:t>
            </w:r>
            <w:r>
              <w:rPr>
                <w:rFonts w:hint="eastAsia" w:cs="Times New Roman"/>
                <w:kern w:val="2"/>
                <w:sz w:val="21"/>
                <w:szCs w:val="21"/>
                <w:lang w:val="en-US" w:eastAsia="zh-CN" w:bidi="ar-SA"/>
              </w:rPr>
              <w:t>2</w:t>
            </w:r>
          </w:p>
        </w:tc>
        <w:tc>
          <w:tcPr>
            <w:tcW w:w="3385" w:type="dxa"/>
            <w:gridSpan w:val="2"/>
            <w:vAlign w:val="center"/>
          </w:tcPr>
          <w:p w14:paraId="37BB7854">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推广</w:t>
            </w:r>
            <w:r>
              <w:rPr>
                <w:rFonts w:hint="eastAsia" w:ascii="宋体" w:hAnsi="宋体" w:cs="Times New Roman"/>
                <w:kern w:val="2"/>
                <w:sz w:val="21"/>
                <w:szCs w:val="21"/>
                <w:lang w:val="en-US" w:eastAsia="zh-CN" w:bidi="ar-SA"/>
              </w:rPr>
              <w:t>的</w:t>
            </w:r>
            <w:r>
              <w:rPr>
                <w:rFonts w:hint="eastAsia" w:ascii="宋体" w:hAnsi="宋体" w:eastAsia="宋体" w:cs="Times New Roman"/>
                <w:kern w:val="2"/>
                <w:sz w:val="21"/>
                <w:szCs w:val="21"/>
                <w:lang w:val="en-US" w:eastAsia="zh-CN" w:bidi="ar-SA"/>
              </w:rPr>
              <w:t>渠道</w:t>
            </w:r>
            <w:r>
              <w:rPr>
                <w:rFonts w:hint="eastAsia" w:ascii="宋体" w:hAnsi="宋体" w:cs="Times New Roman"/>
                <w:kern w:val="2"/>
                <w:sz w:val="21"/>
                <w:szCs w:val="21"/>
                <w:lang w:val="en-US" w:eastAsia="zh-CN" w:bidi="ar-SA"/>
              </w:rPr>
              <w:t>与策略</w:t>
            </w:r>
          </w:p>
        </w:tc>
        <w:tc>
          <w:tcPr>
            <w:tcW w:w="1477" w:type="dxa"/>
            <w:vMerge w:val="continue"/>
          </w:tcPr>
          <w:p w14:paraId="034EC735">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1083" w:type="dxa"/>
            <w:vMerge w:val="continue"/>
            <w:vAlign w:val="top"/>
          </w:tcPr>
          <w:p w14:paraId="1AC185B1">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c>
          <w:tcPr>
            <w:tcW w:w="1157" w:type="dxa"/>
            <w:vMerge w:val="continue"/>
            <w:vAlign w:val="top"/>
          </w:tcPr>
          <w:p w14:paraId="1EFC514E">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r>
      <w:tr w14:paraId="339ED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67FE5A2B">
            <w:pPr>
              <w:pStyle w:val="5"/>
              <w:spacing w:before="0" w:beforeAutospacing="0" w:after="0" w:afterAutospacing="0" w:line="360" w:lineRule="auto"/>
              <w:ind w:firstLine="0" w:firstLineChars="0"/>
              <w:jc w:val="both"/>
              <w:rPr>
                <w:rFonts w:hint="default" w:asciiTheme="minorEastAsia" w:hAnsiTheme="minorEastAsia" w:eastAsiaTheme="minorEastAsia" w:cstheme="minorEastAsia"/>
                <w:kern w:val="2"/>
                <w:sz w:val="21"/>
                <w:szCs w:val="21"/>
                <w:lang w:val="en-US" w:eastAsia="zh-CN" w:bidi="ar-SA"/>
              </w:rPr>
            </w:pPr>
            <w:r>
              <w:rPr>
                <w:rFonts w:hint="eastAsia" w:cs="Times New Roman"/>
                <w:kern w:val="2"/>
                <w:sz w:val="21"/>
                <w:szCs w:val="21"/>
                <w:lang w:val="en-US" w:eastAsia="zh-CN" w:bidi="ar-SA"/>
              </w:rPr>
              <w:t>项目</w:t>
            </w:r>
            <w:r>
              <w:rPr>
                <w:rFonts w:hint="eastAsia" w:ascii="宋体" w:hAnsi="宋体" w:eastAsia="宋体" w:cs="Times New Roman"/>
                <w:kern w:val="2"/>
                <w:sz w:val="21"/>
                <w:szCs w:val="21"/>
                <w:lang w:val="en-US" w:eastAsia="zh-CN" w:bidi="ar-SA"/>
              </w:rPr>
              <w:t>0</w:t>
            </w:r>
            <w:r>
              <w:rPr>
                <w:rFonts w:hint="eastAsia" w:cs="Times New Roman"/>
                <w:kern w:val="2"/>
                <w:sz w:val="21"/>
                <w:szCs w:val="21"/>
                <w:lang w:val="en-US" w:eastAsia="zh-CN" w:bidi="ar-SA"/>
              </w:rPr>
              <w:t>3</w:t>
            </w:r>
          </w:p>
        </w:tc>
        <w:tc>
          <w:tcPr>
            <w:tcW w:w="3385" w:type="dxa"/>
            <w:gridSpan w:val="2"/>
            <w:vAlign w:val="center"/>
          </w:tcPr>
          <w:p w14:paraId="45F9CFF6">
            <w:pPr>
              <w:ind w:firstLine="0" w:firstLineChars="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小组</w:t>
            </w:r>
            <w:r>
              <w:rPr>
                <w:rFonts w:hint="eastAsia" w:ascii="宋体" w:hAnsi="宋体"/>
                <w:lang w:eastAsia="zh-CN"/>
              </w:rPr>
              <w:t>品牌</w:t>
            </w:r>
            <w:r>
              <w:rPr>
                <w:rFonts w:hint="eastAsia" w:ascii="宋体" w:hAnsi="宋体" w:eastAsia="宋体" w:cs="Times New Roman"/>
                <w:kern w:val="2"/>
                <w:sz w:val="21"/>
                <w:szCs w:val="21"/>
                <w:lang w:val="en-US" w:eastAsia="zh-CN" w:bidi="ar-SA"/>
              </w:rPr>
              <w:t>项目推广分享</w:t>
            </w:r>
          </w:p>
        </w:tc>
        <w:tc>
          <w:tcPr>
            <w:tcW w:w="1477" w:type="dxa"/>
            <w:vMerge w:val="continue"/>
          </w:tcPr>
          <w:p w14:paraId="42D68AD8">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1083" w:type="dxa"/>
            <w:vMerge w:val="continue"/>
            <w:vAlign w:val="top"/>
          </w:tcPr>
          <w:p w14:paraId="2772B5D2">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c>
          <w:tcPr>
            <w:tcW w:w="1157" w:type="dxa"/>
            <w:vMerge w:val="continue"/>
            <w:vAlign w:val="top"/>
          </w:tcPr>
          <w:p w14:paraId="6BAC02BF">
            <w:pPr>
              <w:pStyle w:val="5"/>
              <w:spacing w:before="0" w:beforeAutospacing="0" w:after="0" w:afterAutospacing="0" w:line="360" w:lineRule="auto"/>
              <w:ind w:firstLine="0" w:firstLineChars="0"/>
              <w:jc w:val="both"/>
              <w:rPr>
                <w:rFonts w:hint="eastAsia" w:asciiTheme="minorEastAsia" w:hAnsiTheme="minorEastAsia" w:eastAsiaTheme="minorEastAsia" w:cstheme="minorEastAsia"/>
                <w:kern w:val="2"/>
                <w:sz w:val="21"/>
                <w:szCs w:val="21"/>
                <w:lang w:val="en-US" w:eastAsia="zh-CN" w:bidi="ar-SA"/>
              </w:rPr>
            </w:pPr>
          </w:p>
        </w:tc>
      </w:tr>
      <w:tr w14:paraId="2CCB6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6"/>
          </w:tcPr>
          <w:p w14:paraId="0FA5A331">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学习目标：概括本单元的学习目标，包含知识、技能等目标</w:t>
            </w:r>
          </w:p>
        </w:tc>
      </w:tr>
      <w:tr w14:paraId="3C79C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8522" w:type="dxa"/>
            <w:gridSpan w:val="6"/>
          </w:tcPr>
          <w:p w14:paraId="1878620C">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知识目标：理解成衣品牌推广的意义、渠道设计的原则、传播的方法；</w:t>
            </w:r>
          </w:p>
          <w:p w14:paraId="38BB927B">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技能目标：掌握撰写推广活动策划方案；</w:t>
            </w:r>
          </w:p>
          <w:p w14:paraId="29DC156C">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素质养成目标：培养新媒体素养，适应时尚产业“互联网+”的综合素质。</w:t>
            </w:r>
          </w:p>
        </w:tc>
      </w:tr>
      <w:tr w14:paraId="3987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tcPr>
          <w:p w14:paraId="08ADDD48">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主要内容（标注重难点）：</w:t>
            </w:r>
          </w:p>
        </w:tc>
        <w:tc>
          <w:tcPr>
            <w:tcW w:w="3717" w:type="dxa"/>
            <w:gridSpan w:val="3"/>
          </w:tcPr>
          <w:p w14:paraId="6BD9BB5A">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主要教学教学方法：</w:t>
            </w:r>
          </w:p>
        </w:tc>
      </w:tr>
      <w:tr w14:paraId="090D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restart"/>
          </w:tcPr>
          <w:p w14:paraId="3FA8435F">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重点：</w:t>
            </w:r>
          </w:p>
          <w:p w14:paraId="19F04FDE">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1、推广渠道设计的原则</w:t>
            </w:r>
          </w:p>
          <w:p w14:paraId="7EDCB2B9">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2、推广策略整合的方法</w:t>
            </w:r>
          </w:p>
          <w:p w14:paraId="4A83A95A">
            <w:pPr>
              <w:widowControl/>
              <w:numPr>
                <w:ilvl w:val="0"/>
                <w:numId w:val="0"/>
              </w:numPr>
              <w:spacing w:line="240" w:lineRule="auto"/>
              <w:ind w:left="0" w:leftChars="0" w:firstLine="0" w:firstLineChars="0"/>
              <w:jc w:val="left"/>
              <w:rPr>
                <w:rFonts w:hint="eastAsia" w:ascii="宋体" w:hAnsi="宋体" w:cs="Times New Roman"/>
                <w:color w:val="auto"/>
                <w:kern w:val="2"/>
                <w:sz w:val="21"/>
                <w:szCs w:val="21"/>
                <w:lang w:val="en-US" w:eastAsia="zh-CN" w:bidi="ar-SA"/>
              </w:rPr>
            </w:pPr>
            <w:r>
              <w:rPr>
                <w:rFonts w:hint="eastAsia" w:ascii="宋体" w:hAnsi="宋体" w:eastAsia="宋体" w:cs="Times New Roman"/>
                <w:color w:val="auto"/>
                <w:kern w:val="2"/>
                <w:sz w:val="21"/>
                <w:szCs w:val="21"/>
                <w:lang w:val="en-US" w:eastAsia="zh-CN" w:bidi="ar-SA"/>
              </w:rPr>
              <w:t>难点：</w:t>
            </w:r>
            <w:r>
              <w:rPr>
                <w:rFonts w:hint="eastAsia" w:asciiTheme="minorEastAsia" w:hAnsiTheme="minorEastAsia" w:eastAsiaTheme="minorEastAsia" w:cstheme="minorEastAsia"/>
                <w:kern w:val="2"/>
                <w:sz w:val="21"/>
                <w:szCs w:val="21"/>
                <w:lang w:val="en-US" w:eastAsia="zh-CN" w:bidi="ar-SA"/>
              </w:rPr>
              <w:t>撰写推广活动策划方案；</w:t>
            </w:r>
          </w:p>
          <w:p w14:paraId="77B10676">
            <w:pPr>
              <w:spacing w:line="240" w:lineRule="auto"/>
              <w:ind w:firstLine="0" w:firstLineChars="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教学要求：</w:t>
            </w:r>
          </w:p>
          <w:p w14:paraId="5B5F9052">
            <w:pPr>
              <w:spacing w:line="240" w:lineRule="auto"/>
              <w:ind w:firstLine="420" w:firstLineChars="20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lang w:val="en-US" w:eastAsia="zh-CN"/>
              </w:rPr>
              <w:t>时尚产业“互联网＋”时代特色，服装人才需求应具备复合型技能。模块五推动项目教学改革探索“跨学科”合作。项目实训涉及：文案、营销、传播等综合协作训练。</w:t>
            </w:r>
          </w:p>
        </w:tc>
        <w:tc>
          <w:tcPr>
            <w:tcW w:w="3717" w:type="dxa"/>
            <w:gridSpan w:val="3"/>
            <w:vAlign w:val="center"/>
          </w:tcPr>
          <w:p w14:paraId="414CAA9E">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　多媒体演示、作品点评</w:t>
            </w:r>
          </w:p>
        </w:tc>
      </w:tr>
      <w:tr w14:paraId="3D6AF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2BBEA3B9">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250C8EE9">
            <w:pPr>
              <w:widowControl/>
              <w:spacing w:line="240" w:lineRule="auto"/>
              <w:ind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教学地点：</w:t>
            </w:r>
          </w:p>
        </w:tc>
      </w:tr>
      <w:tr w14:paraId="0E550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53030950">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71F25EB9">
            <w:pPr>
              <w:widowControl/>
              <w:spacing w:line="240" w:lineRule="auto"/>
              <w:ind w:firstLine="315" w:firstLineChars="15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一体化教室</w:t>
            </w:r>
          </w:p>
        </w:tc>
      </w:tr>
      <w:tr w14:paraId="1324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45F09AF9">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556305FC">
            <w:pPr>
              <w:widowControl/>
              <w:spacing w:line="240" w:lineRule="auto"/>
              <w:ind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教学及参考资料：</w:t>
            </w:r>
          </w:p>
        </w:tc>
      </w:tr>
      <w:tr w14:paraId="6DD85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63DFAE44">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6D586309">
            <w:pPr>
              <w:widowControl/>
              <w:spacing w:line="240" w:lineRule="auto"/>
              <w:ind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lang w:val="en-US" w:eastAsia="zh-CN"/>
              </w:rPr>
              <w:t>《世界名牌圣经-奢侈品时尚图鉴》、《服装项目产品设计》、《品牌策划与推广》、VOGUE官方网站等</w:t>
            </w:r>
          </w:p>
        </w:tc>
      </w:tr>
      <w:tr w14:paraId="6CD83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06AB6662">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5FC90099">
            <w:pPr>
              <w:widowControl/>
              <w:spacing w:line="240" w:lineRule="auto"/>
              <w:ind w:firstLine="0" w:firstLineChars="0"/>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练习与习题建议：</w:t>
            </w:r>
          </w:p>
        </w:tc>
      </w:tr>
      <w:tr w14:paraId="1BA9F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Merge w:val="continue"/>
          </w:tcPr>
          <w:p w14:paraId="0D6DE76F">
            <w:pPr>
              <w:pStyle w:val="5"/>
              <w:spacing w:before="0" w:beforeAutospacing="0" w:after="0" w:afterAutospacing="0" w:line="360" w:lineRule="auto"/>
              <w:jc w:val="both"/>
              <w:rPr>
                <w:rFonts w:hint="eastAsia" w:asciiTheme="minorEastAsia" w:hAnsiTheme="minorEastAsia" w:eastAsiaTheme="minorEastAsia" w:cstheme="minorEastAsia"/>
                <w:kern w:val="2"/>
                <w:sz w:val="21"/>
                <w:szCs w:val="21"/>
                <w:lang w:val="en-US" w:eastAsia="zh-CN" w:bidi="ar-SA"/>
              </w:rPr>
            </w:pPr>
          </w:p>
        </w:tc>
        <w:tc>
          <w:tcPr>
            <w:tcW w:w="3717" w:type="dxa"/>
            <w:gridSpan w:val="3"/>
            <w:vAlign w:val="center"/>
          </w:tcPr>
          <w:p w14:paraId="44F524A3">
            <w:pPr>
              <w:widowControl/>
              <w:numPr>
                <w:ilvl w:val="0"/>
                <w:numId w:val="0"/>
              </w:numPr>
              <w:spacing w:line="240" w:lineRule="auto"/>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1、了解当下新媒体平台；</w:t>
            </w:r>
          </w:p>
          <w:p w14:paraId="3FADE009">
            <w:pPr>
              <w:widowControl/>
              <w:numPr>
                <w:ilvl w:val="0"/>
                <w:numId w:val="0"/>
              </w:numPr>
              <w:spacing w:line="240" w:lineRule="auto"/>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2、大量阅读优质经典推广案例；</w:t>
            </w:r>
          </w:p>
          <w:p w14:paraId="326C14E7">
            <w:pPr>
              <w:widowControl/>
              <w:numPr>
                <w:ilvl w:val="0"/>
                <w:numId w:val="0"/>
              </w:numPr>
              <w:spacing w:line="240" w:lineRule="auto"/>
              <w:jc w:val="left"/>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3、总结提炼项目推广亮点；</w:t>
            </w:r>
          </w:p>
          <w:p w14:paraId="0717F80B">
            <w:pPr>
              <w:widowControl/>
              <w:numPr>
                <w:ilvl w:val="0"/>
                <w:numId w:val="0"/>
              </w:numPr>
              <w:spacing w:line="240" w:lineRule="auto"/>
              <w:jc w:val="left"/>
              <w:rPr>
                <w:rFonts w:hint="default"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4、落实推广活动方案。</w:t>
            </w:r>
          </w:p>
        </w:tc>
      </w:tr>
      <w:tr w14:paraId="76AAC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5" w:type="dxa"/>
            <w:gridSpan w:val="3"/>
            <w:vAlign w:val="center"/>
          </w:tcPr>
          <w:p w14:paraId="45CAFFBA">
            <w:pPr>
              <w:widowControl/>
              <w:spacing w:line="240" w:lineRule="auto"/>
              <w:ind w:firstLine="0" w:firstLineChars="0"/>
              <w:jc w:val="center"/>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rPr>
              <w:t>考核与评价方式说明</w:t>
            </w:r>
          </w:p>
        </w:tc>
        <w:tc>
          <w:tcPr>
            <w:tcW w:w="3717" w:type="dxa"/>
            <w:gridSpan w:val="3"/>
            <w:vAlign w:val="center"/>
          </w:tcPr>
          <w:p w14:paraId="34C7964C">
            <w:pPr>
              <w:widowControl/>
              <w:spacing w:line="240" w:lineRule="auto"/>
              <w:ind w:firstLine="0" w:firstLineChars="0"/>
              <w:jc w:val="left"/>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rPr>
              <w:t>权重分配</w:t>
            </w:r>
            <w:r>
              <w:rPr>
                <w:rFonts w:hint="eastAsia" w:asciiTheme="minorEastAsia" w:hAnsiTheme="minorEastAsia" w:eastAsiaTheme="minorEastAsia" w:cstheme="minorEastAsia"/>
                <w:kern w:val="0"/>
                <w:sz w:val="21"/>
                <w:szCs w:val="21"/>
                <w:lang w:eastAsia="zh-CN"/>
              </w:rPr>
              <w:t>：</w:t>
            </w:r>
          </w:p>
        </w:tc>
      </w:tr>
      <w:tr w14:paraId="4BDDD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4805" w:type="dxa"/>
            <w:gridSpan w:val="3"/>
            <w:vAlign w:val="center"/>
          </w:tcPr>
          <w:p w14:paraId="3D2E1565">
            <w:pPr>
              <w:widowControl/>
              <w:spacing w:line="240" w:lineRule="auto"/>
              <w:ind w:firstLine="420" w:firstLineChars="200"/>
              <w:jc w:val="left"/>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rPr>
              <w:t>平时练习与综合练习相结合，个人能力与集体评价相结合。</w:t>
            </w:r>
          </w:p>
        </w:tc>
        <w:tc>
          <w:tcPr>
            <w:tcW w:w="3717" w:type="dxa"/>
            <w:gridSpan w:val="3"/>
            <w:vAlign w:val="center"/>
          </w:tcPr>
          <w:p w14:paraId="706A93B5">
            <w:pPr>
              <w:widowControl/>
              <w:spacing w:line="240" w:lineRule="auto"/>
              <w:ind w:firstLine="0" w:firstLineChars="0"/>
              <w:jc w:val="left"/>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平时练习占 40 %、综合练习占40 %</w:t>
            </w:r>
          </w:p>
          <w:p w14:paraId="073F3EDA">
            <w:pPr>
              <w:widowControl/>
              <w:spacing w:line="240" w:lineRule="auto"/>
              <w:ind w:firstLine="0" w:firstLineChars="0"/>
              <w:jc w:val="left"/>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kern w:val="0"/>
                <w:sz w:val="21"/>
                <w:szCs w:val="21"/>
              </w:rPr>
              <w:t>集体评价占 20 %</w:t>
            </w:r>
          </w:p>
        </w:tc>
      </w:tr>
    </w:tbl>
    <w:p w14:paraId="09877377">
      <w:pPr>
        <w:pStyle w:val="5"/>
        <w:spacing w:before="0" w:beforeAutospacing="0" w:after="0" w:afterAutospacing="0" w:line="360" w:lineRule="auto"/>
        <w:jc w:val="both"/>
        <w:rPr>
          <w:rFonts w:hint="eastAsia" w:ascii="黑体" w:hAnsi="黑体" w:eastAsia="黑体" w:cs="仿宋_GB2312"/>
          <w:kern w:val="2"/>
          <w:position w:val="6"/>
        </w:rPr>
      </w:pPr>
    </w:p>
    <w:p w14:paraId="5B613D6F">
      <w:pPr>
        <w:pStyle w:val="2"/>
        <w:spacing w:before="156" w:after="156" w:line="240" w:lineRule="auto"/>
        <w:rPr>
          <w:rFonts w:hint="eastAsia"/>
        </w:rPr>
      </w:pPr>
      <w:r>
        <w:rPr>
          <w:rFonts w:hint="eastAsia"/>
          <w:lang w:eastAsia="zh-CN"/>
        </w:rPr>
        <w:t>八</w:t>
      </w:r>
      <w:r>
        <w:rPr>
          <w:rFonts w:hint="eastAsia"/>
        </w:rPr>
        <w:t>、课程实施</w:t>
      </w:r>
    </w:p>
    <w:p w14:paraId="45444087">
      <w:pPr>
        <w:spacing w:line="240" w:lineRule="auto"/>
        <w:ind w:firstLine="0" w:firstLineChars="0"/>
        <w:rPr>
          <w:rFonts w:hint="eastAsia" w:asciiTheme="minorEastAsia" w:hAnsiTheme="minorEastAsia" w:eastAsiaTheme="minorEastAsia" w:cstheme="minorEastAsia"/>
          <w:position w:val="6"/>
          <w:sz w:val="24"/>
          <w:szCs w:val="24"/>
        </w:rPr>
      </w:pPr>
      <w:r>
        <w:rPr>
          <w:rFonts w:hint="eastAsia" w:asciiTheme="minorEastAsia" w:hAnsiTheme="minorEastAsia" w:eastAsiaTheme="minorEastAsia" w:cstheme="minorEastAsia"/>
          <w:position w:val="6"/>
          <w:sz w:val="24"/>
          <w:szCs w:val="24"/>
        </w:rPr>
        <w:t>1.教学方法建议</w:t>
      </w:r>
    </w:p>
    <w:p w14:paraId="6323983A">
      <w:pPr>
        <w:spacing w:line="240" w:lineRule="auto"/>
        <w:ind w:firstLine="600" w:firstLineChars="250"/>
        <w:rPr>
          <w:rFonts w:hint="eastAsia" w:asciiTheme="minorEastAsia" w:hAnsiTheme="minorEastAsia" w:eastAsiaTheme="minorEastAsia" w:cstheme="minorEastAsia"/>
          <w:position w:val="6"/>
          <w:sz w:val="24"/>
          <w:szCs w:val="24"/>
        </w:rPr>
      </w:pPr>
      <w:r>
        <w:rPr>
          <w:rFonts w:hint="eastAsia" w:asciiTheme="minorEastAsia" w:hAnsiTheme="minorEastAsia" w:eastAsiaTheme="minorEastAsia" w:cstheme="minorEastAsia"/>
          <w:position w:val="6"/>
          <w:sz w:val="24"/>
          <w:szCs w:val="24"/>
        </w:rPr>
        <w:t xml:space="preserve">根据本课程的教学目标要求和课程特点以及有关学情，选择适合于本课程的最优化教学法。综合考虑教学效果和教学可操作性等因素，本课程选用讲授法教学法、任务教学法。 </w:t>
      </w:r>
    </w:p>
    <w:p w14:paraId="2A0F178E">
      <w:pPr>
        <w:spacing w:line="240" w:lineRule="auto"/>
        <w:ind w:firstLine="0" w:firstLineChars="0"/>
        <w:rPr>
          <w:rFonts w:hint="eastAsia" w:asciiTheme="minorEastAsia" w:hAnsiTheme="minorEastAsia" w:eastAsiaTheme="minorEastAsia" w:cstheme="minorEastAsia"/>
          <w:position w:val="6"/>
          <w:sz w:val="24"/>
          <w:szCs w:val="24"/>
        </w:rPr>
      </w:pPr>
      <w:r>
        <w:rPr>
          <w:rFonts w:hint="eastAsia" w:asciiTheme="minorEastAsia" w:hAnsiTheme="minorEastAsia" w:eastAsiaTheme="minorEastAsia" w:cstheme="minorEastAsia"/>
          <w:position w:val="6"/>
          <w:sz w:val="24"/>
          <w:szCs w:val="24"/>
        </w:rPr>
        <w:t>讲授法教学法是:</w:t>
      </w:r>
    </w:p>
    <w:p w14:paraId="2BC2CE1D">
      <w:pPr>
        <w:spacing w:line="240" w:lineRule="auto"/>
        <w:ind w:left="0" w:leftChars="0" w:firstLine="480" w:firstLineChars="200"/>
        <w:rPr>
          <w:rFonts w:hint="eastAsia" w:asciiTheme="minorEastAsia" w:hAnsiTheme="minorEastAsia" w:eastAsiaTheme="minorEastAsia" w:cstheme="minorEastAsia"/>
          <w:position w:val="6"/>
          <w:sz w:val="24"/>
          <w:szCs w:val="24"/>
        </w:rPr>
      </w:pPr>
      <w:r>
        <w:rPr>
          <w:rFonts w:hint="eastAsia" w:asciiTheme="minorEastAsia" w:hAnsiTheme="minorEastAsia" w:eastAsiaTheme="minorEastAsia" w:cstheme="minorEastAsia"/>
          <w:position w:val="6"/>
          <w:sz w:val="24"/>
          <w:szCs w:val="24"/>
        </w:rPr>
        <w:t>《</w:t>
      </w:r>
      <w:r>
        <w:rPr>
          <w:rFonts w:hint="eastAsia" w:asciiTheme="minorEastAsia" w:hAnsiTheme="minorEastAsia" w:eastAsiaTheme="minorEastAsia" w:cstheme="minorEastAsia"/>
          <w:position w:val="6"/>
          <w:sz w:val="24"/>
          <w:szCs w:val="24"/>
          <w:lang w:eastAsia="zh-CN"/>
        </w:rPr>
        <w:t>品牌项目策划</w:t>
      </w:r>
      <w:r>
        <w:rPr>
          <w:rFonts w:hint="eastAsia" w:asciiTheme="minorEastAsia" w:hAnsiTheme="minorEastAsia" w:eastAsiaTheme="minorEastAsia" w:cstheme="minorEastAsia"/>
          <w:position w:val="6"/>
          <w:sz w:val="24"/>
          <w:szCs w:val="24"/>
        </w:rPr>
        <w:t>》是</w:t>
      </w:r>
      <w:r>
        <w:rPr>
          <w:rFonts w:hint="eastAsia" w:asciiTheme="minorEastAsia" w:hAnsiTheme="minorEastAsia" w:eastAsiaTheme="minorEastAsia" w:cstheme="minorEastAsia"/>
          <w:position w:val="6"/>
          <w:sz w:val="24"/>
          <w:szCs w:val="24"/>
          <w:lang w:eastAsia="zh-CN"/>
        </w:rPr>
        <w:t>中职《毕业设计》与《综合实训前》的实战项目课程</w:t>
      </w:r>
      <w:r>
        <w:rPr>
          <w:rFonts w:hint="eastAsia" w:asciiTheme="minorEastAsia" w:hAnsiTheme="minorEastAsia" w:eastAsiaTheme="minorEastAsia" w:cstheme="minorEastAsia"/>
          <w:position w:val="6"/>
          <w:sz w:val="24"/>
          <w:szCs w:val="24"/>
        </w:rPr>
        <w:t>。讲授法教学法对该课程</w:t>
      </w:r>
      <w:r>
        <w:rPr>
          <w:rFonts w:hint="eastAsia" w:asciiTheme="minorEastAsia" w:hAnsiTheme="minorEastAsia" w:eastAsiaTheme="minorEastAsia" w:cstheme="minorEastAsia"/>
          <w:position w:val="6"/>
          <w:sz w:val="24"/>
          <w:szCs w:val="24"/>
          <w:lang w:eastAsia="zh-CN"/>
        </w:rPr>
        <w:t>前面所学的服装专业课程</w:t>
      </w:r>
      <w:r>
        <w:rPr>
          <w:rFonts w:hint="eastAsia" w:asciiTheme="minorEastAsia" w:hAnsiTheme="minorEastAsia" w:eastAsiaTheme="minorEastAsia" w:cstheme="minorEastAsia"/>
          <w:position w:val="6"/>
          <w:sz w:val="24"/>
          <w:szCs w:val="24"/>
        </w:rPr>
        <w:t>的特性做系统的梳理与</w:t>
      </w:r>
      <w:r>
        <w:rPr>
          <w:rFonts w:hint="eastAsia" w:asciiTheme="minorEastAsia" w:hAnsiTheme="minorEastAsia" w:eastAsiaTheme="minorEastAsia" w:cstheme="minorEastAsia"/>
          <w:position w:val="6"/>
          <w:sz w:val="24"/>
          <w:szCs w:val="24"/>
          <w:lang w:eastAsia="zh-CN"/>
        </w:rPr>
        <w:t>整合</w:t>
      </w:r>
      <w:r>
        <w:rPr>
          <w:rFonts w:hint="eastAsia" w:asciiTheme="minorEastAsia" w:hAnsiTheme="minorEastAsia" w:eastAsiaTheme="minorEastAsia" w:cstheme="minorEastAsia"/>
          <w:position w:val="6"/>
          <w:sz w:val="24"/>
          <w:szCs w:val="24"/>
        </w:rPr>
        <w:t>，为</w:t>
      </w:r>
      <w:r>
        <w:rPr>
          <w:rFonts w:hint="eastAsia" w:asciiTheme="minorEastAsia" w:hAnsiTheme="minorEastAsia" w:eastAsiaTheme="minorEastAsia" w:cstheme="minorEastAsia"/>
          <w:position w:val="6"/>
          <w:sz w:val="24"/>
          <w:szCs w:val="24"/>
          <w:lang w:eastAsia="zh-CN"/>
        </w:rPr>
        <w:t>即将毕业的</w:t>
      </w:r>
      <w:r>
        <w:rPr>
          <w:rFonts w:hint="eastAsia" w:asciiTheme="minorEastAsia" w:hAnsiTheme="minorEastAsia" w:eastAsiaTheme="minorEastAsia" w:cstheme="minorEastAsia"/>
          <w:position w:val="6"/>
          <w:sz w:val="24"/>
          <w:szCs w:val="24"/>
        </w:rPr>
        <w:t>学生建立一个清晰、全面的理论体系，为以后动手实践地操作过程打下扎实的基础。</w:t>
      </w:r>
    </w:p>
    <w:p w14:paraId="1CACA78D">
      <w:pPr>
        <w:spacing w:line="240" w:lineRule="auto"/>
        <w:ind w:firstLine="0" w:firstLineChars="0"/>
        <w:rPr>
          <w:rFonts w:hint="eastAsia" w:asciiTheme="minorEastAsia" w:hAnsiTheme="minorEastAsia" w:eastAsiaTheme="minorEastAsia" w:cstheme="minorEastAsia"/>
          <w:position w:val="6"/>
          <w:sz w:val="24"/>
          <w:szCs w:val="24"/>
        </w:rPr>
      </w:pPr>
      <w:r>
        <w:rPr>
          <w:rFonts w:hint="eastAsia" w:asciiTheme="minorEastAsia" w:hAnsiTheme="minorEastAsia" w:eastAsiaTheme="minorEastAsia" w:cstheme="minorEastAsia"/>
          <w:position w:val="6"/>
          <w:sz w:val="24"/>
          <w:szCs w:val="24"/>
        </w:rPr>
        <w:t>任务教学法是：</w:t>
      </w:r>
    </w:p>
    <w:p w14:paraId="07AC66E5">
      <w:pPr>
        <w:spacing w:line="24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结合该课程所学知识特点，带着与学生自身感兴趣的任务完成综合的设计练习，为学生真正专业设计课学习之前就给学生建立专业应用意识。带着任务上课，学生学习的目的性更强，学习更主动，学习气氛更热烈，作业评讲效果更直观，便于引导学生积极思考、乐于实践，提高教、学效果。</w:t>
      </w:r>
    </w:p>
    <w:p w14:paraId="33175E78">
      <w:pPr>
        <w:spacing w:line="240" w:lineRule="auto"/>
        <w:ind w:firstLine="480"/>
        <w:rPr>
          <w:rFonts w:hint="eastAsia" w:asciiTheme="minorEastAsia" w:hAnsiTheme="minorEastAsia" w:eastAsiaTheme="minorEastAsia" w:cstheme="minorEastAsia"/>
          <w:sz w:val="24"/>
          <w:szCs w:val="24"/>
        </w:rPr>
      </w:pPr>
    </w:p>
    <w:p w14:paraId="5B6A75FA">
      <w:pPr>
        <w:spacing w:line="240" w:lineRule="auto"/>
        <w:ind w:firstLine="0" w:firstLineChars="0"/>
        <w:rPr>
          <w:rFonts w:hint="eastAsia" w:asciiTheme="minorEastAsia" w:hAnsiTheme="minorEastAsia" w:eastAsiaTheme="minorEastAsia" w:cstheme="minorEastAsia"/>
          <w:b/>
          <w:position w:val="6"/>
          <w:sz w:val="24"/>
          <w:szCs w:val="24"/>
        </w:rPr>
      </w:pPr>
      <w:r>
        <w:rPr>
          <w:rFonts w:hint="eastAsia" w:asciiTheme="minorEastAsia" w:hAnsiTheme="minorEastAsia" w:eastAsiaTheme="minorEastAsia" w:cstheme="minorEastAsia"/>
          <w:b/>
          <w:position w:val="6"/>
          <w:sz w:val="24"/>
          <w:szCs w:val="24"/>
        </w:rPr>
        <w:t>2.师资条件要求</w:t>
      </w:r>
    </w:p>
    <w:p w14:paraId="5E539FC5">
      <w:pPr>
        <w:widowControl/>
        <w:spacing w:line="240" w:lineRule="auto"/>
        <w:ind w:firstLine="480"/>
        <w:jc w:val="left"/>
        <w:rPr>
          <w:rFonts w:hint="eastAsia" w:asciiTheme="minorEastAsia" w:hAnsiTheme="minorEastAsia" w:eastAsiaTheme="minorEastAsia" w:cstheme="minorEastAsia"/>
          <w:position w:val="6"/>
          <w:sz w:val="24"/>
          <w:szCs w:val="24"/>
        </w:rPr>
      </w:pPr>
      <w:r>
        <w:rPr>
          <w:rFonts w:hint="eastAsia" w:asciiTheme="minorEastAsia" w:hAnsiTheme="minorEastAsia" w:eastAsiaTheme="minorEastAsia" w:cstheme="minorEastAsia"/>
          <w:position w:val="6"/>
          <w:sz w:val="24"/>
          <w:szCs w:val="24"/>
        </w:rPr>
        <w:t>校内专任教师要求具有艺术学类、设计类专业教师资格的教师执教、且具有接触过</w:t>
      </w:r>
      <w:r>
        <w:rPr>
          <w:rFonts w:hint="eastAsia" w:asciiTheme="minorEastAsia" w:hAnsiTheme="minorEastAsia" w:eastAsiaTheme="minorEastAsia" w:cstheme="minorEastAsia"/>
          <w:position w:val="6"/>
          <w:sz w:val="24"/>
          <w:szCs w:val="24"/>
          <w:lang w:eastAsia="zh-CN"/>
        </w:rPr>
        <w:t>服装跨媒体推广</w:t>
      </w:r>
      <w:r>
        <w:rPr>
          <w:rFonts w:hint="eastAsia" w:asciiTheme="minorEastAsia" w:hAnsiTheme="minorEastAsia" w:eastAsiaTheme="minorEastAsia" w:cstheme="minorEastAsia"/>
          <w:position w:val="6"/>
          <w:sz w:val="24"/>
          <w:szCs w:val="24"/>
        </w:rPr>
        <w:t>的经历，能根据行业</w:t>
      </w:r>
      <w:r>
        <w:rPr>
          <w:rFonts w:hint="eastAsia" w:asciiTheme="minorEastAsia" w:hAnsiTheme="minorEastAsia" w:eastAsiaTheme="minorEastAsia" w:cstheme="minorEastAsia"/>
          <w:position w:val="6"/>
          <w:sz w:val="24"/>
          <w:szCs w:val="24"/>
          <w:lang w:eastAsia="zh-CN"/>
        </w:rPr>
        <w:t>项目</w:t>
      </w:r>
      <w:r>
        <w:rPr>
          <w:rFonts w:hint="eastAsia" w:asciiTheme="minorEastAsia" w:hAnsiTheme="minorEastAsia" w:eastAsiaTheme="minorEastAsia" w:cstheme="minorEastAsia"/>
          <w:position w:val="6"/>
          <w:sz w:val="24"/>
          <w:szCs w:val="24"/>
        </w:rPr>
        <w:t>比赛指导学生较好的完成</w:t>
      </w:r>
      <w:r>
        <w:rPr>
          <w:rFonts w:hint="eastAsia" w:asciiTheme="minorEastAsia" w:hAnsiTheme="minorEastAsia" w:eastAsiaTheme="minorEastAsia" w:cstheme="minorEastAsia"/>
          <w:position w:val="6"/>
          <w:sz w:val="24"/>
          <w:szCs w:val="24"/>
          <w:lang w:eastAsia="zh-CN"/>
        </w:rPr>
        <w:t>项目</w:t>
      </w:r>
      <w:r>
        <w:rPr>
          <w:rFonts w:hint="eastAsia" w:asciiTheme="minorEastAsia" w:hAnsiTheme="minorEastAsia" w:eastAsiaTheme="minorEastAsia" w:cstheme="minorEastAsia"/>
          <w:position w:val="6"/>
          <w:sz w:val="24"/>
          <w:szCs w:val="24"/>
        </w:rPr>
        <w:t>。</w:t>
      </w:r>
    </w:p>
    <w:p w14:paraId="6C7047F1">
      <w:pPr>
        <w:spacing w:line="240" w:lineRule="auto"/>
        <w:ind w:firstLine="480"/>
        <w:rPr>
          <w:rFonts w:hint="eastAsia" w:asciiTheme="minorEastAsia" w:hAnsiTheme="minorEastAsia" w:eastAsiaTheme="minorEastAsia" w:cstheme="minorEastAsia"/>
          <w:position w:val="6"/>
          <w:sz w:val="24"/>
          <w:szCs w:val="24"/>
        </w:rPr>
      </w:pPr>
    </w:p>
    <w:p w14:paraId="6F02E2A6">
      <w:pPr>
        <w:spacing w:line="240" w:lineRule="auto"/>
        <w:ind w:firstLine="0" w:firstLineChars="0"/>
        <w:rPr>
          <w:rFonts w:hint="eastAsia" w:asciiTheme="minorEastAsia" w:hAnsiTheme="minorEastAsia" w:eastAsiaTheme="minorEastAsia" w:cstheme="minorEastAsia"/>
          <w:b/>
          <w:position w:val="6"/>
          <w:sz w:val="24"/>
          <w:szCs w:val="24"/>
        </w:rPr>
      </w:pPr>
      <w:r>
        <w:rPr>
          <w:rFonts w:hint="eastAsia" w:asciiTheme="minorEastAsia" w:hAnsiTheme="minorEastAsia" w:eastAsiaTheme="minorEastAsia" w:cstheme="minorEastAsia"/>
          <w:b/>
          <w:position w:val="6"/>
          <w:sz w:val="24"/>
          <w:szCs w:val="24"/>
        </w:rPr>
        <w:t>3.教学条件基本要求</w:t>
      </w:r>
    </w:p>
    <w:p w14:paraId="209D4502">
      <w:pPr>
        <w:spacing w:line="240" w:lineRule="auto"/>
        <w:ind w:firstLine="480"/>
        <w:rPr>
          <w:rFonts w:hint="eastAsia" w:asciiTheme="minorEastAsia" w:hAnsiTheme="minorEastAsia" w:eastAsiaTheme="minorEastAsia" w:cstheme="minorEastAsia"/>
          <w:position w:val="6"/>
          <w:sz w:val="24"/>
          <w:szCs w:val="24"/>
        </w:rPr>
      </w:pPr>
      <w:r>
        <w:rPr>
          <w:rFonts w:hint="eastAsia" w:asciiTheme="minorEastAsia" w:hAnsiTheme="minorEastAsia" w:eastAsiaTheme="minorEastAsia" w:cstheme="minorEastAsia"/>
          <w:position w:val="6"/>
          <w:sz w:val="24"/>
          <w:szCs w:val="24"/>
        </w:rPr>
        <w:t>多媒体课室。</w:t>
      </w:r>
    </w:p>
    <w:p w14:paraId="6A399F28">
      <w:pPr>
        <w:spacing w:line="240" w:lineRule="auto"/>
        <w:ind w:firstLine="480"/>
        <w:rPr>
          <w:rFonts w:hint="eastAsia" w:asciiTheme="minorEastAsia" w:hAnsiTheme="minorEastAsia" w:eastAsiaTheme="minorEastAsia" w:cstheme="minorEastAsia"/>
          <w:position w:val="6"/>
          <w:sz w:val="24"/>
          <w:szCs w:val="24"/>
        </w:rPr>
      </w:pPr>
    </w:p>
    <w:p w14:paraId="75C23681">
      <w:pPr>
        <w:spacing w:line="240" w:lineRule="auto"/>
        <w:ind w:firstLine="0" w:firstLineChars="0"/>
        <w:rPr>
          <w:rFonts w:hint="eastAsia" w:asciiTheme="minorEastAsia" w:hAnsiTheme="minorEastAsia" w:eastAsiaTheme="minorEastAsia" w:cstheme="minorEastAsia"/>
          <w:b/>
          <w:position w:val="6"/>
          <w:sz w:val="24"/>
          <w:szCs w:val="24"/>
        </w:rPr>
      </w:pPr>
      <w:r>
        <w:rPr>
          <w:rFonts w:hint="eastAsia" w:asciiTheme="minorEastAsia" w:hAnsiTheme="minorEastAsia" w:eastAsiaTheme="minorEastAsia" w:cstheme="minorEastAsia"/>
          <w:b/>
          <w:position w:val="6"/>
          <w:sz w:val="24"/>
          <w:szCs w:val="24"/>
        </w:rPr>
        <w:t>4.教学资源基本要求</w:t>
      </w:r>
    </w:p>
    <w:p w14:paraId="2521F950">
      <w:pPr>
        <w:spacing w:line="240" w:lineRule="auto"/>
        <w:ind w:firstLine="600" w:firstLineChars="250"/>
        <w:rPr>
          <w:rFonts w:hint="eastAsia" w:asciiTheme="minorEastAsia" w:hAnsiTheme="minorEastAsia" w:eastAsiaTheme="minorEastAsia" w:cstheme="minorEastAsia"/>
          <w:position w:val="6"/>
          <w:sz w:val="24"/>
          <w:szCs w:val="24"/>
        </w:rPr>
      </w:pPr>
      <w:r>
        <w:rPr>
          <w:rFonts w:hint="eastAsia" w:asciiTheme="minorEastAsia" w:hAnsiTheme="minorEastAsia" w:eastAsiaTheme="minorEastAsia" w:cstheme="minorEastAsia"/>
          <w:position w:val="6"/>
          <w:sz w:val="24"/>
          <w:szCs w:val="24"/>
        </w:rPr>
        <w:t>（1）教材的选用与编写；</w:t>
      </w:r>
    </w:p>
    <w:p w14:paraId="7551B0CC">
      <w:pPr>
        <w:spacing w:line="240" w:lineRule="auto"/>
        <w:ind w:firstLine="600" w:firstLineChars="250"/>
        <w:rPr>
          <w:rFonts w:hint="eastAsia" w:asciiTheme="minorEastAsia" w:hAnsiTheme="minorEastAsia" w:eastAsiaTheme="minorEastAsia" w:cstheme="minorEastAsia"/>
          <w:position w:val="6"/>
          <w:sz w:val="24"/>
          <w:szCs w:val="24"/>
          <w:lang w:eastAsia="zh-CN"/>
        </w:rPr>
      </w:pPr>
      <w:r>
        <w:rPr>
          <w:rFonts w:hint="eastAsia" w:asciiTheme="minorEastAsia" w:hAnsiTheme="minorEastAsia" w:eastAsiaTheme="minorEastAsia" w:cstheme="minorEastAsia"/>
          <w:position w:val="6"/>
          <w:sz w:val="24"/>
          <w:szCs w:val="24"/>
          <w:lang w:eastAsia="zh-CN"/>
        </w:rPr>
        <w:t>《</w:t>
      </w:r>
      <w:r>
        <w:rPr>
          <w:rFonts w:hint="eastAsia" w:asciiTheme="minorEastAsia" w:hAnsiTheme="minorEastAsia" w:eastAsiaTheme="minorEastAsia" w:cstheme="minorEastAsia"/>
          <w:position w:val="6"/>
          <w:sz w:val="24"/>
          <w:szCs w:val="24"/>
          <w:lang w:val="en-US" w:eastAsia="zh-CN"/>
        </w:rPr>
        <w:t>品牌策划与推广</w:t>
      </w:r>
      <w:r>
        <w:rPr>
          <w:rFonts w:hint="eastAsia" w:asciiTheme="minorEastAsia" w:hAnsiTheme="minorEastAsia" w:eastAsiaTheme="minorEastAsia" w:cstheme="minorEastAsia"/>
          <w:position w:val="6"/>
          <w:sz w:val="24"/>
          <w:szCs w:val="24"/>
          <w:lang w:eastAsia="zh-CN"/>
        </w:rPr>
        <w:t>》</w:t>
      </w:r>
      <w:r>
        <w:rPr>
          <w:rFonts w:hint="eastAsia" w:asciiTheme="minorEastAsia" w:hAnsiTheme="minorEastAsia" w:eastAsiaTheme="minorEastAsia" w:cstheme="minorEastAsia"/>
          <w:position w:val="6"/>
          <w:sz w:val="24"/>
          <w:szCs w:val="24"/>
        </w:rPr>
        <w:t>编著者</w:t>
      </w:r>
      <w:r>
        <w:rPr>
          <w:rFonts w:hint="eastAsia" w:asciiTheme="minorEastAsia" w:hAnsiTheme="minorEastAsia" w:eastAsiaTheme="minorEastAsia" w:cstheme="minorEastAsia"/>
          <w:position w:val="6"/>
          <w:sz w:val="24"/>
          <w:szCs w:val="24"/>
          <w:lang w:eastAsia="zh-CN"/>
        </w:rPr>
        <w:t>：张晓红</w:t>
      </w:r>
      <w:r>
        <w:rPr>
          <w:rFonts w:hint="eastAsia" w:asciiTheme="minorEastAsia" w:hAnsiTheme="minorEastAsia" w:eastAsiaTheme="minorEastAsia" w:cstheme="minorEastAsia"/>
          <w:position w:val="6"/>
          <w:sz w:val="24"/>
          <w:szCs w:val="24"/>
          <w:lang w:val="en-US" w:eastAsia="zh-CN"/>
        </w:rPr>
        <w:t>/金宏星；</w:t>
      </w:r>
      <w:r>
        <w:rPr>
          <w:rFonts w:hint="eastAsia" w:asciiTheme="minorEastAsia" w:hAnsiTheme="minorEastAsia" w:eastAsiaTheme="minorEastAsia" w:cstheme="minorEastAsia"/>
          <w:position w:val="6"/>
          <w:sz w:val="24"/>
          <w:szCs w:val="24"/>
          <w:lang w:eastAsia="zh-CN"/>
        </w:rPr>
        <w:t>人民邮电</w:t>
      </w:r>
      <w:r>
        <w:rPr>
          <w:rFonts w:hint="eastAsia" w:asciiTheme="minorEastAsia" w:hAnsiTheme="minorEastAsia" w:eastAsiaTheme="minorEastAsia" w:cstheme="minorEastAsia"/>
          <w:position w:val="6"/>
          <w:sz w:val="24"/>
          <w:szCs w:val="24"/>
        </w:rPr>
        <w:t>出版社；</w:t>
      </w:r>
    </w:p>
    <w:p w14:paraId="57B08764">
      <w:pPr>
        <w:spacing w:line="240" w:lineRule="auto"/>
        <w:ind w:firstLine="600" w:firstLineChars="250"/>
        <w:rPr>
          <w:rFonts w:hint="eastAsia" w:asciiTheme="minorEastAsia" w:hAnsiTheme="minorEastAsia" w:eastAsiaTheme="minorEastAsia" w:cstheme="minorEastAsia"/>
          <w:position w:val="6"/>
          <w:sz w:val="24"/>
          <w:szCs w:val="24"/>
        </w:rPr>
      </w:pPr>
      <w:r>
        <w:rPr>
          <w:rFonts w:hint="eastAsia" w:asciiTheme="minorEastAsia" w:hAnsiTheme="minorEastAsia" w:eastAsiaTheme="minorEastAsia" w:cstheme="minorEastAsia"/>
          <w:position w:val="6"/>
          <w:sz w:val="24"/>
          <w:szCs w:val="24"/>
          <w:lang w:eastAsia="zh-CN"/>
        </w:rPr>
        <w:t>《服装项目产品设计》</w:t>
      </w:r>
      <w:r>
        <w:rPr>
          <w:rFonts w:hint="eastAsia" w:asciiTheme="minorEastAsia" w:hAnsiTheme="minorEastAsia" w:eastAsiaTheme="minorEastAsia" w:cstheme="minorEastAsia"/>
          <w:position w:val="6"/>
          <w:sz w:val="24"/>
          <w:szCs w:val="24"/>
        </w:rPr>
        <w:t>，编著者：</w:t>
      </w:r>
      <w:r>
        <w:rPr>
          <w:rFonts w:hint="eastAsia" w:asciiTheme="minorEastAsia" w:hAnsiTheme="minorEastAsia" w:eastAsiaTheme="minorEastAsia" w:cstheme="minorEastAsia"/>
          <w:position w:val="6"/>
          <w:sz w:val="24"/>
          <w:szCs w:val="24"/>
          <w:lang w:eastAsia="zh-CN"/>
        </w:rPr>
        <w:t>丁伟、郑蓓娜、刘勤，东华</w:t>
      </w:r>
      <w:r>
        <w:rPr>
          <w:rFonts w:hint="eastAsia" w:asciiTheme="minorEastAsia" w:hAnsiTheme="minorEastAsia" w:eastAsiaTheme="minorEastAsia" w:cstheme="minorEastAsia"/>
          <w:position w:val="6"/>
          <w:sz w:val="24"/>
          <w:szCs w:val="24"/>
        </w:rPr>
        <w:t xml:space="preserve">大学出版社； </w:t>
      </w:r>
    </w:p>
    <w:p w14:paraId="30E9DA46">
      <w:pPr>
        <w:spacing w:line="240" w:lineRule="auto"/>
        <w:ind w:firstLine="600" w:firstLineChars="250"/>
        <w:rPr>
          <w:rFonts w:hint="eastAsia" w:asciiTheme="minorEastAsia" w:hAnsiTheme="minorEastAsia" w:eastAsiaTheme="minorEastAsia" w:cstheme="minorEastAsia"/>
          <w:position w:val="6"/>
          <w:sz w:val="24"/>
          <w:szCs w:val="24"/>
        </w:rPr>
      </w:pPr>
      <w:r>
        <w:rPr>
          <w:rFonts w:hint="eastAsia" w:asciiTheme="minorEastAsia" w:hAnsiTheme="minorEastAsia" w:eastAsiaTheme="minorEastAsia" w:cstheme="minorEastAsia"/>
          <w:position w:val="6"/>
          <w:sz w:val="24"/>
          <w:szCs w:val="24"/>
        </w:rPr>
        <w:t>（2）学习参考书：</w:t>
      </w:r>
    </w:p>
    <w:p w14:paraId="2990E528">
      <w:pPr>
        <w:spacing w:line="240" w:lineRule="auto"/>
        <w:ind w:firstLine="600" w:firstLineChars="250"/>
        <w:rPr>
          <w:rFonts w:hint="eastAsia" w:asciiTheme="minorEastAsia" w:hAnsiTheme="minorEastAsia" w:eastAsiaTheme="minorEastAsia" w:cstheme="minorEastAsia"/>
          <w:position w:val="6"/>
          <w:sz w:val="24"/>
          <w:szCs w:val="24"/>
        </w:rPr>
      </w:pPr>
      <w:r>
        <w:rPr>
          <w:rFonts w:hint="eastAsia" w:asciiTheme="minorEastAsia" w:hAnsiTheme="minorEastAsia" w:eastAsiaTheme="minorEastAsia" w:cstheme="minorEastAsia"/>
          <w:position w:val="6"/>
          <w:sz w:val="24"/>
          <w:szCs w:val="24"/>
        </w:rPr>
        <w:t>《世界名牌圣经-奢侈品时尚图鉴》书号ISBN：9787550226692:</w:t>
      </w:r>
      <w:r>
        <w:rPr>
          <w:rFonts w:hint="eastAsia" w:asciiTheme="minorEastAsia" w:hAnsiTheme="minorEastAsia" w:eastAsiaTheme="minorEastAsia" w:cstheme="minorEastAsia"/>
          <w:position w:val="6"/>
          <w:sz w:val="24"/>
          <w:szCs w:val="24"/>
        </w:rPr>
        <w:fldChar w:fldCharType="begin"/>
      </w:r>
      <w:r>
        <w:rPr>
          <w:rFonts w:hint="eastAsia" w:asciiTheme="minorEastAsia" w:hAnsiTheme="minorEastAsia" w:eastAsiaTheme="minorEastAsia" w:cstheme="minorEastAsia"/>
          <w:position w:val="6"/>
          <w:sz w:val="24"/>
          <w:szCs w:val="24"/>
        </w:rPr>
        <w:instrText xml:space="preserve"> HYPERLINK "http://search.dangdang.com/?key3=%D0%C2%CA%C0%BD%E7&amp;medium=01&amp;category_path=01.00.00.00.00.00" \t "_blank" </w:instrText>
      </w:r>
      <w:r>
        <w:rPr>
          <w:rFonts w:hint="eastAsia" w:asciiTheme="minorEastAsia" w:hAnsiTheme="minorEastAsia" w:eastAsiaTheme="minorEastAsia" w:cstheme="minorEastAsia"/>
          <w:position w:val="6"/>
          <w:sz w:val="24"/>
          <w:szCs w:val="24"/>
        </w:rPr>
        <w:fldChar w:fldCharType="separate"/>
      </w:r>
      <w:r>
        <w:rPr>
          <w:rFonts w:hint="eastAsia" w:asciiTheme="minorEastAsia" w:hAnsiTheme="minorEastAsia" w:eastAsiaTheme="minorEastAsia" w:cstheme="minorEastAsia"/>
          <w:position w:val="6"/>
          <w:sz w:val="24"/>
          <w:szCs w:val="24"/>
        </w:rPr>
        <w:t>新世界</w:t>
      </w:r>
      <w:r>
        <w:rPr>
          <w:rFonts w:hint="eastAsia" w:asciiTheme="minorEastAsia" w:hAnsiTheme="minorEastAsia" w:eastAsiaTheme="minorEastAsia" w:cstheme="minorEastAsia"/>
          <w:position w:val="6"/>
          <w:sz w:val="24"/>
          <w:szCs w:val="24"/>
        </w:rPr>
        <w:fldChar w:fldCharType="end"/>
      </w:r>
      <w:r>
        <w:rPr>
          <w:rFonts w:hint="eastAsia" w:asciiTheme="minorEastAsia" w:hAnsiTheme="minorEastAsia" w:eastAsiaTheme="minorEastAsia" w:cstheme="minorEastAsia"/>
          <w:position w:val="6"/>
          <w:sz w:val="24"/>
          <w:szCs w:val="24"/>
        </w:rPr>
        <w:t>出版社;</w:t>
      </w:r>
    </w:p>
    <w:p w14:paraId="62417348">
      <w:pPr>
        <w:spacing w:line="240" w:lineRule="auto"/>
        <w:ind w:firstLine="600" w:firstLineChars="250"/>
        <w:rPr>
          <w:rFonts w:hint="eastAsia" w:asciiTheme="minorEastAsia" w:hAnsiTheme="minorEastAsia" w:eastAsiaTheme="minorEastAsia" w:cstheme="minorEastAsia"/>
          <w:position w:val="6"/>
          <w:sz w:val="24"/>
          <w:szCs w:val="24"/>
        </w:rPr>
      </w:pPr>
      <w:r>
        <w:rPr>
          <w:rFonts w:hint="eastAsia" w:asciiTheme="minorEastAsia" w:hAnsiTheme="minorEastAsia" w:eastAsiaTheme="minorEastAsia" w:cstheme="minorEastAsia"/>
          <w:position w:val="6"/>
          <w:sz w:val="24"/>
          <w:szCs w:val="24"/>
        </w:rPr>
        <w:t>（</w:t>
      </w:r>
      <w:r>
        <w:rPr>
          <w:rFonts w:hint="eastAsia" w:asciiTheme="minorEastAsia" w:hAnsiTheme="minorEastAsia" w:eastAsiaTheme="minorEastAsia" w:cstheme="minorEastAsia"/>
          <w:position w:val="6"/>
          <w:sz w:val="24"/>
          <w:szCs w:val="24"/>
          <w:lang w:val="en-US" w:eastAsia="zh-CN"/>
        </w:rPr>
        <w:t>3</w:t>
      </w:r>
      <w:r>
        <w:rPr>
          <w:rFonts w:hint="eastAsia" w:asciiTheme="minorEastAsia" w:hAnsiTheme="minorEastAsia" w:eastAsiaTheme="minorEastAsia" w:cstheme="minorEastAsia"/>
          <w:position w:val="6"/>
          <w:sz w:val="24"/>
          <w:szCs w:val="24"/>
        </w:rPr>
        <w:t>）网络资源建设；</w:t>
      </w:r>
      <w:r>
        <w:rPr>
          <w:rFonts w:hint="eastAsia" w:asciiTheme="minorEastAsia" w:hAnsiTheme="minorEastAsia" w:eastAsiaTheme="minorEastAsia" w:cstheme="minorEastAsia"/>
          <w:position w:val="6"/>
          <w:sz w:val="24"/>
          <w:szCs w:val="24"/>
          <w:lang w:val="en-US" w:eastAsia="zh-CN"/>
        </w:rPr>
        <w:t>VOGUE官方</w:t>
      </w:r>
      <w:r>
        <w:rPr>
          <w:rFonts w:hint="eastAsia" w:asciiTheme="minorEastAsia" w:hAnsiTheme="minorEastAsia" w:eastAsiaTheme="minorEastAsia" w:cstheme="minorEastAsia"/>
          <w:position w:val="6"/>
          <w:sz w:val="24"/>
          <w:szCs w:val="24"/>
          <w:lang w:eastAsia="zh-CN"/>
        </w:rPr>
        <w:t>网站、</w:t>
      </w:r>
      <w:r>
        <w:rPr>
          <w:rFonts w:hint="eastAsia" w:asciiTheme="minorEastAsia" w:hAnsiTheme="minorEastAsia" w:eastAsiaTheme="minorEastAsia" w:cstheme="minorEastAsia"/>
          <w:position w:val="6"/>
          <w:sz w:val="24"/>
          <w:szCs w:val="24"/>
        </w:rPr>
        <w:t>POP</w:t>
      </w:r>
      <w:r>
        <w:rPr>
          <w:rFonts w:hint="eastAsia" w:asciiTheme="minorEastAsia" w:hAnsiTheme="minorEastAsia" w:eastAsiaTheme="minorEastAsia" w:cstheme="minorEastAsia"/>
          <w:position w:val="6"/>
          <w:sz w:val="24"/>
          <w:szCs w:val="24"/>
          <w:lang w:eastAsia="zh-CN"/>
        </w:rPr>
        <w:t>流行资讯网等</w:t>
      </w:r>
      <w:r>
        <w:rPr>
          <w:rFonts w:hint="eastAsia" w:asciiTheme="minorEastAsia" w:hAnsiTheme="minorEastAsia" w:eastAsiaTheme="minorEastAsia" w:cstheme="minorEastAsia"/>
          <w:position w:val="6"/>
          <w:sz w:val="24"/>
          <w:szCs w:val="24"/>
        </w:rPr>
        <w:t>、</w:t>
      </w:r>
    </w:p>
    <w:p w14:paraId="5DEBD7D7">
      <w:pPr>
        <w:spacing w:line="240" w:lineRule="auto"/>
        <w:ind w:firstLine="600" w:firstLineChars="250"/>
        <w:rPr>
          <w:rFonts w:hint="eastAsia" w:asciiTheme="minorEastAsia" w:hAnsiTheme="minorEastAsia" w:eastAsiaTheme="minorEastAsia" w:cstheme="minorEastAsia"/>
          <w:position w:val="6"/>
          <w:sz w:val="24"/>
          <w:szCs w:val="24"/>
        </w:rPr>
      </w:pPr>
      <w:r>
        <w:rPr>
          <w:rFonts w:hint="eastAsia" w:asciiTheme="minorEastAsia" w:hAnsiTheme="minorEastAsia" w:eastAsiaTheme="minorEastAsia" w:cstheme="minorEastAsia"/>
          <w:position w:val="6"/>
          <w:sz w:val="24"/>
          <w:szCs w:val="24"/>
        </w:rPr>
        <w:t>（</w:t>
      </w:r>
      <w:r>
        <w:rPr>
          <w:rFonts w:hint="eastAsia" w:asciiTheme="minorEastAsia" w:hAnsiTheme="minorEastAsia" w:eastAsiaTheme="minorEastAsia" w:cstheme="minorEastAsia"/>
          <w:position w:val="6"/>
          <w:sz w:val="24"/>
          <w:szCs w:val="24"/>
          <w:lang w:val="en-US" w:eastAsia="zh-CN"/>
        </w:rPr>
        <w:t>4</w:t>
      </w:r>
      <w:r>
        <w:rPr>
          <w:rFonts w:hint="eastAsia" w:asciiTheme="minorEastAsia" w:hAnsiTheme="minorEastAsia" w:eastAsiaTheme="minorEastAsia" w:cstheme="minorEastAsia"/>
          <w:position w:val="6"/>
          <w:sz w:val="24"/>
          <w:szCs w:val="24"/>
        </w:rPr>
        <w:t>）其它教学资源的开发与利用：历届优秀学生作品。</w:t>
      </w:r>
    </w:p>
    <w:p w14:paraId="09B557F1">
      <w:pPr>
        <w:pStyle w:val="2"/>
        <w:spacing w:before="156" w:after="156" w:line="240" w:lineRule="auto"/>
        <w:rPr>
          <w:rFonts w:hint="eastAsia"/>
        </w:rPr>
      </w:pPr>
      <w:r>
        <w:rPr>
          <w:rFonts w:hint="eastAsia"/>
          <w:lang w:eastAsia="zh-CN"/>
        </w:rPr>
        <w:t>九</w:t>
      </w:r>
      <w:r>
        <w:rPr>
          <w:rFonts w:hint="eastAsia"/>
        </w:rPr>
        <w:t>、教学评价、考核要求</w:t>
      </w:r>
    </w:p>
    <w:p w14:paraId="23134CD3">
      <w:pPr>
        <w:spacing w:line="240" w:lineRule="auto"/>
        <w:ind w:left="0" w:leftChars="0" w:firstLine="480" w:firstLineChars="200"/>
        <w:rPr>
          <w:rFonts w:hint="eastAsia" w:asciiTheme="minorEastAsia" w:hAnsiTheme="minorEastAsia" w:eastAsiaTheme="minorEastAsia" w:cstheme="minorEastAsia"/>
          <w:position w:val="6"/>
          <w:sz w:val="24"/>
          <w:szCs w:val="24"/>
        </w:rPr>
      </w:pPr>
      <w:r>
        <w:rPr>
          <w:rFonts w:hint="eastAsia" w:asciiTheme="minorEastAsia" w:hAnsiTheme="minorEastAsia" w:eastAsiaTheme="minorEastAsia" w:cstheme="minorEastAsia"/>
          <w:position w:val="6"/>
          <w:sz w:val="24"/>
          <w:szCs w:val="24"/>
        </w:rPr>
        <w:t>评价建议应体现多元评价方法，重视教学过程评价，突出阶段评价、目标评价、理论与实践一体化评价等，注重学生动手能力和在实践中分析问题、解决问题能力的考核，关注学生个别差异，鼓励学生创新实践。</w:t>
      </w:r>
    </w:p>
    <w:p w14:paraId="220CB947">
      <w:pPr>
        <w:pStyle w:val="2"/>
        <w:spacing w:before="156" w:after="156" w:line="240" w:lineRule="auto"/>
        <w:rPr>
          <w:rFonts w:hint="eastAsia"/>
        </w:rPr>
      </w:pPr>
      <w:r>
        <w:rPr>
          <w:rFonts w:hint="eastAsia"/>
          <w:lang w:eastAsia="zh-CN"/>
        </w:rPr>
        <w:t>十</w:t>
      </w:r>
      <w:r>
        <w:rPr>
          <w:rFonts w:hint="eastAsia"/>
        </w:rPr>
        <w:t>、编制依据</w:t>
      </w:r>
    </w:p>
    <w:p w14:paraId="5B834DF3">
      <w:pPr>
        <w:widowControl/>
        <w:spacing w:line="240" w:lineRule="auto"/>
        <w:ind w:firstLine="480"/>
        <w:jc w:val="left"/>
        <w:rPr>
          <w:rFonts w:hint="eastAsia" w:ascii="宋体" w:hAnsi="宋体" w:cs="宋体"/>
          <w:kern w:val="0"/>
          <w:sz w:val="24"/>
          <w:szCs w:val="24"/>
        </w:rPr>
      </w:pPr>
      <w:r>
        <w:rPr>
          <w:rFonts w:hint="eastAsia" w:ascii="宋体" w:hAnsi="宋体" w:cs="宋体"/>
          <w:kern w:val="0"/>
          <w:sz w:val="24"/>
          <w:szCs w:val="24"/>
        </w:rPr>
        <w:t>该课程标准是以依据</w:t>
      </w:r>
      <w:r>
        <w:rPr>
          <w:rFonts w:hint="eastAsia" w:ascii="宋体" w:hAnsi="宋体" w:cs="宋体"/>
          <w:kern w:val="0"/>
          <w:sz w:val="24"/>
          <w:szCs w:val="24"/>
          <w:lang w:eastAsia="zh-CN"/>
        </w:rPr>
        <w:t>服装陈列与展示（时尚服装传播方向）</w:t>
      </w:r>
      <w:r>
        <w:rPr>
          <w:rFonts w:hint="eastAsia" w:ascii="宋体" w:hAnsi="宋体" w:cs="宋体"/>
          <w:kern w:val="0"/>
          <w:sz w:val="24"/>
          <w:szCs w:val="24"/>
        </w:rPr>
        <w:t>专业调研报告和人才培养方案而编制的。</w:t>
      </w:r>
    </w:p>
    <w:p w14:paraId="6C54E62F">
      <w:pPr>
        <w:spacing w:after="600" w:line="460" w:lineRule="exact"/>
        <w:jc w:val="center"/>
        <w:rPr>
          <w:rFonts w:hint="eastAsia" w:ascii="Times New Roman" w:hAnsi="Times New Roman" w:cs="Times New Roman"/>
          <w:b/>
          <w:sz w:val="44"/>
        </w:rPr>
      </w:pPr>
    </w:p>
    <w:p w14:paraId="62E56380">
      <w:pPr>
        <w:spacing w:after="600" w:line="460" w:lineRule="exact"/>
        <w:jc w:val="center"/>
        <w:rPr>
          <w:rFonts w:hint="eastAsia" w:ascii="Times New Roman" w:hAnsi="Times New Roman" w:cs="Times New Roman"/>
          <w:b/>
          <w:sz w:val="44"/>
        </w:rPr>
      </w:pPr>
    </w:p>
    <w:p w14:paraId="3C36EBE9">
      <w:pPr>
        <w:spacing w:after="600" w:line="460" w:lineRule="exact"/>
        <w:jc w:val="center"/>
        <w:rPr>
          <w:rFonts w:hint="eastAsia" w:ascii="Times New Roman" w:hAnsi="Times New Roman" w:cs="Times New Roman"/>
          <w:b/>
          <w:sz w:val="44"/>
        </w:rPr>
      </w:pPr>
    </w:p>
    <w:p w14:paraId="1C92B8A1">
      <w:pPr>
        <w:spacing w:after="600" w:line="460" w:lineRule="exact"/>
        <w:jc w:val="center"/>
        <w:rPr>
          <w:rFonts w:hint="eastAsia" w:ascii="Times New Roman" w:hAnsi="Times New Roman" w:cs="Times New Roman"/>
          <w:b/>
          <w:sz w:val="44"/>
        </w:rPr>
      </w:pPr>
    </w:p>
    <w:p w14:paraId="27A91B0D">
      <w:pPr>
        <w:spacing w:after="600" w:line="460" w:lineRule="exact"/>
        <w:jc w:val="center"/>
        <w:rPr>
          <w:rFonts w:hint="eastAsia" w:ascii="Times New Roman" w:hAnsi="Times New Roman" w:cs="Times New Roman"/>
          <w:b/>
          <w:sz w:val="44"/>
        </w:rPr>
      </w:pPr>
    </w:p>
    <w:p w14:paraId="5687CA8B">
      <w:pPr>
        <w:spacing w:after="600" w:line="460" w:lineRule="exact"/>
        <w:jc w:val="center"/>
        <w:rPr>
          <w:rFonts w:hint="eastAsia" w:ascii="Times New Roman" w:hAnsi="Times New Roman" w:cs="Times New Roman"/>
          <w:b/>
          <w:sz w:val="44"/>
        </w:rPr>
      </w:pPr>
    </w:p>
    <w:p w14:paraId="31C3F190">
      <w:pPr>
        <w:spacing w:after="600" w:line="460" w:lineRule="exact"/>
        <w:jc w:val="center"/>
        <w:rPr>
          <w:rFonts w:hint="eastAsia" w:ascii="Times New Roman" w:hAnsi="Times New Roman" w:cs="Times New Roman"/>
          <w:b/>
          <w:sz w:val="44"/>
        </w:rPr>
      </w:pPr>
    </w:p>
    <w:p w14:paraId="4F4839C3">
      <w:pPr>
        <w:spacing w:after="600" w:line="460" w:lineRule="exact"/>
        <w:jc w:val="center"/>
        <w:rPr>
          <w:rFonts w:hint="eastAsia" w:ascii="Times New Roman" w:hAnsi="Times New Roman" w:cs="Times New Roman"/>
          <w:b/>
          <w:sz w:val="44"/>
        </w:rPr>
      </w:pPr>
    </w:p>
    <w:p w14:paraId="122C5B20">
      <w:pPr>
        <w:spacing w:after="600" w:line="460" w:lineRule="exact"/>
        <w:jc w:val="center"/>
        <w:rPr>
          <w:rFonts w:hint="eastAsia" w:ascii="Times New Roman" w:hAnsi="Times New Roman" w:cs="Times New Roman"/>
          <w:b/>
          <w:sz w:val="44"/>
        </w:rPr>
      </w:pPr>
    </w:p>
    <w:p w14:paraId="0D5A1673">
      <w:pPr>
        <w:spacing w:after="600" w:line="460" w:lineRule="exact"/>
        <w:jc w:val="center"/>
        <w:rPr>
          <w:rFonts w:hint="eastAsia"/>
        </w:rPr>
      </w:pPr>
      <w:r>
        <w:rPr>
          <w:rFonts w:hint="eastAsia" w:ascii="Times New Roman" w:hAnsi="Times New Roman" w:cs="Times New Roman"/>
          <w:b/>
          <w:sz w:val="44"/>
        </w:rPr>
        <w:t>《</w:t>
      </w:r>
      <w:r>
        <w:rPr>
          <w:rFonts w:hint="eastAsia" w:ascii="Times New Roman" w:hAnsi="Times New Roman" w:cs="Times New Roman"/>
          <w:b/>
          <w:sz w:val="44"/>
          <w:lang w:eastAsia="zh-CN"/>
        </w:rPr>
        <w:t>服装跨媒体推广</w:t>
      </w:r>
      <w:r>
        <w:rPr>
          <w:rFonts w:hint="eastAsia" w:ascii="Times New Roman" w:hAnsi="Times New Roman" w:cs="Times New Roman"/>
          <w:b/>
          <w:sz w:val="44"/>
        </w:rPr>
        <w:t>》课程标准</w:t>
      </w:r>
    </w:p>
    <w:p w14:paraId="3E742007">
      <w:pPr>
        <w:ind w:firstLine="0" w:firstLineChars="0"/>
        <w:jc w:val="left"/>
        <w:rPr>
          <w:rFonts w:hint="eastAsia" w:ascii="黑体" w:hAnsi="黑体" w:eastAsia="黑体"/>
          <w:sz w:val="24"/>
          <w:szCs w:val="24"/>
        </w:rPr>
      </w:pPr>
      <w:r>
        <w:rPr>
          <w:rFonts w:hint="eastAsia" w:ascii="黑体" w:hAnsi="黑体" w:eastAsia="黑体"/>
          <w:sz w:val="24"/>
          <w:szCs w:val="24"/>
        </w:rPr>
        <w:t>课程代码：</w:t>
      </w:r>
    </w:p>
    <w:p w14:paraId="13650BBD">
      <w:pPr>
        <w:ind w:firstLine="0" w:firstLineChars="0"/>
        <w:jc w:val="left"/>
        <w:rPr>
          <w:rFonts w:hint="eastAsia" w:ascii="黑体" w:hAnsi="黑体" w:eastAsia="黑体"/>
          <w:sz w:val="24"/>
          <w:szCs w:val="24"/>
        </w:rPr>
      </w:pPr>
      <w:r>
        <w:rPr>
          <w:rFonts w:hint="eastAsia" w:ascii="黑体" w:hAnsi="黑体" w:eastAsia="黑体"/>
          <w:sz w:val="24"/>
          <w:szCs w:val="24"/>
        </w:rPr>
        <w:t>课程承担单位（部门）：</w:t>
      </w:r>
      <w:r>
        <w:rPr>
          <w:rFonts w:hint="eastAsia" w:ascii="黑体" w:hAnsi="黑体" w:eastAsia="黑体"/>
          <w:sz w:val="24"/>
          <w:szCs w:val="24"/>
          <w:lang w:eastAsia="zh-CN"/>
        </w:rPr>
        <w:t>服装教学部</w:t>
      </w:r>
      <w:r>
        <w:rPr>
          <w:rFonts w:hint="eastAsia" w:ascii="黑体" w:hAnsi="黑体" w:eastAsia="黑体"/>
          <w:sz w:val="24"/>
          <w:szCs w:val="24"/>
        </w:rPr>
        <w:t xml:space="preserve">                               </w:t>
      </w:r>
    </w:p>
    <w:p w14:paraId="0B701DC3">
      <w:pPr>
        <w:ind w:firstLine="0" w:firstLineChars="0"/>
        <w:jc w:val="left"/>
        <w:rPr>
          <w:rFonts w:hint="eastAsia" w:ascii="黑体" w:hAnsi="黑体" w:eastAsia="黑体"/>
          <w:sz w:val="24"/>
          <w:szCs w:val="24"/>
        </w:rPr>
      </w:pPr>
      <w:r>
        <w:rPr>
          <w:rFonts w:hint="eastAsia" w:ascii="黑体" w:hAnsi="黑体" w:eastAsia="黑体"/>
          <w:sz w:val="24"/>
          <w:szCs w:val="24"/>
        </w:rPr>
        <w:t>制定人：</w:t>
      </w:r>
      <w:r>
        <w:rPr>
          <w:rFonts w:hint="eastAsia" w:ascii="黑体" w:hAnsi="黑体" w:eastAsia="黑体"/>
          <w:sz w:val="24"/>
          <w:szCs w:val="24"/>
          <w:lang w:eastAsia="zh-CN"/>
        </w:rPr>
        <w:t>刘勤</w:t>
      </w:r>
      <w:r>
        <w:rPr>
          <w:rFonts w:hint="eastAsia" w:ascii="黑体" w:hAnsi="黑体" w:eastAsia="黑体"/>
          <w:sz w:val="24"/>
          <w:szCs w:val="24"/>
          <w:lang w:val="en-US" w:eastAsia="zh-CN"/>
        </w:rPr>
        <w:t xml:space="preserve">  </w:t>
      </w:r>
      <w:r>
        <w:rPr>
          <w:rFonts w:hint="eastAsia" w:ascii="黑体" w:hAnsi="黑体" w:eastAsia="黑体"/>
          <w:sz w:val="24"/>
          <w:szCs w:val="24"/>
        </w:rPr>
        <w:t xml:space="preserve">               制定日期：</w:t>
      </w:r>
    </w:p>
    <w:p w14:paraId="49BCC28D">
      <w:pPr>
        <w:ind w:firstLine="0" w:firstLineChars="0"/>
        <w:jc w:val="left"/>
        <w:rPr>
          <w:rFonts w:hint="eastAsia" w:ascii="黑体" w:hAnsi="黑体" w:eastAsia="黑体"/>
          <w:sz w:val="24"/>
          <w:szCs w:val="24"/>
        </w:rPr>
      </w:pPr>
      <w:r>
        <w:rPr>
          <w:rFonts w:hint="eastAsia" w:ascii="黑体" w:hAnsi="黑体" w:eastAsia="黑体"/>
          <w:sz w:val="24"/>
          <w:szCs w:val="24"/>
        </w:rPr>
        <w:t>审核人：                     审核日期：</w:t>
      </w:r>
    </w:p>
    <w:p w14:paraId="1F082E82">
      <w:pPr>
        <w:ind w:firstLine="0" w:firstLineChars="0"/>
        <w:jc w:val="left"/>
        <w:rPr>
          <w:rFonts w:hint="eastAsia"/>
          <w:b/>
          <w:bCs/>
          <w:sz w:val="24"/>
          <w:szCs w:val="24"/>
        </w:rPr>
      </w:pPr>
      <w:r>
        <w:rPr>
          <w:rFonts w:hint="eastAsia" w:ascii="黑体" w:hAnsi="黑体" w:eastAsia="黑体"/>
          <w:sz w:val="24"/>
          <w:szCs w:val="24"/>
        </w:rPr>
        <w:t>批准人：                     批准日期</w:t>
      </w:r>
    </w:p>
    <w:p w14:paraId="3CCED803">
      <w:pPr>
        <w:ind w:firstLine="0" w:firstLineChars="0"/>
        <w:jc w:val="center"/>
        <w:rPr>
          <w:rFonts w:hint="eastAsia" w:ascii="黑体" w:hAnsi="黑体" w:eastAsia="黑体"/>
        </w:rPr>
      </w:pPr>
    </w:p>
    <w:p w14:paraId="3F14694D">
      <w:pPr>
        <w:pStyle w:val="2"/>
        <w:spacing w:before="156" w:after="156"/>
        <w:ind w:firstLine="489" w:firstLineChars="174"/>
      </w:pPr>
      <w:r>
        <w:t>一、适用对象</w:t>
      </w:r>
    </w:p>
    <w:p w14:paraId="5629ABE0">
      <w:pPr>
        <w:ind w:firstLine="480" w:firstLineChars="200"/>
        <w:jc w:val="left"/>
        <w:rPr>
          <w:rFonts w:hint="eastAsia"/>
          <w:lang w:eastAsia="zh-CN"/>
        </w:rPr>
      </w:pPr>
      <w:r>
        <w:rPr>
          <w:rFonts w:hint="eastAsia" w:ascii="黑体" w:hAnsi="黑体" w:eastAsia="黑体"/>
          <w:sz w:val="24"/>
          <w:szCs w:val="24"/>
        </w:rPr>
        <w:t xml:space="preserve">中等职业学校 </w:t>
      </w:r>
      <w:r>
        <w:rPr>
          <w:rFonts w:hint="eastAsia" w:ascii="黑体" w:hAnsi="黑体" w:eastAsia="黑体"/>
          <w:sz w:val="24"/>
          <w:szCs w:val="24"/>
          <w:lang w:eastAsia="zh-CN"/>
        </w:rPr>
        <w:t>服装陈列与展示设计专业（时尚服装传播方向）</w:t>
      </w:r>
      <w:r>
        <w:rPr>
          <w:rFonts w:hint="eastAsia" w:ascii="黑体" w:hAnsi="黑体" w:eastAsia="黑体"/>
          <w:sz w:val="24"/>
          <w:szCs w:val="24"/>
        </w:rPr>
        <w:t>的学生</w:t>
      </w:r>
    </w:p>
    <w:p w14:paraId="7CA9C975">
      <w:pPr>
        <w:pStyle w:val="2"/>
        <w:numPr>
          <w:ilvl w:val="0"/>
          <w:numId w:val="0"/>
        </w:numPr>
        <w:spacing w:before="156" w:after="156"/>
        <w:ind w:firstLine="562" w:firstLineChars="200"/>
        <w:rPr>
          <w:rFonts w:hint="eastAsia"/>
        </w:rPr>
      </w:pPr>
      <w:r>
        <w:rPr>
          <w:rFonts w:hint="eastAsia"/>
          <w:lang w:eastAsia="zh-CN"/>
        </w:rPr>
        <w:t>二、</w:t>
      </w:r>
      <w:r>
        <w:rPr>
          <w:rFonts w:hint="eastAsia"/>
        </w:rPr>
        <w:t>适用专业</w:t>
      </w:r>
    </w:p>
    <w:p w14:paraId="16C4D658">
      <w:pPr>
        <w:pStyle w:val="2"/>
        <w:numPr>
          <w:ilvl w:val="0"/>
          <w:numId w:val="0"/>
        </w:numPr>
        <w:spacing w:before="156" w:after="156"/>
        <w:ind w:firstLine="720" w:firstLineChars="300"/>
        <w:rPr>
          <w:rFonts w:hint="eastAsia" w:ascii="黑体" w:hAnsi="黑体" w:eastAsia="黑体" w:cs="Times New Roman"/>
          <w:b w:val="0"/>
          <w:bCs w:val="0"/>
          <w:sz w:val="24"/>
          <w:szCs w:val="24"/>
          <w:lang w:eastAsia="zh-CN"/>
        </w:rPr>
      </w:pPr>
      <w:r>
        <w:rPr>
          <w:rFonts w:hint="eastAsia" w:ascii="黑体" w:hAnsi="黑体" w:cs="Times New Roman"/>
          <w:b w:val="0"/>
          <w:bCs w:val="0"/>
          <w:sz w:val="24"/>
          <w:szCs w:val="24"/>
          <w:lang w:eastAsia="zh-CN"/>
        </w:rPr>
        <w:t>服装陈列与展示设计专业</w:t>
      </w:r>
      <w:r>
        <w:rPr>
          <w:rFonts w:hint="eastAsia" w:ascii="黑体" w:hAnsi="黑体" w:eastAsia="黑体" w:cs="Times New Roman"/>
          <w:b w:val="0"/>
          <w:bCs w:val="0"/>
          <w:sz w:val="24"/>
          <w:szCs w:val="24"/>
          <w:lang w:eastAsia="zh-CN"/>
        </w:rPr>
        <w:t>（服装时尚传播方向）</w:t>
      </w:r>
    </w:p>
    <w:p w14:paraId="793B51C3">
      <w:pPr>
        <w:pStyle w:val="2"/>
        <w:numPr>
          <w:ilvl w:val="0"/>
          <w:numId w:val="0"/>
        </w:numPr>
        <w:spacing w:before="156" w:after="156"/>
        <w:ind w:leftChars="174" w:firstLine="281" w:firstLineChars="100"/>
        <w:rPr>
          <w:rFonts w:hint="eastAsia"/>
          <w:lang w:eastAsia="zh-CN"/>
        </w:rPr>
      </w:pPr>
      <w:r>
        <w:rPr>
          <w:rFonts w:hint="eastAsia"/>
          <w:lang w:eastAsia="zh-CN"/>
        </w:rPr>
        <w:t>三、</w:t>
      </w:r>
      <w:r>
        <w:rPr>
          <w:rFonts w:hint="eastAsia"/>
        </w:rPr>
        <w:t>课程性质</w:t>
      </w:r>
      <w:r>
        <w:rPr>
          <w:rFonts w:hint="eastAsia"/>
          <w:lang w:eastAsia="zh-CN"/>
        </w:rPr>
        <w:t>、地位、作用</w:t>
      </w:r>
    </w:p>
    <w:p w14:paraId="353F85BA">
      <w:pPr>
        <w:pStyle w:val="8"/>
        <w:numPr>
          <w:ins w:id="0" w:author="User" w:date="2016-10-26T06:04:00Z"/>
        </w:numPr>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本课程是</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专业的</w:t>
      </w:r>
      <w:r>
        <w:rPr>
          <w:rFonts w:hint="eastAsia" w:ascii="宋体" w:hAnsi="宋体" w:cs="仿宋_GB2312"/>
          <w:position w:val="6"/>
          <w:sz w:val="24"/>
          <w:szCs w:val="24"/>
          <w:lang w:eastAsia="zh-CN"/>
        </w:rPr>
        <w:t>专业方向课程</w:t>
      </w:r>
      <w:r>
        <w:rPr>
          <w:rFonts w:hint="eastAsia" w:ascii="宋体" w:hAnsi="宋体" w:cs="仿宋_GB2312"/>
          <w:position w:val="6"/>
          <w:sz w:val="24"/>
          <w:szCs w:val="24"/>
        </w:rPr>
        <w:t>。</w:t>
      </w:r>
    </w:p>
    <w:p w14:paraId="433135FB">
      <w:pPr>
        <w:pStyle w:val="8"/>
        <w:spacing w:line="420" w:lineRule="exact"/>
        <w:ind w:left="0" w:leftChars="0" w:right="-94" w:rightChars="-45" w:firstLine="480" w:firstLineChars="200"/>
        <w:rPr>
          <w:rFonts w:hint="eastAsia" w:ascii="宋体" w:hAnsi="宋体" w:cs="仿宋_GB2312"/>
          <w:color w:val="666699"/>
          <w:position w:val="6"/>
          <w:sz w:val="24"/>
          <w:szCs w:val="24"/>
        </w:rPr>
      </w:pPr>
      <w:r>
        <w:rPr>
          <w:rFonts w:hint="eastAsia" w:ascii="宋体" w:hAnsi="宋体" w:cs="仿宋_GB2312"/>
          <w:position w:val="6"/>
          <w:sz w:val="24"/>
          <w:szCs w:val="24"/>
        </w:rPr>
        <w:t>本课程是</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专业人才培养目标和相关职业岗位（群）的能力要求而设置的，对本专业所面向的服</w:t>
      </w:r>
      <w:r>
        <w:rPr>
          <w:rFonts w:hint="eastAsia" w:ascii="宋体" w:hAnsi="宋体" w:cs="仿宋_GB2312"/>
          <w:position w:val="6"/>
          <w:sz w:val="24"/>
          <w:szCs w:val="24"/>
          <w:lang w:eastAsia="zh-CN"/>
        </w:rPr>
        <w:t>装</w:t>
      </w:r>
      <w:r>
        <w:rPr>
          <w:rFonts w:hint="eastAsia" w:ascii="宋体" w:hAnsi="宋体" w:cs="仿宋_GB2312"/>
          <w:position w:val="6"/>
          <w:sz w:val="24"/>
          <w:szCs w:val="24"/>
        </w:rPr>
        <w:t>设计</w:t>
      </w:r>
      <w:r>
        <w:rPr>
          <w:rFonts w:hint="eastAsia" w:ascii="宋体" w:hAnsi="宋体" w:cs="仿宋_GB2312"/>
          <w:position w:val="6"/>
          <w:sz w:val="24"/>
          <w:szCs w:val="24"/>
          <w:lang w:eastAsia="zh-CN"/>
        </w:rPr>
        <w:t>师</w:t>
      </w:r>
      <w:r>
        <w:rPr>
          <w:rFonts w:hint="eastAsia" w:ascii="宋体" w:hAnsi="宋体" w:cs="仿宋_GB2312"/>
          <w:position w:val="6"/>
          <w:sz w:val="24"/>
          <w:szCs w:val="24"/>
        </w:rPr>
        <w:t>、服</w:t>
      </w:r>
      <w:r>
        <w:rPr>
          <w:rFonts w:hint="eastAsia" w:ascii="宋体" w:hAnsi="宋体" w:cs="仿宋_GB2312"/>
          <w:position w:val="6"/>
          <w:sz w:val="24"/>
          <w:szCs w:val="24"/>
          <w:lang w:eastAsia="zh-CN"/>
        </w:rPr>
        <w:t>装</w:t>
      </w:r>
      <w:r>
        <w:rPr>
          <w:rFonts w:hint="eastAsia" w:ascii="宋体" w:hAnsi="宋体" w:cs="仿宋_GB2312"/>
          <w:position w:val="6"/>
          <w:sz w:val="24"/>
          <w:szCs w:val="24"/>
        </w:rPr>
        <w:t>设计助理、</w:t>
      </w:r>
      <w:r>
        <w:rPr>
          <w:rFonts w:hint="eastAsia" w:ascii="宋体" w:hAnsi="宋体" w:cs="仿宋_GB2312"/>
          <w:position w:val="6"/>
          <w:sz w:val="24"/>
          <w:szCs w:val="24"/>
          <w:lang w:eastAsia="zh-CN"/>
        </w:rPr>
        <w:t>服装美指、时尚评论编辑、服装媒体运营</w:t>
      </w:r>
      <w:r>
        <w:rPr>
          <w:rFonts w:hint="eastAsia" w:ascii="宋体" w:hAnsi="宋体" w:cs="仿宋_GB2312"/>
          <w:position w:val="6"/>
          <w:sz w:val="24"/>
          <w:szCs w:val="24"/>
        </w:rPr>
        <w:t>等所需要的知识、技能、和素质目标的达成起支撑作用。在课程设置上，前导课程有</w:t>
      </w:r>
      <w:r>
        <w:rPr>
          <w:rFonts w:hint="eastAsia" w:ascii="宋体" w:hAnsi="宋体" w:cs="仿宋_GB2312"/>
          <w:position w:val="6"/>
          <w:sz w:val="24"/>
          <w:szCs w:val="24"/>
          <w:lang w:eastAsia="zh-CN"/>
        </w:rPr>
        <w:t>《文案创作》、</w:t>
      </w:r>
      <w:r>
        <w:rPr>
          <w:rFonts w:hint="eastAsia" w:ascii="宋体" w:hAnsi="宋体" w:cs="仿宋_GB2312"/>
          <w:position w:val="6"/>
          <w:sz w:val="24"/>
          <w:szCs w:val="24"/>
        </w:rPr>
        <w:t>《</w:t>
      </w:r>
      <w:r>
        <w:rPr>
          <w:rFonts w:hint="eastAsia" w:ascii="宋体" w:hAnsi="宋体" w:cs="仿宋_GB2312"/>
          <w:position w:val="6"/>
          <w:sz w:val="24"/>
          <w:szCs w:val="24"/>
          <w:lang w:eastAsia="zh-CN"/>
        </w:rPr>
        <w:t>摄影</w:t>
      </w:r>
      <w:r>
        <w:rPr>
          <w:rFonts w:hint="eastAsia" w:ascii="宋体" w:hAnsi="宋体" w:cs="仿宋_GB2312"/>
          <w:position w:val="6"/>
          <w:sz w:val="24"/>
          <w:szCs w:val="24"/>
        </w:rPr>
        <w:t>》</w:t>
      </w:r>
      <w:r>
        <w:rPr>
          <w:rFonts w:hint="eastAsia" w:ascii="宋体" w:hAnsi="宋体" w:cs="仿宋_GB2312"/>
          <w:position w:val="6"/>
          <w:sz w:val="24"/>
          <w:szCs w:val="24"/>
          <w:lang w:eastAsia="zh-CN"/>
        </w:rPr>
        <w:t>、《视频拍摄与剪辑》、是《服装产品传播》与《品牌项目策划》是时尚服装传播专业的毕业实习前综合性训练课程</w:t>
      </w:r>
      <w:r>
        <w:rPr>
          <w:rFonts w:hint="eastAsia" w:ascii="宋体" w:hAnsi="宋体" w:cs="仿宋_GB2312"/>
          <w:position w:val="6"/>
          <w:sz w:val="24"/>
          <w:szCs w:val="24"/>
        </w:rPr>
        <w:t>。</w:t>
      </w:r>
    </w:p>
    <w:p w14:paraId="4AA4A08D">
      <w:pPr>
        <w:pStyle w:val="2"/>
        <w:numPr>
          <w:ilvl w:val="0"/>
          <w:numId w:val="0"/>
        </w:numPr>
        <w:spacing w:before="156" w:after="156"/>
        <w:ind w:firstLine="843" w:firstLineChars="300"/>
        <w:rPr>
          <w:rFonts w:hint="eastAsia"/>
          <w:lang w:eastAsia="zh-CN"/>
        </w:rPr>
      </w:pPr>
      <w:r>
        <w:rPr>
          <w:rFonts w:hint="eastAsia"/>
          <w:lang w:eastAsia="zh-CN"/>
        </w:rPr>
        <w:t>四、课程的教学目标</w:t>
      </w:r>
    </w:p>
    <w:p w14:paraId="7CB96DAF">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总体目标</w:t>
      </w:r>
    </w:p>
    <w:p w14:paraId="3E3E1A0B">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本课程主要是</w:t>
      </w:r>
      <w:r>
        <w:rPr>
          <w:rFonts w:hint="eastAsia" w:ascii="宋体" w:hAnsi="宋体" w:cs="仿宋_GB2312"/>
          <w:position w:val="6"/>
          <w:sz w:val="24"/>
          <w:szCs w:val="24"/>
          <w:lang w:eastAsia="zh-CN"/>
        </w:rPr>
        <w:t>在数字化浪潮的到来，</w:t>
      </w:r>
      <w:r>
        <w:rPr>
          <w:rFonts w:hint="eastAsia" w:ascii="宋体" w:hAnsi="宋体" w:cs="仿宋_GB2312"/>
          <w:position w:val="6"/>
          <w:sz w:val="24"/>
          <w:szCs w:val="24"/>
        </w:rPr>
        <w:t>启发学生</w:t>
      </w:r>
      <w:r>
        <w:rPr>
          <w:rFonts w:hint="eastAsia" w:ascii="宋体" w:hAnsi="宋体" w:cs="仿宋_GB2312"/>
          <w:position w:val="6"/>
          <w:sz w:val="24"/>
          <w:szCs w:val="24"/>
          <w:lang w:eastAsia="zh-CN"/>
        </w:rPr>
        <w:t>在面对实际服装推广项目中能够融会贯通，将自己所学习的服装相关专业知识综合运用的</w:t>
      </w:r>
      <w:r>
        <w:rPr>
          <w:rFonts w:hint="eastAsia" w:ascii="宋体" w:hAnsi="宋体" w:cs="仿宋_GB2312"/>
          <w:position w:val="6"/>
          <w:sz w:val="24"/>
          <w:szCs w:val="24"/>
        </w:rPr>
        <w:t>能力。通过本课程的教学，预计帮助学生</w:t>
      </w:r>
      <w:r>
        <w:rPr>
          <w:rFonts w:hint="eastAsia" w:ascii="宋体" w:hAnsi="宋体" w:cs="仿宋_GB2312"/>
          <w:position w:val="6"/>
          <w:sz w:val="24"/>
          <w:szCs w:val="24"/>
          <w:lang w:eastAsia="zh-CN"/>
        </w:rPr>
        <w:t>理解产品策划思路</w:t>
      </w:r>
      <w:r>
        <w:rPr>
          <w:rFonts w:hint="eastAsia" w:ascii="宋体" w:hAnsi="宋体" w:cs="仿宋_GB2312"/>
          <w:position w:val="6"/>
          <w:sz w:val="24"/>
          <w:szCs w:val="24"/>
        </w:rPr>
        <w:t>、</w:t>
      </w:r>
      <w:r>
        <w:rPr>
          <w:rFonts w:hint="eastAsia" w:ascii="宋体" w:hAnsi="宋体" w:cs="仿宋_GB2312"/>
          <w:position w:val="6"/>
          <w:sz w:val="24"/>
          <w:szCs w:val="24"/>
          <w:lang w:eastAsia="zh-CN"/>
        </w:rPr>
        <w:t>掌握品牌形象整体塑造能力，运用各种媒体，在现代社会传播体系里中有多样化多渠道的创意表现力</w:t>
      </w:r>
      <w:r>
        <w:rPr>
          <w:rFonts w:hint="eastAsia" w:ascii="宋体" w:hAnsi="宋体" w:cs="仿宋_GB2312"/>
          <w:position w:val="6"/>
          <w:sz w:val="24"/>
          <w:szCs w:val="24"/>
        </w:rPr>
        <w:t>。这对于</w:t>
      </w:r>
      <w:r>
        <w:rPr>
          <w:rFonts w:hint="eastAsia" w:ascii="宋体" w:hAnsi="宋体" w:cs="仿宋_GB2312"/>
          <w:position w:val="6"/>
          <w:sz w:val="24"/>
          <w:szCs w:val="24"/>
          <w:lang w:eastAsia="zh-CN"/>
        </w:rPr>
        <w:t>现代时尚服装传播是一种</w:t>
      </w:r>
      <w:r>
        <w:rPr>
          <w:rFonts w:hint="eastAsia" w:ascii="宋体" w:hAnsi="宋体" w:cs="仿宋_GB2312"/>
          <w:position w:val="6"/>
          <w:sz w:val="24"/>
          <w:szCs w:val="24"/>
        </w:rPr>
        <w:t>必须的能力素质。</w:t>
      </w:r>
    </w:p>
    <w:p w14:paraId="5F2245CC">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 xml:space="preserve">1、知识目标 </w:t>
      </w:r>
    </w:p>
    <w:p w14:paraId="7914032A">
      <w:pPr>
        <w:pStyle w:val="8"/>
        <w:spacing w:line="420" w:lineRule="exact"/>
        <w:ind w:left="0" w:leftChars="0" w:right="-94" w:rightChars="-45" w:firstLine="480" w:firstLineChars="200"/>
        <w:rPr>
          <w:rFonts w:hint="eastAsia" w:ascii="宋体" w:hAnsi="宋体" w:cs="仿宋_GB2312"/>
          <w:position w:val="6"/>
          <w:sz w:val="24"/>
          <w:szCs w:val="24"/>
          <w:lang w:eastAsia="zh-CN"/>
        </w:rPr>
      </w:pPr>
      <w:r>
        <w:rPr>
          <w:rFonts w:hint="eastAsia" w:ascii="宋体" w:hAnsi="宋体" w:cs="仿宋_GB2312"/>
          <w:position w:val="6"/>
          <w:sz w:val="24"/>
          <w:szCs w:val="24"/>
          <w:lang w:val="en-US" w:eastAsia="zh-CN"/>
        </w:rPr>
        <w:t>服装主题平面策划与制作</w:t>
      </w:r>
      <w:r>
        <w:rPr>
          <w:rFonts w:hint="eastAsia" w:ascii="宋体" w:hAnsi="宋体" w:cs="仿宋_GB2312"/>
          <w:position w:val="6"/>
          <w:sz w:val="24"/>
          <w:szCs w:val="24"/>
          <w:lang w:eastAsia="zh-CN"/>
        </w:rPr>
        <w:t>；</w:t>
      </w:r>
    </w:p>
    <w:p w14:paraId="2751176C">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lang w:val="en-US" w:eastAsia="zh-CN"/>
        </w:rPr>
        <w:t>服装主题网页策划制作；</w:t>
      </w:r>
    </w:p>
    <w:p w14:paraId="038FC1E7">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服装主题视频策划与制作</w:t>
      </w:r>
    </w:p>
    <w:p w14:paraId="354CDBEB">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服装主题动画策划与制作；</w:t>
      </w:r>
    </w:p>
    <w:p w14:paraId="7E705ECF">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服装主题全媒体传播和运营。</w:t>
      </w:r>
    </w:p>
    <w:p w14:paraId="22B9FF77">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 xml:space="preserve">技能目标 </w:t>
      </w:r>
    </w:p>
    <w:p w14:paraId="3D02AB91">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 xml:space="preserve">能使用手绘方式进行服装产品的创意表达和分析。 </w:t>
      </w:r>
    </w:p>
    <w:p w14:paraId="4174DFB2">
      <w:pPr>
        <w:pStyle w:val="8"/>
        <w:spacing w:line="420" w:lineRule="exact"/>
        <w:ind w:left="0" w:leftChars="0" w:right="-94" w:rightChars="-45" w:firstLine="480" w:firstLineChars="200"/>
        <w:rPr>
          <w:rFonts w:hint="eastAsia" w:ascii="宋体" w:hAnsi="宋体" w:cs="仿宋_GB2312"/>
          <w:position w:val="6"/>
          <w:sz w:val="24"/>
          <w:szCs w:val="24"/>
          <w:lang w:eastAsia="zh-CN"/>
        </w:rPr>
      </w:pPr>
      <w:r>
        <w:rPr>
          <w:rFonts w:hint="eastAsia" w:ascii="宋体" w:hAnsi="宋体" w:cs="仿宋_GB2312"/>
          <w:position w:val="6"/>
          <w:sz w:val="24"/>
          <w:szCs w:val="24"/>
          <w:lang w:val="en-US" w:eastAsia="zh-CN"/>
        </w:rPr>
        <w:t xml:space="preserve">能进行服装产品图形图像处理。 </w:t>
      </w:r>
    </w:p>
    <w:p w14:paraId="7B8D1CB3">
      <w:pPr>
        <w:pStyle w:val="8"/>
        <w:spacing w:line="420" w:lineRule="exact"/>
        <w:ind w:left="0" w:leftChars="0" w:right="-94" w:rightChars="-45" w:firstLine="480" w:firstLineChars="200"/>
        <w:rPr>
          <w:rFonts w:hint="eastAsia" w:ascii="宋体" w:hAnsi="宋体" w:cs="仿宋_GB2312"/>
          <w:position w:val="6"/>
          <w:sz w:val="24"/>
          <w:szCs w:val="24"/>
          <w:lang w:eastAsia="zh-CN"/>
        </w:rPr>
      </w:pPr>
      <w:r>
        <w:rPr>
          <w:rFonts w:hint="eastAsia" w:ascii="宋体" w:hAnsi="宋体" w:cs="仿宋_GB2312"/>
          <w:position w:val="6"/>
          <w:sz w:val="24"/>
          <w:szCs w:val="24"/>
          <w:lang w:val="en-US" w:eastAsia="zh-CN"/>
        </w:rPr>
        <w:t xml:space="preserve">能使用软件制作网络字体。 </w:t>
      </w:r>
    </w:p>
    <w:p w14:paraId="6BC8FFDD">
      <w:pPr>
        <w:pStyle w:val="8"/>
        <w:spacing w:line="420" w:lineRule="exact"/>
        <w:ind w:left="0" w:leftChars="0" w:right="-94" w:rightChars="-45" w:firstLine="480" w:firstLineChars="200"/>
        <w:rPr>
          <w:rFonts w:hint="eastAsia" w:ascii="宋体" w:hAnsi="宋体" w:cs="仿宋_GB2312"/>
          <w:position w:val="6"/>
          <w:sz w:val="24"/>
          <w:szCs w:val="24"/>
          <w:lang w:eastAsia="zh-CN"/>
        </w:rPr>
      </w:pPr>
      <w:r>
        <w:rPr>
          <w:rFonts w:hint="eastAsia" w:ascii="宋体" w:hAnsi="宋体" w:cs="仿宋_GB2312"/>
          <w:position w:val="6"/>
          <w:sz w:val="24"/>
          <w:szCs w:val="24"/>
          <w:lang w:val="en-US" w:eastAsia="zh-CN"/>
        </w:rPr>
        <w:t xml:space="preserve">能根据服装产品风格主题设计UI图标。 </w:t>
      </w:r>
    </w:p>
    <w:p w14:paraId="3BF9D3BF">
      <w:pPr>
        <w:pStyle w:val="8"/>
        <w:spacing w:line="420" w:lineRule="exact"/>
        <w:ind w:left="0" w:leftChars="0" w:right="-94" w:rightChars="-45" w:firstLine="480" w:firstLineChars="200"/>
        <w:rPr>
          <w:rFonts w:hint="eastAsia" w:ascii="宋体" w:hAnsi="宋体" w:cs="仿宋_GB2312"/>
          <w:position w:val="6"/>
          <w:sz w:val="24"/>
          <w:szCs w:val="24"/>
          <w:lang w:eastAsia="zh-CN"/>
        </w:rPr>
      </w:pPr>
      <w:r>
        <w:rPr>
          <w:rFonts w:hint="eastAsia" w:ascii="宋体" w:hAnsi="宋体" w:cs="仿宋_GB2312"/>
          <w:position w:val="6"/>
          <w:sz w:val="24"/>
          <w:szCs w:val="24"/>
          <w:lang w:val="en-US" w:eastAsia="zh-CN"/>
        </w:rPr>
        <w:t xml:space="preserve">能使用媒体素材设计电子版式。 </w:t>
      </w:r>
    </w:p>
    <w:p w14:paraId="53D00023">
      <w:pPr>
        <w:pStyle w:val="8"/>
        <w:spacing w:line="420" w:lineRule="exact"/>
        <w:ind w:left="0" w:leftChars="0" w:right="-94" w:rightChars="-45" w:firstLine="480" w:firstLineChars="200"/>
        <w:rPr>
          <w:rFonts w:hint="eastAsia" w:ascii="宋体" w:hAnsi="宋体" w:cs="仿宋_GB2312"/>
          <w:position w:val="6"/>
          <w:sz w:val="24"/>
          <w:szCs w:val="24"/>
          <w:lang w:eastAsia="zh-CN"/>
        </w:rPr>
      </w:pPr>
      <w:r>
        <w:rPr>
          <w:rFonts w:hint="eastAsia" w:ascii="宋体" w:hAnsi="宋体" w:cs="仿宋_GB2312"/>
          <w:position w:val="6"/>
          <w:sz w:val="24"/>
          <w:szCs w:val="24"/>
          <w:lang w:val="en-US" w:eastAsia="zh-CN"/>
        </w:rPr>
        <w:t xml:space="preserve">能进行网站服装产品专题页面设计。 </w:t>
      </w:r>
    </w:p>
    <w:p w14:paraId="2A6E81BE">
      <w:pPr>
        <w:pStyle w:val="8"/>
        <w:spacing w:line="420" w:lineRule="exact"/>
        <w:ind w:left="0" w:leftChars="0" w:right="-94" w:rightChars="-45" w:firstLine="480" w:firstLineChars="200"/>
        <w:rPr>
          <w:rFonts w:hint="eastAsia" w:ascii="宋体" w:hAnsi="宋体" w:cs="仿宋_GB2312"/>
          <w:position w:val="6"/>
          <w:sz w:val="24"/>
          <w:szCs w:val="24"/>
          <w:lang w:eastAsia="zh-CN"/>
        </w:rPr>
      </w:pPr>
      <w:r>
        <w:rPr>
          <w:rFonts w:hint="eastAsia" w:ascii="宋体" w:hAnsi="宋体" w:cs="仿宋_GB2312"/>
          <w:position w:val="6"/>
          <w:sz w:val="24"/>
          <w:szCs w:val="24"/>
          <w:lang w:val="en-US" w:eastAsia="zh-CN"/>
        </w:rPr>
        <w:t xml:space="preserve">能使用摄影摄像设备采集服装产品素材。 </w:t>
      </w:r>
    </w:p>
    <w:p w14:paraId="35002D3D">
      <w:pPr>
        <w:pStyle w:val="8"/>
        <w:spacing w:line="420" w:lineRule="exact"/>
        <w:ind w:left="0" w:leftChars="0" w:right="-94" w:rightChars="-45" w:firstLine="480" w:firstLineChars="200"/>
        <w:rPr>
          <w:rFonts w:hint="eastAsia" w:ascii="宋体" w:hAnsi="宋体" w:cs="仿宋_GB2312"/>
          <w:position w:val="6"/>
          <w:sz w:val="24"/>
          <w:szCs w:val="24"/>
          <w:lang w:eastAsia="zh-CN"/>
        </w:rPr>
      </w:pPr>
      <w:r>
        <w:rPr>
          <w:rFonts w:hint="eastAsia" w:ascii="宋体" w:hAnsi="宋体" w:cs="仿宋_GB2312"/>
          <w:position w:val="6"/>
          <w:sz w:val="24"/>
          <w:szCs w:val="24"/>
          <w:lang w:val="en-US" w:eastAsia="zh-CN"/>
        </w:rPr>
        <w:t xml:space="preserve">能使用软件编辑服装产品视频素材。 </w:t>
      </w:r>
    </w:p>
    <w:p w14:paraId="16D229C1">
      <w:pPr>
        <w:pStyle w:val="8"/>
        <w:spacing w:line="420" w:lineRule="exact"/>
        <w:ind w:left="0" w:leftChars="0" w:right="-94" w:rightChars="-45" w:firstLine="480" w:firstLineChars="200"/>
        <w:rPr>
          <w:rFonts w:hint="eastAsia" w:ascii="宋体" w:hAnsi="宋体" w:cs="仿宋_GB2312"/>
          <w:position w:val="6"/>
          <w:sz w:val="24"/>
          <w:szCs w:val="24"/>
          <w:lang w:eastAsia="zh-CN"/>
        </w:rPr>
      </w:pPr>
      <w:r>
        <w:rPr>
          <w:rFonts w:hint="eastAsia" w:ascii="宋体" w:hAnsi="宋体" w:cs="仿宋_GB2312"/>
          <w:position w:val="6"/>
          <w:sz w:val="24"/>
          <w:szCs w:val="24"/>
          <w:lang w:val="en-US" w:eastAsia="zh-CN"/>
        </w:rPr>
        <w:t xml:space="preserve">能使用软件制作服装产品二维动画。 </w:t>
      </w:r>
    </w:p>
    <w:p w14:paraId="220002B1">
      <w:pPr>
        <w:pStyle w:val="8"/>
        <w:spacing w:line="420" w:lineRule="exact"/>
        <w:ind w:left="0" w:leftChars="0" w:right="-94" w:rightChars="-45" w:firstLine="480" w:firstLineChars="200"/>
        <w:rPr>
          <w:rFonts w:hint="eastAsia" w:ascii="宋体" w:hAnsi="宋体" w:cs="仿宋_GB2312"/>
          <w:position w:val="6"/>
          <w:sz w:val="24"/>
          <w:szCs w:val="24"/>
          <w:lang w:eastAsia="zh-CN"/>
        </w:rPr>
      </w:pPr>
      <w:r>
        <w:rPr>
          <w:rFonts w:hint="eastAsia" w:ascii="宋体" w:hAnsi="宋体" w:cs="仿宋_GB2312"/>
          <w:position w:val="6"/>
          <w:sz w:val="24"/>
          <w:szCs w:val="24"/>
          <w:lang w:val="en-US" w:eastAsia="zh-CN"/>
        </w:rPr>
        <w:t xml:space="preserve">能根据需求文档编制服装产品工作计划。 </w:t>
      </w:r>
    </w:p>
    <w:p w14:paraId="3C41CEE2">
      <w:pPr>
        <w:pStyle w:val="8"/>
        <w:spacing w:line="420" w:lineRule="exact"/>
        <w:ind w:left="0" w:leftChars="0" w:right="-94" w:rightChars="-45" w:firstLine="480" w:firstLineChars="200"/>
        <w:rPr>
          <w:rFonts w:hint="eastAsia" w:ascii="宋体" w:hAnsi="宋体" w:cs="仿宋_GB2312"/>
          <w:position w:val="6"/>
          <w:sz w:val="24"/>
          <w:szCs w:val="24"/>
          <w:lang w:eastAsia="zh-CN"/>
        </w:rPr>
      </w:pPr>
      <w:r>
        <w:rPr>
          <w:rFonts w:hint="eastAsia" w:ascii="宋体" w:hAnsi="宋体" w:cs="仿宋_GB2312"/>
          <w:position w:val="6"/>
          <w:sz w:val="24"/>
          <w:szCs w:val="24"/>
          <w:lang w:val="en-US" w:eastAsia="zh-CN"/>
        </w:rPr>
        <w:t>能发布、更新、维护全媒体服装产品。</w:t>
      </w:r>
    </w:p>
    <w:p w14:paraId="7AD3DA43">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3、素质养成目标</w:t>
      </w:r>
    </w:p>
    <w:p w14:paraId="6C2632F6">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通过分阶段完成目标任务，使学生</w:t>
      </w:r>
      <w:r>
        <w:rPr>
          <w:rFonts w:hint="eastAsia" w:ascii="宋体" w:hAnsi="宋体" w:cs="仿宋_GB2312"/>
          <w:position w:val="6"/>
          <w:sz w:val="24"/>
          <w:szCs w:val="24"/>
          <w:lang w:eastAsia="zh-CN"/>
        </w:rPr>
        <w:t>能灵活运用在校所有的服装专业知识，，，结合各种媒介技术和渠道，采用数据分析、创意策划等方式，对服装产品信息加工、匹配、分发、传播、反馈等相关性质的工作，提高快速有效的执行力，敏锐的时尚触觉；成为服装传播的实用型人才。</w:t>
      </w:r>
    </w:p>
    <w:p w14:paraId="483857D2">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4、证书目标</w:t>
      </w:r>
    </w:p>
    <w:p w14:paraId="6EF1037B">
      <w:pPr>
        <w:pStyle w:val="8"/>
        <w:spacing w:line="420" w:lineRule="exact"/>
        <w:ind w:left="0" w:leftChars="0" w:right="-94" w:rightChars="-45" w:firstLine="480" w:firstLineChars="200"/>
        <w:rPr>
          <w:rFonts w:hint="eastAsia" w:ascii="宋体" w:hAnsi="宋体" w:cs="仿宋_GB2312"/>
          <w:position w:val="6"/>
          <w:sz w:val="24"/>
          <w:szCs w:val="24"/>
          <w:lang w:eastAsia="zh-CN"/>
        </w:rPr>
      </w:pPr>
      <w:r>
        <w:rPr>
          <w:rFonts w:hint="eastAsia" w:ascii="宋体" w:hAnsi="宋体" w:cs="仿宋_GB2312"/>
          <w:position w:val="6"/>
          <w:sz w:val="24"/>
          <w:szCs w:val="24"/>
          <w:lang w:eastAsia="zh-CN"/>
        </w:rPr>
        <w:t>全媒体运营师（中级）</w:t>
      </w:r>
    </w:p>
    <w:p w14:paraId="4D031F4D">
      <w:pPr>
        <w:pStyle w:val="2"/>
        <w:spacing w:before="156" w:after="156"/>
        <w:rPr>
          <w:rFonts w:hint="eastAsia" w:ascii="黑体" w:hAnsi="黑体"/>
          <w:color w:val="0000FF"/>
          <w:szCs w:val="28"/>
          <w:u w:val="single"/>
        </w:rPr>
      </w:pPr>
      <w:r>
        <w:rPr>
          <w:rFonts w:hint="eastAsia"/>
          <w:lang w:eastAsia="zh-CN"/>
        </w:rPr>
        <w:t>五</w:t>
      </w:r>
      <w:r>
        <w:t>、参考</w:t>
      </w:r>
      <w:r>
        <w:rPr>
          <w:rFonts w:hint="eastAsia"/>
        </w:rPr>
        <w:t>学</w:t>
      </w:r>
      <w:r>
        <w:t>时</w:t>
      </w:r>
      <w:r>
        <w:rPr>
          <w:rFonts w:hint="eastAsia"/>
        </w:rPr>
        <w:t>与</w:t>
      </w:r>
      <w:r>
        <w:t>学分</w:t>
      </w:r>
    </w:p>
    <w:p w14:paraId="7EF2B9CF">
      <w:pPr>
        <w:pStyle w:val="8"/>
        <w:spacing w:line="420" w:lineRule="exact"/>
        <w:ind w:left="0" w:leftChars="0" w:right="-94" w:rightChars="-45" w:firstLine="480" w:firstLineChars="200"/>
        <w:rPr>
          <w:rFonts w:hint="default" w:ascii="宋体" w:hAnsi="宋体" w:cs="仿宋_GB2312"/>
          <w:position w:val="6"/>
          <w:sz w:val="24"/>
          <w:szCs w:val="24"/>
          <w:lang w:val="en-US" w:eastAsia="zh-CN"/>
        </w:rPr>
      </w:pPr>
      <w:r>
        <w:rPr>
          <w:rFonts w:hint="eastAsia" w:ascii="宋体" w:hAnsi="宋体" w:cs="仿宋_GB2312"/>
          <w:position w:val="6"/>
          <w:sz w:val="24"/>
          <w:szCs w:val="24"/>
        </w:rPr>
        <w:t>1.学时：</w:t>
      </w:r>
      <w:r>
        <w:rPr>
          <w:rFonts w:hint="eastAsia" w:ascii="宋体" w:hAnsi="宋体" w:cs="仿宋_GB2312"/>
          <w:position w:val="6"/>
          <w:sz w:val="24"/>
          <w:szCs w:val="24"/>
          <w:lang w:val="en-US" w:eastAsia="zh-CN"/>
        </w:rPr>
        <w:t>64</w:t>
      </w:r>
    </w:p>
    <w:p w14:paraId="0A8327E6">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2.学分：4</w:t>
      </w:r>
    </w:p>
    <w:p w14:paraId="21A966D5">
      <w:pPr>
        <w:pStyle w:val="2"/>
        <w:spacing w:before="156" w:after="156"/>
        <w:rPr>
          <w:rFonts w:hint="eastAsia"/>
          <w:b w:val="0"/>
          <w:color w:val="0000FF"/>
        </w:rPr>
      </w:pPr>
      <w:r>
        <w:rPr>
          <w:rFonts w:hint="eastAsia"/>
          <w:lang w:eastAsia="zh-CN"/>
        </w:rPr>
        <w:t>六</w:t>
      </w:r>
      <w:r>
        <w:rPr>
          <w:rFonts w:hint="eastAsia"/>
        </w:rPr>
        <w:t>、设计思路</w:t>
      </w:r>
    </w:p>
    <w:p w14:paraId="338B04E7">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lang w:eastAsia="zh-CN"/>
        </w:rPr>
        <w:t>《服装跨媒体推广》课程的设计思路重点突出学生学习的主要地位，遵循学生认知的发展规</w:t>
      </w:r>
      <w:r>
        <w:rPr>
          <w:rFonts w:hint="eastAsia" w:ascii="宋体" w:hAnsi="宋体" w:cs="仿宋_GB2312"/>
          <w:position w:val="6"/>
          <w:sz w:val="24"/>
          <w:szCs w:val="24"/>
        </w:rPr>
        <w:t>律，学生通过该课程的学习构建系统教与学的体系，通过理论学习与实践操作来增加体验、获得知识、发展情感，既而使学生成为学习的主体。</w:t>
      </w:r>
    </w:p>
    <w:p w14:paraId="451C6F16">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课程内容选择了具有代表性的任务，针对职业教育的学生特点与学情需要，从</w:t>
      </w:r>
      <w:r>
        <w:rPr>
          <w:rFonts w:hint="eastAsia" w:ascii="宋体" w:hAnsi="宋体" w:cs="仿宋_GB2312"/>
          <w:position w:val="6"/>
          <w:sz w:val="24"/>
          <w:szCs w:val="24"/>
          <w:lang w:eastAsia="zh-CN"/>
        </w:rPr>
        <w:t>服装产品的平面、网页、视频、动画进行全媒体传播和运营；</w:t>
      </w:r>
      <w:r>
        <w:rPr>
          <w:rFonts w:hint="eastAsia" w:ascii="宋体" w:hAnsi="宋体" w:cs="仿宋_GB2312"/>
          <w:position w:val="6"/>
          <w:sz w:val="24"/>
          <w:szCs w:val="24"/>
          <w:lang w:val="en-US" w:eastAsia="zh-CN"/>
        </w:rPr>
        <w:t>深入浅出引导学生灵活变通实用前面所学的内容，是</w:t>
      </w:r>
      <w:r>
        <w:rPr>
          <w:rFonts w:hint="eastAsia" w:ascii="宋体" w:hAnsi="宋体" w:cs="仿宋_GB2312"/>
          <w:position w:val="6"/>
          <w:sz w:val="24"/>
          <w:szCs w:val="24"/>
        </w:rPr>
        <w:t>掌握该门课程必须的知识要点，从易到难地学会</w:t>
      </w:r>
      <w:r>
        <w:rPr>
          <w:rFonts w:hint="eastAsia" w:ascii="宋体" w:hAnsi="宋体" w:cs="仿宋_GB2312"/>
          <w:position w:val="6"/>
          <w:sz w:val="24"/>
          <w:szCs w:val="24"/>
          <w:lang w:eastAsia="zh-CN"/>
        </w:rPr>
        <w:t>时尚服装传播</w:t>
      </w:r>
      <w:r>
        <w:rPr>
          <w:rFonts w:hint="eastAsia" w:ascii="宋体" w:hAnsi="宋体" w:cs="仿宋_GB2312"/>
          <w:position w:val="6"/>
          <w:sz w:val="24"/>
          <w:szCs w:val="24"/>
        </w:rPr>
        <w:t>思维，把学了能用、学了会用作为基础目标，通过一个个小任务实现本课程的教学目的和能力培养。</w:t>
      </w:r>
    </w:p>
    <w:p w14:paraId="42B4F852">
      <w:pPr>
        <w:pStyle w:val="2"/>
        <w:spacing w:before="156" w:after="156"/>
        <w:rPr>
          <w:rFonts w:hint="eastAsia"/>
        </w:rPr>
      </w:pPr>
      <w:r>
        <w:rPr>
          <w:rFonts w:hint="eastAsia"/>
          <w:lang w:eastAsia="zh-CN"/>
        </w:rPr>
        <w:t>七</w:t>
      </w:r>
      <w:r>
        <w:rPr>
          <w:rFonts w:hint="eastAsia"/>
        </w:rPr>
        <w:t>、课程内容与教学要求</w:t>
      </w:r>
    </w:p>
    <w:p w14:paraId="68C5A619">
      <w:pPr>
        <w:pStyle w:val="5"/>
        <w:spacing w:before="0" w:beforeAutospacing="0" w:after="0" w:afterAutospacing="0" w:line="360" w:lineRule="auto"/>
        <w:ind w:firstLine="443" w:firstLineChars="210"/>
        <w:jc w:val="both"/>
        <w:rPr>
          <w:rFonts w:hint="eastAsia" w:cs="仿宋_GB2312"/>
          <w:b/>
          <w:kern w:val="2"/>
          <w:position w:val="6"/>
        </w:rPr>
      </w:pPr>
      <w:r>
        <w:rPr>
          <w:rFonts w:hint="eastAsia" w:cs="仿宋_GB2312"/>
          <w:b/>
          <w:kern w:val="2"/>
          <w:position w:val="6"/>
        </w:rPr>
        <w:t>1.课时分配表</w:t>
      </w:r>
    </w:p>
    <w:tbl>
      <w:tblPr>
        <w:tblStyle w:val="9"/>
        <w:tblW w:w="94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3"/>
        <w:gridCol w:w="1240"/>
        <w:gridCol w:w="4186"/>
        <w:gridCol w:w="888"/>
        <w:gridCol w:w="1441"/>
      </w:tblGrid>
      <w:tr w14:paraId="1B77A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jc w:val="center"/>
        </w:trPr>
        <w:tc>
          <w:tcPr>
            <w:tcW w:w="1693" w:type="dxa"/>
            <w:vAlign w:val="top"/>
          </w:tcPr>
          <w:p w14:paraId="25024C56">
            <w:pPr>
              <w:ind w:firstLine="0" w:firstLineChars="0"/>
              <w:jc w:val="center"/>
              <w:rPr>
                <w:rFonts w:hint="eastAsia" w:ascii="宋体" w:hAnsi="宋体"/>
              </w:rPr>
            </w:pPr>
            <w:r>
              <w:rPr>
                <w:rFonts w:hint="eastAsia" w:ascii="宋体" w:hAnsi="宋体"/>
              </w:rPr>
              <w:t>模块（或工作情境）名称</w:t>
            </w:r>
          </w:p>
        </w:tc>
        <w:tc>
          <w:tcPr>
            <w:tcW w:w="1240" w:type="dxa"/>
            <w:vAlign w:val="top"/>
          </w:tcPr>
          <w:p w14:paraId="60CB1CFB">
            <w:pPr>
              <w:ind w:firstLine="0" w:firstLineChars="0"/>
              <w:jc w:val="center"/>
              <w:rPr>
                <w:rFonts w:hint="eastAsia" w:ascii="宋体" w:hAnsi="宋体"/>
              </w:rPr>
            </w:pPr>
            <w:r>
              <w:rPr>
                <w:rFonts w:hint="eastAsia" w:ascii="宋体" w:hAnsi="宋体"/>
              </w:rPr>
              <w:t>序号</w:t>
            </w:r>
          </w:p>
        </w:tc>
        <w:tc>
          <w:tcPr>
            <w:tcW w:w="4186" w:type="dxa"/>
            <w:vAlign w:val="top"/>
          </w:tcPr>
          <w:p w14:paraId="3B5BABB5">
            <w:pPr>
              <w:ind w:firstLine="0" w:firstLineChars="0"/>
              <w:jc w:val="center"/>
              <w:rPr>
                <w:rFonts w:hint="eastAsia" w:ascii="宋体" w:hAnsi="宋体"/>
              </w:rPr>
            </w:pPr>
            <w:r>
              <w:rPr>
                <w:rFonts w:hint="eastAsia" w:ascii="宋体" w:hAnsi="宋体"/>
              </w:rPr>
              <w:t>单元（或项目）内容</w:t>
            </w:r>
          </w:p>
        </w:tc>
        <w:tc>
          <w:tcPr>
            <w:tcW w:w="888" w:type="dxa"/>
            <w:vAlign w:val="top"/>
          </w:tcPr>
          <w:p w14:paraId="4668DBF7">
            <w:pPr>
              <w:ind w:firstLine="0" w:firstLineChars="0"/>
              <w:jc w:val="center"/>
              <w:rPr>
                <w:rFonts w:hint="eastAsia" w:ascii="宋体" w:hAnsi="宋体"/>
              </w:rPr>
            </w:pPr>
            <w:r>
              <w:rPr>
                <w:rFonts w:hint="eastAsia" w:ascii="宋体" w:hAnsi="宋体"/>
              </w:rPr>
              <w:t>学时分配</w:t>
            </w:r>
          </w:p>
        </w:tc>
        <w:tc>
          <w:tcPr>
            <w:tcW w:w="1441" w:type="dxa"/>
            <w:vAlign w:val="top"/>
          </w:tcPr>
          <w:p w14:paraId="14F5A2F7">
            <w:pPr>
              <w:ind w:firstLine="0" w:firstLineChars="0"/>
              <w:jc w:val="center"/>
              <w:rPr>
                <w:rFonts w:hint="eastAsia" w:ascii="宋体" w:hAnsi="宋体"/>
              </w:rPr>
            </w:pPr>
            <w:r>
              <w:rPr>
                <w:rFonts w:hint="eastAsia" w:ascii="宋体" w:hAnsi="宋体"/>
              </w:rPr>
              <w:t>备注</w:t>
            </w:r>
          </w:p>
        </w:tc>
      </w:tr>
      <w:tr w14:paraId="2CBC5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Align w:val="top"/>
          </w:tcPr>
          <w:p w14:paraId="5966AC76">
            <w:pPr>
              <w:ind w:firstLine="0" w:firstLineChars="0"/>
              <w:rPr>
                <w:rFonts w:hint="eastAsia" w:ascii="宋体" w:hAnsi="宋体" w:eastAsia="宋体"/>
                <w:lang w:eastAsia="zh-CN"/>
              </w:rPr>
            </w:pPr>
            <w:r>
              <w:rPr>
                <w:rFonts w:hint="eastAsia" w:ascii="宋体" w:hAnsi="宋体"/>
                <w:lang w:eastAsia="zh-CN"/>
              </w:rPr>
              <w:t>开题</w:t>
            </w:r>
          </w:p>
        </w:tc>
        <w:tc>
          <w:tcPr>
            <w:tcW w:w="1240" w:type="dxa"/>
            <w:vAlign w:val="top"/>
          </w:tcPr>
          <w:p w14:paraId="7252469D">
            <w:pPr>
              <w:ind w:firstLine="0" w:firstLineChars="0"/>
              <w:rPr>
                <w:rFonts w:hint="eastAsia" w:ascii="宋体" w:hAnsi="宋体"/>
                <w:lang w:val="en-US" w:eastAsia="zh-CN"/>
              </w:rPr>
            </w:pPr>
            <w:r>
              <w:rPr>
                <w:rFonts w:hint="eastAsia" w:ascii="宋体" w:hAnsi="宋体"/>
                <w:lang w:val="en-US" w:eastAsia="zh-CN"/>
              </w:rPr>
              <w:t>01</w:t>
            </w:r>
          </w:p>
        </w:tc>
        <w:tc>
          <w:tcPr>
            <w:tcW w:w="4186" w:type="dxa"/>
            <w:vAlign w:val="center"/>
          </w:tcPr>
          <w:p w14:paraId="65B00D37">
            <w:pPr>
              <w:ind w:firstLine="0" w:firstLineChars="0"/>
              <w:rPr>
                <w:rFonts w:hint="eastAsia" w:ascii="宋体" w:hAnsi="宋体"/>
              </w:rPr>
            </w:pPr>
            <w:r>
              <w:rPr>
                <w:rFonts w:hint="eastAsia" w:ascii="宋体" w:hAnsi="宋体"/>
                <w:lang w:eastAsia="zh-CN"/>
              </w:rPr>
              <w:t>媒体职业素养</w:t>
            </w:r>
          </w:p>
        </w:tc>
        <w:tc>
          <w:tcPr>
            <w:tcW w:w="888" w:type="dxa"/>
            <w:vAlign w:val="top"/>
          </w:tcPr>
          <w:p w14:paraId="063D0E34">
            <w:pPr>
              <w:ind w:firstLine="0" w:firstLineChars="0"/>
              <w:rPr>
                <w:rFonts w:hint="eastAsia" w:ascii="宋体" w:hAnsi="宋体"/>
                <w:lang w:val="en-US" w:eastAsia="zh-CN"/>
              </w:rPr>
            </w:pPr>
            <w:r>
              <w:rPr>
                <w:rFonts w:hint="eastAsia" w:ascii="宋体" w:hAnsi="宋体"/>
                <w:lang w:val="en-US" w:eastAsia="zh-CN"/>
              </w:rPr>
              <w:t>4</w:t>
            </w:r>
          </w:p>
        </w:tc>
        <w:tc>
          <w:tcPr>
            <w:tcW w:w="1441" w:type="dxa"/>
            <w:vAlign w:val="top"/>
          </w:tcPr>
          <w:p w14:paraId="00BCD1CC">
            <w:pPr>
              <w:ind w:firstLine="0" w:firstLineChars="0"/>
              <w:rPr>
                <w:rFonts w:hint="eastAsia" w:ascii="宋体" w:hAnsi="宋体"/>
              </w:rPr>
            </w:pPr>
          </w:p>
        </w:tc>
      </w:tr>
      <w:tr w14:paraId="4E54B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restart"/>
            <w:vAlign w:val="top"/>
          </w:tcPr>
          <w:p w14:paraId="0F7C4308">
            <w:pPr>
              <w:ind w:firstLine="0" w:firstLineChars="0"/>
              <w:rPr>
                <w:rFonts w:hint="eastAsia" w:ascii="宋体" w:hAnsi="宋体"/>
              </w:rPr>
            </w:pPr>
            <w:r>
              <w:rPr>
                <w:rFonts w:hint="eastAsia" w:ascii="宋体" w:hAnsi="宋体"/>
              </w:rPr>
              <w:t>模块一</w:t>
            </w:r>
          </w:p>
          <w:p w14:paraId="31C3429A">
            <w:pPr>
              <w:ind w:firstLine="0" w:firstLineChars="0"/>
              <w:rPr>
                <w:rFonts w:hint="eastAsia" w:ascii="宋体" w:hAnsi="宋体"/>
              </w:rPr>
            </w:pPr>
            <w:r>
              <w:rPr>
                <w:rFonts w:hint="eastAsia" w:ascii="宋体" w:hAnsi="宋体"/>
                <w:sz w:val="18"/>
                <w:szCs w:val="18"/>
                <w:lang w:val="en-US" w:eastAsia="zh-CN"/>
              </w:rPr>
              <w:t>服装平面制作</w:t>
            </w:r>
          </w:p>
        </w:tc>
        <w:tc>
          <w:tcPr>
            <w:tcW w:w="1240" w:type="dxa"/>
            <w:vAlign w:val="top"/>
          </w:tcPr>
          <w:p w14:paraId="71905FF1">
            <w:pPr>
              <w:ind w:firstLine="0" w:firstLineChars="0"/>
              <w:rPr>
                <w:rFonts w:hint="eastAsia" w:ascii="宋体" w:hAnsi="宋体" w:eastAsia="宋体"/>
                <w:lang w:eastAsia="zh-CN"/>
              </w:rPr>
            </w:pPr>
            <w:r>
              <w:rPr>
                <w:rFonts w:hint="eastAsia" w:ascii="宋体" w:hAnsi="宋体"/>
                <w:lang w:val="en-US" w:eastAsia="zh-CN"/>
              </w:rPr>
              <w:t>01</w:t>
            </w:r>
          </w:p>
        </w:tc>
        <w:tc>
          <w:tcPr>
            <w:tcW w:w="4186" w:type="dxa"/>
            <w:vAlign w:val="center"/>
          </w:tcPr>
          <w:p w14:paraId="4CBE5F29">
            <w:pPr>
              <w:ind w:firstLine="0" w:firstLineChars="0"/>
              <w:rPr>
                <w:rFonts w:hint="eastAsia" w:ascii="宋体" w:hAnsi="宋体" w:eastAsia="宋体" w:cs="Times New Roman"/>
                <w:kern w:val="2"/>
                <w:sz w:val="24"/>
                <w:szCs w:val="24"/>
                <w:lang w:val="en-US" w:eastAsia="zh-CN" w:bidi="ar-SA"/>
              </w:rPr>
            </w:pPr>
            <w:r>
              <w:rPr>
                <w:rFonts w:hint="eastAsia" w:ascii="宋体" w:hAnsi="宋体"/>
                <w:lang w:val="en-US" w:eastAsia="zh-CN"/>
              </w:rPr>
              <w:t>图形图像处理</w:t>
            </w:r>
          </w:p>
        </w:tc>
        <w:tc>
          <w:tcPr>
            <w:tcW w:w="888" w:type="dxa"/>
            <w:vAlign w:val="top"/>
          </w:tcPr>
          <w:p w14:paraId="4410F8CA">
            <w:pPr>
              <w:ind w:firstLine="0" w:firstLineChars="0"/>
              <w:rPr>
                <w:rFonts w:hint="default" w:ascii="宋体" w:hAnsi="宋体" w:eastAsia="宋体"/>
                <w:lang w:val="en-US" w:eastAsia="zh-CN"/>
              </w:rPr>
            </w:pPr>
            <w:r>
              <w:rPr>
                <w:rFonts w:hint="eastAsia" w:ascii="宋体" w:hAnsi="宋体"/>
                <w:lang w:val="en-US" w:eastAsia="zh-CN"/>
              </w:rPr>
              <w:t>4</w:t>
            </w:r>
          </w:p>
        </w:tc>
        <w:tc>
          <w:tcPr>
            <w:tcW w:w="1441" w:type="dxa"/>
            <w:vAlign w:val="top"/>
          </w:tcPr>
          <w:p w14:paraId="533C0739">
            <w:pPr>
              <w:ind w:firstLine="0" w:firstLineChars="0"/>
              <w:rPr>
                <w:rFonts w:hint="eastAsia" w:ascii="宋体" w:hAnsi="宋体"/>
              </w:rPr>
            </w:pPr>
          </w:p>
        </w:tc>
      </w:tr>
      <w:tr w14:paraId="4D7AF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continue"/>
            <w:vAlign w:val="top"/>
          </w:tcPr>
          <w:p w14:paraId="34D4F3EB">
            <w:pPr>
              <w:ind w:firstLine="0" w:firstLineChars="0"/>
              <w:rPr>
                <w:rFonts w:hint="eastAsia" w:ascii="宋体" w:hAnsi="宋体"/>
              </w:rPr>
            </w:pPr>
          </w:p>
        </w:tc>
        <w:tc>
          <w:tcPr>
            <w:tcW w:w="1240" w:type="dxa"/>
            <w:vAlign w:val="top"/>
          </w:tcPr>
          <w:p w14:paraId="33728E5D">
            <w:pPr>
              <w:ind w:firstLine="0" w:firstLineChars="0"/>
              <w:rPr>
                <w:rFonts w:hint="eastAsia" w:ascii="宋体" w:hAnsi="宋体"/>
                <w:lang w:val="en-US" w:eastAsia="zh-CN"/>
              </w:rPr>
            </w:pPr>
            <w:r>
              <w:rPr>
                <w:rFonts w:hint="eastAsia" w:ascii="宋体" w:hAnsi="宋体"/>
                <w:lang w:val="en-US" w:eastAsia="zh-CN"/>
              </w:rPr>
              <w:t>02</w:t>
            </w:r>
          </w:p>
        </w:tc>
        <w:tc>
          <w:tcPr>
            <w:tcW w:w="4186" w:type="dxa"/>
            <w:vAlign w:val="center"/>
          </w:tcPr>
          <w:p w14:paraId="194467B6">
            <w:pPr>
              <w:ind w:firstLine="0" w:firstLineChars="0"/>
              <w:rPr>
                <w:rFonts w:hint="eastAsia" w:ascii="宋体" w:hAnsi="宋体" w:eastAsia="宋体" w:cs="Times New Roman"/>
                <w:kern w:val="2"/>
                <w:sz w:val="24"/>
                <w:szCs w:val="24"/>
                <w:lang w:val="en-US" w:eastAsia="zh-CN" w:bidi="ar-SA"/>
              </w:rPr>
            </w:pPr>
            <w:r>
              <w:rPr>
                <w:rFonts w:hint="eastAsia" w:ascii="宋体" w:hAnsi="宋体"/>
                <w:lang w:val="en-US" w:eastAsia="zh-CN"/>
              </w:rPr>
              <w:t>图文板式设计</w:t>
            </w:r>
          </w:p>
        </w:tc>
        <w:tc>
          <w:tcPr>
            <w:tcW w:w="888" w:type="dxa"/>
            <w:vAlign w:val="top"/>
          </w:tcPr>
          <w:p w14:paraId="62672907">
            <w:pPr>
              <w:ind w:firstLine="0" w:firstLineChars="0"/>
              <w:rPr>
                <w:rFonts w:hint="eastAsia" w:ascii="宋体" w:hAnsi="宋体" w:eastAsia="宋体"/>
                <w:lang w:val="en-US" w:eastAsia="zh-CN"/>
              </w:rPr>
            </w:pPr>
            <w:r>
              <w:rPr>
                <w:rFonts w:hint="eastAsia" w:ascii="宋体" w:hAnsi="宋体"/>
                <w:lang w:val="en-US" w:eastAsia="zh-CN"/>
              </w:rPr>
              <w:t>4</w:t>
            </w:r>
          </w:p>
        </w:tc>
        <w:tc>
          <w:tcPr>
            <w:tcW w:w="1441" w:type="dxa"/>
            <w:vAlign w:val="top"/>
          </w:tcPr>
          <w:p w14:paraId="1AB1247E">
            <w:pPr>
              <w:ind w:left="0" w:leftChars="0" w:firstLine="0" w:firstLineChars="0"/>
              <w:rPr>
                <w:rFonts w:hint="eastAsia" w:ascii="宋体" w:hAnsi="宋体"/>
              </w:rPr>
            </w:pPr>
          </w:p>
        </w:tc>
      </w:tr>
      <w:tr w14:paraId="35689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continue"/>
            <w:vAlign w:val="top"/>
          </w:tcPr>
          <w:p w14:paraId="2A389A4B">
            <w:pPr>
              <w:ind w:firstLine="0" w:firstLineChars="0"/>
              <w:rPr>
                <w:rFonts w:hint="eastAsia" w:ascii="宋体" w:hAnsi="宋体"/>
              </w:rPr>
            </w:pPr>
          </w:p>
        </w:tc>
        <w:tc>
          <w:tcPr>
            <w:tcW w:w="1240" w:type="dxa"/>
            <w:vAlign w:val="top"/>
          </w:tcPr>
          <w:p w14:paraId="34972A26">
            <w:pPr>
              <w:ind w:firstLine="0" w:firstLineChars="0"/>
              <w:rPr>
                <w:rFonts w:hint="eastAsia" w:ascii="宋体" w:hAnsi="宋体" w:eastAsia="宋体" w:cs="Times New Roman"/>
                <w:kern w:val="2"/>
                <w:sz w:val="24"/>
                <w:szCs w:val="24"/>
                <w:lang w:val="en-US" w:eastAsia="zh-CN" w:bidi="ar-SA"/>
              </w:rPr>
            </w:pPr>
            <w:r>
              <w:rPr>
                <w:rFonts w:hint="eastAsia" w:ascii="宋体" w:hAnsi="宋体"/>
                <w:lang w:val="en-US" w:eastAsia="zh-CN"/>
              </w:rPr>
              <w:t>03</w:t>
            </w:r>
          </w:p>
        </w:tc>
        <w:tc>
          <w:tcPr>
            <w:tcW w:w="4186" w:type="dxa"/>
            <w:vAlign w:val="center"/>
          </w:tcPr>
          <w:p w14:paraId="6EC5BB0B">
            <w:pPr>
              <w:ind w:firstLine="0" w:firstLineChars="0"/>
              <w:rPr>
                <w:rFonts w:hint="eastAsia" w:ascii="宋体" w:hAnsi="宋体" w:eastAsia="宋体" w:cs="Times New Roman"/>
                <w:kern w:val="2"/>
                <w:sz w:val="24"/>
                <w:szCs w:val="24"/>
                <w:lang w:val="en-US" w:eastAsia="zh-CN" w:bidi="ar-SA"/>
              </w:rPr>
            </w:pPr>
            <w:r>
              <w:rPr>
                <w:rFonts w:hint="eastAsia" w:ascii="宋体" w:hAnsi="宋体"/>
                <w:lang w:val="en-US" w:eastAsia="zh-CN"/>
              </w:rPr>
              <w:t>实训一：</w:t>
            </w:r>
            <w:r>
              <w:rPr>
                <w:rFonts w:hint="eastAsia" w:ascii="宋体" w:hAnsi="宋体"/>
                <w:sz w:val="18"/>
                <w:szCs w:val="18"/>
                <w:lang w:val="en-US" w:eastAsia="zh-CN"/>
              </w:rPr>
              <w:t>服装主题平面策划与制作</w:t>
            </w:r>
          </w:p>
        </w:tc>
        <w:tc>
          <w:tcPr>
            <w:tcW w:w="888" w:type="dxa"/>
            <w:vAlign w:val="top"/>
          </w:tcPr>
          <w:p w14:paraId="7D1F0BA8">
            <w:pPr>
              <w:ind w:firstLine="0" w:firstLineChars="0"/>
              <w:rPr>
                <w:rFonts w:hint="eastAsia" w:ascii="宋体" w:hAnsi="宋体" w:eastAsia="宋体" w:cs="Times New Roman"/>
                <w:kern w:val="2"/>
                <w:sz w:val="24"/>
                <w:szCs w:val="24"/>
                <w:lang w:val="en-US" w:eastAsia="zh-CN" w:bidi="ar-SA"/>
              </w:rPr>
            </w:pPr>
            <w:r>
              <w:rPr>
                <w:rFonts w:hint="eastAsia" w:ascii="宋体" w:hAnsi="宋体"/>
                <w:lang w:val="en-US" w:eastAsia="zh-CN"/>
              </w:rPr>
              <w:t>4</w:t>
            </w:r>
          </w:p>
        </w:tc>
        <w:tc>
          <w:tcPr>
            <w:tcW w:w="1441" w:type="dxa"/>
            <w:vAlign w:val="top"/>
          </w:tcPr>
          <w:p w14:paraId="71F09477">
            <w:pPr>
              <w:ind w:left="0" w:leftChars="0" w:firstLine="0" w:firstLineChars="0"/>
              <w:rPr>
                <w:rFonts w:hint="eastAsia" w:ascii="宋体" w:hAnsi="宋体"/>
              </w:rPr>
            </w:pPr>
          </w:p>
        </w:tc>
      </w:tr>
      <w:tr w14:paraId="1D6C4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693" w:type="dxa"/>
            <w:vMerge w:val="restart"/>
            <w:vAlign w:val="top"/>
          </w:tcPr>
          <w:p w14:paraId="77C4C852">
            <w:pPr>
              <w:ind w:firstLine="0" w:firstLineChars="0"/>
              <w:rPr>
                <w:rFonts w:hint="eastAsia" w:ascii="宋体" w:hAnsi="宋体"/>
                <w:lang w:val="en-US" w:eastAsia="zh-CN"/>
              </w:rPr>
            </w:pPr>
            <w:r>
              <w:rPr>
                <w:rFonts w:hint="eastAsia" w:ascii="宋体" w:hAnsi="宋体"/>
                <w:lang w:val="en-US" w:eastAsia="zh-CN"/>
              </w:rPr>
              <w:t>模块二</w:t>
            </w:r>
          </w:p>
          <w:p w14:paraId="687B2897">
            <w:pPr>
              <w:ind w:firstLine="0" w:firstLineChars="0"/>
              <w:rPr>
                <w:rFonts w:hint="eastAsia" w:ascii="宋体" w:hAnsi="宋体"/>
                <w:lang w:val="en-US" w:eastAsia="zh-CN"/>
              </w:rPr>
            </w:pPr>
            <w:r>
              <w:rPr>
                <w:rFonts w:hint="eastAsia" w:ascii="宋体" w:hAnsi="宋体"/>
                <w:sz w:val="18"/>
                <w:szCs w:val="18"/>
                <w:lang w:val="en-US" w:eastAsia="zh-CN"/>
              </w:rPr>
              <w:t>服装网页制作</w:t>
            </w:r>
          </w:p>
        </w:tc>
        <w:tc>
          <w:tcPr>
            <w:tcW w:w="1240" w:type="dxa"/>
            <w:vAlign w:val="top"/>
          </w:tcPr>
          <w:p w14:paraId="1B2B59F5">
            <w:pPr>
              <w:ind w:firstLine="0" w:firstLineChars="0"/>
              <w:rPr>
                <w:rFonts w:hint="eastAsia" w:ascii="宋体" w:hAnsi="宋体" w:eastAsia="宋体"/>
                <w:lang w:eastAsia="zh-CN"/>
              </w:rPr>
            </w:pPr>
            <w:r>
              <w:rPr>
                <w:rFonts w:hint="eastAsia" w:ascii="宋体" w:hAnsi="宋体"/>
                <w:lang w:val="en-US" w:eastAsia="zh-CN"/>
              </w:rPr>
              <w:t>01</w:t>
            </w:r>
          </w:p>
        </w:tc>
        <w:tc>
          <w:tcPr>
            <w:tcW w:w="4186" w:type="dxa"/>
            <w:vAlign w:val="center"/>
          </w:tcPr>
          <w:p w14:paraId="3D919C44">
            <w:pPr>
              <w:ind w:firstLine="0" w:firstLineChars="0"/>
              <w:rPr>
                <w:rFonts w:hint="eastAsia" w:ascii="宋体" w:hAnsi="宋体"/>
                <w:lang w:val="en-US" w:eastAsia="zh-CN"/>
              </w:rPr>
            </w:pPr>
            <w:r>
              <w:rPr>
                <w:rFonts w:hint="eastAsia" w:ascii="宋体" w:hAnsi="宋体"/>
                <w:lang w:val="en-US" w:eastAsia="zh-CN"/>
              </w:rPr>
              <w:t>网页内容编辑</w:t>
            </w:r>
          </w:p>
        </w:tc>
        <w:tc>
          <w:tcPr>
            <w:tcW w:w="888" w:type="dxa"/>
            <w:vAlign w:val="top"/>
          </w:tcPr>
          <w:p w14:paraId="03CF7AE3">
            <w:pPr>
              <w:ind w:firstLine="0" w:firstLineChars="0"/>
              <w:rPr>
                <w:rFonts w:hint="eastAsia" w:ascii="宋体" w:hAnsi="宋体" w:eastAsia="宋体"/>
                <w:lang w:eastAsia="zh-CN"/>
              </w:rPr>
            </w:pPr>
            <w:r>
              <w:rPr>
                <w:rFonts w:hint="eastAsia" w:ascii="宋体" w:hAnsi="宋体"/>
                <w:lang w:val="en-US" w:eastAsia="zh-CN"/>
              </w:rPr>
              <w:t>4</w:t>
            </w:r>
          </w:p>
        </w:tc>
        <w:tc>
          <w:tcPr>
            <w:tcW w:w="1441" w:type="dxa"/>
            <w:vAlign w:val="top"/>
          </w:tcPr>
          <w:p w14:paraId="766938C6">
            <w:pPr>
              <w:ind w:firstLine="0" w:firstLineChars="0"/>
              <w:rPr>
                <w:rFonts w:hint="eastAsia" w:ascii="宋体" w:hAnsi="宋体"/>
              </w:rPr>
            </w:pPr>
          </w:p>
        </w:tc>
      </w:tr>
      <w:tr w14:paraId="178F8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continue"/>
            <w:vAlign w:val="top"/>
          </w:tcPr>
          <w:p w14:paraId="72D1E687">
            <w:pPr>
              <w:ind w:firstLine="0" w:firstLineChars="0"/>
              <w:rPr>
                <w:rFonts w:hint="eastAsia" w:ascii="宋体" w:hAnsi="宋体"/>
              </w:rPr>
            </w:pPr>
          </w:p>
        </w:tc>
        <w:tc>
          <w:tcPr>
            <w:tcW w:w="1240" w:type="dxa"/>
            <w:vAlign w:val="top"/>
          </w:tcPr>
          <w:p w14:paraId="2E79CF7B">
            <w:pPr>
              <w:ind w:firstLine="0" w:firstLineChars="0"/>
              <w:rPr>
                <w:rFonts w:hint="eastAsia" w:ascii="宋体" w:hAnsi="宋体" w:eastAsia="宋体"/>
                <w:lang w:eastAsia="zh-CN"/>
              </w:rPr>
            </w:pPr>
            <w:r>
              <w:rPr>
                <w:rFonts w:hint="eastAsia" w:ascii="宋体" w:hAnsi="宋体"/>
                <w:lang w:val="en-US" w:eastAsia="zh-CN"/>
              </w:rPr>
              <w:t>02</w:t>
            </w:r>
          </w:p>
        </w:tc>
        <w:tc>
          <w:tcPr>
            <w:tcW w:w="4186" w:type="dxa"/>
            <w:vAlign w:val="center"/>
          </w:tcPr>
          <w:p w14:paraId="73B93C46">
            <w:pPr>
              <w:ind w:firstLine="0" w:firstLineChars="0"/>
              <w:rPr>
                <w:rFonts w:hint="eastAsia" w:ascii="宋体" w:hAnsi="宋体"/>
                <w:lang w:val="en-US" w:eastAsia="zh-CN"/>
              </w:rPr>
            </w:pPr>
            <w:r>
              <w:rPr>
                <w:rFonts w:hint="eastAsia" w:ascii="宋体" w:hAnsi="宋体"/>
                <w:lang w:val="en-US" w:eastAsia="zh-CN"/>
              </w:rPr>
              <w:t>专题网页制作</w:t>
            </w:r>
          </w:p>
        </w:tc>
        <w:tc>
          <w:tcPr>
            <w:tcW w:w="888" w:type="dxa"/>
            <w:vAlign w:val="top"/>
          </w:tcPr>
          <w:p w14:paraId="6263B3C4">
            <w:pPr>
              <w:ind w:firstLine="0" w:firstLineChars="0"/>
              <w:rPr>
                <w:rFonts w:hint="eastAsia" w:ascii="宋体" w:hAnsi="宋体" w:eastAsia="宋体"/>
                <w:lang w:eastAsia="zh-CN"/>
              </w:rPr>
            </w:pPr>
            <w:r>
              <w:rPr>
                <w:rFonts w:hint="eastAsia" w:ascii="宋体" w:hAnsi="宋体"/>
                <w:lang w:val="en-US" w:eastAsia="zh-CN"/>
              </w:rPr>
              <w:t>4</w:t>
            </w:r>
          </w:p>
        </w:tc>
        <w:tc>
          <w:tcPr>
            <w:tcW w:w="1441" w:type="dxa"/>
            <w:vAlign w:val="top"/>
          </w:tcPr>
          <w:p w14:paraId="519FB385">
            <w:pPr>
              <w:ind w:left="0" w:leftChars="0" w:firstLine="0" w:firstLineChars="0"/>
              <w:rPr>
                <w:rFonts w:hint="eastAsia" w:ascii="宋体" w:hAnsi="宋体"/>
              </w:rPr>
            </w:pPr>
          </w:p>
        </w:tc>
      </w:tr>
      <w:tr w14:paraId="3AF7D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continue"/>
            <w:vAlign w:val="top"/>
          </w:tcPr>
          <w:p w14:paraId="51596387">
            <w:pPr>
              <w:ind w:firstLine="0" w:firstLineChars="0"/>
              <w:rPr>
                <w:rFonts w:hint="eastAsia" w:ascii="宋体" w:hAnsi="宋体"/>
              </w:rPr>
            </w:pPr>
          </w:p>
        </w:tc>
        <w:tc>
          <w:tcPr>
            <w:tcW w:w="1240" w:type="dxa"/>
            <w:vAlign w:val="top"/>
          </w:tcPr>
          <w:p w14:paraId="5CF615CF">
            <w:pPr>
              <w:ind w:firstLine="0" w:firstLineChars="0"/>
              <w:rPr>
                <w:rFonts w:hint="eastAsia" w:ascii="宋体" w:hAnsi="宋体"/>
                <w:lang w:val="en-US" w:eastAsia="zh-CN"/>
              </w:rPr>
            </w:pPr>
            <w:r>
              <w:rPr>
                <w:rFonts w:hint="eastAsia" w:ascii="宋体" w:hAnsi="宋体"/>
                <w:lang w:val="en-US" w:eastAsia="zh-CN"/>
              </w:rPr>
              <w:t>03</w:t>
            </w:r>
          </w:p>
        </w:tc>
        <w:tc>
          <w:tcPr>
            <w:tcW w:w="4186" w:type="dxa"/>
            <w:vAlign w:val="center"/>
          </w:tcPr>
          <w:p w14:paraId="147392DA">
            <w:pPr>
              <w:ind w:firstLine="0" w:firstLineChars="0"/>
              <w:rPr>
                <w:rFonts w:hint="eastAsia" w:ascii="宋体" w:hAnsi="宋体"/>
                <w:lang w:val="en-US" w:eastAsia="zh-CN"/>
              </w:rPr>
            </w:pPr>
            <w:r>
              <w:rPr>
                <w:rFonts w:hint="eastAsia" w:ascii="宋体" w:hAnsi="宋体"/>
                <w:lang w:val="en-US" w:eastAsia="zh-CN"/>
              </w:rPr>
              <w:t>实训二：</w:t>
            </w:r>
            <w:r>
              <w:rPr>
                <w:rFonts w:hint="eastAsia" w:ascii="宋体" w:hAnsi="宋体"/>
                <w:sz w:val="18"/>
                <w:szCs w:val="18"/>
                <w:lang w:val="en-US" w:eastAsia="zh-CN"/>
              </w:rPr>
              <w:t>服装主题网页策划制作</w:t>
            </w:r>
          </w:p>
        </w:tc>
        <w:tc>
          <w:tcPr>
            <w:tcW w:w="888" w:type="dxa"/>
            <w:vAlign w:val="top"/>
          </w:tcPr>
          <w:p w14:paraId="0833FA3B">
            <w:pPr>
              <w:ind w:firstLine="0" w:firstLineChars="0"/>
              <w:rPr>
                <w:rFonts w:hint="default" w:ascii="宋体" w:hAnsi="宋体"/>
                <w:lang w:val="en-US" w:eastAsia="zh-CN"/>
              </w:rPr>
            </w:pPr>
            <w:r>
              <w:rPr>
                <w:rFonts w:hint="eastAsia" w:ascii="宋体" w:hAnsi="宋体"/>
                <w:lang w:val="en-US" w:eastAsia="zh-CN"/>
              </w:rPr>
              <w:t>4</w:t>
            </w:r>
          </w:p>
        </w:tc>
        <w:tc>
          <w:tcPr>
            <w:tcW w:w="1441" w:type="dxa"/>
            <w:vAlign w:val="top"/>
          </w:tcPr>
          <w:p w14:paraId="2665480E">
            <w:pPr>
              <w:ind w:left="0" w:leftChars="0" w:firstLine="0" w:firstLineChars="0"/>
              <w:rPr>
                <w:rFonts w:hint="eastAsia" w:ascii="宋体" w:hAnsi="宋体"/>
              </w:rPr>
            </w:pPr>
          </w:p>
        </w:tc>
      </w:tr>
      <w:tr w14:paraId="45406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restart"/>
            <w:vAlign w:val="top"/>
          </w:tcPr>
          <w:p w14:paraId="235D07A2">
            <w:pPr>
              <w:ind w:firstLine="0" w:firstLineChars="0"/>
              <w:rPr>
                <w:rFonts w:hint="eastAsia" w:ascii="宋体" w:hAnsi="宋体"/>
              </w:rPr>
            </w:pPr>
            <w:r>
              <w:rPr>
                <w:rFonts w:hint="eastAsia" w:ascii="宋体" w:hAnsi="宋体"/>
              </w:rPr>
              <w:t>模块三</w:t>
            </w:r>
          </w:p>
          <w:p w14:paraId="5D1FB952">
            <w:pPr>
              <w:ind w:firstLine="0" w:firstLineChars="0"/>
              <w:rPr>
                <w:rFonts w:hint="eastAsia" w:ascii="宋体" w:hAnsi="宋体"/>
              </w:rPr>
            </w:pPr>
            <w:r>
              <w:rPr>
                <w:rFonts w:hint="eastAsia" w:ascii="宋体" w:hAnsi="宋体"/>
                <w:sz w:val="18"/>
                <w:szCs w:val="18"/>
                <w:lang w:val="en-US" w:eastAsia="zh-CN"/>
              </w:rPr>
              <w:t>服装视频制作</w:t>
            </w:r>
          </w:p>
        </w:tc>
        <w:tc>
          <w:tcPr>
            <w:tcW w:w="1240" w:type="dxa"/>
            <w:vAlign w:val="top"/>
          </w:tcPr>
          <w:p w14:paraId="49A2BB72">
            <w:pPr>
              <w:ind w:firstLine="0" w:firstLineChars="0"/>
              <w:rPr>
                <w:rFonts w:hint="eastAsia" w:ascii="宋体" w:hAnsi="宋体" w:eastAsia="宋体"/>
                <w:lang w:eastAsia="zh-CN"/>
              </w:rPr>
            </w:pPr>
            <w:r>
              <w:rPr>
                <w:rFonts w:hint="eastAsia" w:ascii="宋体" w:hAnsi="宋体"/>
                <w:lang w:val="en-US" w:eastAsia="zh-CN"/>
              </w:rPr>
              <w:t>01</w:t>
            </w:r>
          </w:p>
        </w:tc>
        <w:tc>
          <w:tcPr>
            <w:tcW w:w="4186" w:type="dxa"/>
            <w:vAlign w:val="center"/>
          </w:tcPr>
          <w:p w14:paraId="56BABB67">
            <w:pPr>
              <w:ind w:firstLine="0" w:firstLineChars="0"/>
              <w:rPr>
                <w:rFonts w:hint="eastAsia" w:ascii="宋体" w:hAnsi="宋体"/>
                <w:lang w:val="en-US" w:eastAsia="zh-CN"/>
              </w:rPr>
            </w:pPr>
            <w:r>
              <w:rPr>
                <w:rFonts w:hint="eastAsia" w:ascii="宋体" w:hAnsi="宋体"/>
                <w:lang w:val="en-US" w:eastAsia="zh-CN"/>
              </w:rPr>
              <w:t>视频素材采集</w:t>
            </w:r>
          </w:p>
        </w:tc>
        <w:tc>
          <w:tcPr>
            <w:tcW w:w="888" w:type="dxa"/>
            <w:vAlign w:val="top"/>
          </w:tcPr>
          <w:p w14:paraId="7A2EF683">
            <w:pPr>
              <w:ind w:firstLine="0" w:firstLineChars="0"/>
              <w:rPr>
                <w:rFonts w:hint="eastAsia" w:ascii="宋体" w:hAnsi="宋体" w:eastAsia="宋体"/>
                <w:lang w:eastAsia="zh-CN"/>
              </w:rPr>
            </w:pPr>
            <w:r>
              <w:rPr>
                <w:rFonts w:hint="eastAsia" w:ascii="宋体" w:hAnsi="宋体"/>
                <w:lang w:val="en-US" w:eastAsia="zh-CN"/>
              </w:rPr>
              <w:t>4</w:t>
            </w:r>
          </w:p>
        </w:tc>
        <w:tc>
          <w:tcPr>
            <w:tcW w:w="1441" w:type="dxa"/>
            <w:vAlign w:val="top"/>
          </w:tcPr>
          <w:p w14:paraId="4AC38F49">
            <w:pPr>
              <w:ind w:firstLine="0" w:firstLineChars="0"/>
              <w:rPr>
                <w:rFonts w:hint="eastAsia" w:ascii="宋体" w:hAnsi="宋体"/>
              </w:rPr>
            </w:pPr>
          </w:p>
        </w:tc>
      </w:tr>
      <w:tr w14:paraId="231B8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continue"/>
            <w:vAlign w:val="top"/>
          </w:tcPr>
          <w:p w14:paraId="03CF1120">
            <w:pPr>
              <w:ind w:firstLine="0" w:firstLineChars="0"/>
              <w:rPr>
                <w:rFonts w:hint="eastAsia" w:ascii="宋体" w:hAnsi="宋体"/>
              </w:rPr>
            </w:pPr>
          </w:p>
        </w:tc>
        <w:tc>
          <w:tcPr>
            <w:tcW w:w="1240" w:type="dxa"/>
            <w:vAlign w:val="top"/>
          </w:tcPr>
          <w:p w14:paraId="5DD137CD">
            <w:pPr>
              <w:ind w:firstLine="0" w:firstLineChars="0"/>
              <w:rPr>
                <w:rFonts w:hint="eastAsia" w:ascii="宋体" w:hAnsi="宋体" w:eastAsia="宋体" w:cs="Times New Roman"/>
                <w:kern w:val="2"/>
                <w:sz w:val="24"/>
                <w:szCs w:val="24"/>
                <w:lang w:val="en-US" w:eastAsia="zh-CN" w:bidi="ar-SA"/>
              </w:rPr>
            </w:pPr>
            <w:r>
              <w:rPr>
                <w:rFonts w:hint="eastAsia" w:ascii="宋体" w:hAnsi="宋体"/>
                <w:lang w:val="en-US" w:eastAsia="zh-CN"/>
              </w:rPr>
              <w:t>02</w:t>
            </w:r>
          </w:p>
        </w:tc>
        <w:tc>
          <w:tcPr>
            <w:tcW w:w="4186" w:type="dxa"/>
            <w:vAlign w:val="center"/>
          </w:tcPr>
          <w:p w14:paraId="00168687">
            <w:pPr>
              <w:ind w:firstLine="0" w:firstLineChars="0"/>
              <w:rPr>
                <w:rFonts w:hint="eastAsia" w:ascii="宋体" w:hAnsi="宋体" w:eastAsia="宋体" w:cs="Times New Roman"/>
                <w:kern w:val="2"/>
                <w:sz w:val="24"/>
                <w:szCs w:val="24"/>
                <w:lang w:val="en-US" w:eastAsia="zh-CN" w:bidi="ar-SA"/>
              </w:rPr>
            </w:pPr>
            <w:r>
              <w:rPr>
                <w:rFonts w:hint="eastAsia" w:ascii="宋体" w:hAnsi="宋体"/>
                <w:lang w:val="en-US" w:eastAsia="zh-CN"/>
              </w:rPr>
              <w:t>视频素材编辑</w:t>
            </w:r>
          </w:p>
        </w:tc>
        <w:tc>
          <w:tcPr>
            <w:tcW w:w="888" w:type="dxa"/>
            <w:vAlign w:val="top"/>
          </w:tcPr>
          <w:p w14:paraId="1B603AD6">
            <w:pPr>
              <w:ind w:firstLine="0" w:firstLineChars="0"/>
              <w:rPr>
                <w:rFonts w:hint="default" w:ascii="宋体" w:hAnsi="宋体"/>
                <w:lang w:val="en-US" w:eastAsia="zh-CN"/>
              </w:rPr>
            </w:pPr>
            <w:r>
              <w:rPr>
                <w:rFonts w:hint="eastAsia" w:ascii="宋体" w:hAnsi="宋体"/>
                <w:lang w:val="en-US" w:eastAsia="zh-CN"/>
              </w:rPr>
              <w:t>4</w:t>
            </w:r>
          </w:p>
        </w:tc>
        <w:tc>
          <w:tcPr>
            <w:tcW w:w="1441" w:type="dxa"/>
            <w:vAlign w:val="top"/>
          </w:tcPr>
          <w:p w14:paraId="109E6276">
            <w:pPr>
              <w:ind w:firstLine="0" w:firstLineChars="0"/>
              <w:rPr>
                <w:rFonts w:hint="eastAsia" w:ascii="宋体" w:hAnsi="宋体"/>
              </w:rPr>
            </w:pPr>
          </w:p>
        </w:tc>
      </w:tr>
      <w:tr w14:paraId="599F0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continue"/>
            <w:vAlign w:val="top"/>
          </w:tcPr>
          <w:p w14:paraId="47AB89DE">
            <w:pPr>
              <w:ind w:firstLine="0" w:firstLineChars="0"/>
              <w:rPr>
                <w:rFonts w:hint="eastAsia" w:ascii="宋体" w:hAnsi="宋体"/>
              </w:rPr>
            </w:pPr>
          </w:p>
        </w:tc>
        <w:tc>
          <w:tcPr>
            <w:tcW w:w="1240" w:type="dxa"/>
            <w:vAlign w:val="top"/>
          </w:tcPr>
          <w:p w14:paraId="30EC854B">
            <w:pPr>
              <w:ind w:firstLine="0" w:firstLineChars="0"/>
              <w:rPr>
                <w:rFonts w:hint="eastAsia" w:ascii="宋体" w:hAnsi="宋体" w:eastAsia="宋体"/>
                <w:lang w:eastAsia="zh-CN"/>
              </w:rPr>
            </w:pPr>
            <w:r>
              <w:rPr>
                <w:rFonts w:hint="eastAsia" w:ascii="宋体" w:hAnsi="宋体"/>
                <w:lang w:val="en-US" w:eastAsia="zh-CN"/>
              </w:rPr>
              <w:t>03</w:t>
            </w:r>
          </w:p>
        </w:tc>
        <w:tc>
          <w:tcPr>
            <w:tcW w:w="4186" w:type="dxa"/>
            <w:vAlign w:val="center"/>
          </w:tcPr>
          <w:p w14:paraId="643C51FE">
            <w:pPr>
              <w:ind w:firstLine="0" w:firstLineChars="0"/>
              <w:rPr>
                <w:rFonts w:hint="eastAsia" w:ascii="宋体" w:hAnsi="宋体"/>
                <w:lang w:val="en-US" w:eastAsia="zh-CN"/>
              </w:rPr>
            </w:pPr>
            <w:r>
              <w:rPr>
                <w:rFonts w:hint="eastAsia" w:ascii="宋体" w:hAnsi="宋体"/>
                <w:lang w:val="en-US" w:eastAsia="zh-CN"/>
              </w:rPr>
              <w:t>实训三：</w:t>
            </w:r>
            <w:r>
              <w:rPr>
                <w:rFonts w:hint="eastAsia" w:ascii="宋体" w:hAnsi="宋体"/>
                <w:sz w:val="18"/>
                <w:szCs w:val="18"/>
                <w:lang w:val="en-US" w:eastAsia="zh-CN"/>
              </w:rPr>
              <w:t>服装主题视频策划与制作</w:t>
            </w:r>
          </w:p>
        </w:tc>
        <w:tc>
          <w:tcPr>
            <w:tcW w:w="888" w:type="dxa"/>
            <w:vAlign w:val="top"/>
          </w:tcPr>
          <w:p w14:paraId="4060AEF3">
            <w:pPr>
              <w:ind w:firstLine="0" w:firstLineChars="0"/>
              <w:rPr>
                <w:rFonts w:hint="default" w:ascii="宋体" w:hAnsi="宋体" w:eastAsia="宋体"/>
                <w:lang w:val="en-US" w:eastAsia="zh-CN"/>
              </w:rPr>
            </w:pPr>
            <w:r>
              <w:rPr>
                <w:rFonts w:hint="eastAsia" w:ascii="宋体" w:hAnsi="宋体"/>
                <w:lang w:val="en-US" w:eastAsia="zh-CN"/>
              </w:rPr>
              <w:t>4</w:t>
            </w:r>
          </w:p>
        </w:tc>
        <w:tc>
          <w:tcPr>
            <w:tcW w:w="1441" w:type="dxa"/>
            <w:vAlign w:val="top"/>
          </w:tcPr>
          <w:p w14:paraId="7918F8B5">
            <w:pPr>
              <w:ind w:firstLine="0" w:firstLineChars="0"/>
              <w:rPr>
                <w:rFonts w:hint="eastAsia" w:ascii="宋体" w:hAnsi="宋体"/>
              </w:rPr>
            </w:pPr>
          </w:p>
        </w:tc>
      </w:tr>
      <w:tr w14:paraId="7DA12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restart"/>
            <w:vAlign w:val="top"/>
          </w:tcPr>
          <w:p w14:paraId="18BE4D19">
            <w:pPr>
              <w:ind w:firstLine="0" w:firstLineChars="0"/>
              <w:rPr>
                <w:rFonts w:hint="eastAsia" w:ascii="宋体" w:hAnsi="宋体"/>
              </w:rPr>
            </w:pPr>
            <w:r>
              <w:rPr>
                <w:rFonts w:hint="eastAsia" w:ascii="宋体" w:hAnsi="宋体"/>
              </w:rPr>
              <w:t>模块四</w:t>
            </w:r>
          </w:p>
          <w:p w14:paraId="3C412642">
            <w:pPr>
              <w:ind w:firstLine="0" w:firstLineChars="0"/>
              <w:rPr>
                <w:rFonts w:hint="eastAsia" w:ascii="宋体" w:hAnsi="宋体"/>
              </w:rPr>
            </w:pPr>
            <w:r>
              <w:rPr>
                <w:rFonts w:hint="eastAsia" w:ascii="宋体" w:hAnsi="宋体"/>
                <w:sz w:val="18"/>
                <w:szCs w:val="18"/>
                <w:lang w:val="en-US" w:eastAsia="zh-CN"/>
              </w:rPr>
              <w:t>服装动画制作</w:t>
            </w:r>
          </w:p>
        </w:tc>
        <w:tc>
          <w:tcPr>
            <w:tcW w:w="1240" w:type="dxa"/>
            <w:vAlign w:val="top"/>
          </w:tcPr>
          <w:p w14:paraId="7FC4A31F">
            <w:pPr>
              <w:ind w:firstLine="0" w:firstLineChars="0"/>
              <w:rPr>
                <w:rFonts w:hint="eastAsia" w:ascii="宋体" w:hAnsi="宋体" w:eastAsia="宋体"/>
                <w:lang w:eastAsia="zh-CN"/>
              </w:rPr>
            </w:pPr>
            <w:r>
              <w:rPr>
                <w:rFonts w:hint="eastAsia" w:ascii="宋体" w:hAnsi="宋体"/>
                <w:lang w:val="en-US" w:eastAsia="zh-CN"/>
              </w:rPr>
              <w:t>01</w:t>
            </w:r>
          </w:p>
        </w:tc>
        <w:tc>
          <w:tcPr>
            <w:tcW w:w="4186" w:type="dxa"/>
            <w:vAlign w:val="center"/>
          </w:tcPr>
          <w:p w14:paraId="48E82D1E">
            <w:pPr>
              <w:ind w:firstLine="0" w:firstLineChars="0"/>
              <w:rPr>
                <w:rFonts w:hint="eastAsia" w:ascii="宋体" w:hAnsi="宋体"/>
                <w:lang w:val="en-US" w:eastAsia="zh-CN"/>
              </w:rPr>
            </w:pPr>
            <w:r>
              <w:rPr>
                <w:rFonts w:hint="eastAsia" w:ascii="宋体" w:hAnsi="宋体"/>
                <w:lang w:val="en-US" w:eastAsia="zh-CN"/>
              </w:rPr>
              <w:t>二维动画策划</w:t>
            </w:r>
          </w:p>
        </w:tc>
        <w:tc>
          <w:tcPr>
            <w:tcW w:w="888" w:type="dxa"/>
            <w:vAlign w:val="top"/>
          </w:tcPr>
          <w:p w14:paraId="63F06063">
            <w:pPr>
              <w:ind w:firstLine="0" w:firstLineChars="0"/>
              <w:rPr>
                <w:rFonts w:hint="eastAsia" w:ascii="宋体" w:hAnsi="宋体" w:eastAsia="宋体"/>
                <w:lang w:eastAsia="zh-CN"/>
              </w:rPr>
            </w:pPr>
            <w:r>
              <w:rPr>
                <w:rFonts w:hint="eastAsia" w:ascii="宋体" w:hAnsi="宋体"/>
                <w:lang w:val="en-US" w:eastAsia="zh-CN"/>
              </w:rPr>
              <w:t>4</w:t>
            </w:r>
          </w:p>
        </w:tc>
        <w:tc>
          <w:tcPr>
            <w:tcW w:w="1441" w:type="dxa"/>
            <w:vAlign w:val="top"/>
          </w:tcPr>
          <w:p w14:paraId="532BABB5">
            <w:pPr>
              <w:ind w:firstLine="0" w:firstLineChars="0"/>
              <w:rPr>
                <w:rFonts w:hint="eastAsia" w:ascii="宋体" w:hAnsi="宋体"/>
              </w:rPr>
            </w:pPr>
          </w:p>
        </w:tc>
      </w:tr>
      <w:tr w14:paraId="16B08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continue"/>
            <w:vAlign w:val="top"/>
          </w:tcPr>
          <w:p w14:paraId="1C669F9D">
            <w:pPr>
              <w:ind w:firstLine="0" w:firstLineChars="0"/>
              <w:rPr>
                <w:rFonts w:hint="eastAsia" w:ascii="宋体" w:hAnsi="宋体"/>
              </w:rPr>
            </w:pPr>
          </w:p>
        </w:tc>
        <w:tc>
          <w:tcPr>
            <w:tcW w:w="1240" w:type="dxa"/>
            <w:vAlign w:val="top"/>
          </w:tcPr>
          <w:p w14:paraId="487CCFC5">
            <w:pPr>
              <w:ind w:firstLine="0" w:firstLineChars="0"/>
              <w:rPr>
                <w:rFonts w:hint="eastAsia" w:ascii="宋体" w:hAnsi="宋体" w:eastAsia="宋体"/>
                <w:lang w:val="en-US" w:eastAsia="zh-CN"/>
              </w:rPr>
            </w:pPr>
            <w:r>
              <w:rPr>
                <w:rFonts w:hint="eastAsia" w:ascii="宋体" w:hAnsi="宋体"/>
                <w:lang w:val="en-US" w:eastAsia="zh-CN"/>
              </w:rPr>
              <w:t>02</w:t>
            </w:r>
          </w:p>
        </w:tc>
        <w:tc>
          <w:tcPr>
            <w:tcW w:w="4186" w:type="dxa"/>
            <w:vAlign w:val="center"/>
          </w:tcPr>
          <w:p w14:paraId="0C2DBD6D">
            <w:pPr>
              <w:ind w:firstLine="0" w:firstLineChars="0"/>
              <w:rPr>
                <w:rFonts w:hint="eastAsia" w:ascii="宋体" w:hAnsi="宋体"/>
                <w:lang w:val="en-US" w:eastAsia="zh-CN"/>
              </w:rPr>
            </w:pPr>
            <w:r>
              <w:rPr>
                <w:rFonts w:hint="eastAsia" w:ascii="宋体" w:hAnsi="宋体"/>
                <w:lang w:val="en-US" w:eastAsia="zh-CN"/>
              </w:rPr>
              <w:t>二维动画制作</w:t>
            </w:r>
          </w:p>
        </w:tc>
        <w:tc>
          <w:tcPr>
            <w:tcW w:w="888" w:type="dxa"/>
            <w:vAlign w:val="top"/>
          </w:tcPr>
          <w:p w14:paraId="7FF2EDE1">
            <w:pPr>
              <w:ind w:firstLine="0" w:firstLineChars="0"/>
              <w:rPr>
                <w:rFonts w:hint="eastAsia" w:ascii="宋体" w:hAnsi="宋体" w:eastAsia="宋体"/>
                <w:lang w:eastAsia="zh-CN"/>
              </w:rPr>
            </w:pPr>
            <w:r>
              <w:rPr>
                <w:rFonts w:hint="eastAsia" w:ascii="宋体" w:hAnsi="宋体"/>
                <w:lang w:val="en-US" w:eastAsia="zh-CN"/>
              </w:rPr>
              <w:t>4</w:t>
            </w:r>
          </w:p>
        </w:tc>
        <w:tc>
          <w:tcPr>
            <w:tcW w:w="1441" w:type="dxa"/>
            <w:vAlign w:val="top"/>
          </w:tcPr>
          <w:p w14:paraId="4DAE364B">
            <w:pPr>
              <w:ind w:firstLine="0" w:firstLineChars="0"/>
              <w:rPr>
                <w:rFonts w:hint="eastAsia" w:ascii="宋体" w:hAnsi="宋体" w:eastAsia="宋体"/>
                <w:lang w:eastAsia="zh-CN"/>
              </w:rPr>
            </w:pPr>
          </w:p>
        </w:tc>
      </w:tr>
      <w:tr w14:paraId="08E8F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continue"/>
            <w:vAlign w:val="top"/>
          </w:tcPr>
          <w:p w14:paraId="4A8182EA">
            <w:pPr>
              <w:ind w:firstLine="0" w:firstLineChars="0"/>
              <w:rPr>
                <w:rFonts w:hint="eastAsia" w:ascii="宋体" w:hAnsi="宋体"/>
              </w:rPr>
            </w:pPr>
          </w:p>
        </w:tc>
        <w:tc>
          <w:tcPr>
            <w:tcW w:w="1240" w:type="dxa"/>
            <w:vAlign w:val="top"/>
          </w:tcPr>
          <w:p w14:paraId="5B5242DA">
            <w:pPr>
              <w:ind w:firstLine="0" w:firstLineChars="0"/>
              <w:rPr>
                <w:rFonts w:hint="eastAsia" w:ascii="宋体" w:hAnsi="宋体"/>
                <w:lang w:val="en-US" w:eastAsia="zh-CN"/>
              </w:rPr>
            </w:pPr>
            <w:r>
              <w:rPr>
                <w:rFonts w:hint="eastAsia" w:ascii="宋体" w:hAnsi="宋体"/>
                <w:lang w:val="en-US" w:eastAsia="zh-CN"/>
              </w:rPr>
              <w:t>03</w:t>
            </w:r>
          </w:p>
        </w:tc>
        <w:tc>
          <w:tcPr>
            <w:tcW w:w="4186" w:type="dxa"/>
            <w:vAlign w:val="center"/>
          </w:tcPr>
          <w:p w14:paraId="68027A0F">
            <w:pPr>
              <w:ind w:firstLine="0" w:firstLineChars="0"/>
              <w:rPr>
                <w:rFonts w:hint="eastAsia" w:ascii="宋体" w:hAnsi="宋体"/>
                <w:lang w:val="en-US" w:eastAsia="zh-CN"/>
              </w:rPr>
            </w:pPr>
            <w:r>
              <w:rPr>
                <w:rFonts w:hint="eastAsia" w:ascii="宋体" w:hAnsi="宋体"/>
                <w:lang w:val="en-US" w:eastAsia="zh-CN"/>
              </w:rPr>
              <w:t>实训四：</w:t>
            </w:r>
            <w:r>
              <w:rPr>
                <w:rFonts w:hint="eastAsia" w:ascii="宋体" w:hAnsi="宋体"/>
                <w:sz w:val="18"/>
                <w:szCs w:val="18"/>
                <w:lang w:val="en-US" w:eastAsia="zh-CN"/>
              </w:rPr>
              <w:t>服装主题动画策划与制作</w:t>
            </w:r>
          </w:p>
        </w:tc>
        <w:tc>
          <w:tcPr>
            <w:tcW w:w="888" w:type="dxa"/>
            <w:vAlign w:val="top"/>
          </w:tcPr>
          <w:p w14:paraId="47D4228B">
            <w:pPr>
              <w:ind w:firstLine="0" w:firstLineChars="0"/>
              <w:rPr>
                <w:rFonts w:hint="default" w:ascii="宋体" w:hAnsi="宋体"/>
                <w:lang w:val="en-US" w:eastAsia="zh-CN"/>
              </w:rPr>
            </w:pPr>
            <w:r>
              <w:rPr>
                <w:rFonts w:hint="eastAsia" w:ascii="宋体" w:hAnsi="宋体"/>
                <w:lang w:val="en-US" w:eastAsia="zh-CN"/>
              </w:rPr>
              <w:t>4</w:t>
            </w:r>
          </w:p>
        </w:tc>
        <w:tc>
          <w:tcPr>
            <w:tcW w:w="1441" w:type="dxa"/>
            <w:vAlign w:val="top"/>
          </w:tcPr>
          <w:p w14:paraId="171616CD">
            <w:pPr>
              <w:ind w:firstLine="0" w:firstLineChars="0"/>
              <w:rPr>
                <w:rFonts w:hint="eastAsia" w:ascii="宋体" w:hAnsi="宋体" w:eastAsia="宋体"/>
                <w:lang w:eastAsia="zh-CN"/>
              </w:rPr>
            </w:pPr>
          </w:p>
        </w:tc>
      </w:tr>
      <w:tr w14:paraId="5AC54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restart"/>
            <w:vAlign w:val="top"/>
          </w:tcPr>
          <w:p w14:paraId="54F9B621">
            <w:pPr>
              <w:ind w:firstLine="0" w:firstLineChars="0"/>
              <w:rPr>
                <w:rFonts w:hint="eastAsia" w:ascii="宋体" w:hAnsi="宋体" w:eastAsia="宋体"/>
                <w:lang w:eastAsia="zh-CN"/>
              </w:rPr>
            </w:pPr>
            <w:r>
              <w:rPr>
                <w:rFonts w:hint="eastAsia" w:ascii="宋体" w:hAnsi="宋体"/>
              </w:rPr>
              <w:t>模块</w:t>
            </w:r>
            <w:r>
              <w:rPr>
                <w:rFonts w:hint="eastAsia" w:ascii="宋体" w:hAnsi="宋体"/>
                <w:lang w:eastAsia="zh-CN"/>
              </w:rPr>
              <w:t>五</w:t>
            </w:r>
          </w:p>
          <w:p w14:paraId="674C9AAF">
            <w:pPr>
              <w:ind w:firstLine="0" w:firstLineChars="0"/>
              <w:rPr>
                <w:rFonts w:hint="eastAsia" w:ascii="宋体" w:hAnsi="宋体"/>
              </w:rPr>
            </w:pPr>
            <w:r>
              <w:rPr>
                <w:rFonts w:hint="eastAsia" w:ascii="宋体" w:hAnsi="宋体"/>
                <w:sz w:val="18"/>
                <w:szCs w:val="18"/>
                <w:lang w:val="en-US" w:eastAsia="zh-CN"/>
              </w:rPr>
              <w:t>全媒体传播和运营</w:t>
            </w:r>
          </w:p>
        </w:tc>
        <w:tc>
          <w:tcPr>
            <w:tcW w:w="1240" w:type="dxa"/>
            <w:vAlign w:val="top"/>
          </w:tcPr>
          <w:p w14:paraId="3F2EB085">
            <w:pPr>
              <w:ind w:firstLine="0" w:firstLineChars="0"/>
              <w:rPr>
                <w:rFonts w:hint="default" w:ascii="宋体" w:hAnsi="宋体"/>
                <w:lang w:val="en-US" w:eastAsia="zh-CN"/>
              </w:rPr>
            </w:pPr>
            <w:r>
              <w:rPr>
                <w:rFonts w:hint="eastAsia" w:ascii="宋体" w:hAnsi="宋体"/>
                <w:lang w:val="en-US" w:eastAsia="zh-CN"/>
              </w:rPr>
              <w:t>01</w:t>
            </w:r>
          </w:p>
        </w:tc>
        <w:tc>
          <w:tcPr>
            <w:tcW w:w="4186" w:type="dxa"/>
            <w:vAlign w:val="center"/>
          </w:tcPr>
          <w:p w14:paraId="29220F0B">
            <w:pPr>
              <w:ind w:firstLine="0" w:firstLineChars="0"/>
              <w:rPr>
                <w:rFonts w:hint="eastAsia" w:ascii="宋体" w:hAnsi="宋体"/>
                <w:lang w:val="en-US" w:eastAsia="zh-CN"/>
              </w:rPr>
            </w:pPr>
            <w:r>
              <w:rPr>
                <w:rFonts w:hint="eastAsia"/>
                <w:lang w:eastAsia="zh-CN"/>
              </w:rPr>
              <w:t>工作计划编写</w:t>
            </w:r>
          </w:p>
        </w:tc>
        <w:tc>
          <w:tcPr>
            <w:tcW w:w="888" w:type="dxa"/>
            <w:vAlign w:val="top"/>
          </w:tcPr>
          <w:p w14:paraId="5AAB9811">
            <w:pPr>
              <w:ind w:firstLine="0" w:firstLineChars="0"/>
              <w:rPr>
                <w:rFonts w:hint="eastAsia" w:ascii="宋体" w:hAnsi="宋体" w:eastAsia="宋体"/>
                <w:lang w:val="en-US" w:eastAsia="zh-CN"/>
              </w:rPr>
            </w:pPr>
            <w:r>
              <w:rPr>
                <w:rFonts w:hint="eastAsia" w:ascii="宋体" w:hAnsi="宋体"/>
                <w:lang w:val="en-US" w:eastAsia="zh-CN"/>
              </w:rPr>
              <w:t>4</w:t>
            </w:r>
          </w:p>
        </w:tc>
        <w:tc>
          <w:tcPr>
            <w:tcW w:w="1441" w:type="dxa"/>
            <w:vAlign w:val="top"/>
          </w:tcPr>
          <w:p w14:paraId="7498FA20">
            <w:pPr>
              <w:ind w:firstLine="0" w:firstLineChars="0"/>
              <w:rPr>
                <w:rFonts w:hint="eastAsia" w:ascii="宋体" w:hAnsi="宋体" w:eastAsia="宋体"/>
                <w:lang w:eastAsia="zh-CN"/>
              </w:rPr>
            </w:pPr>
          </w:p>
        </w:tc>
      </w:tr>
      <w:tr w14:paraId="1E59F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continue"/>
            <w:vAlign w:val="top"/>
          </w:tcPr>
          <w:p w14:paraId="1466D4FF">
            <w:pPr>
              <w:ind w:firstLine="0" w:firstLineChars="0"/>
              <w:rPr>
                <w:rFonts w:hint="eastAsia" w:ascii="宋体" w:hAnsi="宋体"/>
              </w:rPr>
            </w:pPr>
          </w:p>
        </w:tc>
        <w:tc>
          <w:tcPr>
            <w:tcW w:w="1240" w:type="dxa"/>
            <w:vAlign w:val="top"/>
          </w:tcPr>
          <w:p w14:paraId="1B6B8AD9">
            <w:pPr>
              <w:ind w:firstLine="0" w:firstLineChars="0"/>
              <w:rPr>
                <w:rFonts w:hint="default" w:ascii="宋体" w:hAnsi="宋体"/>
                <w:lang w:val="en-US" w:eastAsia="zh-CN"/>
              </w:rPr>
            </w:pPr>
            <w:r>
              <w:rPr>
                <w:rFonts w:hint="eastAsia" w:ascii="宋体" w:hAnsi="宋体"/>
                <w:lang w:val="en-US" w:eastAsia="zh-CN"/>
              </w:rPr>
              <w:t>02</w:t>
            </w:r>
          </w:p>
        </w:tc>
        <w:tc>
          <w:tcPr>
            <w:tcW w:w="4186" w:type="dxa"/>
            <w:vAlign w:val="center"/>
          </w:tcPr>
          <w:p w14:paraId="72C41DBB">
            <w:pPr>
              <w:ind w:firstLine="0" w:firstLineChars="0"/>
              <w:rPr>
                <w:rFonts w:hint="eastAsia" w:ascii="宋体" w:hAnsi="宋体"/>
                <w:lang w:val="en-US" w:eastAsia="zh-CN"/>
              </w:rPr>
            </w:pPr>
            <w:r>
              <w:rPr>
                <w:rFonts w:hint="eastAsia" w:ascii="宋体" w:hAnsi="宋体"/>
                <w:lang w:val="en-US" w:eastAsia="zh-CN"/>
              </w:rPr>
              <w:t>实训五：</w:t>
            </w:r>
            <w:r>
              <w:rPr>
                <w:rFonts w:hint="eastAsia" w:ascii="宋体" w:hAnsi="宋体"/>
                <w:sz w:val="18"/>
                <w:szCs w:val="18"/>
                <w:lang w:val="en-US" w:eastAsia="zh-CN"/>
              </w:rPr>
              <w:t>服装主题全媒体传播和运营</w:t>
            </w:r>
          </w:p>
        </w:tc>
        <w:tc>
          <w:tcPr>
            <w:tcW w:w="888" w:type="dxa"/>
            <w:vAlign w:val="top"/>
          </w:tcPr>
          <w:p w14:paraId="7447F6FF">
            <w:pPr>
              <w:ind w:firstLine="0" w:firstLineChars="0"/>
              <w:rPr>
                <w:rFonts w:hint="default" w:ascii="宋体" w:hAnsi="宋体" w:eastAsia="宋体"/>
                <w:lang w:val="en-US" w:eastAsia="zh-CN"/>
              </w:rPr>
            </w:pPr>
            <w:r>
              <w:rPr>
                <w:rFonts w:hint="eastAsia" w:ascii="宋体" w:hAnsi="宋体"/>
                <w:lang w:val="en-US" w:eastAsia="zh-CN"/>
              </w:rPr>
              <w:t>8</w:t>
            </w:r>
          </w:p>
        </w:tc>
        <w:tc>
          <w:tcPr>
            <w:tcW w:w="1441" w:type="dxa"/>
            <w:vAlign w:val="top"/>
          </w:tcPr>
          <w:p w14:paraId="58BCA3D6">
            <w:pPr>
              <w:ind w:firstLine="0" w:firstLineChars="0"/>
              <w:rPr>
                <w:rFonts w:hint="eastAsia" w:ascii="宋体" w:hAnsi="宋体" w:eastAsia="宋体"/>
                <w:lang w:eastAsia="zh-CN"/>
              </w:rPr>
            </w:pPr>
          </w:p>
        </w:tc>
      </w:tr>
      <w:tr w14:paraId="605A7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448" w:type="dxa"/>
            <w:gridSpan w:val="5"/>
            <w:vAlign w:val="top"/>
          </w:tcPr>
          <w:p w14:paraId="0B4BDB32">
            <w:pPr>
              <w:ind w:firstLine="0" w:firstLineChars="0"/>
              <w:rPr>
                <w:rFonts w:hint="default" w:ascii="宋体" w:hAnsi="宋体" w:eastAsia="宋体"/>
                <w:lang w:val="en-US" w:eastAsia="zh-CN"/>
              </w:rPr>
            </w:pPr>
            <w:r>
              <w:rPr>
                <w:rFonts w:hint="eastAsia" w:ascii="宋体" w:hAnsi="宋体"/>
              </w:rPr>
              <w:t>总学时:</w:t>
            </w:r>
            <w:r>
              <w:rPr>
                <w:rFonts w:hint="eastAsia" w:ascii="宋体" w:hAnsi="宋体"/>
                <w:lang w:val="en-US" w:eastAsia="zh-CN"/>
              </w:rPr>
              <w:t>64</w:t>
            </w:r>
          </w:p>
        </w:tc>
      </w:tr>
    </w:tbl>
    <w:p w14:paraId="6955866C">
      <w:pPr>
        <w:pStyle w:val="5"/>
        <w:spacing w:before="0" w:beforeAutospacing="0" w:after="0" w:afterAutospacing="0" w:line="360" w:lineRule="auto"/>
        <w:jc w:val="both"/>
        <w:rPr>
          <w:rFonts w:hint="eastAsia" w:ascii="黑体" w:hAnsi="黑体" w:eastAsia="黑体" w:cs="仿宋_GB2312"/>
          <w:kern w:val="2"/>
          <w:position w:val="6"/>
        </w:rPr>
      </w:pPr>
    </w:p>
    <w:p w14:paraId="17BB3AF4">
      <w:pPr>
        <w:pStyle w:val="5"/>
        <w:spacing w:before="0" w:beforeAutospacing="0" w:after="0" w:afterAutospacing="0" w:line="360" w:lineRule="auto"/>
        <w:jc w:val="both"/>
        <w:rPr>
          <w:rFonts w:hint="eastAsia" w:cs="仿宋_GB2312"/>
          <w:b/>
          <w:kern w:val="2"/>
          <w:position w:val="6"/>
        </w:rPr>
      </w:pPr>
      <w:r>
        <w:rPr>
          <w:rFonts w:hint="eastAsia" w:cs="仿宋_GB2312"/>
          <w:b/>
          <w:kern w:val="2"/>
          <w:position w:val="6"/>
        </w:rPr>
        <w:t>2.单元（或项目）设计</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080"/>
        <w:gridCol w:w="900"/>
        <w:gridCol w:w="1080"/>
        <w:gridCol w:w="1440"/>
      </w:tblGrid>
      <w:tr w14:paraId="78B2A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vAlign w:val="center"/>
          </w:tcPr>
          <w:p w14:paraId="6C68CDA6">
            <w:pPr>
              <w:widowControl/>
              <w:spacing w:line="240" w:lineRule="auto"/>
              <w:ind w:firstLine="0" w:firstLineChars="0"/>
              <w:rPr>
                <w:rFonts w:ascii="宋体" w:hAnsi="宋体" w:cs="宋体"/>
                <w:kern w:val="0"/>
              </w:rPr>
            </w:pPr>
            <w:r>
              <w:rPr>
                <w:rFonts w:hint="eastAsia" w:ascii="宋体" w:hAnsi="宋体" w:cs="宋体"/>
                <w:kern w:val="0"/>
              </w:rPr>
              <w:t>模块（或工作情境）</w:t>
            </w:r>
          </w:p>
        </w:tc>
        <w:tc>
          <w:tcPr>
            <w:tcW w:w="6973" w:type="dxa"/>
            <w:gridSpan w:val="5"/>
            <w:tcBorders>
              <w:top w:val="single" w:color="auto" w:sz="4" w:space="0"/>
              <w:left w:val="single" w:color="auto" w:sz="4" w:space="0"/>
              <w:bottom w:val="single" w:color="auto" w:sz="4" w:space="0"/>
              <w:right w:val="single" w:color="auto" w:sz="4" w:space="0"/>
            </w:tcBorders>
            <w:vAlign w:val="center"/>
          </w:tcPr>
          <w:p w14:paraId="67439BDF">
            <w:pPr>
              <w:widowControl/>
              <w:spacing w:line="240" w:lineRule="auto"/>
              <w:ind w:firstLine="0" w:firstLineChars="0"/>
              <w:jc w:val="center"/>
              <w:rPr>
                <w:rFonts w:ascii="宋体" w:hAnsi="宋体" w:cs="宋体"/>
                <w:kern w:val="0"/>
              </w:rPr>
            </w:pPr>
            <w:r>
              <w:rPr>
                <w:rFonts w:hint="eastAsia" w:ascii="宋体" w:hAnsi="宋体" w:cs="宋体"/>
                <w:kern w:val="0"/>
              </w:rPr>
              <w:t>模块一</w:t>
            </w:r>
          </w:p>
        </w:tc>
      </w:tr>
      <w:tr w14:paraId="2AAD794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24"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0BAF2CB6">
            <w:pPr>
              <w:widowControl/>
              <w:spacing w:line="240" w:lineRule="auto"/>
              <w:ind w:firstLine="210" w:firstLineChars="100"/>
              <w:rPr>
                <w:rFonts w:hint="eastAsia" w:ascii="宋体" w:hAnsi="宋体" w:cs="宋体"/>
                <w:kern w:val="0"/>
              </w:rPr>
            </w:pPr>
            <w:r>
              <w:rPr>
                <w:rFonts w:hint="eastAsia" w:ascii="宋体" w:hAnsi="宋体" w:cs="宋体"/>
                <w:kern w:val="0"/>
              </w:rPr>
              <w:t>单元1</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A11F6ED">
            <w:pPr>
              <w:widowControl/>
              <w:spacing w:line="240" w:lineRule="auto"/>
              <w:ind w:firstLine="0" w:firstLineChars="0"/>
              <w:rPr>
                <w:rFonts w:hint="eastAsia" w:ascii="宋体" w:hAnsi="宋体" w:cs="宋体"/>
                <w:kern w:val="0"/>
              </w:rPr>
            </w:pPr>
            <w:r>
              <w:rPr>
                <w:rFonts w:hint="eastAsia" w:ascii="宋体" w:hAnsi="宋体"/>
                <w:lang w:val="en-US" w:eastAsia="zh-CN"/>
              </w:rPr>
              <w:t>图形图像处理</w:t>
            </w:r>
          </w:p>
        </w:tc>
        <w:tc>
          <w:tcPr>
            <w:tcW w:w="90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14172DC">
            <w:pPr>
              <w:widowControl/>
              <w:spacing w:line="240" w:lineRule="auto"/>
              <w:ind w:firstLine="0" w:firstLineChars="0"/>
              <w:rPr>
                <w:rFonts w:hint="eastAsia" w:ascii="宋体" w:hAnsi="宋体" w:cs="宋体"/>
                <w:kern w:val="0"/>
              </w:rPr>
            </w:pPr>
            <w:r>
              <w:rPr>
                <w:rFonts w:hint="eastAsia" w:ascii="宋体" w:hAnsi="宋体" w:cs="宋体"/>
                <w:kern w:val="0"/>
              </w:rPr>
              <w:t>学时</w:t>
            </w:r>
          </w:p>
        </w:tc>
        <w:tc>
          <w:tcPr>
            <w:tcW w:w="1080" w:type="dxa"/>
            <w:tcBorders>
              <w:top w:val="single" w:color="auto" w:sz="4" w:space="0"/>
              <w:left w:val="single" w:color="auto" w:sz="4" w:space="0"/>
              <w:bottom w:val="single" w:color="auto" w:sz="4" w:space="0"/>
              <w:right w:val="single" w:color="auto" w:sz="4" w:space="0"/>
            </w:tcBorders>
            <w:shd w:val="clear" w:color="auto" w:fill="FFFFFF"/>
            <w:vAlign w:val="center"/>
          </w:tcPr>
          <w:p w14:paraId="51C79B07">
            <w:pPr>
              <w:widowControl/>
              <w:spacing w:line="240" w:lineRule="auto"/>
              <w:ind w:firstLine="0" w:firstLineChars="0"/>
              <w:rPr>
                <w:rFonts w:hint="eastAsia" w:ascii="宋体" w:hAnsi="宋体" w:cs="宋体"/>
                <w:kern w:val="0"/>
              </w:rPr>
            </w:pPr>
            <w:r>
              <w:rPr>
                <w:rFonts w:hint="eastAsia" w:ascii="宋体" w:hAnsi="宋体" w:cs="宋体"/>
                <w:kern w:val="0"/>
              </w:rPr>
              <w:t>理论</w:t>
            </w:r>
          </w:p>
        </w:tc>
        <w:tc>
          <w:tcPr>
            <w:tcW w:w="1440" w:type="dxa"/>
            <w:tcBorders>
              <w:top w:val="single" w:color="auto" w:sz="4" w:space="0"/>
              <w:left w:val="single" w:color="auto" w:sz="4" w:space="0"/>
              <w:bottom w:val="single" w:color="auto" w:sz="4" w:space="0"/>
              <w:right w:val="single" w:color="auto" w:sz="4" w:space="0"/>
            </w:tcBorders>
            <w:vAlign w:val="center"/>
          </w:tcPr>
          <w:p w14:paraId="3AAA814E">
            <w:pPr>
              <w:widowControl/>
              <w:spacing w:line="240" w:lineRule="auto"/>
              <w:ind w:firstLine="0" w:firstLineChars="0"/>
              <w:rPr>
                <w:rFonts w:hint="eastAsia" w:ascii="宋体" w:hAnsi="宋体" w:eastAsia="宋体" w:cs="宋体"/>
                <w:kern w:val="0"/>
                <w:lang w:eastAsia="zh-CN"/>
              </w:rPr>
            </w:pPr>
            <w:r>
              <w:rPr>
                <w:rFonts w:hint="eastAsia" w:ascii="宋体" w:hAnsi="宋体" w:cs="宋体"/>
                <w:kern w:val="0"/>
                <w:lang w:val="en-US" w:eastAsia="zh-CN"/>
              </w:rPr>
              <w:t>4</w:t>
            </w:r>
          </w:p>
        </w:tc>
      </w:tr>
      <w:tr w14:paraId="27F04B9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9"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563A7E12">
            <w:pPr>
              <w:widowControl/>
              <w:spacing w:line="240" w:lineRule="auto"/>
              <w:ind w:firstLine="0" w:firstLineChars="0"/>
              <w:jc w:val="center"/>
              <w:rPr>
                <w:rFonts w:ascii="宋体" w:hAnsi="宋体" w:cs="宋体"/>
                <w:kern w:val="0"/>
              </w:rPr>
            </w:pPr>
            <w:r>
              <w:rPr>
                <w:rFonts w:hint="eastAsia" w:ascii="宋体" w:hAnsi="宋体" w:cs="宋体"/>
                <w:kern w:val="0"/>
              </w:rPr>
              <w:t>单元2</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95FA107">
            <w:pPr>
              <w:widowControl/>
              <w:spacing w:line="240" w:lineRule="auto"/>
              <w:ind w:firstLine="0" w:firstLineChars="0"/>
              <w:jc w:val="left"/>
              <w:rPr>
                <w:rFonts w:ascii="宋体" w:hAnsi="宋体" w:cs="宋体"/>
                <w:kern w:val="0"/>
              </w:rPr>
            </w:pPr>
            <w:r>
              <w:rPr>
                <w:rFonts w:hint="eastAsia" w:ascii="宋体" w:hAnsi="宋体"/>
                <w:lang w:val="en-US" w:eastAsia="zh-CN"/>
              </w:rPr>
              <w:t>图文板式设计</w:t>
            </w:r>
          </w:p>
        </w:tc>
        <w:tc>
          <w:tcPr>
            <w:tcW w:w="90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7FCF2B9">
            <w:pPr>
              <w:widowControl/>
              <w:spacing w:line="240" w:lineRule="auto"/>
              <w:ind w:firstLine="0" w:firstLineChars="0"/>
              <w:jc w:val="left"/>
              <w:rPr>
                <w:rFonts w:ascii="宋体" w:hAnsi="宋体" w:cs="宋体"/>
                <w:kern w:val="0"/>
              </w:rPr>
            </w:pPr>
          </w:p>
        </w:tc>
        <w:tc>
          <w:tcPr>
            <w:tcW w:w="1080" w:type="dxa"/>
            <w:tcBorders>
              <w:top w:val="single" w:color="auto" w:sz="4" w:space="0"/>
              <w:left w:val="single" w:color="auto" w:sz="4" w:space="0"/>
              <w:bottom w:val="single" w:color="auto" w:sz="4" w:space="0"/>
              <w:right w:val="single" w:color="auto" w:sz="4" w:space="0"/>
            </w:tcBorders>
            <w:shd w:val="clear" w:color="auto" w:fill="FFFFFF"/>
            <w:vAlign w:val="center"/>
          </w:tcPr>
          <w:p w14:paraId="5A7C237B">
            <w:pPr>
              <w:widowControl/>
              <w:spacing w:line="240" w:lineRule="auto"/>
              <w:ind w:firstLine="0" w:firstLineChars="0"/>
              <w:rPr>
                <w:rFonts w:ascii="宋体" w:hAnsi="宋体" w:cs="宋体"/>
                <w:kern w:val="0"/>
                <w:sz w:val="21"/>
                <w:szCs w:val="21"/>
              </w:rPr>
            </w:pPr>
            <w:r>
              <w:rPr>
                <w:rFonts w:hint="eastAsia" w:ascii="宋体" w:hAnsi="宋体" w:cs="宋体"/>
                <w:kern w:val="0"/>
                <w:sz w:val="21"/>
                <w:szCs w:val="21"/>
              </w:rPr>
              <w:t>实践</w:t>
            </w:r>
          </w:p>
        </w:tc>
        <w:tc>
          <w:tcPr>
            <w:tcW w:w="1440" w:type="dxa"/>
            <w:tcBorders>
              <w:top w:val="single" w:color="auto" w:sz="4" w:space="0"/>
              <w:left w:val="single" w:color="auto" w:sz="4" w:space="0"/>
              <w:bottom w:val="single" w:color="auto" w:sz="4" w:space="0"/>
              <w:right w:val="single" w:color="auto" w:sz="4" w:space="0"/>
            </w:tcBorders>
            <w:vAlign w:val="center"/>
          </w:tcPr>
          <w:p w14:paraId="6500758C">
            <w:pPr>
              <w:widowControl/>
              <w:spacing w:line="240" w:lineRule="auto"/>
              <w:ind w:firstLine="0" w:firstLineChars="0"/>
              <w:rPr>
                <w:rFonts w:ascii="宋体" w:hAnsi="宋体" w:cs="宋体"/>
                <w:kern w:val="0"/>
              </w:rPr>
            </w:pPr>
            <w:r>
              <w:rPr>
                <w:rFonts w:hint="eastAsia" w:ascii="宋体" w:hAnsi="宋体" w:cs="宋体"/>
                <w:kern w:val="0"/>
              </w:rPr>
              <w:t>8</w:t>
            </w:r>
          </w:p>
        </w:tc>
      </w:tr>
      <w:tr w14:paraId="06A752E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357CD42E">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60B7756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5C6AB4B3">
            <w:pPr>
              <w:widowControl/>
              <w:numPr>
                <w:ilvl w:val="0"/>
                <w:numId w:val="0"/>
              </w:numPr>
              <w:spacing w:line="240" w:lineRule="auto"/>
              <w:ind w:left="0" w:leftChars="0" w:firstLine="0" w:firstLineChars="0"/>
              <w:jc w:val="both"/>
              <w:rPr>
                <w:rFonts w:hint="eastAsia" w:ascii="宋体" w:hAnsi="宋体" w:eastAsia="宋体" w:cs="Times New Roman"/>
                <w:kern w:val="2"/>
                <w:sz w:val="21"/>
                <w:szCs w:val="21"/>
                <w:lang w:val="en-US" w:eastAsia="zh-CN" w:bidi="ar-SA"/>
              </w:rPr>
            </w:pPr>
            <w:r>
              <w:rPr>
                <w:rFonts w:hint="eastAsia" w:ascii="宋体" w:hAnsi="宋体" w:cs="Times New Roman"/>
                <w:kern w:val="2"/>
                <w:sz w:val="21"/>
                <w:szCs w:val="21"/>
                <w:lang w:val="en-US" w:eastAsia="zh-CN" w:bidi="ar-SA"/>
              </w:rPr>
              <w:t>知识目标：</w:t>
            </w:r>
            <w:r>
              <w:rPr>
                <w:rFonts w:hint="eastAsia" w:ascii="宋体" w:hAnsi="宋体" w:eastAsia="宋体" w:cs="Times New Roman"/>
                <w:kern w:val="2"/>
                <w:sz w:val="21"/>
                <w:szCs w:val="21"/>
                <w:lang w:val="en-US" w:eastAsia="zh-CN" w:bidi="ar-SA"/>
              </w:rPr>
              <w:t>理解</w:t>
            </w:r>
            <w:r>
              <w:rPr>
                <w:rFonts w:hint="eastAsia" w:ascii="宋体" w:hAnsi="宋体" w:cs="Times New Roman"/>
                <w:kern w:val="2"/>
                <w:sz w:val="21"/>
                <w:szCs w:val="21"/>
                <w:lang w:val="en-US" w:eastAsia="zh-CN" w:bidi="ar-SA"/>
              </w:rPr>
              <w:t>成衣品牌概念及项目策划的意义；</w:t>
            </w:r>
          </w:p>
          <w:p w14:paraId="4477B94C">
            <w:pPr>
              <w:widowControl/>
              <w:numPr>
                <w:ilvl w:val="0"/>
                <w:numId w:val="0"/>
              </w:numPr>
              <w:spacing w:line="240" w:lineRule="auto"/>
              <w:ind w:left="0" w:leftChars="0" w:firstLine="0" w:firstLineChars="0"/>
              <w:jc w:val="both"/>
              <w:rPr>
                <w:rFonts w:hint="eastAsia" w:ascii="宋体" w:hAnsi="宋体" w:eastAsia="宋体" w:cs="Times New Roman"/>
                <w:kern w:val="2"/>
                <w:sz w:val="21"/>
                <w:szCs w:val="21"/>
                <w:lang w:val="en-US" w:eastAsia="zh-CN" w:bidi="ar-SA"/>
              </w:rPr>
            </w:pPr>
            <w:r>
              <w:rPr>
                <w:rFonts w:hint="eastAsia" w:ascii="宋体" w:hAnsi="宋体" w:cs="Times New Roman"/>
                <w:kern w:val="2"/>
                <w:sz w:val="21"/>
                <w:szCs w:val="21"/>
                <w:lang w:val="en-US" w:eastAsia="zh-CN" w:bidi="ar-SA"/>
              </w:rPr>
              <w:t>技能目标：掌握对成衣品牌</w:t>
            </w:r>
            <w:r>
              <w:rPr>
                <w:rFonts w:hint="eastAsia" w:ascii="宋体" w:hAnsi="宋体" w:eastAsia="宋体" w:cs="Times New Roman"/>
                <w:kern w:val="2"/>
                <w:sz w:val="21"/>
                <w:szCs w:val="21"/>
                <w:lang w:val="en-US" w:eastAsia="zh-CN" w:bidi="ar-SA"/>
              </w:rPr>
              <w:t>项目</w:t>
            </w:r>
            <w:r>
              <w:rPr>
                <w:rFonts w:hint="eastAsia" w:ascii="宋体" w:hAnsi="宋体" w:cs="Times New Roman"/>
                <w:kern w:val="2"/>
                <w:sz w:val="21"/>
                <w:szCs w:val="21"/>
                <w:lang w:val="en-US" w:eastAsia="zh-CN" w:bidi="ar-SA"/>
              </w:rPr>
              <w:t>策划</w:t>
            </w:r>
            <w:r>
              <w:rPr>
                <w:rFonts w:hint="eastAsia" w:ascii="宋体" w:hAnsi="宋体" w:eastAsia="宋体" w:cs="Times New Roman"/>
                <w:kern w:val="2"/>
                <w:sz w:val="21"/>
                <w:szCs w:val="21"/>
                <w:lang w:val="en-US" w:eastAsia="zh-CN" w:bidi="ar-SA"/>
              </w:rPr>
              <w:t>流程</w:t>
            </w:r>
            <w:r>
              <w:rPr>
                <w:rFonts w:hint="eastAsia" w:ascii="宋体" w:hAnsi="宋体" w:cs="Times New Roman"/>
                <w:kern w:val="2"/>
                <w:sz w:val="21"/>
                <w:szCs w:val="21"/>
                <w:lang w:val="en-US" w:eastAsia="zh-CN" w:bidi="ar-SA"/>
              </w:rPr>
              <w:t>；</w:t>
            </w:r>
          </w:p>
          <w:p w14:paraId="79ECCD4B">
            <w:pPr>
              <w:widowControl/>
              <w:numPr>
                <w:ilvl w:val="0"/>
                <w:numId w:val="0"/>
              </w:numPr>
              <w:spacing w:line="240" w:lineRule="auto"/>
              <w:jc w:val="both"/>
              <w:rPr>
                <w:rFonts w:hint="eastAsia" w:ascii="宋体" w:hAnsi="宋体" w:cs="宋体"/>
                <w:kern w:val="0"/>
                <w:lang w:eastAsia="zh-CN"/>
              </w:rPr>
            </w:pPr>
            <w:r>
              <w:rPr>
                <w:rFonts w:hint="eastAsia" w:ascii="宋体" w:hAnsi="宋体" w:cs="Times New Roman"/>
                <w:kern w:val="2"/>
                <w:sz w:val="21"/>
                <w:szCs w:val="21"/>
                <w:lang w:val="en-US" w:eastAsia="zh-CN" w:bidi="ar-SA"/>
              </w:rPr>
              <w:t>素质养成目标：</w:t>
            </w:r>
            <w:r>
              <w:rPr>
                <w:rFonts w:hint="eastAsia" w:ascii="宋体" w:hAnsi="宋体" w:eastAsia="宋体" w:cs="Times New Roman"/>
                <w:kern w:val="2"/>
                <w:sz w:val="21"/>
                <w:szCs w:val="21"/>
                <w:lang w:val="en-US" w:eastAsia="zh-CN" w:bidi="ar-SA"/>
              </w:rPr>
              <w:t>激发学生</w:t>
            </w:r>
            <w:r>
              <w:rPr>
                <w:rFonts w:hint="eastAsia" w:ascii="宋体" w:hAnsi="宋体" w:cs="Times New Roman"/>
                <w:kern w:val="2"/>
                <w:sz w:val="21"/>
                <w:szCs w:val="21"/>
                <w:lang w:val="en-US" w:eastAsia="zh-CN" w:bidi="ar-SA"/>
              </w:rPr>
              <w:t>对品牌认知上</w:t>
            </w:r>
            <w:r>
              <w:rPr>
                <w:rFonts w:hint="eastAsia" w:ascii="宋体" w:hAnsi="宋体" w:eastAsia="宋体" w:cs="Times New Roman"/>
                <w:kern w:val="2"/>
                <w:sz w:val="21"/>
                <w:szCs w:val="21"/>
                <w:lang w:val="en-US" w:eastAsia="zh-CN" w:bidi="ar-SA"/>
              </w:rPr>
              <w:t>的“自我唤醒</w:t>
            </w:r>
            <w:r>
              <w:rPr>
                <w:rFonts w:hint="default" w:ascii="宋体" w:hAnsi="宋体" w:eastAsia="宋体" w:cs="Times New Roman"/>
                <w:kern w:val="2"/>
                <w:sz w:val="21"/>
                <w:szCs w:val="21"/>
                <w:lang w:val="en-US" w:eastAsia="zh-CN" w:bidi="ar-SA"/>
              </w:rPr>
              <w:t>”</w:t>
            </w:r>
            <w:r>
              <w:rPr>
                <w:rFonts w:hint="eastAsia" w:ascii="宋体" w:hAnsi="宋体" w:cs="Times New Roman"/>
                <w:kern w:val="2"/>
                <w:sz w:val="21"/>
                <w:szCs w:val="21"/>
                <w:lang w:val="en-US" w:eastAsia="zh-CN" w:bidi="ar-SA"/>
              </w:rPr>
              <w:t>。</w:t>
            </w:r>
          </w:p>
        </w:tc>
      </w:tr>
      <w:tr w14:paraId="030626E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3D862DD0">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500" w:type="dxa"/>
            <w:gridSpan w:val="4"/>
            <w:tcBorders>
              <w:top w:val="nil"/>
              <w:left w:val="nil"/>
              <w:bottom w:val="single" w:color="auto" w:sz="4" w:space="0"/>
              <w:right w:val="single" w:color="auto" w:sz="4" w:space="0"/>
            </w:tcBorders>
            <w:vAlign w:val="center"/>
          </w:tcPr>
          <w:p w14:paraId="79F5F826">
            <w:pPr>
              <w:widowControl/>
              <w:spacing w:line="240" w:lineRule="auto"/>
              <w:ind w:firstLine="0" w:firstLineChars="0"/>
              <w:jc w:val="left"/>
              <w:rPr>
                <w:rFonts w:ascii="宋体" w:hAnsi="宋体" w:cs="宋体"/>
                <w:kern w:val="0"/>
              </w:rPr>
            </w:pPr>
            <w:r>
              <w:rPr>
                <w:rFonts w:hint="eastAsia" w:ascii="宋体" w:hAnsi="宋体" w:cs="宋体"/>
                <w:kern w:val="0"/>
              </w:rPr>
              <w:t>主要教学方法</w:t>
            </w:r>
          </w:p>
        </w:tc>
      </w:tr>
      <w:tr w14:paraId="0814104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21"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vAlign w:val="top"/>
          </w:tcPr>
          <w:p w14:paraId="0E22F6E3">
            <w:pPr>
              <w:widowControl/>
              <w:spacing w:line="240" w:lineRule="auto"/>
              <w:ind w:firstLine="0" w:firstLineChars="0"/>
              <w:jc w:val="left"/>
              <w:rPr>
                <w:rFonts w:hint="eastAsia" w:ascii="宋体" w:hAnsi="宋体" w:cs="宋体"/>
                <w:kern w:val="0"/>
              </w:rPr>
            </w:pPr>
            <w:r>
              <w:rPr>
                <w:rFonts w:hint="eastAsia" w:ascii="宋体" w:hAnsi="宋体" w:cs="宋体"/>
                <w:kern w:val="0"/>
              </w:rPr>
              <w:t>重点：</w:t>
            </w:r>
          </w:p>
          <w:p w14:paraId="25D452FD">
            <w:pPr>
              <w:widowControl/>
              <w:numPr>
                <w:ilvl w:val="0"/>
                <w:numId w:val="36"/>
              </w:numPr>
              <w:spacing w:line="240" w:lineRule="auto"/>
              <w:ind w:firstLine="0" w:firstLineChars="0"/>
              <w:jc w:val="left"/>
              <w:rPr>
                <w:rFonts w:hint="eastAsia" w:ascii="宋体" w:hAnsi="宋体"/>
              </w:rPr>
            </w:pPr>
            <w:r>
              <w:rPr>
                <w:rFonts w:hint="eastAsia" w:ascii="宋体" w:hAnsi="宋体"/>
                <w:lang w:eastAsia="zh-CN"/>
              </w:rPr>
              <w:t>手绘与电脑效果图</w:t>
            </w:r>
            <w:r>
              <w:rPr>
                <w:rFonts w:hint="eastAsia" w:ascii="宋体" w:hAnsi="宋体"/>
              </w:rPr>
              <w:t>，</w:t>
            </w:r>
          </w:p>
          <w:p w14:paraId="01F01A02">
            <w:pPr>
              <w:widowControl/>
              <w:numPr>
                <w:ilvl w:val="0"/>
                <w:numId w:val="36"/>
              </w:numPr>
              <w:spacing w:line="240" w:lineRule="auto"/>
              <w:ind w:firstLine="0" w:firstLineChars="0"/>
              <w:jc w:val="left"/>
              <w:rPr>
                <w:rFonts w:hint="eastAsia"/>
              </w:rPr>
            </w:pPr>
            <w:r>
              <w:rPr>
                <w:rFonts w:hint="eastAsia" w:ascii="宋体" w:hAnsi="宋体"/>
                <w:lang w:eastAsia="zh-CN"/>
              </w:rPr>
              <w:t>服装产品照片处理</w:t>
            </w:r>
          </w:p>
          <w:p w14:paraId="16136A1E">
            <w:pPr>
              <w:widowControl/>
              <w:numPr>
                <w:ilvl w:val="0"/>
                <w:numId w:val="36"/>
              </w:numPr>
              <w:spacing w:line="240" w:lineRule="auto"/>
              <w:ind w:firstLine="0" w:firstLineChars="0"/>
              <w:jc w:val="left"/>
              <w:rPr>
                <w:rFonts w:hint="eastAsia"/>
              </w:rPr>
            </w:pPr>
            <w:r>
              <w:rPr>
                <w:rFonts w:hint="eastAsia" w:ascii="宋体" w:hAnsi="宋体"/>
                <w:lang w:eastAsia="zh-CN"/>
              </w:rPr>
              <w:t>服装主题软文编辑</w:t>
            </w:r>
          </w:p>
          <w:p w14:paraId="034847E2">
            <w:pPr>
              <w:widowControl/>
              <w:numPr>
                <w:ilvl w:val="0"/>
                <w:numId w:val="36"/>
              </w:numPr>
              <w:spacing w:line="240" w:lineRule="auto"/>
              <w:ind w:firstLine="0" w:firstLineChars="0"/>
              <w:jc w:val="left"/>
              <w:rPr>
                <w:rFonts w:hint="eastAsia"/>
              </w:rPr>
            </w:pPr>
            <w:r>
              <w:rPr>
                <w:rFonts w:hint="eastAsia" w:ascii="宋体" w:hAnsi="宋体"/>
                <w:lang w:eastAsia="zh-CN"/>
              </w:rPr>
              <w:t>服装主题图文板式</w:t>
            </w:r>
          </w:p>
          <w:p w14:paraId="51609A6D">
            <w:pPr>
              <w:widowControl/>
              <w:numPr>
                <w:ilvl w:val="0"/>
                <w:numId w:val="0"/>
              </w:numPr>
              <w:spacing w:line="240" w:lineRule="auto"/>
              <w:jc w:val="left"/>
              <w:rPr>
                <w:rFonts w:hint="eastAsia"/>
              </w:rPr>
            </w:pPr>
          </w:p>
          <w:p w14:paraId="08F80CB1">
            <w:pPr>
              <w:widowControl/>
              <w:spacing w:line="240" w:lineRule="auto"/>
              <w:ind w:firstLine="0" w:firstLineChars="0"/>
              <w:jc w:val="left"/>
              <w:rPr>
                <w:rFonts w:hint="eastAsia"/>
              </w:rPr>
            </w:pPr>
            <w:r>
              <w:rPr>
                <w:rFonts w:hint="eastAsia"/>
              </w:rPr>
              <w:t>难点：</w:t>
            </w:r>
          </w:p>
          <w:p w14:paraId="0CECCF55">
            <w:pPr>
              <w:widowControl/>
              <w:spacing w:line="240" w:lineRule="auto"/>
              <w:ind w:left="360" w:firstLine="0" w:firstLineChars="0"/>
              <w:jc w:val="left"/>
              <w:rPr>
                <w:rFonts w:hint="eastAsia" w:ascii="宋体" w:hAnsi="宋体" w:eastAsia="宋体" w:cs="宋体"/>
                <w:kern w:val="0"/>
                <w:lang w:eastAsia="zh-CN"/>
              </w:rPr>
            </w:pPr>
            <w:r>
              <w:rPr>
                <w:rFonts w:hint="eastAsia"/>
                <w:lang w:val="en-US" w:eastAsia="zh-CN"/>
              </w:rPr>
              <w:t>服装主题平面策划与制作</w:t>
            </w:r>
          </w:p>
        </w:tc>
        <w:tc>
          <w:tcPr>
            <w:tcW w:w="4500" w:type="dxa"/>
            <w:gridSpan w:val="4"/>
            <w:tcBorders>
              <w:top w:val="nil"/>
              <w:left w:val="nil"/>
              <w:bottom w:val="single" w:color="auto" w:sz="4" w:space="0"/>
              <w:right w:val="single" w:color="auto" w:sz="4" w:space="0"/>
            </w:tcBorders>
            <w:vAlign w:val="center"/>
          </w:tcPr>
          <w:p w14:paraId="4D614D98">
            <w:pPr>
              <w:widowControl/>
              <w:spacing w:line="240" w:lineRule="auto"/>
              <w:ind w:firstLine="105" w:firstLineChars="50"/>
              <w:jc w:val="left"/>
              <w:rPr>
                <w:rFonts w:ascii="宋体" w:hAnsi="宋体" w:cs="宋体"/>
                <w:kern w:val="0"/>
              </w:rPr>
            </w:pPr>
            <w:r>
              <w:rPr>
                <w:rFonts w:hint="eastAsia" w:ascii="宋体" w:hAnsi="宋体" w:cs="宋体"/>
                <w:kern w:val="0"/>
              </w:rPr>
              <w:t>　多媒体演示、现场讲评、作品点评</w:t>
            </w:r>
          </w:p>
        </w:tc>
      </w:tr>
      <w:tr w14:paraId="2E563D2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1F5863A3">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697E5262">
            <w:pPr>
              <w:widowControl/>
              <w:spacing w:line="240" w:lineRule="auto"/>
              <w:ind w:firstLine="0" w:firstLineChars="0"/>
              <w:jc w:val="left"/>
              <w:rPr>
                <w:rFonts w:ascii="宋体" w:hAnsi="宋体" w:cs="宋体"/>
                <w:kern w:val="0"/>
              </w:rPr>
            </w:pPr>
            <w:r>
              <w:rPr>
                <w:rFonts w:hint="eastAsia" w:ascii="宋体" w:hAnsi="宋体" w:cs="宋体"/>
                <w:kern w:val="0"/>
              </w:rPr>
              <w:t>教学地点</w:t>
            </w:r>
          </w:p>
        </w:tc>
      </w:tr>
      <w:tr w14:paraId="3D9F099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47"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52894EDE">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5B1946F8">
            <w:pPr>
              <w:widowControl/>
              <w:spacing w:line="240" w:lineRule="auto"/>
              <w:ind w:firstLine="315" w:firstLineChars="150"/>
              <w:jc w:val="left"/>
              <w:rPr>
                <w:rFonts w:ascii="宋体" w:hAnsi="宋体" w:cs="宋体"/>
                <w:kern w:val="0"/>
              </w:rPr>
            </w:pPr>
            <w:r>
              <w:rPr>
                <w:rFonts w:hint="eastAsia" w:ascii="宋体" w:hAnsi="宋体" w:cs="宋体"/>
                <w:kern w:val="0"/>
              </w:rPr>
              <w:t>多媒体教室</w:t>
            </w:r>
          </w:p>
        </w:tc>
      </w:tr>
      <w:tr w14:paraId="0815B2B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22F57E64">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28FFB130">
            <w:pPr>
              <w:widowControl/>
              <w:spacing w:line="240" w:lineRule="auto"/>
              <w:ind w:firstLine="0" w:firstLineChars="0"/>
              <w:jc w:val="left"/>
              <w:rPr>
                <w:rFonts w:ascii="宋体" w:hAnsi="宋体" w:cs="宋体"/>
                <w:kern w:val="0"/>
              </w:rPr>
            </w:pPr>
            <w:r>
              <w:rPr>
                <w:rFonts w:hint="eastAsia" w:ascii="宋体" w:hAnsi="宋体" w:cs="宋体"/>
                <w:kern w:val="0"/>
              </w:rPr>
              <w:t>教学及参考资料</w:t>
            </w:r>
          </w:p>
        </w:tc>
      </w:tr>
      <w:tr w14:paraId="73C5E90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77963A14">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667C4E91">
            <w:pPr>
              <w:widowControl/>
              <w:spacing w:line="240" w:lineRule="auto"/>
              <w:ind w:firstLine="0" w:firstLineChars="0"/>
              <w:jc w:val="left"/>
              <w:rPr>
                <w:rFonts w:ascii="宋体" w:hAnsi="宋体" w:cs="宋体"/>
                <w:kern w:val="0"/>
              </w:rPr>
            </w:pPr>
            <w:r>
              <w:rPr>
                <w:rFonts w:hint="eastAsia" w:ascii="宋体" w:hAnsi="宋体" w:cs="宋体"/>
                <w:kern w:val="0"/>
              </w:rPr>
              <w:t>　 《服装品牌的整体塑造与传播》、优秀</w:t>
            </w:r>
            <w:r>
              <w:rPr>
                <w:rFonts w:hint="eastAsia" w:ascii="宋体" w:hAnsi="宋体" w:cs="宋体"/>
                <w:kern w:val="0"/>
                <w:lang w:eastAsia="zh-CN"/>
              </w:rPr>
              <w:t>服装热门</w:t>
            </w:r>
            <w:r>
              <w:rPr>
                <w:rFonts w:hint="eastAsia" w:ascii="宋体" w:hAnsi="宋体" w:cs="宋体"/>
                <w:kern w:val="0"/>
                <w:lang w:val="en-US" w:eastAsia="zh-CN"/>
              </w:rPr>
              <w:t>IP案例</w:t>
            </w:r>
          </w:p>
        </w:tc>
      </w:tr>
      <w:tr w14:paraId="211853A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16A82BFD">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7D2DD061">
            <w:pPr>
              <w:widowControl/>
              <w:spacing w:line="240" w:lineRule="auto"/>
              <w:ind w:firstLine="0" w:firstLineChars="0"/>
              <w:jc w:val="left"/>
              <w:rPr>
                <w:rFonts w:ascii="宋体" w:hAnsi="宋体" w:cs="宋体"/>
                <w:kern w:val="0"/>
              </w:rPr>
            </w:pPr>
            <w:r>
              <w:rPr>
                <w:rFonts w:hint="eastAsia" w:ascii="宋体" w:hAnsi="宋体" w:cs="宋体"/>
                <w:kern w:val="0"/>
              </w:rPr>
              <w:t>练习与习题建议</w:t>
            </w:r>
          </w:p>
        </w:tc>
      </w:tr>
      <w:tr w14:paraId="14F2E65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PrEx>
        <w:trPr>
          <w:trHeight w:val="323"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3ABADC4C">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3977E63B">
            <w:pPr>
              <w:widowControl/>
              <w:spacing w:line="240" w:lineRule="auto"/>
              <w:ind w:firstLine="0" w:firstLineChars="0"/>
              <w:jc w:val="left"/>
              <w:rPr>
                <w:rFonts w:ascii="宋体" w:hAnsi="宋体" w:cs="宋体"/>
                <w:kern w:val="0"/>
              </w:rPr>
            </w:pPr>
            <w:r>
              <w:rPr>
                <w:rFonts w:hint="eastAsia" w:ascii="宋体" w:hAnsi="宋体" w:cs="宋体"/>
                <w:kern w:val="0"/>
              </w:rPr>
              <w:t>　 每个单元有对应的练习</w:t>
            </w:r>
          </w:p>
        </w:tc>
      </w:tr>
      <w:tr w14:paraId="2B55869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0D8556E1">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w:t>
            </w:r>
          </w:p>
        </w:tc>
        <w:tc>
          <w:tcPr>
            <w:tcW w:w="4500" w:type="dxa"/>
            <w:gridSpan w:val="4"/>
            <w:tcBorders>
              <w:top w:val="nil"/>
              <w:left w:val="nil"/>
              <w:bottom w:val="single" w:color="auto" w:sz="4" w:space="0"/>
              <w:right w:val="single" w:color="auto" w:sz="4" w:space="0"/>
            </w:tcBorders>
            <w:vAlign w:val="center"/>
          </w:tcPr>
          <w:p w14:paraId="79F078C0">
            <w:pPr>
              <w:widowControl/>
              <w:spacing w:line="240" w:lineRule="auto"/>
              <w:ind w:firstLine="0" w:firstLineChars="0"/>
              <w:jc w:val="left"/>
              <w:rPr>
                <w:rFonts w:ascii="宋体" w:hAnsi="宋体" w:cs="宋体"/>
                <w:kern w:val="0"/>
              </w:rPr>
            </w:pPr>
            <w:r>
              <w:rPr>
                <w:rFonts w:hint="eastAsia" w:ascii="宋体" w:hAnsi="宋体" w:cs="宋体"/>
                <w:kern w:val="0"/>
              </w:rPr>
              <w:t>权重分配</w:t>
            </w:r>
          </w:p>
        </w:tc>
      </w:tr>
      <w:tr w14:paraId="7F35DE2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1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7419D51F">
            <w:pPr>
              <w:widowControl/>
              <w:spacing w:line="240" w:lineRule="auto"/>
              <w:ind w:firstLine="0" w:firstLineChars="0"/>
              <w:jc w:val="center"/>
              <w:rPr>
                <w:rFonts w:ascii="宋体" w:hAnsi="宋体" w:cs="宋体"/>
                <w:kern w:val="0"/>
              </w:rPr>
            </w:pPr>
            <w:r>
              <w:rPr>
                <w:rFonts w:hint="eastAsia" w:ascii="宋体" w:hAnsi="宋体" w:cs="宋体"/>
                <w:kern w:val="0"/>
              </w:rPr>
              <w:t>　平时练习与综合练习相结合，个人能力与集体评价相结合。</w:t>
            </w:r>
          </w:p>
        </w:tc>
        <w:tc>
          <w:tcPr>
            <w:tcW w:w="4500" w:type="dxa"/>
            <w:gridSpan w:val="4"/>
            <w:tcBorders>
              <w:top w:val="nil"/>
              <w:left w:val="nil"/>
              <w:bottom w:val="single" w:color="auto" w:sz="4" w:space="0"/>
              <w:right w:val="single" w:color="auto" w:sz="4" w:space="0"/>
            </w:tcBorders>
            <w:vAlign w:val="center"/>
          </w:tcPr>
          <w:p w14:paraId="0E67CE01">
            <w:pPr>
              <w:widowControl/>
              <w:spacing w:line="240" w:lineRule="auto"/>
              <w:ind w:firstLine="0" w:firstLineChars="0"/>
              <w:jc w:val="left"/>
              <w:rPr>
                <w:rFonts w:hint="eastAsia" w:ascii="宋体" w:hAnsi="宋体" w:cs="宋体"/>
                <w:kern w:val="0"/>
              </w:rPr>
            </w:pPr>
            <w:r>
              <w:rPr>
                <w:rFonts w:hint="eastAsia" w:ascii="宋体" w:hAnsi="宋体" w:cs="宋体"/>
                <w:kern w:val="0"/>
              </w:rPr>
              <w:t>平时练习占 40 %、综合练习占40 %</w:t>
            </w:r>
          </w:p>
          <w:p w14:paraId="64AC8A3F">
            <w:pPr>
              <w:widowControl/>
              <w:spacing w:line="240" w:lineRule="auto"/>
              <w:ind w:firstLine="0" w:firstLineChars="0"/>
              <w:jc w:val="left"/>
              <w:rPr>
                <w:rFonts w:ascii="宋体" w:hAnsi="宋体" w:cs="宋体"/>
                <w:kern w:val="0"/>
              </w:rPr>
            </w:pPr>
            <w:r>
              <w:rPr>
                <w:rFonts w:hint="eastAsia" w:ascii="宋体" w:hAnsi="宋体" w:cs="宋体"/>
                <w:kern w:val="0"/>
              </w:rPr>
              <w:t>集体评价占 20 %</w:t>
            </w:r>
          </w:p>
        </w:tc>
      </w:tr>
    </w:tbl>
    <w:p w14:paraId="41389A14">
      <w:pPr>
        <w:ind w:firstLine="0" w:firstLineChars="0"/>
        <w:rPr>
          <w:rFonts w:hint="eastAsia"/>
        </w:rPr>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080"/>
        <w:gridCol w:w="900"/>
        <w:gridCol w:w="1080"/>
        <w:gridCol w:w="1440"/>
      </w:tblGrid>
      <w:tr w14:paraId="54427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vAlign w:val="center"/>
          </w:tcPr>
          <w:p w14:paraId="3AD9F66D">
            <w:pPr>
              <w:widowControl/>
              <w:spacing w:line="240" w:lineRule="auto"/>
              <w:ind w:firstLine="0" w:firstLineChars="0"/>
              <w:rPr>
                <w:rFonts w:ascii="宋体" w:hAnsi="宋体" w:cs="宋体"/>
                <w:kern w:val="0"/>
              </w:rPr>
            </w:pPr>
            <w:r>
              <w:rPr>
                <w:rFonts w:hint="eastAsia" w:ascii="宋体" w:hAnsi="宋体" w:cs="宋体"/>
                <w:kern w:val="0"/>
              </w:rPr>
              <w:t>模块（或工作情境）</w:t>
            </w:r>
          </w:p>
        </w:tc>
        <w:tc>
          <w:tcPr>
            <w:tcW w:w="6973" w:type="dxa"/>
            <w:gridSpan w:val="5"/>
            <w:tcBorders>
              <w:top w:val="single" w:color="auto" w:sz="4" w:space="0"/>
              <w:left w:val="single" w:color="auto" w:sz="4" w:space="0"/>
              <w:bottom w:val="single" w:color="auto" w:sz="4" w:space="0"/>
              <w:right w:val="single" w:color="auto" w:sz="4" w:space="0"/>
            </w:tcBorders>
            <w:vAlign w:val="center"/>
          </w:tcPr>
          <w:p w14:paraId="46F2C5C1">
            <w:pPr>
              <w:widowControl/>
              <w:spacing w:line="240" w:lineRule="auto"/>
              <w:ind w:firstLine="0" w:firstLineChars="0"/>
              <w:jc w:val="center"/>
              <w:rPr>
                <w:rFonts w:ascii="宋体" w:hAnsi="宋体" w:cs="宋体"/>
                <w:kern w:val="0"/>
              </w:rPr>
            </w:pPr>
            <w:r>
              <w:rPr>
                <w:rFonts w:hint="eastAsia" w:ascii="宋体" w:hAnsi="宋体" w:cs="宋体"/>
                <w:kern w:val="0"/>
              </w:rPr>
              <w:t>模块二</w:t>
            </w:r>
          </w:p>
        </w:tc>
      </w:tr>
      <w:tr w14:paraId="37932B1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49"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330302CB">
            <w:pPr>
              <w:widowControl/>
              <w:spacing w:line="240" w:lineRule="auto"/>
              <w:ind w:firstLine="0" w:firstLineChars="0"/>
              <w:jc w:val="center"/>
              <w:rPr>
                <w:rFonts w:ascii="宋体" w:hAnsi="宋体" w:cs="宋体"/>
                <w:kern w:val="0"/>
              </w:rPr>
            </w:pPr>
            <w:r>
              <w:rPr>
                <w:rFonts w:hint="eastAsia" w:ascii="宋体" w:hAnsi="宋体" w:cs="宋体"/>
                <w:kern w:val="0"/>
              </w:rPr>
              <w:t>单元1</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6CE7369">
            <w:pPr>
              <w:widowControl/>
              <w:spacing w:line="240" w:lineRule="auto"/>
              <w:ind w:firstLine="0" w:firstLineChars="0"/>
              <w:jc w:val="left"/>
              <w:rPr>
                <w:rFonts w:ascii="宋体" w:hAnsi="宋体" w:cs="宋体"/>
                <w:kern w:val="0"/>
              </w:rPr>
            </w:pPr>
            <w:r>
              <w:rPr>
                <w:rFonts w:hint="eastAsia" w:ascii="宋体" w:hAnsi="宋体" w:cs="宋体"/>
                <w:kern w:val="0"/>
              </w:rPr>
              <w:t>　</w:t>
            </w:r>
            <w:r>
              <w:rPr>
                <w:rFonts w:hint="eastAsia" w:ascii="宋体" w:hAnsi="宋体"/>
                <w:lang w:val="en-US" w:eastAsia="zh-CN"/>
              </w:rPr>
              <w:t>网页内容编辑</w:t>
            </w:r>
          </w:p>
        </w:tc>
        <w:tc>
          <w:tcPr>
            <w:tcW w:w="90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FBD65D6">
            <w:pPr>
              <w:widowControl/>
              <w:spacing w:line="240" w:lineRule="auto"/>
              <w:ind w:firstLine="0" w:firstLineChars="0"/>
              <w:jc w:val="center"/>
              <w:rPr>
                <w:rFonts w:ascii="宋体" w:hAnsi="宋体" w:cs="宋体"/>
                <w:kern w:val="0"/>
              </w:rPr>
            </w:pPr>
            <w:r>
              <w:rPr>
                <w:rFonts w:hint="eastAsia" w:ascii="宋体" w:hAnsi="宋体" w:cs="宋体"/>
                <w:kern w:val="0"/>
              </w:rPr>
              <w:t>学时</w:t>
            </w:r>
          </w:p>
        </w:tc>
        <w:tc>
          <w:tcPr>
            <w:tcW w:w="1080" w:type="dxa"/>
            <w:tcBorders>
              <w:top w:val="single" w:color="auto" w:sz="4" w:space="0"/>
              <w:left w:val="single" w:color="auto" w:sz="4" w:space="0"/>
              <w:bottom w:val="single" w:color="auto" w:sz="4" w:space="0"/>
              <w:right w:val="single" w:color="auto" w:sz="4" w:space="0"/>
            </w:tcBorders>
            <w:shd w:val="clear" w:color="auto" w:fill="FFFFFF"/>
            <w:vAlign w:val="center"/>
          </w:tcPr>
          <w:p w14:paraId="790AC356">
            <w:pPr>
              <w:widowControl/>
              <w:spacing w:line="240" w:lineRule="auto"/>
              <w:ind w:firstLine="0" w:firstLineChars="0"/>
              <w:rPr>
                <w:rFonts w:ascii="宋体" w:hAnsi="宋体" w:cs="宋体"/>
                <w:kern w:val="0"/>
                <w:sz w:val="21"/>
                <w:szCs w:val="21"/>
              </w:rPr>
            </w:pPr>
            <w:r>
              <w:rPr>
                <w:rFonts w:hint="eastAsia" w:ascii="宋体" w:hAnsi="宋体" w:cs="宋体"/>
                <w:kern w:val="0"/>
              </w:rPr>
              <w:t>理论</w:t>
            </w:r>
          </w:p>
        </w:tc>
        <w:tc>
          <w:tcPr>
            <w:tcW w:w="1440" w:type="dxa"/>
            <w:tcBorders>
              <w:top w:val="single" w:color="auto" w:sz="4" w:space="0"/>
              <w:left w:val="single" w:color="auto" w:sz="4" w:space="0"/>
              <w:bottom w:val="single" w:color="auto" w:sz="4" w:space="0"/>
              <w:right w:val="single" w:color="auto" w:sz="4" w:space="0"/>
            </w:tcBorders>
            <w:vAlign w:val="center"/>
          </w:tcPr>
          <w:p w14:paraId="3E82EAB5">
            <w:pPr>
              <w:widowControl/>
              <w:spacing w:line="240" w:lineRule="auto"/>
              <w:ind w:firstLine="0" w:firstLineChars="0"/>
              <w:rPr>
                <w:rFonts w:hint="eastAsia" w:ascii="宋体" w:hAnsi="宋体" w:eastAsia="宋体" w:cs="宋体"/>
                <w:kern w:val="0"/>
                <w:lang w:eastAsia="zh-CN"/>
              </w:rPr>
            </w:pPr>
            <w:r>
              <w:rPr>
                <w:rFonts w:hint="eastAsia" w:ascii="宋体" w:hAnsi="宋体" w:cs="宋体"/>
                <w:kern w:val="0"/>
                <w:lang w:val="en-US" w:eastAsia="zh-CN"/>
              </w:rPr>
              <w:t>4</w:t>
            </w:r>
          </w:p>
        </w:tc>
      </w:tr>
      <w:tr w14:paraId="62D4B8B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37"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638D51E1">
            <w:pPr>
              <w:widowControl/>
              <w:spacing w:line="240" w:lineRule="auto"/>
              <w:ind w:firstLine="0" w:firstLineChars="0"/>
              <w:jc w:val="center"/>
              <w:rPr>
                <w:rFonts w:ascii="宋体" w:hAnsi="宋体" w:cs="宋体"/>
                <w:kern w:val="0"/>
              </w:rPr>
            </w:pPr>
            <w:r>
              <w:rPr>
                <w:rFonts w:hint="eastAsia" w:ascii="宋体" w:hAnsi="宋体" w:cs="宋体"/>
                <w:kern w:val="0"/>
              </w:rPr>
              <w:t>单元2</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2EA7F02">
            <w:pPr>
              <w:widowControl/>
              <w:spacing w:line="240" w:lineRule="auto"/>
              <w:ind w:firstLine="210" w:firstLineChars="100"/>
              <w:jc w:val="left"/>
              <w:rPr>
                <w:rFonts w:ascii="宋体" w:hAnsi="宋体" w:cs="宋体"/>
                <w:kern w:val="0"/>
              </w:rPr>
            </w:pPr>
            <w:r>
              <w:rPr>
                <w:rFonts w:hint="eastAsia" w:ascii="宋体" w:hAnsi="宋体"/>
                <w:lang w:val="en-US" w:eastAsia="zh-CN"/>
              </w:rPr>
              <w:t>专题网页制作</w:t>
            </w:r>
          </w:p>
        </w:tc>
        <w:tc>
          <w:tcPr>
            <w:tcW w:w="90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2114FF3">
            <w:pPr>
              <w:widowControl/>
              <w:spacing w:line="240" w:lineRule="auto"/>
              <w:ind w:firstLine="0" w:firstLineChars="0"/>
              <w:jc w:val="left"/>
              <w:rPr>
                <w:rFonts w:ascii="宋体" w:hAnsi="宋体" w:cs="宋体"/>
                <w:kern w:val="0"/>
              </w:rPr>
            </w:pPr>
          </w:p>
        </w:tc>
        <w:tc>
          <w:tcPr>
            <w:tcW w:w="1080" w:type="dxa"/>
            <w:tcBorders>
              <w:top w:val="single" w:color="auto" w:sz="4" w:space="0"/>
              <w:left w:val="single" w:color="auto" w:sz="4" w:space="0"/>
              <w:bottom w:val="single" w:color="auto" w:sz="4" w:space="0"/>
              <w:right w:val="single" w:color="auto" w:sz="4" w:space="0"/>
            </w:tcBorders>
            <w:shd w:val="clear" w:color="auto" w:fill="FFFFFF"/>
            <w:vAlign w:val="center"/>
          </w:tcPr>
          <w:p w14:paraId="2758D2ED">
            <w:pPr>
              <w:widowControl/>
              <w:spacing w:line="240" w:lineRule="auto"/>
              <w:ind w:firstLine="0" w:firstLineChars="0"/>
              <w:rPr>
                <w:rFonts w:ascii="宋体" w:hAnsi="宋体" w:cs="宋体"/>
                <w:kern w:val="0"/>
                <w:sz w:val="21"/>
                <w:szCs w:val="21"/>
              </w:rPr>
            </w:pPr>
            <w:r>
              <w:rPr>
                <w:rFonts w:hint="eastAsia" w:ascii="宋体" w:hAnsi="宋体" w:cs="宋体"/>
                <w:kern w:val="0"/>
                <w:sz w:val="21"/>
                <w:szCs w:val="21"/>
              </w:rPr>
              <w:t>实践</w:t>
            </w:r>
          </w:p>
        </w:tc>
        <w:tc>
          <w:tcPr>
            <w:tcW w:w="1440" w:type="dxa"/>
            <w:tcBorders>
              <w:top w:val="single" w:color="auto" w:sz="4" w:space="0"/>
              <w:left w:val="single" w:color="auto" w:sz="4" w:space="0"/>
              <w:bottom w:val="single" w:color="auto" w:sz="4" w:space="0"/>
              <w:right w:val="single" w:color="auto" w:sz="4" w:space="0"/>
            </w:tcBorders>
            <w:vAlign w:val="center"/>
          </w:tcPr>
          <w:p w14:paraId="0A4031C2">
            <w:pPr>
              <w:widowControl/>
              <w:spacing w:line="240" w:lineRule="auto"/>
              <w:ind w:firstLine="0" w:firstLineChars="0"/>
              <w:rPr>
                <w:rFonts w:ascii="宋体" w:hAnsi="宋体" w:cs="宋体"/>
                <w:kern w:val="0"/>
              </w:rPr>
            </w:pPr>
            <w:r>
              <w:rPr>
                <w:rFonts w:hint="eastAsia" w:ascii="宋体" w:hAnsi="宋体" w:cs="宋体"/>
                <w:kern w:val="0"/>
              </w:rPr>
              <w:t>8</w:t>
            </w:r>
          </w:p>
        </w:tc>
      </w:tr>
      <w:tr w14:paraId="61C6770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050B7718">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53CC7D8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2B3BE177">
            <w:pPr>
              <w:widowControl/>
              <w:spacing w:line="240" w:lineRule="auto"/>
              <w:ind w:firstLine="480"/>
              <w:jc w:val="left"/>
              <w:rPr>
                <w:rFonts w:ascii="宋体" w:hAnsi="宋体" w:cs="宋体"/>
                <w:kern w:val="0"/>
              </w:rPr>
            </w:pPr>
            <w:r>
              <w:rPr>
                <w:rFonts w:hint="eastAsia" w:ascii="宋体" w:hAnsi="宋体"/>
                <w:lang w:val="en-US" w:eastAsia="zh-CN"/>
              </w:rPr>
              <w:t>从</w:t>
            </w:r>
            <w:r>
              <w:rPr>
                <w:rFonts w:hint="eastAsia" w:ascii="宋体" w:hAnsi="宋体"/>
              </w:rPr>
              <w:t>CI</w:t>
            </w:r>
            <w:r>
              <w:rPr>
                <w:rFonts w:hint="eastAsia" w:ascii="宋体" w:hAnsi="宋体"/>
                <w:lang w:eastAsia="zh-CN"/>
              </w:rPr>
              <w:t>与品牌设计的概念与关系入手，分层次的逐步讲述定位、命名、策略、规范等整体塑造，力求使现代设计理论联系当今实战。</w:t>
            </w:r>
            <w:r>
              <w:rPr>
                <w:rFonts w:hint="eastAsia"/>
              </w:rPr>
              <w:t>培养学生</w:t>
            </w:r>
            <w:r>
              <w:rPr>
                <w:rFonts w:hint="eastAsia"/>
                <w:lang w:eastAsia="zh-CN"/>
              </w:rPr>
              <w:t>产品设计的使命感</w:t>
            </w:r>
            <w:r>
              <w:rPr>
                <w:rFonts w:hint="eastAsia"/>
              </w:rPr>
              <w:t>、</w:t>
            </w:r>
            <w:r>
              <w:rPr>
                <w:rFonts w:hint="eastAsia"/>
                <w:lang w:eastAsia="zh-CN"/>
              </w:rPr>
              <w:t>完整的品牌形象审美意识，有效的内容表达逻辑</w:t>
            </w:r>
            <w:r>
              <w:rPr>
                <w:rFonts w:hint="eastAsia"/>
              </w:rPr>
              <w:t>。</w:t>
            </w:r>
          </w:p>
        </w:tc>
      </w:tr>
      <w:tr w14:paraId="1BC440E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57AABCCE">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500" w:type="dxa"/>
            <w:gridSpan w:val="4"/>
            <w:tcBorders>
              <w:top w:val="nil"/>
              <w:left w:val="nil"/>
              <w:bottom w:val="single" w:color="auto" w:sz="4" w:space="0"/>
              <w:right w:val="single" w:color="auto" w:sz="4" w:space="0"/>
            </w:tcBorders>
            <w:vAlign w:val="center"/>
          </w:tcPr>
          <w:p w14:paraId="0CD51701">
            <w:pPr>
              <w:widowControl/>
              <w:spacing w:line="240" w:lineRule="auto"/>
              <w:ind w:firstLine="0" w:firstLineChars="0"/>
              <w:jc w:val="left"/>
              <w:rPr>
                <w:rFonts w:ascii="宋体" w:hAnsi="宋体" w:cs="宋体"/>
                <w:kern w:val="0"/>
              </w:rPr>
            </w:pPr>
            <w:r>
              <w:rPr>
                <w:rFonts w:hint="eastAsia" w:ascii="宋体" w:hAnsi="宋体" w:cs="宋体"/>
                <w:kern w:val="0"/>
              </w:rPr>
              <w:t>主要教学方法</w:t>
            </w:r>
          </w:p>
        </w:tc>
      </w:tr>
      <w:tr w14:paraId="4E11ECC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05"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vAlign w:val="top"/>
          </w:tcPr>
          <w:p w14:paraId="7AC68135">
            <w:pPr>
              <w:widowControl/>
              <w:spacing w:line="240" w:lineRule="auto"/>
              <w:ind w:firstLine="0" w:firstLineChars="0"/>
              <w:jc w:val="left"/>
              <w:rPr>
                <w:rFonts w:hint="eastAsia" w:ascii="宋体" w:hAnsi="宋体" w:cs="宋体"/>
                <w:kern w:val="0"/>
              </w:rPr>
            </w:pPr>
            <w:r>
              <w:rPr>
                <w:rFonts w:hint="eastAsia" w:ascii="宋体" w:hAnsi="宋体" w:cs="宋体"/>
                <w:kern w:val="0"/>
              </w:rPr>
              <w:t>重点：</w:t>
            </w:r>
          </w:p>
          <w:p w14:paraId="0965CA44">
            <w:pPr>
              <w:widowControl/>
              <w:numPr>
                <w:ilvl w:val="0"/>
                <w:numId w:val="37"/>
              </w:numPr>
              <w:spacing w:line="240" w:lineRule="auto"/>
              <w:ind w:left="0" w:leftChars="0" w:firstLine="0" w:firstLineChars="0"/>
              <w:jc w:val="left"/>
              <w:rPr>
                <w:rFonts w:hint="eastAsia" w:ascii="宋体" w:hAnsi="宋体"/>
              </w:rPr>
            </w:pPr>
            <w:r>
              <w:rPr>
                <w:rFonts w:hint="eastAsia" w:ascii="宋体" w:hAnsi="宋体"/>
              </w:rPr>
              <w:t>服装品牌整体视觉识别元素</w:t>
            </w:r>
          </w:p>
          <w:p w14:paraId="410C45DE">
            <w:pPr>
              <w:widowControl/>
              <w:spacing w:line="240" w:lineRule="auto"/>
              <w:ind w:firstLine="210" w:firstLineChars="100"/>
              <w:jc w:val="left"/>
              <w:rPr>
                <w:rFonts w:hint="eastAsia" w:eastAsia="宋体"/>
                <w:lang w:val="en-US" w:eastAsia="zh-CN"/>
              </w:rPr>
            </w:pPr>
            <w:r>
              <w:rPr>
                <w:rFonts w:hint="eastAsia"/>
                <w:lang w:val="en-US" w:eastAsia="zh-CN"/>
              </w:rPr>
              <w:t>CI</w:t>
            </w:r>
            <w:r>
              <w:rPr>
                <w:rFonts w:hint="eastAsia" w:ascii="宋体" w:hAnsi="宋体"/>
              </w:rPr>
              <w:t>设计</w:t>
            </w:r>
            <w:r>
              <w:rPr>
                <w:rFonts w:hint="eastAsia" w:ascii="宋体" w:hAnsi="宋体"/>
                <w:lang w:eastAsia="zh-CN"/>
              </w:rPr>
              <w:t>、</w:t>
            </w:r>
            <w:r>
              <w:rPr>
                <w:rFonts w:hint="eastAsia" w:ascii="宋体" w:hAnsi="宋体"/>
              </w:rPr>
              <w:t>品牌名称设计</w:t>
            </w:r>
            <w:r>
              <w:rPr>
                <w:rFonts w:hint="eastAsia" w:ascii="宋体" w:hAnsi="宋体"/>
                <w:lang w:eastAsia="zh-CN"/>
              </w:rPr>
              <w:t>、</w:t>
            </w:r>
            <w:r>
              <w:rPr>
                <w:rFonts w:hint="eastAsia" w:ascii="宋体" w:hAnsi="宋体"/>
              </w:rPr>
              <w:t>品牌标识</w:t>
            </w:r>
            <w:r>
              <w:rPr>
                <w:rFonts w:hint="eastAsia" w:ascii="宋体" w:hAnsi="宋体"/>
                <w:lang w:eastAsia="zh-CN"/>
              </w:rPr>
              <w:t>、</w:t>
            </w:r>
            <w:r>
              <w:rPr>
                <w:rFonts w:hint="eastAsia" w:ascii="宋体" w:hAnsi="宋体"/>
              </w:rPr>
              <w:t>品牌包装</w:t>
            </w:r>
            <w:r>
              <w:rPr>
                <w:rFonts w:hint="eastAsia" w:ascii="宋体" w:hAnsi="宋体"/>
                <w:lang w:eastAsia="zh-CN"/>
              </w:rPr>
              <w:t>等</w:t>
            </w:r>
          </w:p>
          <w:p w14:paraId="7930D45D">
            <w:pPr>
              <w:widowControl/>
              <w:numPr>
                <w:ilvl w:val="0"/>
                <w:numId w:val="0"/>
              </w:numPr>
              <w:spacing w:line="240" w:lineRule="auto"/>
              <w:ind w:leftChars="0"/>
              <w:jc w:val="left"/>
              <w:rPr>
                <w:rFonts w:hint="eastAsia" w:ascii="宋体" w:hAnsi="宋体"/>
              </w:rPr>
            </w:pPr>
          </w:p>
          <w:p w14:paraId="10FD34EA">
            <w:pPr>
              <w:widowControl/>
              <w:spacing w:line="240" w:lineRule="auto"/>
              <w:ind w:left="0" w:leftChars="0" w:firstLine="0" w:firstLineChars="0"/>
              <w:jc w:val="left"/>
              <w:rPr>
                <w:rFonts w:hint="eastAsia" w:ascii="Times New Roman" w:hAnsi="Times New Roman" w:cs="Times New Roman"/>
                <w:lang w:val="en-US" w:eastAsia="zh-CN"/>
              </w:rPr>
            </w:pPr>
            <w:r>
              <w:rPr>
                <w:rFonts w:hint="eastAsia" w:ascii="Times New Roman" w:hAnsi="Times New Roman" w:cs="Times New Roman"/>
                <w:lang w:val="en-US" w:eastAsia="zh-CN"/>
              </w:rPr>
              <w:t>难点：</w:t>
            </w:r>
          </w:p>
          <w:p w14:paraId="78C18D65">
            <w:pPr>
              <w:widowControl/>
              <w:spacing w:line="240" w:lineRule="auto"/>
              <w:ind w:left="360" w:firstLine="0" w:firstLineChars="0"/>
              <w:jc w:val="left"/>
              <w:rPr>
                <w:rFonts w:ascii="宋体" w:hAnsi="宋体" w:cs="宋体"/>
                <w:kern w:val="0"/>
              </w:rPr>
            </w:pPr>
            <w:r>
              <w:rPr>
                <w:rFonts w:hint="eastAsia" w:ascii="Times New Roman" w:hAnsi="Times New Roman" w:cs="Times New Roman"/>
                <w:lang w:val="en-US" w:eastAsia="zh-CN"/>
              </w:rPr>
              <w:t>服装主题网页策划制作</w:t>
            </w:r>
          </w:p>
        </w:tc>
        <w:tc>
          <w:tcPr>
            <w:tcW w:w="4500" w:type="dxa"/>
            <w:gridSpan w:val="4"/>
            <w:tcBorders>
              <w:top w:val="nil"/>
              <w:left w:val="nil"/>
              <w:bottom w:val="single" w:color="auto" w:sz="4" w:space="0"/>
              <w:right w:val="single" w:color="auto" w:sz="4" w:space="0"/>
            </w:tcBorders>
            <w:vAlign w:val="center"/>
          </w:tcPr>
          <w:p w14:paraId="16857D36">
            <w:pPr>
              <w:widowControl/>
              <w:spacing w:line="240" w:lineRule="auto"/>
              <w:ind w:firstLine="105" w:firstLineChars="50"/>
              <w:jc w:val="left"/>
              <w:rPr>
                <w:rFonts w:ascii="宋体" w:hAnsi="宋体" w:cs="宋体"/>
                <w:kern w:val="0"/>
              </w:rPr>
            </w:pPr>
            <w:r>
              <w:rPr>
                <w:rFonts w:hint="eastAsia" w:ascii="宋体" w:hAnsi="宋体" w:cs="宋体"/>
                <w:kern w:val="0"/>
              </w:rPr>
              <w:t>　多媒体演示、现场讲评、作品点评</w:t>
            </w:r>
          </w:p>
        </w:tc>
      </w:tr>
      <w:tr w14:paraId="4B06A32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0FD1F02F">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0C0AC3AA">
            <w:pPr>
              <w:widowControl/>
              <w:spacing w:line="240" w:lineRule="auto"/>
              <w:ind w:firstLine="0" w:firstLineChars="0"/>
              <w:jc w:val="left"/>
              <w:rPr>
                <w:rFonts w:ascii="宋体" w:hAnsi="宋体" w:cs="宋体"/>
                <w:kern w:val="0"/>
              </w:rPr>
            </w:pPr>
            <w:r>
              <w:rPr>
                <w:rFonts w:hint="eastAsia" w:ascii="宋体" w:hAnsi="宋体" w:cs="宋体"/>
                <w:kern w:val="0"/>
              </w:rPr>
              <w:t>教学地点</w:t>
            </w:r>
          </w:p>
        </w:tc>
      </w:tr>
      <w:tr w14:paraId="1A47989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35"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4BB21DB2">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380B7436">
            <w:pPr>
              <w:widowControl/>
              <w:spacing w:line="240" w:lineRule="auto"/>
              <w:ind w:firstLine="315" w:firstLineChars="150"/>
              <w:jc w:val="left"/>
              <w:rPr>
                <w:rFonts w:ascii="宋体" w:hAnsi="宋体" w:cs="宋体"/>
                <w:kern w:val="0"/>
              </w:rPr>
            </w:pPr>
            <w:r>
              <w:rPr>
                <w:rFonts w:hint="eastAsia" w:ascii="宋体" w:hAnsi="宋体" w:cs="宋体"/>
                <w:kern w:val="0"/>
              </w:rPr>
              <w:t>多媒体教室</w:t>
            </w:r>
          </w:p>
        </w:tc>
      </w:tr>
      <w:tr w14:paraId="5CE720C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017EA2A2">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380939C5">
            <w:pPr>
              <w:widowControl/>
              <w:spacing w:line="240" w:lineRule="auto"/>
              <w:ind w:firstLine="0" w:firstLineChars="0"/>
              <w:jc w:val="left"/>
              <w:rPr>
                <w:rFonts w:ascii="宋体" w:hAnsi="宋体" w:cs="宋体"/>
                <w:kern w:val="0"/>
              </w:rPr>
            </w:pPr>
            <w:r>
              <w:rPr>
                <w:rFonts w:hint="eastAsia" w:ascii="宋体" w:hAnsi="宋体" w:cs="宋体"/>
                <w:kern w:val="0"/>
              </w:rPr>
              <w:t>教学及参考资料</w:t>
            </w:r>
          </w:p>
        </w:tc>
      </w:tr>
      <w:tr w14:paraId="027BC9D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1043CD4F">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5AC4B44F">
            <w:pPr>
              <w:widowControl/>
              <w:spacing w:line="240" w:lineRule="auto"/>
              <w:ind w:firstLine="0" w:firstLineChars="0"/>
              <w:jc w:val="left"/>
              <w:rPr>
                <w:rFonts w:ascii="宋体" w:hAnsi="宋体" w:cs="宋体"/>
                <w:kern w:val="0"/>
              </w:rPr>
            </w:pPr>
            <w:r>
              <w:rPr>
                <w:rFonts w:hint="eastAsia" w:ascii="宋体" w:hAnsi="宋体" w:cs="宋体"/>
                <w:kern w:val="0"/>
              </w:rPr>
              <w:t>　 《</w:t>
            </w:r>
            <w:r>
              <w:rPr>
                <w:rFonts w:hint="eastAsia" w:ascii="宋体" w:hAnsi="宋体" w:cs="宋体"/>
                <w:kern w:val="0"/>
                <w:lang w:eastAsia="zh-CN"/>
              </w:rPr>
              <w:t>服装品牌形象设计基础</w:t>
            </w:r>
            <w:r>
              <w:rPr>
                <w:rFonts w:hint="eastAsia" w:ascii="宋体" w:hAnsi="宋体" w:cs="宋体"/>
                <w:kern w:val="0"/>
              </w:rPr>
              <w:t>》</w:t>
            </w:r>
            <w:r>
              <w:rPr>
                <w:rFonts w:hint="eastAsia" w:ascii="宋体" w:hAnsi="宋体" w:cs="宋体"/>
                <w:kern w:val="0"/>
                <w:lang w:val="en-US" w:eastAsia="zh-CN"/>
              </w:rPr>
              <w:t xml:space="preserve"> ，时下方兴未艾的有效案例</w:t>
            </w:r>
          </w:p>
        </w:tc>
      </w:tr>
      <w:tr w14:paraId="147ADB3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5F98B8AC">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27B8D4D0">
            <w:pPr>
              <w:widowControl/>
              <w:spacing w:line="240" w:lineRule="auto"/>
              <w:ind w:firstLine="0" w:firstLineChars="0"/>
              <w:jc w:val="left"/>
              <w:rPr>
                <w:rFonts w:ascii="宋体" w:hAnsi="宋体" w:cs="宋体"/>
                <w:kern w:val="0"/>
              </w:rPr>
            </w:pPr>
            <w:r>
              <w:rPr>
                <w:rFonts w:hint="eastAsia" w:ascii="宋体" w:hAnsi="宋体" w:cs="宋体"/>
                <w:kern w:val="0"/>
              </w:rPr>
              <w:t>练习与习题建议</w:t>
            </w:r>
          </w:p>
        </w:tc>
      </w:tr>
      <w:tr w14:paraId="71053BA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74"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67A22D68">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5ADC3CD1">
            <w:pPr>
              <w:widowControl/>
              <w:spacing w:line="240" w:lineRule="auto"/>
              <w:ind w:firstLine="0" w:firstLineChars="0"/>
              <w:jc w:val="left"/>
              <w:rPr>
                <w:rFonts w:ascii="宋体" w:hAnsi="宋体" w:cs="宋体"/>
                <w:kern w:val="0"/>
              </w:rPr>
            </w:pPr>
            <w:r>
              <w:rPr>
                <w:rFonts w:hint="eastAsia" w:ascii="宋体" w:hAnsi="宋体" w:cs="宋体"/>
                <w:kern w:val="0"/>
              </w:rPr>
              <w:t>　  每个单元有对应的练习</w:t>
            </w:r>
          </w:p>
        </w:tc>
      </w:tr>
      <w:tr w14:paraId="31EEFA1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24DF58DF">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w:t>
            </w:r>
          </w:p>
        </w:tc>
        <w:tc>
          <w:tcPr>
            <w:tcW w:w="4500" w:type="dxa"/>
            <w:gridSpan w:val="4"/>
            <w:tcBorders>
              <w:top w:val="nil"/>
              <w:left w:val="nil"/>
              <w:bottom w:val="single" w:color="auto" w:sz="4" w:space="0"/>
              <w:right w:val="single" w:color="auto" w:sz="4" w:space="0"/>
            </w:tcBorders>
            <w:vAlign w:val="center"/>
          </w:tcPr>
          <w:p w14:paraId="0160D1AD">
            <w:pPr>
              <w:widowControl/>
              <w:spacing w:line="240" w:lineRule="auto"/>
              <w:ind w:firstLine="0" w:firstLineChars="0"/>
              <w:jc w:val="left"/>
              <w:rPr>
                <w:rFonts w:ascii="宋体" w:hAnsi="宋体" w:cs="宋体"/>
                <w:kern w:val="0"/>
              </w:rPr>
            </w:pPr>
            <w:r>
              <w:rPr>
                <w:rFonts w:hint="eastAsia" w:ascii="宋体" w:hAnsi="宋体" w:cs="宋体"/>
                <w:kern w:val="0"/>
              </w:rPr>
              <w:t>权重分配</w:t>
            </w:r>
          </w:p>
        </w:tc>
      </w:tr>
      <w:tr w14:paraId="7D0A285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96"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038F21C1">
            <w:pPr>
              <w:widowControl/>
              <w:spacing w:line="240" w:lineRule="auto"/>
              <w:ind w:firstLine="0" w:firstLineChars="0"/>
              <w:jc w:val="center"/>
              <w:rPr>
                <w:rFonts w:ascii="宋体" w:hAnsi="宋体" w:cs="宋体"/>
                <w:kern w:val="0"/>
              </w:rPr>
            </w:pPr>
            <w:r>
              <w:rPr>
                <w:rFonts w:hint="eastAsia" w:ascii="宋体" w:hAnsi="宋体" w:cs="宋体"/>
                <w:kern w:val="0"/>
              </w:rPr>
              <w:t>　平时练习与综合练习相结合，个人能力与集体评价相结合。</w:t>
            </w:r>
          </w:p>
        </w:tc>
        <w:tc>
          <w:tcPr>
            <w:tcW w:w="4500" w:type="dxa"/>
            <w:gridSpan w:val="4"/>
            <w:tcBorders>
              <w:top w:val="nil"/>
              <w:left w:val="nil"/>
              <w:bottom w:val="single" w:color="auto" w:sz="4" w:space="0"/>
              <w:right w:val="single" w:color="auto" w:sz="4" w:space="0"/>
            </w:tcBorders>
            <w:vAlign w:val="center"/>
          </w:tcPr>
          <w:p w14:paraId="7A2463BC">
            <w:pPr>
              <w:widowControl/>
              <w:spacing w:line="240" w:lineRule="auto"/>
              <w:ind w:firstLine="0" w:firstLineChars="0"/>
              <w:jc w:val="left"/>
              <w:rPr>
                <w:rFonts w:hint="eastAsia" w:ascii="宋体" w:hAnsi="宋体" w:cs="宋体"/>
                <w:kern w:val="0"/>
              </w:rPr>
            </w:pPr>
            <w:r>
              <w:rPr>
                <w:rFonts w:hint="eastAsia" w:ascii="宋体" w:hAnsi="宋体" w:cs="宋体"/>
                <w:kern w:val="0"/>
              </w:rPr>
              <w:t>平时练习占 40 %、综合练习占40 %</w:t>
            </w:r>
          </w:p>
          <w:p w14:paraId="57D885F8">
            <w:pPr>
              <w:widowControl/>
              <w:spacing w:line="240" w:lineRule="auto"/>
              <w:ind w:firstLine="0" w:firstLineChars="0"/>
              <w:jc w:val="left"/>
              <w:rPr>
                <w:rFonts w:ascii="宋体" w:hAnsi="宋体" w:cs="宋体"/>
                <w:kern w:val="0"/>
              </w:rPr>
            </w:pPr>
            <w:r>
              <w:rPr>
                <w:rFonts w:hint="eastAsia" w:ascii="宋体" w:hAnsi="宋体" w:cs="宋体"/>
                <w:kern w:val="0"/>
              </w:rPr>
              <w:t>集体评价占 20 %</w:t>
            </w:r>
          </w:p>
        </w:tc>
      </w:tr>
    </w:tbl>
    <w:p w14:paraId="695D6BE5">
      <w:pPr>
        <w:ind w:firstLine="0" w:firstLineChars="0"/>
        <w:rPr>
          <w:rFonts w:hint="eastAsia"/>
        </w:rPr>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080"/>
        <w:gridCol w:w="900"/>
        <w:gridCol w:w="1080"/>
        <w:gridCol w:w="1440"/>
      </w:tblGrid>
      <w:tr w14:paraId="6EC0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vAlign w:val="center"/>
          </w:tcPr>
          <w:p w14:paraId="20BAEFFA">
            <w:pPr>
              <w:widowControl/>
              <w:spacing w:line="240" w:lineRule="auto"/>
              <w:ind w:firstLine="0" w:firstLineChars="0"/>
              <w:rPr>
                <w:rFonts w:ascii="宋体" w:hAnsi="宋体" w:cs="宋体"/>
                <w:kern w:val="0"/>
              </w:rPr>
            </w:pPr>
            <w:r>
              <w:rPr>
                <w:rFonts w:hint="eastAsia" w:ascii="宋体" w:hAnsi="宋体" w:cs="宋体"/>
                <w:kern w:val="0"/>
              </w:rPr>
              <w:t>模块（或工作情境）</w:t>
            </w:r>
          </w:p>
        </w:tc>
        <w:tc>
          <w:tcPr>
            <w:tcW w:w="6973" w:type="dxa"/>
            <w:gridSpan w:val="5"/>
            <w:tcBorders>
              <w:top w:val="single" w:color="auto" w:sz="4" w:space="0"/>
              <w:left w:val="single" w:color="auto" w:sz="4" w:space="0"/>
              <w:bottom w:val="single" w:color="auto" w:sz="4" w:space="0"/>
              <w:right w:val="single" w:color="auto" w:sz="4" w:space="0"/>
            </w:tcBorders>
            <w:vAlign w:val="center"/>
          </w:tcPr>
          <w:p w14:paraId="12E0855B">
            <w:pPr>
              <w:widowControl/>
              <w:spacing w:line="240" w:lineRule="auto"/>
              <w:ind w:firstLine="0" w:firstLineChars="0"/>
              <w:jc w:val="center"/>
              <w:rPr>
                <w:rFonts w:ascii="宋体" w:hAnsi="宋体" w:cs="宋体"/>
                <w:kern w:val="0"/>
              </w:rPr>
            </w:pPr>
            <w:r>
              <w:rPr>
                <w:rFonts w:hint="eastAsia" w:ascii="宋体" w:hAnsi="宋体" w:cs="宋体"/>
                <w:kern w:val="0"/>
              </w:rPr>
              <w:t>模块三</w:t>
            </w:r>
          </w:p>
        </w:tc>
      </w:tr>
      <w:tr w14:paraId="0A15656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28"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7741CA27">
            <w:pPr>
              <w:widowControl/>
              <w:spacing w:line="240" w:lineRule="auto"/>
              <w:ind w:firstLine="0" w:firstLineChars="0"/>
              <w:jc w:val="center"/>
              <w:rPr>
                <w:rFonts w:ascii="宋体" w:hAnsi="宋体" w:cs="宋体"/>
                <w:kern w:val="0"/>
              </w:rPr>
            </w:pPr>
            <w:r>
              <w:rPr>
                <w:rFonts w:hint="eastAsia" w:ascii="宋体" w:hAnsi="宋体" w:cs="宋体"/>
                <w:kern w:val="0"/>
              </w:rPr>
              <w:t>单元1</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E1A4638">
            <w:pPr>
              <w:widowControl/>
              <w:spacing w:line="240" w:lineRule="auto"/>
              <w:ind w:firstLine="0" w:firstLineChars="0"/>
              <w:jc w:val="left"/>
              <w:rPr>
                <w:rFonts w:ascii="宋体" w:hAnsi="宋体" w:cs="宋体"/>
                <w:kern w:val="0"/>
              </w:rPr>
            </w:pPr>
            <w:r>
              <w:rPr>
                <w:rFonts w:hint="eastAsia" w:ascii="宋体" w:hAnsi="宋体" w:cs="宋体"/>
                <w:kern w:val="0"/>
              </w:rPr>
              <w:t>　</w:t>
            </w:r>
            <w:r>
              <w:rPr>
                <w:rFonts w:hint="eastAsia" w:ascii="宋体" w:hAnsi="宋体"/>
                <w:lang w:val="en-US" w:eastAsia="zh-CN"/>
              </w:rPr>
              <w:t>视频素材采集</w:t>
            </w:r>
          </w:p>
        </w:tc>
        <w:tc>
          <w:tcPr>
            <w:tcW w:w="90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C42CA84">
            <w:pPr>
              <w:widowControl/>
              <w:spacing w:line="240" w:lineRule="auto"/>
              <w:ind w:firstLine="0" w:firstLineChars="0"/>
              <w:jc w:val="center"/>
              <w:rPr>
                <w:rFonts w:ascii="宋体" w:hAnsi="宋体" w:cs="宋体"/>
                <w:kern w:val="0"/>
              </w:rPr>
            </w:pPr>
            <w:r>
              <w:rPr>
                <w:rFonts w:hint="eastAsia" w:ascii="宋体" w:hAnsi="宋体" w:cs="宋体"/>
                <w:kern w:val="0"/>
              </w:rPr>
              <w:t>学时</w:t>
            </w:r>
          </w:p>
        </w:tc>
        <w:tc>
          <w:tcPr>
            <w:tcW w:w="1080" w:type="dxa"/>
            <w:tcBorders>
              <w:top w:val="single" w:color="auto" w:sz="4" w:space="0"/>
              <w:left w:val="single" w:color="auto" w:sz="4" w:space="0"/>
              <w:bottom w:val="single" w:color="auto" w:sz="4" w:space="0"/>
              <w:right w:val="single" w:color="auto" w:sz="4" w:space="0"/>
            </w:tcBorders>
            <w:shd w:val="clear" w:color="auto" w:fill="FFFFFF"/>
            <w:vAlign w:val="center"/>
          </w:tcPr>
          <w:p w14:paraId="40F5E7DD">
            <w:pPr>
              <w:widowControl/>
              <w:spacing w:line="240" w:lineRule="auto"/>
              <w:ind w:firstLine="0" w:firstLineChars="0"/>
              <w:rPr>
                <w:rFonts w:ascii="宋体" w:hAnsi="宋体" w:cs="宋体"/>
                <w:kern w:val="0"/>
                <w:sz w:val="21"/>
                <w:szCs w:val="21"/>
              </w:rPr>
            </w:pPr>
            <w:r>
              <w:rPr>
                <w:rFonts w:hint="eastAsia" w:ascii="宋体" w:hAnsi="宋体" w:cs="宋体"/>
                <w:kern w:val="0"/>
              </w:rPr>
              <w:t>理论</w:t>
            </w:r>
          </w:p>
        </w:tc>
        <w:tc>
          <w:tcPr>
            <w:tcW w:w="1440" w:type="dxa"/>
            <w:tcBorders>
              <w:top w:val="single" w:color="auto" w:sz="4" w:space="0"/>
              <w:left w:val="single" w:color="auto" w:sz="4" w:space="0"/>
              <w:bottom w:val="single" w:color="auto" w:sz="4" w:space="0"/>
              <w:right w:val="single" w:color="auto" w:sz="4" w:space="0"/>
            </w:tcBorders>
            <w:vAlign w:val="center"/>
          </w:tcPr>
          <w:p w14:paraId="6CEA6480">
            <w:pPr>
              <w:widowControl/>
              <w:spacing w:line="240" w:lineRule="auto"/>
              <w:ind w:firstLine="0" w:firstLineChars="0"/>
              <w:rPr>
                <w:rFonts w:hint="eastAsia" w:ascii="宋体" w:hAnsi="宋体" w:eastAsia="宋体" w:cs="宋体"/>
                <w:kern w:val="0"/>
                <w:lang w:eastAsia="zh-CN"/>
              </w:rPr>
            </w:pPr>
            <w:r>
              <w:rPr>
                <w:rFonts w:hint="eastAsia" w:ascii="宋体" w:hAnsi="宋体" w:cs="宋体"/>
                <w:kern w:val="0"/>
                <w:lang w:val="en-US" w:eastAsia="zh-CN"/>
              </w:rPr>
              <w:t>4</w:t>
            </w:r>
          </w:p>
        </w:tc>
      </w:tr>
      <w:tr w14:paraId="5F7B056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7"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1E30E802">
            <w:pPr>
              <w:widowControl/>
              <w:spacing w:line="240" w:lineRule="auto"/>
              <w:ind w:firstLine="0" w:firstLineChars="0"/>
              <w:jc w:val="center"/>
              <w:rPr>
                <w:rFonts w:ascii="宋体" w:hAnsi="宋体" w:cs="宋体"/>
                <w:kern w:val="0"/>
              </w:rPr>
            </w:pPr>
            <w:r>
              <w:rPr>
                <w:rFonts w:hint="eastAsia" w:ascii="宋体" w:hAnsi="宋体" w:cs="宋体"/>
                <w:kern w:val="0"/>
              </w:rPr>
              <w:t>单元2</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DE15275">
            <w:pPr>
              <w:widowControl/>
              <w:spacing w:line="240" w:lineRule="auto"/>
              <w:ind w:firstLine="0" w:firstLineChars="0"/>
              <w:jc w:val="left"/>
              <w:rPr>
                <w:rFonts w:ascii="宋体" w:hAnsi="宋体" w:cs="宋体"/>
                <w:kern w:val="0"/>
              </w:rPr>
            </w:pPr>
            <w:r>
              <w:rPr>
                <w:rFonts w:hint="eastAsia" w:ascii="宋体" w:hAnsi="宋体" w:cs="宋体"/>
                <w:kern w:val="0"/>
              </w:rPr>
              <w:t>　</w:t>
            </w:r>
            <w:r>
              <w:rPr>
                <w:rFonts w:hint="eastAsia" w:ascii="宋体" w:hAnsi="宋体"/>
                <w:lang w:val="en-US" w:eastAsia="zh-CN"/>
              </w:rPr>
              <w:t>视频素材编辑</w:t>
            </w:r>
          </w:p>
        </w:tc>
        <w:tc>
          <w:tcPr>
            <w:tcW w:w="90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71C76BC">
            <w:pPr>
              <w:widowControl/>
              <w:spacing w:line="240" w:lineRule="auto"/>
              <w:ind w:firstLine="0" w:firstLineChars="0"/>
              <w:jc w:val="left"/>
              <w:rPr>
                <w:rFonts w:ascii="宋体" w:hAnsi="宋体" w:cs="宋体"/>
                <w:kern w:val="0"/>
              </w:rPr>
            </w:pPr>
          </w:p>
        </w:tc>
        <w:tc>
          <w:tcPr>
            <w:tcW w:w="1080" w:type="dxa"/>
            <w:tcBorders>
              <w:top w:val="single" w:color="auto" w:sz="4" w:space="0"/>
              <w:left w:val="single" w:color="auto" w:sz="4" w:space="0"/>
              <w:bottom w:val="single" w:color="auto" w:sz="4" w:space="0"/>
              <w:right w:val="single" w:color="auto" w:sz="4" w:space="0"/>
            </w:tcBorders>
            <w:shd w:val="clear" w:color="auto" w:fill="FFFFFF"/>
            <w:vAlign w:val="center"/>
          </w:tcPr>
          <w:p w14:paraId="75C7A82B">
            <w:pPr>
              <w:widowControl/>
              <w:spacing w:line="240" w:lineRule="auto"/>
              <w:ind w:firstLine="0" w:firstLineChars="0"/>
              <w:rPr>
                <w:rFonts w:ascii="宋体" w:hAnsi="宋体" w:cs="宋体"/>
                <w:kern w:val="0"/>
                <w:sz w:val="21"/>
                <w:szCs w:val="21"/>
              </w:rPr>
            </w:pPr>
            <w:r>
              <w:rPr>
                <w:rFonts w:hint="eastAsia" w:ascii="宋体" w:hAnsi="宋体" w:cs="宋体"/>
                <w:kern w:val="0"/>
                <w:sz w:val="21"/>
                <w:szCs w:val="21"/>
              </w:rPr>
              <w:t>实践</w:t>
            </w:r>
          </w:p>
        </w:tc>
        <w:tc>
          <w:tcPr>
            <w:tcW w:w="1440" w:type="dxa"/>
            <w:tcBorders>
              <w:top w:val="single" w:color="auto" w:sz="4" w:space="0"/>
              <w:left w:val="single" w:color="auto" w:sz="4" w:space="0"/>
              <w:bottom w:val="single" w:color="auto" w:sz="4" w:space="0"/>
              <w:right w:val="single" w:color="auto" w:sz="4" w:space="0"/>
            </w:tcBorders>
            <w:vAlign w:val="center"/>
          </w:tcPr>
          <w:p w14:paraId="3E0D7CAA">
            <w:pPr>
              <w:widowControl/>
              <w:spacing w:line="240" w:lineRule="auto"/>
              <w:ind w:firstLine="0" w:firstLineChars="0"/>
              <w:rPr>
                <w:rFonts w:ascii="宋体" w:hAnsi="宋体" w:cs="宋体"/>
                <w:kern w:val="0"/>
              </w:rPr>
            </w:pPr>
            <w:r>
              <w:rPr>
                <w:rFonts w:hint="eastAsia" w:ascii="宋体" w:hAnsi="宋体" w:cs="宋体"/>
                <w:kern w:val="0"/>
              </w:rPr>
              <w:t>8</w:t>
            </w:r>
          </w:p>
        </w:tc>
      </w:tr>
      <w:tr w14:paraId="0354DE1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33D4E086">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27FCA27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65400199">
            <w:pPr>
              <w:widowControl/>
              <w:numPr>
                <w:ilvl w:val="0"/>
                <w:numId w:val="0"/>
              </w:numPr>
              <w:spacing w:line="240" w:lineRule="auto"/>
              <w:ind w:left="0" w:leftChars="0" w:firstLine="0" w:firstLineChars="0"/>
              <w:jc w:val="both"/>
              <w:rPr>
                <w:rFonts w:hint="eastAsia" w:ascii="宋体" w:hAnsi="宋体" w:eastAsia="宋体" w:cs="Times New Roman"/>
                <w:kern w:val="2"/>
                <w:sz w:val="21"/>
                <w:szCs w:val="21"/>
                <w:lang w:val="en-US" w:eastAsia="zh-CN" w:bidi="ar-SA"/>
              </w:rPr>
            </w:pPr>
            <w:r>
              <w:rPr>
                <w:rFonts w:hint="eastAsia" w:ascii="宋体" w:hAnsi="宋体" w:cs="Times New Roman"/>
                <w:kern w:val="2"/>
                <w:sz w:val="21"/>
                <w:szCs w:val="21"/>
                <w:lang w:val="en-US" w:eastAsia="zh-CN" w:bidi="ar-SA"/>
              </w:rPr>
              <w:t>知识目标：</w:t>
            </w:r>
            <w:r>
              <w:rPr>
                <w:rFonts w:hint="eastAsia" w:ascii="宋体" w:hAnsi="宋体" w:eastAsia="宋体" w:cs="Times New Roman"/>
                <w:kern w:val="2"/>
                <w:sz w:val="21"/>
                <w:szCs w:val="21"/>
                <w:lang w:val="en-US" w:eastAsia="zh-CN" w:bidi="ar-SA"/>
              </w:rPr>
              <w:t>理解</w:t>
            </w:r>
            <w:r>
              <w:rPr>
                <w:rFonts w:hint="eastAsia" w:ascii="宋体" w:hAnsi="宋体" w:cs="Times New Roman"/>
                <w:kern w:val="2"/>
                <w:sz w:val="21"/>
                <w:szCs w:val="21"/>
                <w:lang w:val="en-US" w:eastAsia="zh-CN" w:bidi="ar-SA"/>
              </w:rPr>
              <w:t>成衣品牌概念及项目策划的意义；</w:t>
            </w:r>
          </w:p>
          <w:p w14:paraId="2C727B74">
            <w:pPr>
              <w:widowControl/>
              <w:numPr>
                <w:ilvl w:val="0"/>
                <w:numId w:val="0"/>
              </w:numPr>
              <w:spacing w:line="240" w:lineRule="auto"/>
              <w:ind w:left="0" w:leftChars="0" w:firstLine="0" w:firstLineChars="0"/>
              <w:jc w:val="both"/>
              <w:rPr>
                <w:rFonts w:hint="eastAsia" w:ascii="宋体" w:hAnsi="宋体" w:eastAsia="宋体" w:cs="Times New Roman"/>
                <w:kern w:val="2"/>
                <w:sz w:val="21"/>
                <w:szCs w:val="21"/>
                <w:lang w:val="en-US" w:eastAsia="zh-CN" w:bidi="ar-SA"/>
              </w:rPr>
            </w:pPr>
            <w:r>
              <w:rPr>
                <w:rFonts w:hint="eastAsia" w:ascii="宋体" w:hAnsi="宋体" w:cs="Times New Roman"/>
                <w:kern w:val="2"/>
                <w:sz w:val="21"/>
                <w:szCs w:val="21"/>
                <w:lang w:val="en-US" w:eastAsia="zh-CN" w:bidi="ar-SA"/>
              </w:rPr>
              <w:t>技能目标：掌握对成衣品牌</w:t>
            </w:r>
            <w:r>
              <w:rPr>
                <w:rFonts w:hint="eastAsia" w:ascii="宋体" w:hAnsi="宋体" w:eastAsia="宋体" w:cs="Times New Roman"/>
                <w:kern w:val="2"/>
                <w:sz w:val="21"/>
                <w:szCs w:val="21"/>
                <w:lang w:val="en-US" w:eastAsia="zh-CN" w:bidi="ar-SA"/>
              </w:rPr>
              <w:t>项目</w:t>
            </w:r>
            <w:r>
              <w:rPr>
                <w:rFonts w:hint="eastAsia" w:ascii="宋体" w:hAnsi="宋体" w:cs="Times New Roman"/>
                <w:kern w:val="2"/>
                <w:sz w:val="21"/>
                <w:szCs w:val="21"/>
                <w:lang w:val="en-US" w:eastAsia="zh-CN" w:bidi="ar-SA"/>
              </w:rPr>
              <w:t>策划</w:t>
            </w:r>
            <w:r>
              <w:rPr>
                <w:rFonts w:hint="eastAsia" w:ascii="宋体" w:hAnsi="宋体" w:eastAsia="宋体" w:cs="Times New Roman"/>
                <w:kern w:val="2"/>
                <w:sz w:val="21"/>
                <w:szCs w:val="21"/>
                <w:lang w:val="en-US" w:eastAsia="zh-CN" w:bidi="ar-SA"/>
              </w:rPr>
              <w:t>流程</w:t>
            </w:r>
            <w:r>
              <w:rPr>
                <w:rFonts w:hint="eastAsia" w:ascii="宋体" w:hAnsi="宋体" w:cs="Times New Roman"/>
                <w:kern w:val="2"/>
                <w:sz w:val="21"/>
                <w:szCs w:val="21"/>
                <w:lang w:val="en-US" w:eastAsia="zh-CN" w:bidi="ar-SA"/>
              </w:rPr>
              <w:t>；</w:t>
            </w:r>
          </w:p>
          <w:p w14:paraId="55287618">
            <w:pPr>
              <w:widowControl/>
              <w:spacing w:line="240" w:lineRule="auto"/>
              <w:ind w:left="0" w:leftChars="0" w:firstLine="0" w:firstLineChars="0"/>
              <w:jc w:val="left"/>
              <w:rPr>
                <w:rFonts w:ascii="宋体" w:hAnsi="宋体" w:cs="宋体"/>
                <w:kern w:val="0"/>
              </w:rPr>
            </w:pPr>
            <w:r>
              <w:rPr>
                <w:rFonts w:hint="eastAsia" w:ascii="宋体" w:hAnsi="宋体" w:cs="Times New Roman"/>
                <w:kern w:val="2"/>
                <w:sz w:val="21"/>
                <w:szCs w:val="21"/>
                <w:lang w:val="en-US" w:eastAsia="zh-CN" w:bidi="ar-SA"/>
              </w:rPr>
              <w:t>素质养成目标：</w:t>
            </w:r>
            <w:r>
              <w:rPr>
                <w:rFonts w:hint="eastAsia" w:ascii="宋体" w:hAnsi="宋体" w:eastAsia="宋体" w:cs="Times New Roman"/>
                <w:kern w:val="2"/>
                <w:sz w:val="21"/>
                <w:szCs w:val="21"/>
                <w:lang w:val="en-US" w:eastAsia="zh-CN" w:bidi="ar-SA"/>
              </w:rPr>
              <w:t>激发学生</w:t>
            </w:r>
            <w:r>
              <w:rPr>
                <w:rFonts w:hint="eastAsia" w:ascii="宋体" w:hAnsi="宋体" w:cs="Times New Roman"/>
                <w:kern w:val="2"/>
                <w:sz w:val="21"/>
                <w:szCs w:val="21"/>
                <w:lang w:val="en-US" w:eastAsia="zh-CN" w:bidi="ar-SA"/>
              </w:rPr>
              <w:t>对品牌认知上</w:t>
            </w:r>
            <w:r>
              <w:rPr>
                <w:rFonts w:hint="eastAsia" w:ascii="宋体" w:hAnsi="宋体" w:eastAsia="宋体" w:cs="Times New Roman"/>
                <w:kern w:val="2"/>
                <w:sz w:val="21"/>
                <w:szCs w:val="21"/>
                <w:lang w:val="en-US" w:eastAsia="zh-CN" w:bidi="ar-SA"/>
              </w:rPr>
              <w:t>的“自我唤醒</w:t>
            </w:r>
            <w:r>
              <w:rPr>
                <w:rFonts w:hint="default" w:ascii="宋体" w:hAnsi="宋体" w:eastAsia="宋体" w:cs="Times New Roman"/>
                <w:kern w:val="2"/>
                <w:sz w:val="21"/>
                <w:szCs w:val="21"/>
                <w:lang w:val="en-US" w:eastAsia="zh-CN" w:bidi="ar-SA"/>
              </w:rPr>
              <w:t>”</w:t>
            </w:r>
            <w:r>
              <w:rPr>
                <w:rFonts w:hint="eastAsia" w:ascii="宋体" w:hAnsi="宋体" w:cs="Times New Roman"/>
                <w:kern w:val="2"/>
                <w:sz w:val="21"/>
                <w:szCs w:val="21"/>
                <w:lang w:val="en-US" w:eastAsia="zh-CN" w:bidi="ar-SA"/>
              </w:rPr>
              <w:t>。</w:t>
            </w:r>
          </w:p>
        </w:tc>
      </w:tr>
      <w:tr w14:paraId="045A672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4902657C">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500" w:type="dxa"/>
            <w:gridSpan w:val="4"/>
            <w:tcBorders>
              <w:top w:val="single" w:color="auto" w:sz="4" w:space="0"/>
              <w:left w:val="nil"/>
              <w:bottom w:val="single" w:color="auto" w:sz="4" w:space="0"/>
              <w:right w:val="single" w:color="auto" w:sz="4" w:space="0"/>
            </w:tcBorders>
            <w:vAlign w:val="center"/>
          </w:tcPr>
          <w:p w14:paraId="78A81AC4">
            <w:pPr>
              <w:widowControl/>
              <w:spacing w:line="240" w:lineRule="auto"/>
              <w:ind w:firstLine="0" w:firstLineChars="0"/>
              <w:jc w:val="left"/>
              <w:rPr>
                <w:rFonts w:ascii="宋体" w:hAnsi="宋体" w:cs="宋体"/>
                <w:kern w:val="0"/>
              </w:rPr>
            </w:pPr>
            <w:r>
              <w:rPr>
                <w:rFonts w:hint="eastAsia" w:ascii="宋体" w:hAnsi="宋体" w:cs="宋体"/>
                <w:kern w:val="0"/>
              </w:rPr>
              <w:t>主要教学方法</w:t>
            </w:r>
          </w:p>
        </w:tc>
      </w:tr>
      <w:tr w14:paraId="01213BF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15"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vAlign w:val="top"/>
          </w:tcPr>
          <w:p w14:paraId="71409955">
            <w:pPr>
              <w:widowControl/>
              <w:spacing w:line="240" w:lineRule="auto"/>
              <w:ind w:firstLine="0" w:firstLineChars="0"/>
              <w:jc w:val="left"/>
              <w:rPr>
                <w:rFonts w:hint="eastAsia" w:ascii="宋体" w:hAnsi="宋体" w:cs="宋体"/>
                <w:kern w:val="0"/>
              </w:rPr>
            </w:pPr>
            <w:r>
              <w:rPr>
                <w:rFonts w:hint="eastAsia" w:ascii="宋体" w:hAnsi="宋体" w:cs="宋体"/>
                <w:kern w:val="0"/>
              </w:rPr>
              <w:t>重点：</w:t>
            </w:r>
          </w:p>
          <w:p w14:paraId="35D4528E">
            <w:pPr>
              <w:widowControl/>
              <w:numPr>
                <w:ilvl w:val="0"/>
                <w:numId w:val="38"/>
              </w:numPr>
              <w:spacing w:line="240" w:lineRule="auto"/>
              <w:ind w:firstLine="0" w:firstLineChars="0"/>
              <w:jc w:val="left"/>
              <w:rPr>
                <w:rFonts w:hint="eastAsia" w:ascii="宋体" w:hAnsi="宋体" w:cs="宋体"/>
                <w:kern w:val="0"/>
                <w:lang w:eastAsia="zh-CN"/>
              </w:rPr>
            </w:pPr>
            <w:r>
              <w:rPr>
                <w:rFonts w:hint="eastAsia" w:ascii="宋体" w:hAnsi="宋体" w:cs="宋体"/>
                <w:kern w:val="0"/>
              </w:rPr>
              <w:t>认识传播</w:t>
            </w:r>
          </w:p>
          <w:p w14:paraId="63FC058F">
            <w:pPr>
              <w:widowControl/>
              <w:numPr>
                <w:ilvl w:val="0"/>
                <w:numId w:val="38"/>
              </w:numPr>
              <w:spacing w:line="240" w:lineRule="auto"/>
              <w:ind w:firstLine="0" w:firstLineChars="0"/>
              <w:jc w:val="left"/>
              <w:rPr>
                <w:rFonts w:hint="eastAsia" w:ascii="宋体" w:hAnsi="宋体" w:cs="宋体"/>
                <w:kern w:val="0"/>
                <w:lang w:eastAsia="zh-CN"/>
              </w:rPr>
            </w:pPr>
            <w:r>
              <w:rPr>
                <w:rFonts w:hint="eastAsia" w:ascii="宋体" w:hAnsi="宋体" w:cs="宋体"/>
                <w:kern w:val="0"/>
              </w:rPr>
              <w:t>品牌传播的意义</w:t>
            </w:r>
          </w:p>
          <w:p w14:paraId="006AE04B">
            <w:pPr>
              <w:widowControl/>
              <w:numPr>
                <w:ilvl w:val="0"/>
                <w:numId w:val="38"/>
              </w:numPr>
              <w:spacing w:line="240" w:lineRule="auto"/>
              <w:ind w:firstLine="0" w:firstLineChars="0"/>
              <w:jc w:val="left"/>
              <w:rPr>
                <w:rFonts w:hint="eastAsia" w:ascii="宋体" w:hAnsi="宋体" w:cs="宋体"/>
                <w:kern w:val="0"/>
                <w:lang w:eastAsia="zh-CN"/>
              </w:rPr>
            </w:pPr>
            <w:r>
              <w:rPr>
                <w:rFonts w:hint="eastAsia" w:ascii="宋体" w:hAnsi="宋体" w:cs="宋体"/>
                <w:kern w:val="0"/>
              </w:rPr>
              <w:t>服装品牌传播媒介</w:t>
            </w:r>
          </w:p>
          <w:p w14:paraId="42C638E0">
            <w:pPr>
              <w:widowControl/>
              <w:numPr>
                <w:ilvl w:val="0"/>
                <w:numId w:val="38"/>
              </w:numPr>
              <w:spacing w:line="240" w:lineRule="auto"/>
              <w:ind w:firstLine="0" w:firstLineChars="0"/>
              <w:jc w:val="left"/>
              <w:rPr>
                <w:rFonts w:hint="eastAsia" w:ascii="宋体" w:hAnsi="宋体" w:cs="宋体"/>
                <w:kern w:val="0"/>
                <w:lang w:eastAsia="zh-CN"/>
              </w:rPr>
            </w:pPr>
            <w:r>
              <w:rPr>
                <w:rFonts w:hint="eastAsia" w:ascii="宋体" w:hAnsi="宋体" w:cs="宋体"/>
                <w:kern w:val="0"/>
              </w:rPr>
              <w:t>服装品牌传播的方法</w:t>
            </w:r>
          </w:p>
          <w:p w14:paraId="58A15F6D">
            <w:pPr>
              <w:widowControl/>
              <w:spacing w:line="240" w:lineRule="auto"/>
              <w:ind w:firstLine="0" w:firstLineChars="0"/>
              <w:jc w:val="left"/>
              <w:rPr>
                <w:rFonts w:hint="eastAsia"/>
              </w:rPr>
            </w:pPr>
          </w:p>
          <w:p w14:paraId="7AE84979">
            <w:pPr>
              <w:widowControl/>
              <w:spacing w:line="240" w:lineRule="auto"/>
              <w:ind w:left="0" w:leftChars="0" w:firstLine="0" w:firstLineChars="0"/>
              <w:jc w:val="left"/>
              <w:rPr>
                <w:rFonts w:hint="eastAsia" w:ascii="Times New Roman" w:hAnsi="Times New Roman" w:cs="Times New Roman"/>
                <w:lang w:val="en-US" w:eastAsia="zh-CN"/>
              </w:rPr>
            </w:pPr>
            <w:r>
              <w:rPr>
                <w:rFonts w:hint="eastAsia" w:ascii="Times New Roman" w:hAnsi="Times New Roman" w:cs="Times New Roman"/>
                <w:lang w:val="en-US" w:eastAsia="zh-CN"/>
              </w:rPr>
              <w:t>难点：</w:t>
            </w:r>
          </w:p>
          <w:p w14:paraId="66E66AAC">
            <w:pPr>
              <w:widowControl/>
              <w:spacing w:line="240" w:lineRule="auto"/>
              <w:ind w:left="0" w:leftChars="0" w:firstLine="210" w:firstLineChars="100"/>
              <w:jc w:val="left"/>
              <w:rPr>
                <w:rFonts w:hint="eastAsia" w:ascii="Times New Roman" w:hAnsi="Times New Roman" w:cs="Times New Roman"/>
                <w:lang w:val="en-US" w:eastAsia="zh-CN"/>
              </w:rPr>
            </w:pPr>
            <w:r>
              <w:rPr>
                <w:rFonts w:hint="eastAsia" w:ascii="Times New Roman" w:hAnsi="Times New Roman" w:cs="Times New Roman"/>
                <w:lang w:val="en-US" w:eastAsia="zh-CN"/>
              </w:rPr>
              <w:t>服装主题视频策划与制作</w:t>
            </w:r>
          </w:p>
          <w:p w14:paraId="104A5846">
            <w:pPr>
              <w:widowControl/>
              <w:spacing w:line="240" w:lineRule="auto"/>
              <w:ind w:left="360"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3EFA445F">
            <w:pPr>
              <w:widowControl/>
              <w:spacing w:line="240" w:lineRule="auto"/>
              <w:ind w:firstLine="0" w:firstLineChars="0"/>
              <w:jc w:val="left"/>
              <w:rPr>
                <w:rFonts w:ascii="宋体" w:hAnsi="宋体" w:cs="宋体"/>
                <w:kern w:val="0"/>
              </w:rPr>
            </w:pPr>
            <w:r>
              <w:rPr>
                <w:rFonts w:hint="eastAsia" w:ascii="宋体" w:hAnsi="宋体" w:cs="宋体"/>
                <w:kern w:val="0"/>
              </w:rPr>
              <w:t>　 多媒体演示、现场讲评、作品点评</w:t>
            </w:r>
          </w:p>
        </w:tc>
      </w:tr>
      <w:tr w14:paraId="58394F6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57C0084B">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43FBD82C">
            <w:pPr>
              <w:widowControl/>
              <w:spacing w:line="240" w:lineRule="auto"/>
              <w:ind w:firstLine="0" w:firstLineChars="0"/>
              <w:jc w:val="left"/>
              <w:rPr>
                <w:rFonts w:ascii="宋体" w:hAnsi="宋体" w:cs="宋体"/>
                <w:kern w:val="0"/>
              </w:rPr>
            </w:pPr>
            <w:r>
              <w:rPr>
                <w:rFonts w:hint="eastAsia" w:ascii="宋体" w:hAnsi="宋体" w:cs="宋体"/>
                <w:kern w:val="0"/>
              </w:rPr>
              <w:t>教学地点</w:t>
            </w:r>
          </w:p>
        </w:tc>
      </w:tr>
      <w:tr w14:paraId="7611FC7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4"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68147684">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4870B3FA">
            <w:pPr>
              <w:widowControl/>
              <w:spacing w:line="240" w:lineRule="auto"/>
              <w:ind w:firstLine="480"/>
              <w:jc w:val="left"/>
              <w:rPr>
                <w:rFonts w:ascii="宋体" w:hAnsi="宋体" w:cs="宋体"/>
                <w:kern w:val="0"/>
              </w:rPr>
            </w:pPr>
            <w:r>
              <w:rPr>
                <w:rFonts w:hint="eastAsia" w:ascii="宋体" w:hAnsi="宋体" w:cs="宋体"/>
                <w:kern w:val="0"/>
              </w:rPr>
              <w:t>多媒体教室</w:t>
            </w:r>
          </w:p>
        </w:tc>
      </w:tr>
      <w:tr w14:paraId="72DFF5E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4D1A21D5">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365266F6">
            <w:pPr>
              <w:widowControl/>
              <w:spacing w:line="240" w:lineRule="auto"/>
              <w:ind w:firstLine="0" w:firstLineChars="0"/>
              <w:jc w:val="left"/>
              <w:rPr>
                <w:rFonts w:ascii="宋体" w:hAnsi="宋体" w:cs="宋体"/>
                <w:kern w:val="0"/>
              </w:rPr>
            </w:pPr>
            <w:r>
              <w:rPr>
                <w:rFonts w:hint="eastAsia" w:ascii="宋体" w:hAnsi="宋体" w:cs="宋体"/>
                <w:kern w:val="0"/>
              </w:rPr>
              <w:t>教学及参考资料</w:t>
            </w:r>
          </w:p>
        </w:tc>
      </w:tr>
      <w:tr w14:paraId="75841E3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06375E5F">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57A54652">
            <w:pPr>
              <w:widowControl/>
              <w:spacing w:line="240" w:lineRule="auto"/>
              <w:ind w:firstLine="0" w:firstLineChars="0"/>
              <w:jc w:val="left"/>
              <w:rPr>
                <w:rFonts w:ascii="宋体" w:hAnsi="宋体" w:cs="宋体"/>
                <w:kern w:val="0"/>
              </w:rPr>
            </w:pPr>
            <w:r>
              <w:rPr>
                <w:rFonts w:hint="eastAsia" w:ascii="宋体" w:hAnsi="宋体" w:cs="宋体"/>
                <w:kern w:val="0"/>
              </w:rPr>
              <w:t>　  《服装品牌的整体塑造与传播》、</w:t>
            </w:r>
            <w:r>
              <w:rPr>
                <w:rFonts w:hint="eastAsia" w:ascii="宋体" w:hAnsi="宋体" w:cs="宋体"/>
                <w:kern w:val="0"/>
                <w:lang w:val="en-US" w:eastAsia="zh-CN"/>
              </w:rPr>
              <w:t>时下方兴未艾的有效案例</w:t>
            </w:r>
          </w:p>
        </w:tc>
      </w:tr>
      <w:tr w14:paraId="63C8C78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7BC0B457">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6F4FC775">
            <w:pPr>
              <w:widowControl/>
              <w:spacing w:line="240" w:lineRule="auto"/>
              <w:ind w:firstLine="0" w:firstLineChars="0"/>
              <w:jc w:val="left"/>
              <w:rPr>
                <w:rFonts w:ascii="宋体" w:hAnsi="宋体" w:cs="宋体"/>
                <w:kern w:val="0"/>
              </w:rPr>
            </w:pPr>
            <w:r>
              <w:rPr>
                <w:rFonts w:hint="eastAsia" w:ascii="宋体" w:hAnsi="宋体" w:cs="宋体"/>
                <w:kern w:val="0"/>
              </w:rPr>
              <w:t>练习与习题建议</w:t>
            </w:r>
          </w:p>
        </w:tc>
      </w:tr>
      <w:tr w14:paraId="44ADB54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45"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34B0F2C7">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067F281E">
            <w:pPr>
              <w:widowControl/>
              <w:spacing w:line="240" w:lineRule="auto"/>
              <w:ind w:firstLine="0" w:firstLineChars="0"/>
              <w:jc w:val="left"/>
              <w:rPr>
                <w:rFonts w:ascii="宋体" w:hAnsi="宋体" w:cs="宋体"/>
                <w:kern w:val="0"/>
              </w:rPr>
            </w:pPr>
            <w:r>
              <w:rPr>
                <w:rFonts w:hint="eastAsia" w:ascii="宋体" w:hAnsi="宋体" w:cs="宋体"/>
                <w:kern w:val="0"/>
              </w:rPr>
              <w:t>　  每个单元有对应的练习</w:t>
            </w:r>
          </w:p>
        </w:tc>
      </w:tr>
      <w:tr w14:paraId="0B50588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32BAEAD9">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w:t>
            </w:r>
          </w:p>
        </w:tc>
        <w:tc>
          <w:tcPr>
            <w:tcW w:w="4500" w:type="dxa"/>
            <w:gridSpan w:val="4"/>
            <w:tcBorders>
              <w:top w:val="nil"/>
              <w:left w:val="nil"/>
              <w:bottom w:val="single" w:color="auto" w:sz="4" w:space="0"/>
              <w:right w:val="single" w:color="auto" w:sz="4" w:space="0"/>
            </w:tcBorders>
            <w:vAlign w:val="center"/>
          </w:tcPr>
          <w:p w14:paraId="61CE4BA7">
            <w:pPr>
              <w:widowControl/>
              <w:spacing w:line="240" w:lineRule="auto"/>
              <w:ind w:firstLine="0" w:firstLineChars="0"/>
              <w:jc w:val="left"/>
              <w:rPr>
                <w:rFonts w:ascii="宋体" w:hAnsi="宋体" w:cs="宋体"/>
                <w:kern w:val="0"/>
              </w:rPr>
            </w:pPr>
            <w:r>
              <w:rPr>
                <w:rFonts w:hint="eastAsia" w:ascii="宋体" w:hAnsi="宋体" w:cs="宋体"/>
                <w:kern w:val="0"/>
              </w:rPr>
              <w:t>权重分配</w:t>
            </w:r>
          </w:p>
        </w:tc>
      </w:tr>
      <w:tr w14:paraId="3E9830A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33"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6695CA17">
            <w:pPr>
              <w:widowControl/>
              <w:spacing w:line="240" w:lineRule="auto"/>
              <w:ind w:firstLine="0" w:firstLineChars="0"/>
              <w:jc w:val="center"/>
              <w:rPr>
                <w:rFonts w:ascii="宋体" w:hAnsi="宋体" w:cs="宋体"/>
                <w:kern w:val="0"/>
              </w:rPr>
            </w:pPr>
            <w:r>
              <w:rPr>
                <w:rFonts w:hint="eastAsia" w:ascii="宋体" w:hAnsi="宋体" w:cs="宋体"/>
                <w:kern w:val="0"/>
              </w:rPr>
              <w:t>　平时练习与综合练习相结合，个人能力与集体评价相结合。</w:t>
            </w:r>
          </w:p>
        </w:tc>
        <w:tc>
          <w:tcPr>
            <w:tcW w:w="4500" w:type="dxa"/>
            <w:gridSpan w:val="4"/>
            <w:tcBorders>
              <w:top w:val="nil"/>
              <w:left w:val="nil"/>
              <w:bottom w:val="single" w:color="auto" w:sz="4" w:space="0"/>
              <w:right w:val="single" w:color="auto" w:sz="4" w:space="0"/>
            </w:tcBorders>
            <w:vAlign w:val="center"/>
          </w:tcPr>
          <w:p w14:paraId="7E91D938">
            <w:pPr>
              <w:widowControl/>
              <w:spacing w:line="240" w:lineRule="auto"/>
              <w:ind w:firstLine="0" w:firstLineChars="0"/>
              <w:jc w:val="left"/>
              <w:rPr>
                <w:rFonts w:hint="eastAsia" w:ascii="宋体" w:hAnsi="宋体" w:cs="宋体"/>
                <w:kern w:val="0"/>
              </w:rPr>
            </w:pPr>
            <w:r>
              <w:rPr>
                <w:rFonts w:hint="eastAsia" w:ascii="宋体" w:hAnsi="宋体" w:cs="宋体"/>
                <w:kern w:val="0"/>
              </w:rPr>
              <w:t>平时练习占 40 %、综合练习占40 %</w:t>
            </w:r>
          </w:p>
          <w:p w14:paraId="0F9B289C">
            <w:pPr>
              <w:widowControl/>
              <w:spacing w:line="240" w:lineRule="auto"/>
              <w:ind w:firstLine="0" w:firstLineChars="0"/>
              <w:jc w:val="left"/>
              <w:rPr>
                <w:rFonts w:ascii="宋体" w:hAnsi="宋体" w:cs="宋体"/>
                <w:kern w:val="0"/>
              </w:rPr>
            </w:pPr>
            <w:r>
              <w:rPr>
                <w:rFonts w:hint="eastAsia" w:ascii="宋体" w:hAnsi="宋体" w:cs="宋体"/>
                <w:kern w:val="0"/>
              </w:rPr>
              <w:t>集体评价占 20 %</w:t>
            </w:r>
          </w:p>
        </w:tc>
      </w:tr>
    </w:tbl>
    <w:p w14:paraId="28DE7BBF">
      <w:pPr>
        <w:ind w:firstLine="0" w:firstLineChars="0"/>
        <w:rPr>
          <w:rFonts w:hint="eastAsia"/>
        </w:rPr>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080"/>
        <w:gridCol w:w="900"/>
        <w:gridCol w:w="1080"/>
        <w:gridCol w:w="1440"/>
      </w:tblGrid>
      <w:tr w14:paraId="3CE26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vAlign w:val="center"/>
          </w:tcPr>
          <w:p w14:paraId="536F8A64">
            <w:pPr>
              <w:widowControl/>
              <w:spacing w:line="240" w:lineRule="auto"/>
              <w:ind w:firstLine="0" w:firstLineChars="0"/>
              <w:rPr>
                <w:rFonts w:ascii="宋体" w:hAnsi="宋体" w:cs="宋体"/>
                <w:kern w:val="0"/>
              </w:rPr>
            </w:pPr>
            <w:r>
              <w:rPr>
                <w:rFonts w:hint="eastAsia" w:ascii="宋体" w:hAnsi="宋体" w:cs="宋体"/>
                <w:kern w:val="0"/>
              </w:rPr>
              <w:t>模块（或工作情境）</w:t>
            </w:r>
          </w:p>
        </w:tc>
        <w:tc>
          <w:tcPr>
            <w:tcW w:w="6973" w:type="dxa"/>
            <w:gridSpan w:val="5"/>
            <w:tcBorders>
              <w:top w:val="single" w:color="auto" w:sz="4" w:space="0"/>
              <w:left w:val="single" w:color="auto" w:sz="4" w:space="0"/>
              <w:bottom w:val="single" w:color="auto" w:sz="4" w:space="0"/>
              <w:right w:val="single" w:color="auto" w:sz="4" w:space="0"/>
            </w:tcBorders>
            <w:vAlign w:val="center"/>
          </w:tcPr>
          <w:p w14:paraId="05011ED2">
            <w:pPr>
              <w:widowControl/>
              <w:spacing w:line="240" w:lineRule="auto"/>
              <w:ind w:firstLine="0" w:firstLineChars="0"/>
              <w:jc w:val="center"/>
              <w:rPr>
                <w:rFonts w:ascii="宋体" w:hAnsi="宋体" w:cs="宋体"/>
                <w:kern w:val="0"/>
              </w:rPr>
            </w:pPr>
            <w:r>
              <w:rPr>
                <w:rFonts w:hint="eastAsia" w:ascii="宋体" w:hAnsi="宋体" w:cs="宋体"/>
                <w:kern w:val="0"/>
              </w:rPr>
              <w:t>模块四</w:t>
            </w:r>
          </w:p>
        </w:tc>
      </w:tr>
      <w:tr w14:paraId="318435E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41"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72245B19">
            <w:pPr>
              <w:widowControl/>
              <w:spacing w:line="240" w:lineRule="auto"/>
              <w:ind w:firstLine="0" w:firstLineChars="0"/>
              <w:jc w:val="center"/>
              <w:rPr>
                <w:rFonts w:ascii="宋体" w:hAnsi="宋体" w:cs="宋体"/>
                <w:kern w:val="0"/>
              </w:rPr>
            </w:pPr>
            <w:r>
              <w:rPr>
                <w:rFonts w:hint="eastAsia" w:ascii="宋体" w:hAnsi="宋体" w:cs="宋体"/>
                <w:kern w:val="0"/>
              </w:rPr>
              <w:t>单元1</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3D72AC4D">
            <w:pPr>
              <w:ind w:firstLine="0" w:firstLineChars="0"/>
              <w:rPr>
                <w:rFonts w:hint="eastAsia" w:ascii="宋体" w:hAnsi="宋体"/>
              </w:rPr>
            </w:pPr>
            <w:r>
              <w:rPr>
                <w:rFonts w:hint="eastAsia" w:ascii="宋体" w:hAnsi="宋体"/>
                <w:lang w:val="en-US" w:eastAsia="zh-CN"/>
              </w:rPr>
              <w:t>二维动画策划</w:t>
            </w:r>
          </w:p>
        </w:tc>
        <w:tc>
          <w:tcPr>
            <w:tcW w:w="90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47F5D14">
            <w:pPr>
              <w:widowControl/>
              <w:spacing w:line="240" w:lineRule="auto"/>
              <w:ind w:firstLine="0" w:firstLineChars="0"/>
              <w:jc w:val="center"/>
              <w:rPr>
                <w:rFonts w:ascii="宋体" w:hAnsi="宋体" w:cs="宋体"/>
                <w:kern w:val="0"/>
              </w:rPr>
            </w:pPr>
            <w:r>
              <w:rPr>
                <w:rFonts w:hint="eastAsia" w:ascii="宋体" w:hAnsi="宋体" w:cs="宋体"/>
                <w:kern w:val="0"/>
              </w:rPr>
              <w:t>学时</w:t>
            </w:r>
          </w:p>
        </w:tc>
        <w:tc>
          <w:tcPr>
            <w:tcW w:w="1080" w:type="dxa"/>
            <w:tcBorders>
              <w:top w:val="single" w:color="auto" w:sz="4" w:space="0"/>
              <w:left w:val="single" w:color="auto" w:sz="4" w:space="0"/>
              <w:bottom w:val="single" w:color="auto" w:sz="4" w:space="0"/>
              <w:right w:val="single" w:color="auto" w:sz="4" w:space="0"/>
            </w:tcBorders>
            <w:shd w:val="clear" w:color="auto" w:fill="FFFFFF"/>
            <w:vAlign w:val="center"/>
          </w:tcPr>
          <w:p w14:paraId="41385D28">
            <w:pPr>
              <w:widowControl/>
              <w:spacing w:line="240" w:lineRule="auto"/>
              <w:ind w:firstLine="0" w:firstLineChars="0"/>
              <w:rPr>
                <w:rFonts w:ascii="宋体" w:hAnsi="宋体" w:cs="宋体"/>
                <w:kern w:val="0"/>
                <w:sz w:val="21"/>
                <w:szCs w:val="21"/>
              </w:rPr>
            </w:pPr>
            <w:r>
              <w:rPr>
                <w:rFonts w:hint="eastAsia" w:ascii="宋体" w:hAnsi="宋体" w:cs="宋体"/>
                <w:kern w:val="0"/>
              </w:rPr>
              <w:t>理论</w:t>
            </w:r>
          </w:p>
        </w:tc>
        <w:tc>
          <w:tcPr>
            <w:tcW w:w="1440" w:type="dxa"/>
            <w:tcBorders>
              <w:top w:val="single" w:color="auto" w:sz="4" w:space="0"/>
              <w:left w:val="single" w:color="auto" w:sz="4" w:space="0"/>
              <w:bottom w:val="single" w:color="auto" w:sz="4" w:space="0"/>
              <w:right w:val="single" w:color="auto" w:sz="4" w:space="0"/>
            </w:tcBorders>
            <w:vAlign w:val="center"/>
          </w:tcPr>
          <w:p w14:paraId="3F43250A">
            <w:pPr>
              <w:widowControl/>
              <w:spacing w:line="240" w:lineRule="auto"/>
              <w:ind w:firstLine="0" w:firstLineChars="0"/>
              <w:rPr>
                <w:rFonts w:hint="eastAsia" w:ascii="宋体" w:hAnsi="宋体" w:eastAsia="宋体" w:cs="宋体"/>
                <w:kern w:val="0"/>
                <w:lang w:eastAsia="zh-CN"/>
              </w:rPr>
            </w:pPr>
            <w:r>
              <w:rPr>
                <w:rFonts w:hint="eastAsia" w:ascii="宋体" w:hAnsi="宋体" w:cs="宋体"/>
                <w:kern w:val="0"/>
                <w:lang w:val="en-US" w:eastAsia="zh-CN"/>
              </w:rPr>
              <w:t>4</w:t>
            </w:r>
          </w:p>
        </w:tc>
      </w:tr>
      <w:tr w14:paraId="2F2EEA3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8"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3FA4D53C">
            <w:pPr>
              <w:widowControl/>
              <w:spacing w:line="240" w:lineRule="auto"/>
              <w:ind w:firstLine="0" w:firstLineChars="0"/>
              <w:jc w:val="center"/>
              <w:rPr>
                <w:rFonts w:ascii="宋体" w:hAnsi="宋体" w:cs="宋体"/>
                <w:kern w:val="0"/>
              </w:rPr>
            </w:pPr>
            <w:r>
              <w:rPr>
                <w:rFonts w:hint="eastAsia" w:ascii="宋体" w:hAnsi="宋体" w:cs="宋体"/>
                <w:kern w:val="0"/>
              </w:rPr>
              <w:t>单元2</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7071102">
            <w:pPr>
              <w:widowControl/>
              <w:spacing w:line="240" w:lineRule="auto"/>
              <w:ind w:firstLine="0" w:firstLineChars="0"/>
              <w:jc w:val="left"/>
              <w:rPr>
                <w:rFonts w:ascii="宋体" w:hAnsi="宋体" w:cs="宋体"/>
                <w:kern w:val="0"/>
              </w:rPr>
            </w:pPr>
            <w:r>
              <w:rPr>
                <w:rFonts w:hint="eastAsia" w:ascii="宋体" w:hAnsi="宋体"/>
                <w:lang w:val="en-US" w:eastAsia="zh-CN"/>
              </w:rPr>
              <w:t>二维动画制作</w:t>
            </w:r>
          </w:p>
        </w:tc>
        <w:tc>
          <w:tcPr>
            <w:tcW w:w="90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5C2554A">
            <w:pPr>
              <w:widowControl/>
              <w:spacing w:line="240" w:lineRule="auto"/>
              <w:ind w:firstLine="0" w:firstLineChars="0"/>
              <w:jc w:val="left"/>
              <w:rPr>
                <w:rFonts w:ascii="宋体" w:hAnsi="宋体" w:cs="宋体"/>
                <w:kern w:val="0"/>
              </w:rPr>
            </w:pPr>
          </w:p>
        </w:tc>
        <w:tc>
          <w:tcPr>
            <w:tcW w:w="1080" w:type="dxa"/>
            <w:tcBorders>
              <w:top w:val="single" w:color="auto" w:sz="4" w:space="0"/>
              <w:left w:val="single" w:color="auto" w:sz="4" w:space="0"/>
              <w:bottom w:val="single" w:color="auto" w:sz="4" w:space="0"/>
              <w:right w:val="single" w:color="auto" w:sz="4" w:space="0"/>
            </w:tcBorders>
            <w:shd w:val="clear" w:color="auto" w:fill="FFFFFF"/>
            <w:vAlign w:val="center"/>
          </w:tcPr>
          <w:p w14:paraId="01A29C88">
            <w:pPr>
              <w:widowControl/>
              <w:spacing w:line="240" w:lineRule="auto"/>
              <w:ind w:firstLine="0" w:firstLineChars="0"/>
              <w:rPr>
                <w:rFonts w:ascii="宋体" w:hAnsi="宋体" w:cs="宋体"/>
                <w:kern w:val="0"/>
                <w:sz w:val="21"/>
                <w:szCs w:val="21"/>
              </w:rPr>
            </w:pPr>
            <w:r>
              <w:rPr>
                <w:rFonts w:hint="eastAsia" w:ascii="宋体" w:hAnsi="宋体" w:cs="宋体"/>
                <w:kern w:val="0"/>
                <w:sz w:val="21"/>
                <w:szCs w:val="21"/>
              </w:rPr>
              <w:t>实践</w:t>
            </w:r>
          </w:p>
        </w:tc>
        <w:tc>
          <w:tcPr>
            <w:tcW w:w="1440" w:type="dxa"/>
            <w:tcBorders>
              <w:top w:val="single" w:color="auto" w:sz="4" w:space="0"/>
              <w:left w:val="single" w:color="auto" w:sz="4" w:space="0"/>
              <w:bottom w:val="single" w:color="auto" w:sz="4" w:space="0"/>
              <w:right w:val="single" w:color="auto" w:sz="4" w:space="0"/>
            </w:tcBorders>
            <w:vAlign w:val="center"/>
          </w:tcPr>
          <w:p w14:paraId="66064938">
            <w:pPr>
              <w:widowControl/>
              <w:spacing w:line="240" w:lineRule="auto"/>
              <w:ind w:firstLine="0" w:firstLineChars="0"/>
              <w:rPr>
                <w:rFonts w:ascii="宋体" w:hAnsi="宋体" w:cs="宋体"/>
                <w:kern w:val="0"/>
              </w:rPr>
            </w:pPr>
            <w:r>
              <w:rPr>
                <w:rFonts w:hint="eastAsia" w:ascii="宋体" w:hAnsi="宋体" w:cs="宋体"/>
                <w:kern w:val="0"/>
              </w:rPr>
              <w:t>8</w:t>
            </w:r>
          </w:p>
        </w:tc>
      </w:tr>
      <w:tr w14:paraId="69A8E23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2D20B2A6">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33F830C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0D49E27B">
            <w:pPr>
              <w:widowControl/>
              <w:numPr>
                <w:ilvl w:val="0"/>
                <w:numId w:val="0"/>
              </w:numPr>
              <w:spacing w:line="240" w:lineRule="auto"/>
              <w:ind w:left="0" w:leftChars="0" w:firstLine="0" w:firstLineChars="0"/>
              <w:jc w:val="both"/>
              <w:rPr>
                <w:rFonts w:hint="eastAsia" w:ascii="宋体" w:hAnsi="宋体" w:eastAsia="宋体" w:cs="Times New Roman"/>
                <w:kern w:val="2"/>
                <w:sz w:val="21"/>
                <w:szCs w:val="21"/>
                <w:lang w:val="en-US" w:eastAsia="zh-CN" w:bidi="ar-SA"/>
              </w:rPr>
            </w:pPr>
            <w:r>
              <w:rPr>
                <w:rFonts w:hint="eastAsia" w:ascii="宋体" w:hAnsi="宋体" w:cs="Times New Roman"/>
                <w:kern w:val="2"/>
                <w:sz w:val="21"/>
                <w:szCs w:val="21"/>
                <w:lang w:val="en-US" w:eastAsia="zh-CN" w:bidi="ar-SA"/>
              </w:rPr>
              <w:t>知识目标：</w:t>
            </w:r>
            <w:r>
              <w:rPr>
                <w:rFonts w:hint="eastAsia" w:ascii="宋体" w:hAnsi="宋体" w:eastAsia="宋体" w:cs="Times New Roman"/>
                <w:kern w:val="2"/>
                <w:sz w:val="21"/>
                <w:szCs w:val="21"/>
                <w:lang w:val="en-US" w:eastAsia="zh-CN" w:bidi="ar-SA"/>
              </w:rPr>
              <w:t>理解</w:t>
            </w:r>
            <w:r>
              <w:rPr>
                <w:rFonts w:hint="eastAsia" w:ascii="宋体" w:hAnsi="宋体" w:cs="Times New Roman"/>
                <w:kern w:val="2"/>
                <w:sz w:val="21"/>
                <w:szCs w:val="21"/>
                <w:lang w:val="en-US" w:eastAsia="zh-CN" w:bidi="ar-SA"/>
              </w:rPr>
              <w:t>成衣品牌概念及项目策划的意义；</w:t>
            </w:r>
          </w:p>
          <w:p w14:paraId="2418074C">
            <w:pPr>
              <w:widowControl/>
              <w:numPr>
                <w:ilvl w:val="0"/>
                <w:numId w:val="0"/>
              </w:numPr>
              <w:spacing w:line="240" w:lineRule="auto"/>
              <w:ind w:left="0" w:leftChars="0" w:firstLine="0" w:firstLineChars="0"/>
              <w:jc w:val="both"/>
              <w:rPr>
                <w:rFonts w:hint="eastAsia" w:ascii="宋体" w:hAnsi="宋体" w:eastAsia="宋体" w:cs="Times New Roman"/>
                <w:kern w:val="2"/>
                <w:sz w:val="21"/>
                <w:szCs w:val="21"/>
                <w:lang w:val="en-US" w:eastAsia="zh-CN" w:bidi="ar-SA"/>
              </w:rPr>
            </w:pPr>
            <w:r>
              <w:rPr>
                <w:rFonts w:hint="eastAsia" w:ascii="宋体" w:hAnsi="宋体" w:cs="Times New Roman"/>
                <w:kern w:val="2"/>
                <w:sz w:val="21"/>
                <w:szCs w:val="21"/>
                <w:lang w:val="en-US" w:eastAsia="zh-CN" w:bidi="ar-SA"/>
              </w:rPr>
              <w:t>技能目标：掌握对成衣品牌</w:t>
            </w:r>
            <w:r>
              <w:rPr>
                <w:rFonts w:hint="eastAsia" w:ascii="宋体" w:hAnsi="宋体" w:eastAsia="宋体" w:cs="Times New Roman"/>
                <w:kern w:val="2"/>
                <w:sz w:val="21"/>
                <w:szCs w:val="21"/>
                <w:lang w:val="en-US" w:eastAsia="zh-CN" w:bidi="ar-SA"/>
              </w:rPr>
              <w:t>项目</w:t>
            </w:r>
            <w:r>
              <w:rPr>
                <w:rFonts w:hint="eastAsia" w:ascii="宋体" w:hAnsi="宋体" w:cs="Times New Roman"/>
                <w:kern w:val="2"/>
                <w:sz w:val="21"/>
                <w:szCs w:val="21"/>
                <w:lang w:val="en-US" w:eastAsia="zh-CN" w:bidi="ar-SA"/>
              </w:rPr>
              <w:t>策划</w:t>
            </w:r>
            <w:r>
              <w:rPr>
                <w:rFonts w:hint="eastAsia" w:ascii="宋体" w:hAnsi="宋体" w:eastAsia="宋体" w:cs="Times New Roman"/>
                <w:kern w:val="2"/>
                <w:sz w:val="21"/>
                <w:szCs w:val="21"/>
                <w:lang w:val="en-US" w:eastAsia="zh-CN" w:bidi="ar-SA"/>
              </w:rPr>
              <w:t>流程</w:t>
            </w:r>
            <w:r>
              <w:rPr>
                <w:rFonts w:hint="eastAsia" w:ascii="宋体" w:hAnsi="宋体" w:cs="Times New Roman"/>
                <w:kern w:val="2"/>
                <w:sz w:val="21"/>
                <w:szCs w:val="21"/>
                <w:lang w:val="en-US" w:eastAsia="zh-CN" w:bidi="ar-SA"/>
              </w:rPr>
              <w:t>；</w:t>
            </w:r>
          </w:p>
          <w:p w14:paraId="290B30E6">
            <w:pPr>
              <w:widowControl/>
              <w:spacing w:line="240" w:lineRule="auto"/>
              <w:ind w:left="0" w:leftChars="0" w:firstLine="0" w:firstLineChars="0"/>
              <w:jc w:val="left"/>
              <w:rPr>
                <w:rFonts w:ascii="宋体" w:hAnsi="宋体" w:cs="宋体"/>
                <w:kern w:val="0"/>
              </w:rPr>
            </w:pPr>
            <w:r>
              <w:rPr>
                <w:rFonts w:hint="eastAsia" w:ascii="宋体" w:hAnsi="宋体" w:cs="Times New Roman"/>
                <w:kern w:val="2"/>
                <w:sz w:val="21"/>
                <w:szCs w:val="21"/>
                <w:lang w:val="en-US" w:eastAsia="zh-CN" w:bidi="ar-SA"/>
              </w:rPr>
              <w:t>素质养成目标：</w:t>
            </w:r>
            <w:r>
              <w:rPr>
                <w:rFonts w:hint="eastAsia" w:ascii="宋体" w:hAnsi="宋体" w:eastAsia="宋体" w:cs="Times New Roman"/>
                <w:kern w:val="2"/>
                <w:sz w:val="21"/>
                <w:szCs w:val="21"/>
                <w:lang w:val="en-US" w:eastAsia="zh-CN" w:bidi="ar-SA"/>
              </w:rPr>
              <w:t>激发学生</w:t>
            </w:r>
            <w:r>
              <w:rPr>
                <w:rFonts w:hint="eastAsia" w:ascii="宋体" w:hAnsi="宋体" w:cs="Times New Roman"/>
                <w:kern w:val="2"/>
                <w:sz w:val="21"/>
                <w:szCs w:val="21"/>
                <w:lang w:val="en-US" w:eastAsia="zh-CN" w:bidi="ar-SA"/>
              </w:rPr>
              <w:t>对品牌认知上</w:t>
            </w:r>
            <w:r>
              <w:rPr>
                <w:rFonts w:hint="eastAsia" w:ascii="宋体" w:hAnsi="宋体" w:eastAsia="宋体" w:cs="Times New Roman"/>
                <w:kern w:val="2"/>
                <w:sz w:val="21"/>
                <w:szCs w:val="21"/>
                <w:lang w:val="en-US" w:eastAsia="zh-CN" w:bidi="ar-SA"/>
              </w:rPr>
              <w:t>的“自我唤醒</w:t>
            </w:r>
            <w:r>
              <w:rPr>
                <w:rFonts w:hint="default" w:ascii="宋体" w:hAnsi="宋体" w:eastAsia="宋体" w:cs="Times New Roman"/>
                <w:kern w:val="2"/>
                <w:sz w:val="21"/>
                <w:szCs w:val="21"/>
                <w:lang w:val="en-US" w:eastAsia="zh-CN" w:bidi="ar-SA"/>
              </w:rPr>
              <w:t>”</w:t>
            </w:r>
            <w:r>
              <w:rPr>
                <w:rFonts w:hint="eastAsia" w:ascii="宋体" w:hAnsi="宋体" w:cs="Times New Roman"/>
                <w:kern w:val="2"/>
                <w:sz w:val="21"/>
                <w:szCs w:val="21"/>
                <w:lang w:val="en-US" w:eastAsia="zh-CN" w:bidi="ar-SA"/>
              </w:rPr>
              <w:t>。</w:t>
            </w:r>
          </w:p>
        </w:tc>
      </w:tr>
      <w:tr w14:paraId="080029D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6333840D">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500" w:type="dxa"/>
            <w:gridSpan w:val="4"/>
            <w:tcBorders>
              <w:top w:val="nil"/>
              <w:left w:val="nil"/>
              <w:bottom w:val="single" w:color="auto" w:sz="4" w:space="0"/>
              <w:right w:val="single" w:color="auto" w:sz="4" w:space="0"/>
            </w:tcBorders>
            <w:vAlign w:val="center"/>
          </w:tcPr>
          <w:p w14:paraId="74F1A402">
            <w:pPr>
              <w:widowControl/>
              <w:spacing w:line="240" w:lineRule="auto"/>
              <w:ind w:firstLine="0" w:firstLineChars="0"/>
              <w:jc w:val="left"/>
              <w:rPr>
                <w:rFonts w:ascii="宋体" w:hAnsi="宋体" w:cs="宋体"/>
                <w:kern w:val="0"/>
              </w:rPr>
            </w:pPr>
            <w:r>
              <w:rPr>
                <w:rFonts w:hint="eastAsia" w:ascii="宋体" w:hAnsi="宋体" w:cs="宋体"/>
                <w:kern w:val="0"/>
              </w:rPr>
              <w:t>主要教学方法</w:t>
            </w:r>
          </w:p>
        </w:tc>
      </w:tr>
      <w:tr w14:paraId="66A7BB0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83"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vAlign w:val="top"/>
          </w:tcPr>
          <w:p w14:paraId="79784A4D">
            <w:pPr>
              <w:widowControl/>
              <w:spacing w:line="240" w:lineRule="auto"/>
              <w:ind w:firstLine="0" w:firstLineChars="0"/>
              <w:jc w:val="left"/>
              <w:rPr>
                <w:rFonts w:hint="eastAsia" w:ascii="宋体" w:hAnsi="宋体" w:cs="宋体"/>
                <w:kern w:val="0"/>
              </w:rPr>
            </w:pPr>
            <w:r>
              <w:rPr>
                <w:rFonts w:hint="eastAsia" w:ascii="宋体" w:hAnsi="宋体" w:cs="宋体"/>
                <w:kern w:val="0"/>
              </w:rPr>
              <w:t>重点：</w:t>
            </w:r>
          </w:p>
          <w:p w14:paraId="0A1A8393">
            <w:pPr>
              <w:widowControl/>
              <w:spacing w:line="240" w:lineRule="auto"/>
              <w:ind w:firstLine="480"/>
              <w:jc w:val="left"/>
              <w:rPr>
                <w:rFonts w:hint="eastAsia" w:ascii="宋体" w:hAnsi="宋体"/>
              </w:rPr>
            </w:pPr>
            <w:r>
              <w:rPr>
                <w:rFonts w:hint="eastAsia" w:ascii="宋体" w:hAnsi="宋体"/>
              </w:rPr>
              <w:t>1、品牌</w:t>
            </w:r>
            <w:r>
              <w:rPr>
                <w:rFonts w:hint="eastAsia" w:ascii="宋体" w:hAnsi="宋体"/>
                <w:lang w:eastAsia="zh-CN"/>
              </w:rPr>
              <w:t>的</w:t>
            </w:r>
            <w:r>
              <w:rPr>
                <w:rFonts w:hint="eastAsia" w:ascii="宋体" w:hAnsi="宋体"/>
              </w:rPr>
              <w:t>延伸</w:t>
            </w:r>
            <w:r>
              <w:rPr>
                <w:rFonts w:hint="eastAsia" w:ascii="宋体" w:hAnsi="宋体"/>
                <w:lang w:eastAsia="zh-CN"/>
              </w:rPr>
              <w:t>与</w:t>
            </w:r>
            <w:r>
              <w:rPr>
                <w:rFonts w:hint="eastAsia" w:ascii="宋体" w:hAnsi="宋体"/>
              </w:rPr>
              <w:t>策略</w:t>
            </w:r>
          </w:p>
          <w:p w14:paraId="2BCA6722">
            <w:pPr>
              <w:widowControl/>
              <w:spacing w:line="240" w:lineRule="auto"/>
              <w:ind w:firstLine="480"/>
              <w:jc w:val="left"/>
              <w:rPr>
                <w:rFonts w:hint="eastAsia" w:ascii="宋体" w:hAnsi="宋体"/>
                <w:lang w:eastAsia="zh-CN"/>
              </w:rPr>
            </w:pPr>
            <w:r>
              <w:rPr>
                <w:rFonts w:hint="eastAsia" w:ascii="宋体" w:hAnsi="宋体"/>
              </w:rPr>
              <w:t>2、服装</w:t>
            </w:r>
            <w:r>
              <w:rPr>
                <w:rFonts w:hint="eastAsia" w:ascii="宋体" w:hAnsi="宋体"/>
                <w:lang w:eastAsia="zh-CN"/>
              </w:rPr>
              <w:t>传播</w:t>
            </w:r>
            <w:r>
              <w:rPr>
                <w:rFonts w:hint="eastAsia" w:ascii="宋体" w:hAnsi="宋体"/>
              </w:rPr>
              <w:t>渠道的</w:t>
            </w:r>
            <w:r>
              <w:rPr>
                <w:rFonts w:hint="eastAsia" w:ascii="宋体" w:hAnsi="宋体"/>
                <w:lang w:eastAsia="zh-CN"/>
              </w:rPr>
              <w:t>开拓</w:t>
            </w:r>
          </w:p>
          <w:p w14:paraId="5632A79D">
            <w:pPr>
              <w:widowControl/>
              <w:spacing w:line="240" w:lineRule="auto"/>
              <w:ind w:firstLine="480"/>
              <w:jc w:val="left"/>
              <w:rPr>
                <w:rFonts w:hint="eastAsia" w:ascii="宋体" w:hAnsi="宋体"/>
                <w:lang w:val="en-US" w:eastAsia="zh-CN"/>
              </w:rPr>
            </w:pPr>
            <w:r>
              <w:rPr>
                <w:rFonts w:hint="eastAsia" w:ascii="宋体" w:hAnsi="宋体"/>
                <w:lang w:val="en-US" w:eastAsia="zh-CN"/>
              </w:rPr>
              <w:t>3、项目推广整体规划</w:t>
            </w:r>
          </w:p>
          <w:p w14:paraId="21790D1A">
            <w:pPr>
              <w:widowControl/>
              <w:spacing w:line="240" w:lineRule="auto"/>
              <w:ind w:firstLine="480"/>
              <w:jc w:val="left"/>
              <w:rPr>
                <w:rFonts w:hint="eastAsia" w:ascii="宋体" w:hAnsi="宋体"/>
                <w:lang w:val="en-US" w:eastAsia="zh-CN"/>
              </w:rPr>
            </w:pPr>
            <w:r>
              <w:rPr>
                <w:rFonts w:hint="eastAsia" w:ascii="宋体" w:hAnsi="宋体"/>
                <w:lang w:val="en-US" w:eastAsia="zh-CN"/>
              </w:rPr>
              <w:t>4、粉丝管理</w:t>
            </w:r>
          </w:p>
          <w:p w14:paraId="48389172">
            <w:pPr>
              <w:widowControl/>
              <w:spacing w:line="240" w:lineRule="auto"/>
              <w:ind w:firstLine="480"/>
              <w:jc w:val="left"/>
              <w:rPr>
                <w:rFonts w:hint="eastAsia" w:ascii="宋体" w:hAnsi="宋体"/>
              </w:rPr>
            </w:pPr>
          </w:p>
          <w:p w14:paraId="4AFB67A6">
            <w:pPr>
              <w:widowControl/>
              <w:spacing w:line="240" w:lineRule="auto"/>
              <w:ind w:firstLine="0" w:firstLineChars="0"/>
              <w:jc w:val="left"/>
              <w:rPr>
                <w:rFonts w:hint="eastAsia"/>
              </w:rPr>
            </w:pPr>
          </w:p>
          <w:p w14:paraId="02839D5E">
            <w:pPr>
              <w:widowControl/>
              <w:spacing w:line="240" w:lineRule="auto"/>
              <w:ind w:firstLine="0" w:firstLineChars="0"/>
              <w:jc w:val="left"/>
              <w:rPr>
                <w:rFonts w:hint="eastAsia"/>
              </w:rPr>
            </w:pPr>
            <w:r>
              <w:rPr>
                <w:rFonts w:hint="eastAsia"/>
              </w:rPr>
              <w:t>难点：</w:t>
            </w:r>
          </w:p>
          <w:p w14:paraId="78D45BAC">
            <w:pPr>
              <w:widowControl/>
              <w:spacing w:line="240" w:lineRule="auto"/>
              <w:ind w:left="0" w:leftChars="0" w:firstLine="210" w:firstLineChars="100"/>
              <w:jc w:val="left"/>
              <w:rPr>
                <w:rFonts w:ascii="宋体" w:hAnsi="宋体" w:cs="宋体"/>
                <w:kern w:val="0"/>
              </w:rPr>
            </w:pPr>
            <w:r>
              <w:rPr>
                <w:rFonts w:hint="eastAsia" w:ascii="Times New Roman" w:hAnsi="Times New Roman" w:cs="Times New Roman"/>
                <w:lang w:val="en-US" w:eastAsia="zh-CN"/>
              </w:rPr>
              <w:t>服装主题动画策划与制作</w:t>
            </w:r>
          </w:p>
        </w:tc>
        <w:tc>
          <w:tcPr>
            <w:tcW w:w="4500" w:type="dxa"/>
            <w:gridSpan w:val="4"/>
            <w:tcBorders>
              <w:top w:val="nil"/>
              <w:left w:val="nil"/>
              <w:bottom w:val="single" w:color="auto" w:sz="4" w:space="0"/>
              <w:right w:val="single" w:color="auto" w:sz="4" w:space="0"/>
            </w:tcBorders>
            <w:vAlign w:val="center"/>
          </w:tcPr>
          <w:p w14:paraId="585D4C99">
            <w:pPr>
              <w:widowControl/>
              <w:spacing w:line="240" w:lineRule="auto"/>
              <w:ind w:firstLine="0" w:firstLineChars="0"/>
              <w:jc w:val="left"/>
              <w:rPr>
                <w:rFonts w:ascii="宋体" w:hAnsi="宋体" w:cs="宋体"/>
                <w:kern w:val="0"/>
              </w:rPr>
            </w:pPr>
            <w:r>
              <w:rPr>
                <w:rFonts w:hint="eastAsia" w:ascii="宋体" w:hAnsi="宋体" w:cs="宋体"/>
                <w:kern w:val="0"/>
              </w:rPr>
              <w:t>　多媒体演示、现场讲评、作品点评</w:t>
            </w:r>
          </w:p>
        </w:tc>
      </w:tr>
      <w:tr w14:paraId="31C64C9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425DB3FB">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1F7CE98B">
            <w:pPr>
              <w:widowControl/>
              <w:spacing w:line="240" w:lineRule="auto"/>
              <w:ind w:firstLine="0" w:firstLineChars="0"/>
              <w:jc w:val="left"/>
              <w:rPr>
                <w:rFonts w:ascii="宋体" w:hAnsi="宋体" w:cs="宋体"/>
                <w:kern w:val="0"/>
              </w:rPr>
            </w:pPr>
            <w:r>
              <w:rPr>
                <w:rFonts w:hint="eastAsia" w:ascii="宋体" w:hAnsi="宋体" w:cs="宋体"/>
                <w:kern w:val="0"/>
              </w:rPr>
              <w:t>教学地点</w:t>
            </w:r>
          </w:p>
        </w:tc>
      </w:tr>
      <w:tr w14:paraId="56323C0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3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13605D56">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497C2F0E">
            <w:pPr>
              <w:widowControl/>
              <w:spacing w:line="240" w:lineRule="auto"/>
              <w:ind w:firstLine="315" w:firstLineChars="150"/>
              <w:jc w:val="left"/>
              <w:rPr>
                <w:rFonts w:ascii="宋体" w:hAnsi="宋体" w:cs="宋体"/>
                <w:kern w:val="0"/>
              </w:rPr>
            </w:pPr>
            <w:r>
              <w:rPr>
                <w:rFonts w:hint="eastAsia" w:ascii="宋体" w:hAnsi="宋体" w:cs="宋体"/>
                <w:kern w:val="0"/>
              </w:rPr>
              <w:t>多媒体教室</w:t>
            </w:r>
          </w:p>
        </w:tc>
      </w:tr>
      <w:tr w14:paraId="2576C50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1FC18FBE">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3A1B4993">
            <w:pPr>
              <w:widowControl/>
              <w:spacing w:line="240" w:lineRule="auto"/>
              <w:ind w:firstLine="0" w:firstLineChars="0"/>
              <w:jc w:val="left"/>
              <w:rPr>
                <w:rFonts w:ascii="宋体" w:hAnsi="宋体" w:cs="宋体"/>
                <w:kern w:val="0"/>
              </w:rPr>
            </w:pPr>
            <w:r>
              <w:rPr>
                <w:rFonts w:hint="eastAsia" w:ascii="宋体" w:hAnsi="宋体" w:cs="宋体"/>
                <w:kern w:val="0"/>
              </w:rPr>
              <w:t>教学及参考资料</w:t>
            </w:r>
          </w:p>
        </w:tc>
      </w:tr>
      <w:tr w14:paraId="3DB8720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1496FC4A">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32DEFB37">
            <w:pPr>
              <w:widowControl/>
              <w:spacing w:line="240" w:lineRule="auto"/>
              <w:ind w:firstLine="0" w:firstLineChars="0"/>
              <w:jc w:val="left"/>
              <w:rPr>
                <w:rFonts w:ascii="宋体" w:hAnsi="宋体" w:cs="宋体"/>
                <w:kern w:val="0"/>
              </w:rPr>
            </w:pPr>
            <w:r>
              <w:rPr>
                <w:rFonts w:hint="eastAsia" w:ascii="宋体" w:hAnsi="宋体" w:cs="宋体"/>
                <w:kern w:val="0"/>
              </w:rPr>
              <w:t>　《服装品牌的整体塑造与传播》、</w:t>
            </w:r>
            <w:r>
              <w:rPr>
                <w:rFonts w:hint="eastAsia" w:ascii="宋体" w:hAnsi="宋体" w:cs="宋体"/>
                <w:kern w:val="0"/>
                <w:lang w:val="en-US" w:eastAsia="zh-CN"/>
              </w:rPr>
              <w:t>时下方兴未艾的有效案例</w:t>
            </w:r>
          </w:p>
        </w:tc>
      </w:tr>
      <w:tr w14:paraId="2CB20F0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5934DF39">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1A81479D">
            <w:pPr>
              <w:widowControl/>
              <w:spacing w:line="240" w:lineRule="auto"/>
              <w:ind w:firstLine="0" w:firstLineChars="0"/>
              <w:jc w:val="left"/>
              <w:rPr>
                <w:rFonts w:ascii="宋体" w:hAnsi="宋体" w:cs="宋体"/>
                <w:kern w:val="0"/>
              </w:rPr>
            </w:pPr>
            <w:r>
              <w:rPr>
                <w:rFonts w:hint="eastAsia" w:ascii="宋体" w:hAnsi="宋体" w:cs="宋体"/>
                <w:kern w:val="0"/>
              </w:rPr>
              <w:t>练习与习题建议</w:t>
            </w:r>
          </w:p>
        </w:tc>
      </w:tr>
      <w:tr w14:paraId="3D880F0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41"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19D6C4C8">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39683497">
            <w:pPr>
              <w:widowControl/>
              <w:spacing w:line="240" w:lineRule="auto"/>
              <w:ind w:firstLine="0" w:firstLineChars="0"/>
              <w:jc w:val="left"/>
              <w:rPr>
                <w:rFonts w:ascii="宋体" w:hAnsi="宋体" w:cs="宋体"/>
                <w:kern w:val="0"/>
              </w:rPr>
            </w:pPr>
            <w:r>
              <w:rPr>
                <w:rFonts w:hint="eastAsia" w:ascii="宋体" w:hAnsi="宋体" w:cs="宋体"/>
                <w:kern w:val="0"/>
              </w:rPr>
              <w:t>　  每个单元有对应的练习</w:t>
            </w:r>
          </w:p>
        </w:tc>
      </w:tr>
      <w:tr w14:paraId="440EAA2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48D09F08">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w:t>
            </w:r>
          </w:p>
        </w:tc>
        <w:tc>
          <w:tcPr>
            <w:tcW w:w="4500" w:type="dxa"/>
            <w:gridSpan w:val="4"/>
            <w:tcBorders>
              <w:top w:val="nil"/>
              <w:left w:val="nil"/>
              <w:bottom w:val="single" w:color="auto" w:sz="4" w:space="0"/>
              <w:right w:val="single" w:color="auto" w:sz="4" w:space="0"/>
            </w:tcBorders>
            <w:vAlign w:val="center"/>
          </w:tcPr>
          <w:p w14:paraId="7CB700E7">
            <w:pPr>
              <w:widowControl/>
              <w:spacing w:line="240" w:lineRule="auto"/>
              <w:ind w:firstLine="0" w:firstLineChars="0"/>
              <w:jc w:val="left"/>
              <w:rPr>
                <w:rFonts w:ascii="宋体" w:hAnsi="宋体" w:cs="宋体"/>
                <w:kern w:val="0"/>
              </w:rPr>
            </w:pPr>
            <w:r>
              <w:rPr>
                <w:rFonts w:hint="eastAsia" w:ascii="宋体" w:hAnsi="宋体" w:cs="宋体"/>
                <w:kern w:val="0"/>
              </w:rPr>
              <w:t>权重分配</w:t>
            </w:r>
          </w:p>
        </w:tc>
      </w:tr>
      <w:tr w14:paraId="3B110A0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65"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266E32C4">
            <w:pPr>
              <w:widowControl/>
              <w:spacing w:line="240" w:lineRule="auto"/>
              <w:ind w:firstLine="0" w:firstLineChars="0"/>
              <w:jc w:val="center"/>
              <w:rPr>
                <w:rFonts w:ascii="宋体" w:hAnsi="宋体" w:cs="宋体"/>
                <w:kern w:val="0"/>
              </w:rPr>
            </w:pPr>
            <w:r>
              <w:rPr>
                <w:rFonts w:hint="eastAsia" w:ascii="宋体" w:hAnsi="宋体" w:cs="宋体"/>
                <w:kern w:val="0"/>
              </w:rPr>
              <w:t>　平时练习与综合练习相结合，个人能力与集体评价相结合。</w:t>
            </w:r>
          </w:p>
        </w:tc>
        <w:tc>
          <w:tcPr>
            <w:tcW w:w="4500" w:type="dxa"/>
            <w:gridSpan w:val="4"/>
            <w:tcBorders>
              <w:top w:val="nil"/>
              <w:left w:val="nil"/>
              <w:bottom w:val="single" w:color="auto" w:sz="4" w:space="0"/>
              <w:right w:val="single" w:color="auto" w:sz="4" w:space="0"/>
            </w:tcBorders>
            <w:vAlign w:val="center"/>
          </w:tcPr>
          <w:p w14:paraId="7C1EE1E9">
            <w:pPr>
              <w:widowControl/>
              <w:spacing w:line="240" w:lineRule="auto"/>
              <w:ind w:firstLine="0" w:firstLineChars="0"/>
              <w:jc w:val="left"/>
              <w:rPr>
                <w:rFonts w:hint="eastAsia" w:ascii="宋体" w:hAnsi="宋体" w:cs="宋体"/>
                <w:kern w:val="0"/>
              </w:rPr>
            </w:pPr>
            <w:r>
              <w:rPr>
                <w:rFonts w:hint="eastAsia" w:ascii="宋体" w:hAnsi="宋体" w:cs="宋体"/>
                <w:kern w:val="0"/>
              </w:rPr>
              <w:t>平时练习占 40 %、综合练习占40 %</w:t>
            </w:r>
          </w:p>
          <w:p w14:paraId="18E650D8">
            <w:pPr>
              <w:widowControl/>
              <w:spacing w:line="240" w:lineRule="auto"/>
              <w:ind w:firstLine="0" w:firstLineChars="0"/>
              <w:jc w:val="left"/>
              <w:rPr>
                <w:rFonts w:ascii="宋体" w:hAnsi="宋体" w:cs="宋体"/>
                <w:kern w:val="0"/>
              </w:rPr>
            </w:pPr>
            <w:r>
              <w:rPr>
                <w:rFonts w:hint="eastAsia" w:ascii="宋体" w:hAnsi="宋体" w:cs="宋体"/>
                <w:kern w:val="0"/>
              </w:rPr>
              <w:t>集体评价占 20 %</w:t>
            </w:r>
          </w:p>
        </w:tc>
      </w:tr>
    </w:tbl>
    <w:p w14:paraId="45E9EFDD">
      <w:pPr>
        <w:pStyle w:val="2"/>
        <w:spacing w:before="156" w:after="156"/>
        <w:rPr>
          <w:rFonts w:hint="eastAsia"/>
        </w:rPr>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080"/>
        <w:gridCol w:w="900"/>
        <w:gridCol w:w="1080"/>
        <w:gridCol w:w="1440"/>
      </w:tblGrid>
      <w:tr w14:paraId="0DCCB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vAlign w:val="center"/>
          </w:tcPr>
          <w:p w14:paraId="0A6E0352">
            <w:pPr>
              <w:widowControl/>
              <w:spacing w:line="240" w:lineRule="auto"/>
              <w:ind w:firstLine="0" w:firstLineChars="0"/>
              <w:rPr>
                <w:rFonts w:ascii="宋体" w:hAnsi="宋体" w:cs="宋体"/>
                <w:kern w:val="0"/>
              </w:rPr>
            </w:pPr>
            <w:r>
              <w:rPr>
                <w:rFonts w:hint="eastAsia" w:ascii="宋体" w:hAnsi="宋体" w:cs="宋体"/>
                <w:kern w:val="0"/>
              </w:rPr>
              <w:t>模块（或工作情境）</w:t>
            </w:r>
          </w:p>
        </w:tc>
        <w:tc>
          <w:tcPr>
            <w:tcW w:w="6973" w:type="dxa"/>
            <w:gridSpan w:val="5"/>
            <w:tcBorders>
              <w:top w:val="single" w:color="auto" w:sz="4" w:space="0"/>
              <w:left w:val="single" w:color="auto" w:sz="4" w:space="0"/>
              <w:bottom w:val="single" w:color="auto" w:sz="4" w:space="0"/>
              <w:right w:val="single" w:color="auto" w:sz="4" w:space="0"/>
            </w:tcBorders>
            <w:vAlign w:val="center"/>
          </w:tcPr>
          <w:p w14:paraId="7E7AC9C7">
            <w:pPr>
              <w:widowControl/>
              <w:spacing w:line="240" w:lineRule="auto"/>
              <w:ind w:firstLine="0" w:firstLineChars="0"/>
              <w:jc w:val="center"/>
              <w:rPr>
                <w:rFonts w:hint="eastAsia" w:ascii="宋体" w:hAnsi="宋体" w:eastAsia="宋体" w:cs="宋体"/>
                <w:kern w:val="0"/>
                <w:lang w:eastAsia="zh-CN"/>
              </w:rPr>
            </w:pPr>
            <w:r>
              <w:rPr>
                <w:rFonts w:hint="eastAsia" w:ascii="宋体" w:hAnsi="宋体" w:cs="宋体"/>
                <w:kern w:val="0"/>
              </w:rPr>
              <w:t>模块</w:t>
            </w:r>
            <w:r>
              <w:rPr>
                <w:rFonts w:hint="eastAsia" w:ascii="宋体" w:hAnsi="宋体" w:cs="宋体"/>
                <w:kern w:val="0"/>
                <w:lang w:eastAsia="zh-CN"/>
              </w:rPr>
              <w:t>五</w:t>
            </w:r>
          </w:p>
        </w:tc>
      </w:tr>
      <w:tr w14:paraId="3E26A4D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41"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1CBF9F25">
            <w:pPr>
              <w:widowControl/>
              <w:spacing w:line="240" w:lineRule="auto"/>
              <w:ind w:firstLine="0" w:firstLineChars="0"/>
              <w:jc w:val="center"/>
              <w:rPr>
                <w:rFonts w:ascii="宋体" w:hAnsi="宋体" w:cs="宋体"/>
                <w:kern w:val="0"/>
              </w:rPr>
            </w:pPr>
            <w:r>
              <w:rPr>
                <w:rFonts w:hint="eastAsia" w:ascii="宋体" w:hAnsi="宋体" w:cs="宋体"/>
                <w:kern w:val="0"/>
              </w:rPr>
              <w:t>单元1</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3B1734CC">
            <w:pPr>
              <w:ind w:firstLine="0" w:firstLineChars="0"/>
              <w:rPr>
                <w:rFonts w:hint="eastAsia" w:ascii="宋体" w:hAnsi="宋体"/>
              </w:rPr>
            </w:pPr>
            <w:r>
              <w:rPr>
                <w:rFonts w:hint="eastAsia"/>
                <w:lang w:eastAsia="zh-CN"/>
              </w:rPr>
              <w:t>工作计划编写</w:t>
            </w:r>
          </w:p>
        </w:tc>
        <w:tc>
          <w:tcPr>
            <w:tcW w:w="90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3ACCB39">
            <w:pPr>
              <w:widowControl/>
              <w:spacing w:line="240" w:lineRule="auto"/>
              <w:ind w:firstLine="0" w:firstLineChars="0"/>
              <w:jc w:val="center"/>
              <w:rPr>
                <w:rFonts w:ascii="宋体" w:hAnsi="宋体" w:cs="宋体"/>
                <w:kern w:val="0"/>
              </w:rPr>
            </w:pPr>
            <w:r>
              <w:rPr>
                <w:rFonts w:hint="eastAsia" w:ascii="宋体" w:hAnsi="宋体" w:cs="宋体"/>
                <w:kern w:val="0"/>
              </w:rPr>
              <w:t>学时</w:t>
            </w:r>
          </w:p>
        </w:tc>
        <w:tc>
          <w:tcPr>
            <w:tcW w:w="1080" w:type="dxa"/>
            <w:tcBorders>
              <w:top w:val="single" w:color="auto" w:sz="4" w:space="0"/>
              <w:left w:val="single" w:color="auto" w:sz="4" w:space="0"/>
              <w:bottom w:val="single" w:color="auto" w:sz="4" w:space="0"/>
              <w:right w:val="single" w:color="auto" w:sz="4" w:space="0"/>
            </w:tcBorders>
            <w:shd w:val="clear" w:color="auto" w:fill="FFFFFF"/>
            <w:vAlign w:val="center"/>
          </w:tcPr>
          <w:p w14:paraId="2E602F6E">
            <w:pPr>
              <w:widowControl/>
              <w:spacing w:line="240" w:lineRule="auto"/>
              <w:ind w:firstLine="0" w:firstLineChars="0"/>
              <w:rPr>
                <w:rFonts w:ascii="宋体" w:hAnsi="宋体" w:cs="宋体"/>
                <w:kern w:val="0"/>
                <w:sz w:val="21"/>
                <w:szCs w:val="21"/>
              </w:rPr>
            </w:pPr>
            <w:r>
              <w:rPr>
                <w:rFonts w:hint="eastAsia" w:ascii="宋体" w:hAnsi="宋体" w:cs="宋体"/>
                <w:kern w:val="0"/>
              </w:rPr>
              <w:t>理论</w:t>
            </w:r>
          </w:p>
        </w:tc>
        <w:tc>
          <w:tcPr>
            <w:tcW w:w="1440" w:type="dxa"/>
            <w:tcBorders>
              <w:top w:val="single" w:color="auto" w:sz="4" w:space="0"/>
              <w:left w:val="single" w:color="auto" w:sz="4" w:space="0"/>
              <w:bottom w:val="single" w:color="auto" w:sz="4" w:space="0"/>
              <w:right w:val="single" w:color="auto" w:sz="4" w:space="0"/>
            </w:tcBorders>
            <w:vAlign w:val="center"/>
          </w:tcPr>
          <w:p w14:paraId="40EAD7F3">
            <w:pPr>
              <w:widowControl/>
              <w:spacing w:line="240" w:lineRule="auto"/>
              <w:ind w:firstLine="0" w:firstLineChars="0"/>
              <w:rPr>
                <w:rFonts w:hint="eastAsia" w:ascii="宋体" w:hAnsi="宋体" w:eastAsia="宋体" w:cs="宋体"/>
                <w:kern w:val="0"/>
                <w:lang w:eastAsia="zh-CN"/>
              </w:rPr>
            </w:pPr>
            <w:r>
              <w:rPr>
                <w:rFonts w:hint="eastAsia" w:ascii="宋体" w:hAnsi="宋体" w:cs="宋体"/>
                <w:kern w:val="0"/>
                <w:lang w:val="en-US" w:eastAsia="zh-CN"/>
              </w:rPr>
              <w:t>4</w:t>
            </w:r>
          </w:p>
        </w:tc>
      </w:tr>
      <w:tr w14:paraId="103F86C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8"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vAlign w:val="center"/>
          </w:tcPr>
          <w:p w14:paraId="229EAF1D">
            <w:pPr>
              <w:widowControl/>
              <w:spacing w:line="240" w:lineRule="auto"/>
              <w:ind w:firstLine="0" w:firstLineChars="0"/>
              <w:jc w:val="center"/>
              <w:rPr>
                <w:rFonts w:ascii="宋体" w:hAnsi="宋体" w:cs="宋体"/>
                <w:kern w:val="0"/>
              </w:rPr>
            </w:pPr>
            <w:r>
              <w:rPr>
                <w:rFonts w:hint="eastAsia" w:ascii="宋体" w:hAnsi="宋体" w:cs="宋体"/>
                <w:kern w:val="0"/>
              </w:rPr>
              <w:t>单元2</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67AA1CD">
            <w:pPr>
              <w:widowControl/>
              <w:spacing w:line="240" w:lineRule="auto"/>
              <w:ind w:firstLine="0" w:firstLineChars="0"/>
              <w:jc w:val="left"/>
              <w:rPr>
                <w:rFonts w:ascii="宋体" w:hAnsi="宋体" w:cs="宋体"/>
                <w:kern w:val="0"/>
              </w:rPr>
            </w:pPr>
            <w:r>
              <w:rPr>
                <w:rFonts w:hint="eastAsia"/>
                <w:lang w:val="en-US" w:eastAsia="zh-CN"/>
              </w:rPr>
              <w:t>全媒体传播和运营</w:t>
            </w:r>
          </w:p>
        </w:tc>
        <w:tc>
          <w:tcPr>
            <w:tcW w:w="90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7D76578">
            <w:pPr>
              <w:widowControl/>
              <w:spacing w:line="240" w:lineRule="auto"/>
              <w:ind w:firstLine="0" w:firstLineChars="0"/>
              <w:jc w:val="left"/>
              <w:rPr>
                <w:rFonts w:ascii="宋体" w:hAnsi="宋体" w:cs="宋体"/>
                <w:kern w:val="0"/>
              </w:rPr>
            </w:pPr>
          </w:p>
        </w:tc>
        <w:tc>
          <w:tcPr>
            <w:tcW w:w="1080" w:type="dxa"/>
            <w:tcBorders>
              <w:top w:val="single" w:color="auto" w:sz="4" w:space="0"/>
              <w:left w:val="single" w:color="auto" w:sz="4" w:space="0"/>
              <w:bottom w:val="single" w:color="auto" w:sz="4" w:space="0"/>
              <w:right w:val="single" w:color="auto" w:sz="4" w:space="0"/>
            </w:tcBorders>
            <w:shd w:val="clear" w:color="auto" w:fill="FFFFFF"/>
            <w:vAlign w:val="center"/>
          </w:tcPr>
          <w:p w14:paraId="252A01F2">
            <w:pPr>
              <w:widowControl/>
              <w:spacing w:line="240" w:lineRule="auto"/>
              <w:ind w:firstLine="0" w:firstLineChars="0"/>
              <w:rPr>
                <w:rFonts w:ascii="宋体" w:hAnsi="宋体" w:cs="宋体"/>
                <w:kern w:val="0"/>
                <w:sz w:val="21"/>
                <w:szCs w:val="21"/>
              </w:rPr>
            </w:pPr>
            <w:r>
              <w:rPr>
                <w:rFonts w:hint="eastAsia" w:ascii="宋体" w:hAnsi="宋体" w:cs="宋体"/>
                <w:kern w:val="0"/>
                <w:sz w:val="21"/>
                <w:szCs w:val="21"/>
              </w:rPr>
              <w:t>实践</w:t>
            </w:r>
          </w:p>
        </w:tc>
        <w:tc>
          <w:tcPr>
            <w:tcW w:w="1440" w:type="dxa"/>
            <w:tcBorders>
              <w:top w:val="single" w:color="auto" w:sz="4" w:space="0"/>
              <w:left w:val="single" w:color="auto" w:sz="4" w:space="0"/>
              <w:bottom w:val="single" w:color="auto" w:sz="4" w:space="0"/>
              <w:right w:val="single" w:color="auto" w:sz="4" w:space="0"/>
            </w:tcBorders>
            <w:vAlign w:val="center"/>
          </w:tcPr>
          <w:p w14:paraId="3DCD2D22">
            <w:pPr>
              <w:widowControl/>
              <w:spacing w:line="240" w:lineRule="auto"/>
              <w:ind w:firstLine="0" w:firstLineChars="0"/>
              <w:rPr>
                <w:rFonts w:hint="default" w:ascii="宋体" w:hAnsi="宋体" w:eastAsia="宋体" w:cs="宋体"/>
                <w:kern w:val="0"/>
                <w:lang w:val="en-US" w:eastAsia="zh-CN"/>
              </w:rPr>
            </w:pPr>
            <w:r>
              <w:rPr>
                <w:rFonts w:hint="eastAsia" w:ascii="宋体" w:hAnsi="宋体" w:cs="宋体"/>
                <w:kern w:val="0"/>
                <w:lang w:val="en-US" w:eastAsia="zh-CN"/>
              </w:rPr>
              <w:t>12</w:t>
            </w:r>
          </w:p>
        </w:tc>
      </w:tr>
      <w:tr w14:paraId="5B97A58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00A4A244">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6F4F11D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40180B66">
            <w:pPr>
              <w:widowControl/>
              <w:numPr>
                <w:ilvl w:val="0"/>
                <w:numId w:val="0"/>
              </w:numPr>
              <w:spacing w:line="240" w:lineRule="auto"/>
              <w:ind w:left="0" w:leftChars="0" w:firstLine="0" w:firstLineChars="0"/>
              <w:jc w:val="both"/>
              <w:rPr>
                <w:rFonts w:hint="eastAsia" w:ascii="宋体" w:hAnsi="宋体" w:eastAsia="宋体" w:cs="Times New Roman"/>
                <w:kern w:val="2"/>
                <w:sz w:val="21"/>
                <w:szCs w:val="21"/>
                <w:lang w:val="en-US" w:eastAsia="zh-CN" w:bidi="ar-SA"/>
              </w:rPr>
            </w:pPr>
            <w:r>
              <w:rPr>
                <w:rFonts w:hint="eastAsia" w:ascii="宋体" w:hAnsi="宋体" w:cs="Times New Roman"/>
                <w:kern w:val="2"/>
                <w:sz w:val="21"/>
                <w:szCs w:val="21"/>
                <w:lang w:val="en-US" w:eastAsia="zh-CN" w:bidi="ar-SA"/>
              </w:rPr>
              <w:t>知识目标：</w:t>
            </w:r>
            <w:r>
              <w:rPr>
                <w:rFonts w:hint="eastAsia" w:ascii="宋体" w:hAnsi="宋体" w:eastAsia="宋体" w:cs="Times New Roman"/>
                <w:kern w:val="2"/>
                <w:sz w:val="21"/>
                <w:szCs w:val="21"/>
                <w:lang w:val="en-US" w:eastAsia="zh-CN" w:bidi="ar-SA"/>
              </w:rPr>
              <w:t>理解</w:t>
            </w:r>
            <w:r>
              <w:rPr>
                <w:rFonts w:hint="eastAsia" w:ascii="宋体" w:hAnsi="宋体" w:cs="Times New Roman"/>
                <w:kern w:val="2"/>
                <w:sz w:val="21"/>
                <w:szCs w:val="21"/>
                <w:lang w:val="en-US" w:eastAsia="zh-CN" w:bidi="ar-SA"/>
              </w:rPr>
              <w:t>成衣品牌概念及项目策划的意义；</w:t>
            </w:r>
          </w:p>
          <w:p w14:paraId="1A1CD83B">
            <w:pPr>
              <w:widowControl/>
              <w:numPr>
                <w:ilvl w:val="0"/>
                <w:numId w:val="0"/>
              </w:numPr>
              <w:spacing w:line="240" w:lineRule="auto"/>
              <w:ind w:left="0" w:leftChars="0" w:firstLine="0" w:firstLineChars="0"/>
              <w:jc w:val="both"/>
              <w:rPr>
                <w:rFonts w:hint="eastAsia" w:ascii="宋体" w:hAnsi="宋体" w:eastAsia="宋体" w:cs="Times New Roman"/>
                <w:kern w:val="2"/>
                <w:sz w:val="21"/>
                <w:szCs w:val="21"/>
                <w:lang w:val="en-US" w:eastAsia="zh-CN" w:bidi="ar-SA"/>
              </w:rPr>
            </w:pPr>
            <w:r>
              <w:rPr>
                <w:rFonts w:hint="eastAsia" w:ascii="宋体" w:hAnsi="宋体" w:cs="Times New Roman"/>
                <w:kern w:val="2"/>
                <w:sz w:val="21"/>
                <w:szCs w:val="21"/>
                <w:lang w:val="en-US" w:eastAsia="zh-CN" w:bidi="ar-SA"/>
              </w:rPr>
              <w:t>技能目标：掌握对成衣品牌</w:t>
            </w:r>
            <w:r>
              <w:rPr>
                <w:rFonts w:hint="eastAsia" w:ascii="宋体" w:hAnsi="宋体" w:eastAsia="宋体" w:cs="Times New Roman"/>
                <w:kern w:val="2"/>
                <w:sz w:val="21"/>
                <w:szCs w:val="21"/>
                <w:lang w:val="en-US" w:eastAsia="zh-CN" w:bidi="ar-SA"/>
              </w:rPr>
              <w:t>项目</w:t>
            </w:r>
            <w:r>
              <w:rPr>
                <w:rFonts w:hint="eastAsia" w:ascii="宋体" w:hAnsi="宋体" w:cs="Times New Roman"/>
                <w:kern w:val="2"/>
                <w:sz w:val="21"/>
                <w:szCs w:val="21"/>
                <w:lang w:val="en-US" w:eastAsia="zh-CN" w:bidi="ar-SA"/>
              </w:rPr>
              <w:t>策划</w:t>
            </w:r>
            <w:r>
              <w:rPr>
                <w:rFonts w:hint="eastAsia" w:ascii="宋体" w:hAnsi="宋体" w:eastAsia="宋体" w:cs="Times New Roman"/>
                <w:kern w:val="2"/>
                <w:sz w:val="21"/>
                <w:szCs w:val="21"/>
                <w:lang w:val="en-US" w:eastAsia="zh-CN" w:bidi="ar-SA"/>
              </w:rPr>
              <w:t>流程</w:t>
            </w:r>
            <w:r>
              <w:rPr>
                <w:rFonts w:hint="eastAsia" w:ascii="宋体" w:hAnsi="宋体" w:cs="Times New Roman"/>
                <w:kern w:val="2"/>
                <w:sz w:val="21"/>
                <w:szCs w:val="21"/>
                <w:lang w:val="en-US" w:eastAsia="zh-CN" w:bidi="ar-SA"/>
              </w:rPr>
              <w:t>；</w:t>
            </w:r>
          </w:p>
          <w:p w14:paraId="302AF72B">
            <w:pPr>
              <w:widowControl/>
              <w:spacing w:line="240" w:lineRule="auto"/>
              <w:ind w:left="0" w:leftChars="0" w:firstLine="0" w:firstLineChars="0"/>
              <w:jc w:val="left"/>
              <w:rPr>
                <w:rFonts w:ascii="宋体" w:hAnsi="宋体" w:cs="宋体"/>
                <w:kern w:val="0"/>
              </w:rPr>
            </w:pPr>
            <w:r>
              <w:rPr>
                <w:rFonts w:hint="eastAsia" w:ascii="宋体" w:hAnsi="宋体" w:cs="Times New Roman"/>
                <w:kern w:val="2"/>
                <w:sz w:val="21"/>
                <w:szCs w:val="21"/>
                <w:lang w:val="en-US" w:eastAsia="zh-CN" w:bidi="ar-SA"/>
              </w:rPr>
              <w:t>素质养成目标：</w:t>
            </w:r>
            <w:r>
              <w:rPr>
                <w:rFonts w:hint="eastAsia" w:ascii="宋体" w:hAnsi="宋体" w:eastAsia="宋体" w:cs="Times New Roman"/>
                <w:kern w:val="2"/>
                <w:sz w:val="21"/>
                <w:szCs w:val="21"/>
                <w:lang w:val="en-US" w:eastAsia="zh-CN" w:bidi="ar-SA"/>
              </w:rPr>
              <w:t>激发学生</w:t>
            </w:r>
            <w:r>
              <w:rPr>
                <w:rFonts w:hint="eastAsia" w:ascii="宋体" w:hAnsi="宋体" w:cs="Times New Roman"/>
                <w:kern w:val="2"/>
                <w:sz w:val="21"/>
                <w:szCs w:val="21"/>
                <w:lang w:val="en-US" w:eastAsia="zh-CN" w:bidi="ar-SA"/>
              </w:rPr>
              <w:t>对品牌认知上</w:t>
            </w:r>
            <w:r>
              <w:rPr>
                <w:rFonts w:hint="eastAsia" w:ascii="宋体" w:hAnsi="宋体" w:eastAsia="宋体" w:cs="Times New Roman"/>
                <w:kern w:val="2"/>
                <w:sz w:val="21"/>
                <w:szCs w:val="21"/>
                <w:lang w:val="en-US" w:eastAsia="zh-CN" w:bidi="ar-SA"/>
              </w:rPr>
              <w:t>的“自我唤醒</w:t>
            </w:r>
            <w:r>
              <w:rPr>
                <w:rFonts w:hint="default" w:ascii="宋体" w:hAnsi="宋体" w:eastAsia="宋体" w:cs="Times New Roman"/>
                <w:kern w:val="2"/>
                <w:sz w:val="21"/>
                <w:szCs w:val="21"/>
                <w:lang w:val="en-US" w:eastAsia="zh-CN" w:bidi="ar-SA"/>
              </w:rPr>
              <w:t>”</w:t>
            </w:r>
            <w:r>
              <w:rPr>
                <w:rFonts w:hint="eastAsia" w:ascii="宋体" w:hAnsi="宋体" w:cs="Times New Roman"/>
                <w:kern w:val="2"/>
                <w:sz w:val="21"/>
                <w:szCs w:val="21"/>
                <w:lang w:val="en-US" w:eastAsia="zh-CN" w:bidi="ar-SA"/>
              </w:rPr>
              <w:t>。</w:t>
            </w:r>
          </w:p>
        </w:tc>
      </w:tr>
      <w:tr w14:paraId="1F2D93D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20E69AD3">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500" w:type="dxa"/>
            <w:gridSpan w:val="4"/>
            <w:tcBorders>
              <w:top w:val="nil"/>
              <w:left w:val="nil"/>
              <w:bottom w:val="single" w:color="auto" w:sz="4" w:space="0"/>
              <w:right w:val="single" w:color="auto" w:sz="4" w:space="0"/>
            </w:tcBorders>
            <w:vAlign w:val="center"/>
          </w:tcPr>
          <w:p w14:paraId="1E43BADA">
            <w:pPr>
              <w:widowControl/>
              <w:spacing w:line="240" w:lineRule="auto"/>
              <w:ind w:firstLine="0" w:firstLineChars="0"/>
              <w:jc w:val="left"/>
              <w:rPr>
                <w:rFonts w:ascii="宋体" w:hAnsi="宋体" w:cs="宋体"/>
                <w:kern w:val="0"/>
              </w:rPr>
            </w:pPr>
            <w:r>
              <w:rPr>
                <w:rFonts w:hint="eastAsia" w:ascii="宋体" w:hAnsi="宋体" w:cs="宋体"/>
                <w:kern w:val="0"/>
              </w:rPr>
              <w:t>主要教学方法</w:t>
            </w:r>
          </w:p>
        </w:tc>
      </w:tr>
      <w:tr w14:paraId="43C3F59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83"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vAlign w:val="top"/>
          </w:tcPr>
          <w:p w14:paraId="11D5670A">
            <w:pPr>
              <w:widowControl/>
              <w:spacing w:line="240" w:lineRule="auto"/>
              <w:ind w:firstLine="0" w:firstLineChars="0"/>
              <w:jc w:val="left"/>
              <w:rPr>
                <w:rFonts w:hint="eastAsia" w:ascii="宋体" w:hAnsi="宋体" w:cs="宋体"/>
                <w:kern w:val="0"/>
              </w:rPr>
            </w:pPr>
            <w:r>
              <w:rPr>
                <w:rFonts w:hint="eastAsia" w:ascii="宋体" w:hAnsi="宋体" w:cs="宋体"/>
                <w:kern w:val="0"/>
              </w:rPr>
              <w:t>重点：</w:t>
            </w:r>
          </w:p>
          <w:p w14:paraId="2DD3B8DD">
            <w:pPr>
              <w:widowControl/>
              <w:spacing w:line="240" w:lineRule="auto"/>
              <w:ind w:firstLine="480"/>
              <w:jc w:val="left"/>
              <w:rPr>
                <w:rFonts w:hint="eastAsia" w:ascii="宋体" w:hAnsi="宋体"/>
              </w:rPr>
            </w:pPr>
            <w:r>
              <w:rPr>
                <w:rFonts w:hint="eastAsia" w:ascii="宋体" w:hAnsi="宋体"/>
              </w:rPr>
              <w:t>1、品牌</w:t>
            </w:r>
            <w:r>
              <w:rPr>
                <w:rFonts w:hint="eastAsia" w:ascii="宋体" w:hAnsi="宋体"/>
                <w:lang w:eastAsia="zh-CN"/>
              </w:rPr>
              <w:t>的</w:t>
            </w:r>
            <w:r>
              <w:rPr>
                <w:rFonts w:hint="eastAsia" w:ascii="宋体" w:hAnsi="宋体"/>
              </w:rPr>
              <w:t>延伸</w:t>
            </w:r>
            <w:r>
              <w:rPr>
                <w:rFonts w:hint="eastAsia" w:ascii="宋体" w:hAnsi="宋体"/>
                <w:lang w:eastAsia="zh-CN"/>
              </w:rPr>
              <w:t>与</w:t>
            </w:r>
            <w:r>
              <w:rPr>
                <w:rFonts w:hint="eastAsia" w:ascii="宋体" w:hAnsi="宋体"/>
              </w:rPr>
              <w:t>策略</w:t>
            </w:r>
          </w:p>
          <w:p w14:paraId="02E99D90">
            <w:pPr>
              <w:widowControl/>
              <w:spacing w:line="240" w:lineRule="auto"/>
              <w:ind w:firstLine="480"/>
              <w:jc w:val="left"/>
              <w:rPr>
                <w:rFonts w:hint="eastAsia" w:ascii="宋体" w:hAnsi="宋体"/>
                <w:lang w:eastAsia="zh-CN"/>
              </w:rPr>
            </w:pPr>
            <w:r>
              <w:rPr>
                <w:rFonts w:hint="eastAsia" w:ascii="宋体" w:hAnsi="宋体"/>
              </w:rPr>
              <w:t>2、服装</w:t>
            </w:r>
            <w:r>
              <w:rPr>
                <w:rFonts w:hint="eastAsia" w:ascii="宋体" w:hAnsi="宋体"/>
                <w:lang w:eastAsia="zh-CN"/>
              </w:rPr>
              <w:t>传播</w:t>
            </w:r>
            <w:r>
              <w:rPr>
                <w:rFonts w:hint="eastAsia" w:ascii="宋体" w:hAnsi="宋体"/>
              </w:rPr>
              <w:t>渠道的</w:t>
            </w:r>
            <w:r>
              <w:rPr>
                <w:rFonts w:hint="eastAsia" w:ascii="宋体" w:hAnsi="宋体"/>
                <w:lang w:eastAsia="zh-CN"/>
              </w:rPr>
              <w:t>开拓</w:t>
            </w:r>
          </w:p>
          <w:p w14:paraId="6B854BE7">
            <w:pPr>
              <w:widowControl/>
              <w:spacing w:line="240" w:lineRule="auto"/>
              <w:ind w:firstLine="480"/>
              <w:jc w:val="left"/>
              <w:rPr>
                <w:rFonts w:hint="eastAsia" w:ascii="宋体" w:hAnsi="宋体"/>
                <w:lang w:val="en-US" w:eastAsia="zh-CN"/>
              </w:rPr>
            </w:pPr>
            <w:r>
              <w:rPr>
                <w:rFonts w:hint="eastAsia" w:ascii="宋体" w:hAnsi="宋体"/>
                <w:lang w:val="en-US" w:eastAsia="zh-CN"/>
              </w:rPr>
              <w:t>3、项目推广整体规划</w:t>
            </w:r>
          </w:p>
          <w:p w14:paraId="6AE18B94">
            <w:pPr>
              <w:widowControl/>
              <w:spacing w:line="240" w:lineRule="auto"/>
              <w:ind w:firstLine="480"/>
              <w:jc w:val="left"/>
              <w:rPr>
                <w:rFonts w:hint="eastAsia" w:ascii="宋体" w:hAnsi="宋体"/>
                <w:lang w:val="en-US" w:eastAsia="zh-CN"/>
              </w:rPr>
            </w:pPr>
            <w:r>
              <w:rPr>
                <w:rFonts w:hint="eastAsia" w:ascii="宋体" w:hAnsi="宋体"/>
                <w:lang w:val="en-US" w:eastAsia="zh-CN"/>
              </w:rPr>
              <w:t>4、粉丝管理</w:t>
            </w:r>
          </w:p>
          <w:p w14:paraId="47B77DCF">
            <w:pPr>
              <w:widowControl/>
              <w:spacing w:line="240" w:lineRule="auto"/>
              <w:ind w:firstLine="480"/>
              <w:jc w:val="left"/>
              <w:rPr>
                <w:rFonts w:hint="eastAsia" w:ascii="宋体" w:hAnsi="宋体"/>
              </w:rPr>
            </w:pPr>
          </w:p>
          <w:p w14:paraId="12BBCEBE">
            <w:pPr>
              <w:widowControl/>
              <w:spacing w:line="240" w:lineRule="auto"/>
              <w:ind w:firstLine="0" w:firstLineChars="0"/>
              <w:jc w:val="left"/>
              <w:rPr>
                <w:rFonts w:hint="eastAsia"/>
              </w:rPr>
            </w:pPr>
          </w:p>
          <w:p w14:paraId="441DDE2C">
            <w:pPr>
              <w:widowControl/>
              <w:spacing w:line="240" w:lineRule="auto"/>
              <w:ind w:firstLine="0" w:firstLineChars="0"/>
              <w:jc w:val="left"/>
              <w:rPr>
                <w:rFonts w:hint="eastAsia" w:ascii="Times New Roman" w:hAnsi="Times New Roman" w:cs="Times New Roman"/>
              </w:rPr>
            </w:pPr>
            <w:r>
              <w:rPr>
                <w:rFonts w:hint="eastAsia" w:ascii="Times New Roman" w:hAnsi="Times New Roman" w:cs="Times New Roman"/>
              </w:rPr>
              <w:t>难点：</w:t>
            </w:r>
          </w:p>
          <w:p w14:paraId="38CAE76A">
            <w:pPr>
              <w:widowControl/>
              <w:spacing w:line="240" w:lineRule="auto"/>
              <w:ind w:firstLine="210" w:firstLineChars="100"/>
              <w:jc w:val="left"/>
              <w:rPr>
                <w:rFonts w:ascii="宋体" w:hAnsi="宋体" w:cs="宋体"/>
                <w:kern w:val="0"/>
              </w:rPr>
            </w:pPr>
            <w:r>
              <w:rPr>
                <w:rFonts w:hint="eastAsia" w:ascii="Times New Roman" w:hAnsi="Times New Roman" w:cs="Times New Roman"/>
                <w:lang w:val="en-US" w:eastAsia="zh-CN"/>
              </w:rPr>
              <w:t>服装主题全媒体传播和运营</w:t>
            </w:r>
          </w:p>
        </w:tc>
        <w:tc>
          <w:tcPr>
            <w:tcW w:w="4500" w:type="dxa"/>
            <w:gridSpan w:val="4"/>
            <w:tcBorders>
              <w:top w:val="nil"/>
              <w:left w:val="nil"/>
              <w:bottom w:val="single" w:color="auto" w:sz="4" w:space="0"/>
              <w:right w:val="single" w:color="auto" w:sz="4" w:space="0"/>
            </w:tcBorders>
            <w:vAlign w:val="center"/>
          </w:tcPr>
          <w:p w14:paraId="708EB156">
            <w:pPr>
              <w:widowControl/>
              <w:spacing w:line="240" w:lineRule="auto"/>
              <w:ind w:firstLine="0" w:firstLineChars="0"/>
              <w:jc w:val="left"/>
              <w:rPr>
                <w:rFonts w:ascii="宋体" w:hAnsi="宋体" w:cs="宋体"/>
                <w:kern w:val="0"/>
              </w:rPr>
            </w:pPr>
            <w:r>
              <w:rPr>
                <w:rFonts w:hint="eastAsia" w:ascii="宋体" w:hAnsi="宋体" w:cs="宋体"/>
                <w:kern w:val="0"/>
              </w:rPr>
              <w:t>　多媒体演示、现场讲评、作品点评</w:t>
            </w:r>
          </w:p>
        </w:tc>
      </w:tr>
      <w:tr w14:paraId="4062157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6F7F8D09">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4DFDDAF6">
            <w:pPr>
              <w:widowControl/>
              <w:spacing w:line="240" w:lineRule="auto"/>
              <w:ind w:firstLine="0" w:firstLineChars="0"/>
              <w:jc w:val="left"/>
              <w:rPr>
                <w:rFonts w:ascii="宋体" w:hAnsi="宋体" w:cs="宋体"/>
                <w:kern w:val="0"/>
              </w:rPr>
            </w:pPr>
            <w:r>
              <w:rPr>
                <w:rFonts w:hint="eastAsia" w:ascii="宋体" w:hAnsi="宋体" w:cs="宋体"/>
                <w:kern w:val="0"/>
              </w:rPr>
              <w:t>教学地点</w:t>
            </w:r>
          </w:p>
        </w:tc>
      </w:tr>
      <w:tr w14:paraId="115725D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3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73BBCC9A">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4A7BDD40">
            <w:pPr>
              <w:widowControl/>
              <w:spacing w:line="240" w:lineRule="auto"/>
              <w:ind w:firstLine="315" w:firstLineChars="150"/>
              <w:jc w:val="left"/>
              <w:rPr>
                <w:rFonts w:ascii="宋体" w:hAnsi="宋体" w:cs="宋体"/>
                <w:kern w:val="0"/>
              </w:rPr>
            </w:pPr>
            <w:r>
              <w:rPr>
                <w:rFonts w:hint="eastAsia" w:ascii="宋体" w:hAnsi="宋体" w:cs="宋体"/>
                <w:kern w:val="0"/>
              </w:rPr>
              <w:t>多媒体教室</w:t>
            </w:r>
          </w:p>
        </w:tc>
      </w:tr>
      <w:tr w14:paraId="72C9BBB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77F3909B">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4EB4EEDF">
            <w:pPr>
              <w:widowControl/>
              <w:spacing w:line="240" w:lineRule="auto"/>
              <w:ind w:firstLine="0" w:firstLineChars="0"/>
              <w:jc w:val="left"/>
              <w:rPr>
                <w:rFonts w:ascii="宋体" w:hAnsi="宋体" w:cs="宋体"/>
                <w:kern w:val="0"/>
              </w:rPr>
            </w:pPr>
            <w:r>
              <w:rPr>
                <w:rFonts w:hint="eastAsia" w:ascii="宋体" w:hAnsi="宋体" w:cs="宋体"/>
                <w:kern w:val="0"/>
              </w:rPr>
              <w:t>教学及参考资料</w:t>
            </w:r>
          </w:p>
        </w:tc>
      </w:tr>
      <w:tr w14:paraId="18AD926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470E9C95">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6A5B9CE9">
            <w:pPr>
              <w:widowControl/>
              <w:spacing w:line="240" w:lineRule="auto"/>
              <w:ind w:firstLine="0" w:firstLineChars="0"/>
              <w:jc w:val="left"/>
              <w:rPr>
                <w:rFonts w:ascii="宋体" w:hAnsi="宋体" w:cs="宋体"/>
                <w:kern w:val="0"/>
              </w:rPr>
            </w:pPr>
            <w:r>
              <w:rPr>
                <w:rFonts w:hint="eastAsia" w:ascii="宋体" w:hAnsi="宋体" w:cs="宋体"/>
                <w:kern w:val="0"/>
              </w:rPr>
              <w:t>　《服装品牌的整体塑造与传播》、</w:t>
            </w:r>
            <w:r>
              <w:rPr>
                <w:rFonts w:hint="eastAsia" w:ascii="宋体" w:hAnsi="宋体" w:cs="宋体"/>
                <w:kern w:val="0"/>
                <w:lang w:val="en-US" w:eastAsia="zh-CN"/>
              </w:rPr>
              <w:t>时下方兴未艾的有效案例</w:t>
            </w:r>
          </w:p>
        </w:tc>
      </w:tr>
      <w:tr w14:paraId="627B68E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6E45C8D6">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7CA09C44">
            <w:pPr>
              <w:widowControl/>
              <w:spacing w:line="240" w:lineRule="auto"/>
              <w:ind w:firstLine="0" w:firstLineChars="0"/>
              <w:jc w:val="left"/>
              <w:rPr>
                <w:rFonts w:ascii="宋体" w:hAnsi="宋体" w:cs="宋体"/>
                <w:kern w:val="0"/>
              </w:rPr>
            </w:pPr>
            <w:r>
              <w:rPr>
                <w:rFonts w:hint="eastAsia" w:ascii="宋体" w:hAnsi="宋体" w:cs="宋体"/>
                <w:kern w:val="0"/>
              </w:rPr>
              <w:t>练习与习题建议</w:t>
            </w:r>
          </w:p>
        </w:tc>
      </w:tr>
      <w:tr w14:paraId="1B552F0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41"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vAlign w:val="center"/>
          </w:tcPr>
          <w:p w14:paraId="40F7BC6D">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vAlign w:val="center"/>
          </w:tcPr>
          <w:p w14:paraId="10D45B68">
            <w:pPr>
              <w:widowControl/>
              <w:spacing w:line="240" w:lineRule="auto"/>
              <w:ind w:firstLine="0" w:firstLineChars="0"/>
              <w:jc w:val="left"/>
              <w:rPr>
                <w:rFonts w:ascii="宋体" w:hAnsi="宋体" w:cs="宋体"/>
                <w:kern w:val="0"/>
              </w:rPr>
            </w:pPr>
            <w:r>
              <w:rPr>
                <w:rFonts w:hint="eastAsia" w:ascii="宋体" w:hAnsi="宋体" w:cs="宋体"/>
                <w:kern w:val="0"/>
              </w:rPr>
              <w:t>　  每个单元有对应的练习</w:t>
            </w:r>
          </w:p>
        </w:tc>
      </w:tr>
      <w:tr w14:paraId="79B9280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02ADBE7C">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w:t>
            </w:r>
          </w:p>
        </w:tc>
        <w:tc>
          <w:tcPr>
            <w:tcW w:w="4500" w:type="dxa"/>
            <w:gridSpan w:val="4"/>
            <w:tcBorders>
              <w:top w:val="nil"/>
              <w:left w:val="nil"/>
              <w:bottom w:val="single" w:color="auto" w:sz="4" w:space="0"/>
              <w:right w:val="single" w:color="auto" w:sz="4" w:space="0"/>
            </w:tcBorders>
            <w:vAlign w:val="center"/>
          </w:tcPr>
          <w:p w14:paraId="69D67753">
            <w:pPr>
              <w:widowControl/>
              <w:spacing w:line="240" w:lineRule="auto"/>
              <w:ind w:firstLine="0" w:firstLineChars="0"/>
              <w:jc w:val="left"/>
              <w:rPr>
                <w:rFonts w:ascii="宋体" w:hAnsi="宋体" w:cs="宋体"/>
                <w:kern w:val="0"/>
              </w:rPr>
            </w:pPr>
            <w:r>
              <w:rPr>
                <w:rFonts w:hint="eastAsia" w:ascii="宋体" w:hAnsi="宋体" w:cs="宋体"/>
                <w:kern w:val="0"/>
              </w:rPr>
              <w:t>权重分配</w:t>
            </w:r>
          </w:p>
        </w:tc>
      </w:tr>
      <w:tr w14:paraId="077016C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65"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75EE49F5">
            <w:pPr>
              <w:widowControl/>
              <w:spacing w:line="240" w:lineRule="auto"/>
              <w:ind w:firstLine="0" w:firstLineChars="0"/>
              <w:jc w:val="center"/>
              <w:rPr>
                <w:rFonts w:ascii="宋体" w:hAnsi="宋体" w:cs="宋体"/>
                <w:kern w:val="0"/>
              </w:rPr>
            </w:pPr>
            <w:r>
              <w:rPr>
                <w:rFonts w:hint="eastAsia" w:ascii="宋体" w:hAnsi="宋体" w:cs="宋体"/>
                <w:kern w:val="0"/>
              </w:rPr>
              <w:t>　平时练习与综合练习相结合，个人能力与集体评价相结合。</w:t>
            </w:r>
          </w:p>
        </w:tc>
        <w:tc>
          <w:tcPr>
            <w:tcW w:w="4500" w:type="dxa"/>
            <w:gridSpan w:val="4"/>
            <w:tcBorders>
              <w:top w:val="nil"/>
              <w:left w:val="nil"/>
              <w:bottom w:val="single" w:color="auto" w:sz="4" w:space="0"/>
              <w:right w:val="single" w:color="auto" w:sz="4" w:space="0"/>
            </w:tcBorders>
            <w:vAlign w:val="center"/>
          </w:tcPr>
          <w:p w14:paraId="5CD95033">
            <w:pPr>
              <w:widowControl/>
              <w:spacing w:line="240" w:lineRule="auto"/>
              <w:ind w:firstLine="0" w:firstLineChars="0"/>
              <w:jc w:val="left"/>
              <w:rPr>
                <w:rFonts w:hint="eastAsia" w:ascii="宋体" w:hAnsi="宋体" w:cs="宋体"/>
                <w:kern w:val="0"/>
              </w:rPr>
            </w:pPr>
            <w:r>
              <w:rPr>
                <w:rFonts w:hint="eastAsia" w:ascii="宋体" w:hAnsi="宋体" w:cs="宋体"/>
                <w:kern w:val="0"/>
              </w:rPr>
              <w:t>平时练习占 40 %、综合练习占40 %</w:t>
            </w:r>
          </w:p>
          <w:p w14:paraId="48D18FF9">
            <w:pPr>
              <w:widowControl/>
              <w:spacing w:line="240" w:lineRule="auto"/>
              <w:ind w:firstLine="0" w:firstLineChars="0"/>
              <w:jc w:val="left"/>
              <w:rPr>
                <w:rFonts w:ascii="宋体" w:hAnsi="宋体" w:cs="宋体"/>
                <w:kern w:val="0"/>
              </w:rPr>
            </w:pPr>
            <w:r>
              <w:rPr>
                <w:rFonts w:hint="eastAsia" w:ascii="宋体" w:hAnsi="宋体" w:cs="宋体"/>
                <w:kern w:val="0"/>
              </w:rPr>
              <w:t>集体评价占 20 %</w:t>
            </w:r>
          </w:p>
        </w:tc>
      </w:tr>
    </w:tbl>
    <w:p w14:paraId="7A3B9072">
      <w:pPr>
        <w:rPr>
          <w:rFonts w:hint="eastAsia"/>
        </w:rPr>
      </w:pPr>
    </w:p>
    <w:p w14:paraId="28B48193">
      <w:pPr>
        <w:pStyle w:val="2"/>
        <w:spacing w:before="156" w:after="156"/>
        <w:rPr>
          <w:rFonts w:hint="eastAsia"/>
        </w:rPr>
      </w:pPr>
      <w:r>
        <w:rPr>
          <w:rFonts w:hint="eastAsia"/>
          <w:lang w:eastAsia="zh-CN"/>
        </w:rPr>
        <w:t>八</w:t>
      </w:r>
      <w:r>
        <w:rPr>
          <w:rFonts w:hint="eastAsia"/>
        </w:rPr>
        <w:t>、课程实施</w:t>
      </w:r>
    </w:p>
    <w:p w14:paraId="246E445A">
      <w:pPr>
        <w:ind w:firstLine="0" w:firstLineChars="0"/>
        <w:rPr>
          <w:rFonts w:hint="eastAsia" w:asciiTheme="majorEastAsia" w:hAnsiTheme="majorEastAsia" w:eastAsiaTheme="majorEastAsia" w:cstheme="majorEastAsia"/>
          <w:position w:val="6"/>
          <w:sz w:val="24"/>
          <w:szCs w:val="24"/>
        </w:rPr>
      </w:pPr>
      <w:r>
        <w:rPr>
          <w:rFonts w:hint="eastAsia" w:asciiTheme="majorEastAsia" w:hAnsiTheme="majorEastAsia" w:eastAsiaTheme="majorEastAsia" w:cstheme="majorEastAsia"/>
          <w:position w:val="6"/>
          <w:sz w:val="24"/>
          <w:szCs w:val="24"/>
        </w:rPr>
        <w:t>1.教学方法建议</w:t>
      </w:r>
    </w:p>
    <w:p w14:paraId="087A4B41">
      <w:pPr>
        <w:ind w:firstLine="600" w:firstLineChars="250"/>
        <w:rPr>
          <w:rFonts w:hint="eastAsia" w:asciiTheme="majorEastAsia" w:hAnsiTheme="majorEastAsia" w:eastAsiaTheme="majorEastAsia" w:cstheme="majorEastAsia"/>
          <w:position w:val="6"/>
          <w:sz w:val="24"/>
          <w:szCs w:val="24"/>
        </w:rPr>
      </w:pPr>
      <w:r>
        <w:rPr>
          <w:rFonts w:hint="eastAsia" w:asciiTheme="majorEastAsia" w:hAnsiTheme="majorEastAsia" w:eastAsiaTheme="majorEastAsia" w:cstheme="majorEastAsia"/>
          <w:position w:val="6"/>
          <w:sz w:val="24"/>
          <w:szCs w:val="24"/>
        </w:rPr>
        <w:t xml:space="preserve">根据本课程的教学目标要求和课程特点以及有关学情，选择适合于本课程的最优化教学法。综合考虑教学效果和教学可操作性等因素，本课程选用讲授法教学法、任务教学法。 </w:t>
      </w:r>
    </w:p>
    <w:p w14:paraId="37355EBB">
      <w:pPr>
        <w:ind w:firstLine="0" w:firstLineChars="0"/>
        <w:rPr>
          <w:rFonts w:hint="eastAsia" w:asciiTheme="majorEastAsia" w:hAnsiTheme="majorEastAsia" w:eastAsiaTheme="majorEastAsia" w:cstheme="majorEastAsia"/>
          <w:position w:val="6"/>
          <w:sz w:val="24"/>
          <w:szCs w:val="24"/>
        </w:rPr>
      </w:pPr>
      <w:r>
        <w:rPr>
          <w:rFonts w:hint="eastAsia" w:asciiTheme="majorEastAsia" w:hAnsiTheme="majorEastAsia" w:eastAsiaTheme="majorEastAsia" w:cstheme="majorEastAsia"/>
          <w:position w:val="6"/>
          <w:sz w:val="24"/>
          <w:szCs w:val="24"/>
        </w:rPr>
        <w:t>讲授法教学法是:</w:t>
      </w:r>
    </w:p>
    <w:p w14:paraId="4461722C">
      <w:pPr>
        <w:ind w:firstLine="600" w:firstLineChars="250"/>
        <w:rPr>
          <w:rFonts w:hint="eastAsia" w:asciiTheme="majorEastAsia" w:hAnsiTheme="majorEastAsia" w:eastAsiaTheme="majorEastAsia" w:cstheme="majorEastAsia"/>
          <w:position w:val="6"/>
          <w:sz w:val="24"/>
          <w:szCs w:val="24"/>
        </w:rPr>
      </w:pPr>
      <w:r>
        <w:rPr>
          <w:rFonts w:hint="eastAsia" w:asciiTheme="majorEastAsia" w:hAnsiTheme="majorEastAsia" w:eastAsiaTheme="majorEastAsia" w:cstheme="majorEastAsia"/>
          <w:position w:val="6"/>
          <w:sz w:val="24"/>
          <w:szCs w:val="24"/>
        </w:rPr>
        <w:t>《</w:t>
      </w:r>
      <w:r>
        <w:rPr>
          <w:rFonts w:hint="eastAsia" w:asciiTheme="majorEastAsia" w:hAnsiTheme="majorEastAsia" w:eastAsiaTheme="majorEastAsia" w:cstheme="majorEastAsia"/>
          <w:position w:val="6"/>
          <w:sz w:val="24"/>
          <w:szCs w:val="24"/>
          <w:lang w:eastAsia="zh-CN"/>
        </w:rPr>
        <w:t>服装跨媒体推广</w:t>
      </w:r>
      <w:r>
        <w:rPr>
          <w:rFonts w:hint="eastAsia" w:asciiTheme="majorEastAsia" w:hAnsiTheme="majorEastAsia" w:eastAsiaTheme="majorEastAsia" w:cstheme="majorEastAsia"/>
          <w:position w:val="6"/>
          <w:sz w:val="24"/>
          <w:szCs w:val="24"/>
        </w:rPr>
        <w:t>》是</w:t>
      </w:r>
      <w:r>
        <w:rPr>
          <w:rFonts w:hint="eastAsia" w:asciiTheme="majorEastAsia" w:hAnsiTheme="majorEastAsia" w:eastAsiaTheme="majorEastAsia" w:cstheme="majorEastAsia"/>
          <w:position w:val="6"/>
          <w:sz w:val="24"/>
          <w:szCs w:val="24"/>
          <w:lang w:eastAsia="zh-CN"/>
        </w:rPr>
        <w:t>中职三年级毕业实习前的实战项目课程</w:t>
      </w:r>
      <w:r>
        <w:rPr>
          <w:rFonts w:hint="eastAsia" w:asciiTheme="majorEastAsia" w:hAnsiTheme="majorEastAsia" w:eastAsiaTheme="majorEastAsia" w:cstheme="majorEastAsia"/>
          <w:position w:val="6"/>
          <w:sz w:val="24"/>
          <w:szCs w:val="24"/>
        </w:rPr>
        <w:t>。讲授法教学法对该课程</w:t>
      </w:r>
      <w:r>
        <w:rPr>
          <w:rFonts w:hint="eastAsia" w:asciiTheme="majorEastAsia" w:hAnsiTheme="majorEastAsia" w:eastAsiaTheme="majorEastAsia" w:cstheme="majorEastAsia"/>
          <w:position w:val="6"/>
          <w:sz w:val="24"/>
          <w:szCs w:val="24"/>
          <w:lang w:eastAsia="zh-CN"/>
        </w:rPr>
        <w:t>前面所学的服装专业课程</w:t>
      </w:r>
      <w:r>
        <w:rPr>
          <w:rFonts w:hint="eastAsia" w:asciiTheme="majorEastAsia" w:hAnsiTheme="majorEastAsia" w:eastAsiaTheme="majorEastAsia" w:cstheme="majorEastAsia"/>
          <w:position w:val="6"/>
          <w:sz w:val="24"/>
          <w:szCs w:val="24"/>
        </w:rPr>
        <w:t>的特性做系统的梳理与</w:t>
      </w:r>
      <w:r>
        <w:rPr>
          <w:rFonts w:hint="eastAsia" w:asciiTheme="majorEastAsia" w:hAnsiTheme="majorEastAsia" w:eastAsiaTheme="majorEastAsia" w:cstheme="majorEastAsia"/>
          <w:position w:val="6"/>
          <w:sz w:val="24"/>
          <w:szCs w:val="24"/>
          <w:lang w:eastAsia="zh-CN"/>
        </w:rPr>
        <w:t>整合</w:t>
      </w:r>
      <w:r>
        <w:rPr>
          <w:rFonts w:hint="eastAsia" w:asciiTheme="majorEastAsia" w:hAnsiTheme="majorEastAsia" w:eastAsiaTheme="majorEastAsia" w:cstheme="majorEastAsia"/>
          <w:position w:val="6"/>
          <w:sz w:val="24"/>
          <w:szCs w:val="24"/>
        </w:rPr>
        <w:t>，为</w:t>
      </w:r>
      <w:r>
        <w:rPr>
          <w:rFonts w:hint="eastAsia" w:asciiTheme="majorEastAsia" w:hAnsiTheme="majorEastAsia" w:eastAsiaTheme="majorEastAsia" w:cstheme="majorEastAsia"/>
          <w:position w:val="6"/>
          <w:sz w:val="24"/>
          <w:szCs w:val="24"/>
          <w:lang w:eastAsia="zh-CN"/>
        </w:rPr>
        <w:t>即将毕业的</w:t>
      </w:r>
      <w:r>
        <w:rPr>
          <w:rFonts w:hint="eastAsia" w:asciiTheme="majorEastAsia" w:hAnsiTheme="majorEastAsia" w:eastAsiaTheme="majorEastAsia" w:cstheme="majorEastAsia"/>
          <w:position w:val="6"/>
          <w:sz w:val="24"/>
          <w:szCs w:val="24"/>
        </w:rPr>
        <w:t>学生建立一个清晰、全面的理论体系，为以后动手实践地操作过程打下扎实的基础。</w:t>
      </w:r>
    </w:p>
    <w:p w14:paraId="659DBC15">
      <w:pPr>
        <w:ind w:firstLine="0" w:firstLineChars="0"/>
        <w:rPr>
          <w:rFonts w:hint="eastAsia" w:asciiTheme="majorEastAsia" w:hAnsiTheme="majorEastAsia" w:eastAsiaTheme="majorEastAsia" w:cstheme="majorEastAsia"/>
          <w:position w:val="6"/>
          <w:sz w:val="24"/>
          <w:szCs w:val="24"/>
        </w:rPr>
      </w:pPr>
      <w:r>
        <w:rPr>
          <w:rFonts w:hint="eastAsia" w:asciiTheme="majorEastAsia" w:hAnsiTheme="majorEastAsia" w:eastAsiaTheme="majorEastAsia" w:cstheme="majorEastAsia"/>
          <w:position w:val="6"/>
          <w:sz w:val="24"/>
          <w:szCs w:val="24"/>
        </w:rPr>
        <w:t>任务教学法是：</w:t>
      </w:r>
    </w:p>
    <w:p w14:paraId="78523564">
      <w:pPr>
        <w:ind w:firstLine="48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结合该课程所学知识特点，带着与学生自身感兴趣的任务完成综合的设计练习，为学生真正专业设计课学习之前就给学生建立专业应用意识。带着任务上课，学生学习的目的性更强，学习更主动，学习气氛更热烈，作业评讲效果更直观，便于引导学生积极思考、乐于实践，提高教、学效果。</w:t>
      </w:r>
    </w:p>
    <w:p w14:paraId="5DCEA88E">
      <w:pPr>
        <w:ind w:firstLine="0" w:firstLineChars="0"/>
        <w:rPr>
          <w:rFonts w:hint="eastAsia" w:asciiTheme="majorEastAsia" w:hAnsiTheme="majorEastAsia" w:eastAsiaTheme="majorEastAsia" w:cstheme="majorEastAsia"/>
          <w:b/>
          <w:position w:val="6"/>
          <w:sz w:val="24"/>
          <w:szCs w:val="24"/>
        </w:rPr>
      </w:pPr>
      <w:r>
        <w:rPr>
          <w:rFonts w:hint="eastAsia" w:asciiTheme="majorEastAsia" w:hAnsiTheme="majorEastAsia" w:eastAsiaTheme="majorEastAsia" w:cstheme="majorEastAsia"/>
          <w:b/>
          <w:position w:val="6"/>
          <w:sz w:val="24"/>
          <w:szCs w:val="24"/>
        </w:rPr>
        <w:t>2.师资条件要求</w:t>
      </w:r>
    </w:p>
    <w:p w14:paraId="1C012637">
      <w:pPr>
        <w:widowControl/>
        <w:spacing w:line="480" w:lineRule="exact"/>
        <w:ind w:firstLine="480"/>
        <w:jc w:val="left"/>
        <w:rPr>
          <w:rFonts w:hint="eastAsia" w:asciiTheme="majorEastAsia" w:hAnsiTheme="majorEastAsia" w:eastAsiaTheme="majorEastAsia" w:cstheme="majorEastAsia"/>
          <w:position w:val="6"/>
          <w:sz w:val="24"/>
          <w:szCs w:val="24"/>
        </w:rPr>
      </w:pPr>
      <w:r>
        <w:rPr>
          <w:rFonts w:hint="eastAsia" w:asciiTheme="majorEastAsia" w:hAnsiTheme="majorEastAsia" w:eastAsiaTheme="majorEastAsia" w:cstheme="majorEastAsia"/>
          <w:position w:val="6"/>
          <w:sz w:val="24"/>
          <w:szCs w:val="24"/>
        </w:rPr>
        <w:t>校内专任教师要求具有艺术学类、设计类专业教师资格的教师执教、且具有接触过</w:t>
      </w:r>
      <w:r>
        <w:rPr>
          <w:rFonts w:hint="eastAsia" w:asciiTheme="majorEastAsia" w:hAnsiTheme="majorEastAsia" w:eastAsiaTheme="majorEastAsia" w:cstheme="majorEastAsia"/>
          <w:position w:val="6"/>
          <w:sz w:val="24"/>
          <w:szCs w:val="24"/>
          <w:lang w:eastAsia="zh-CN"/>
        </w:rPr>
        <w:t>服装跨媒体推广</w:t>
      </w:r>
      <w:r>
        <w:rPr>
          <w:rFonts w:hint="eastAsia" w:asciiTheme="majorEastAsia" w:hAnsiTheme="majorEastAsia" w:eastAsiaTheme="majorEastAsia" w:cstheme="majorEastAsia"/>
          <w:position w:val="6"/>
          <w:sz w:val="24"/>
          <w:szCs w:val="24"/>
        </w:rPr>
        <w:t>的经历，能根据行业</w:t>
      </w:r>
      <w:r>
        <w:rPr>
          <w:rFonts w:hint="eastAsia" w:asciiTheme="majorEastAsia" w:hAnsiTheme="majorEastAsia" w:eastAsiaTheme="majorEastAsia" w:cstheme="majorEastAsia"/>
          <w:position w:val="6"/>
          <w:sz w:val="24"/>
          <w:szCs w:val="24"/>
          <w:lang w:eastAsia="zh-CN"/>
        </w:rPr>
        <w:t>项目</w:t>
      </w:r>
      <w:r>
        <w:rPr>
          <w:rFonts w:hint="eastAsia" w:asciiTheme="majorEastAsia" w:hAnsiTheme="majorEastAsia" w:eastAsiaTheme="majorEastAsia" w:cstheme="majorEastAsia"/>
          <w:position w:val="6"/>
          <w:sz w:val="24"/>
          <w:szCs w:val="24"/>
        </w:rPr>
        <w:t>比赛指导学生较好的完成</w:t>
      </w:r>
      <w:r>
        <w:rPr>
          <w:rFonts w:hint="eastAsia" w:asciiTheme="majorEastAsia" w:hAnsiTheme="majorEastAsia" w:eastAsiaTheme="majorEastAsia" w:cstheme="majorEastAsia"/>
          <w:position w:val="6"/>
          <w:sz w:val="24"/>
          <w:szCs w:val="24"/>
          <w:lang w:eastAsia="zh-CN"/>
        </w:rPr>
        <w:t>项目</w:t>
      </w:r>
      <w:r>
        <w:rPr>
          <w:rFonts w:hint="eastAsia" w:asciiTheme="majorEastAsia" w:hAnsiTheme="majorEastAsia" w:eastAsiaTheme="majorEastAsia" w:cstheme="majorEastAsia"/>
          <w:position w:val="6"/>
          <w:sz w:val="24"/>
          <w:szCs w:val="24"/>
        </w:rPr>
        <w:t>。</w:t>
      </w:r>
    </w:p>
    <w:p w14:paraId="53263ACD">
      <w:pPr>
        <w:spacing w:line="240" w:lineRule="atLeast"/>
        <w:ind w:firstLine="480"/>
        <w:rPr>
          <w:rFonts w:hint="eastAsia" w:asciiTheme="majorEastAsia" w:hAnsiTheme="majorEastAsia" w:eastAsiaTheme="majorEastAsia" w:cstheme="majorEastAsia"/>
          <w:position w:val="6"/>
          <w:sz w:val="24"/>
          <w:szCs w:val="24"/>
        </w:rPr>
      </w:pPr>
    </w:p>
    <w:p w14:paraId="3914D1D4">
      <w:pPr>
        <w:ind w:firstLine="0" w:firstLineChars="0"/>
        <w:rPr>
          <w:rFonts w:hint="eastAsia" w:asciiTheme="majorEastAsia" w:hAnsiTheme="majorEastAsia" w:eastAsiaTheme="majorEastAsia" w:cstheme="majorEastAsia"/>
          <w:b/>
          <w:position w:val="6"/>
          <w:sz w:val="24"/>
          <w:szCs w:val="24"/>
        </w:rPr>
      </w:pPr>
      <w:r>
        <w:rPr>
          <w:rFonts w:hint="eastAsia" w:asciiTheme="majorEastAsia" w:hAnsiTheme="majorEastAsia" w:eastAsiaTheme="majorEastAsia" w:cstheme="majorEastAsia"/>
          <w:b/>
          <w:position w:val="6"/>
          <w:sz w:val="24"/>
          <w:szCs w:val="24"/>
        </w:rPr>
        <w:t>3.教学条件基本要求</w:t>
      </w:r>
    </w:p>
    <w:p w14:paraId="6B4CF176">
      <w:pPr>
        <w:ind w:firstLine="480"/>
        <w:rPr>
          <w:rFonts w:hint="eastAsia" w:asciiTheme="majorEastAsia" w:hAnsiTheme="majorEastAsia" w:eastAsiaTheme="majorEastAsia" w:cstheme="majorEastAsia"/>
          <w:position w:val="6"/>
          <w:sz w:val="24"/>
          <w:szCs w:val="24"/>
        </w:rPr>
      </w:pPr>
      <w:r>
        <w:rPr>
          <w:rFonts w:hint="eastAsia" w:asciiTheme="majorEastAsia" w:hAnsiTheme="majorEastAsia" w:eastAsiaTheme="majorEastAsia" w:cstheme="majorEastAsia"/>
          <w:position w:val="6"/>
          <w:sz w:val="24"/>
          <w:szCs w:val="24"/>
        </w:rPr>
        <w:t>多媒体课室。</w:t>
      </w:r>
    </w:p>
    <w:p w14:paraId="67D15BFD">
      <w:pPr>
        <w:ind w:firstLine="0" w:firstLineChars="0"/>
        <w:rPr>
          <w:rFonts w:hint="eastAsia" w:asciiTheme="majorEastAsia" w:hAnsiTheme="majorEastAsia" w:eastAsiaTheme="majorEastAsia" w:cstheme="majorEastAsia"/>
          <w:b/>
          <w:position w:val="6"/>
          <w:sz w:val="24"/>
          <w:szCs w:val="24"/>
        </w:rPr>
      </w:pPr>
      <w:r>
        <w:rPr>
          <w:rFonts w:hint="eastAsia" w:asciiTheme="majorEastAsia" w:hAnsiTheme="majorEastAsia" w:eastAsiaTheme="majorEastAsia" w:cstheme="majorEastAsia"/>
          <w:b/>
          <w:position w:val="6"/>
          <w:sz w:val="24"/>
          <w:szCs w:val="24"/>
        </w:rPr>
        <w:t>4.教学资源基本要求</w:t>
      </w:r>
    </w:p>
    <w:p w14:paraId="45E1DDBF">
      <w:pPr>
        <w:ind w:firstLine="480"/>
        <w:rPr>
          <w:rFonts w:hint="eastAsia" w:asciiTheme="majorEastAsia" w:hAnsiTheme="majorEastAsia" w:eastAsiaTheme="majorEastAsia" w:cstheme="majorEastAsia"/>
          <w:position w:val="6"/>
          <w:sz w:val="24"/>
          <w:szCs w:val="24"/>
        </w:rPr>
      </w:pPr>
      <w:r>
        <w:rPr>
          <w:rFonts w:hint="eastAsia" w:asciiTheme="majorEastAsia" w:hAnsiTheme="majorEastAsia" w:eastAsiaTheme="majorEastAsia" w:cstheme="majorEastAsia"/>
          <w:position w:val="6"/>
          <w:sz w:val="24"/>
          <w:szCs w:val="24"/>
        </w:rPr>
        <w:t>（1）教材的选用与编写；</w:t>
      </w:r>
    </w:p>
    <w:p w14:paraId="2A316B84">
      <w:pPr>
        <w:ind w:firstLine="480"/>
        <w:rPr>
          <w:rFonts w:hint="eastAsia" w:asciiTheme="majorEastAsia" w:hAnsiTheme="majorEastAsia" w:eastAsiaTheme="majorEastAsia" w:cstheme="majorEastAsia"/>
          <w:position w:val="6"/>
          <w:sz w:val="24"/>
          <w:szCs w:val="24"/>
        </w:rPr>
      </w:pPr>
      <w:r>
        <w:rPr>
          <w:rFonts w:hint="eastAsia" w:asciiTheme="majorEastAsia" w:hAnsiTheme="majorEastAsia" w:eastAsiaTheme="majorEastAsia" w:cstheme="majorEastAsia"/>
          <w:position w:val="6"/>
          <w:sz w:val="24"/>
          <w:szCs w:val="24"/>
        </w:rPr>
        <w:t>《服装品牌的整体塑造与传播》，编著者：徐静 赵伟，出版社：</w:t>
      </w:r>
      <w:r>
        <w:rPr>
          <w:rFonts w:hint="eastAsia" w:asciiTheme="majorEastAsia" w:hAnsiTheme="majorEastAsia" w:eastAsiaTheme="majorEastAsia" w:cstheme="majorEastAsia"/>
          <w:position w:val="6"/>
          <w:sz w:val="24"/>
          <w:szCs w:val="24"/>
          <w:lang w:eastAsia="zh-CN"/>
        </w:rPr>
        <w:t>东华</w:t>
      </w:r>
      <w:r>
        <w:rPr>
          <w:rFonts w:hint="eastAsia" w:asciiTheme="majorEastAsia" w:hAnsiTheme="majorEastAsia" w:eastAsiaTheme="majorEastAsia" w:cstheme="majorEastAsia"/>
          <w:position w:val="6"/>
          <w:sz w:val="24"/>
          <w:szCs w:val="24"/>
        </w:rPr>
        <w:t>大学出版社，版别（20</w:t>
      </w:r>
      <w:r>
        <w:rPr>
          <w:rFonts w:hint="eastAsia" w:asciiTheme="majorEastAsia" w:hAnsiTheme="majorEastAsia" w:eastAsiaTheme="majorEastAsia" w:cstheme="majorEastAsia"/>
          <w:position w:val="6"/>
          <w:sz w:val="24"/>
          <w:szCs w:val="24"/>
          <w:lang w:val="en-US" w:eastAsia="zh-CN"/>
        </w:rPr>
        <w:t>11</w:t>
      </w:r>
      <w:r>
        <w:rPr>
          <w:rFonts w:hint="eastAsia" w:asciiTheme="majorEastAsia" w:hAnsiTheme="majorEastAsia" w:eastAsiaTheme="majorEastAsia" w:cstheme="majorEastAsia"/>
          <w:position w:val="6"/>
          <w:sz w:val="24"/>
          <w:szCs w:val="24"/>
        </w:rPr>
        <w:t>年</w:t>
      </w:r>
      <w:r>
        <w:rPr>
          <w:rFonts w:hint="eastAsia" w:asciiTheme="majorEastAsia" w:hAnsiTheme="majorEastAsia" w:eastAsiaTheme="majorEastAsia" w:cstheme="majorEastAsia"/>
          <w:position w:val="6"/>
          <w:sz w:val="24"/>
          <w:szCs w:val="24"/>
          <w:lang w:val="en-US" w:eastAsia="zh-CN"/>
        </w:rPr>
        <w:t>3</w:t>
      </w:r>
      <w:r>
        <w:rPr>
          <w:rFonts w:hint="eastAsia" w:asciiTheme="majorEastAsia" w:hAnsiTheme="majorEastAsia" w:eastAsiaTheme="majorEastAsia" w:cstheme="majorEastAsia"/>
          <w:position w:val="6"/>
          <w:sz w:val="24"/>
          <w:szCs w:val="24"/>
        </w:rPr>
        <w:t xml:space="preserve">月，第一版）； </w:t>
      </w:r>
    </w:p>
    <w:p w14:paraId="28256126">
      <w:pPr>
        <w:ind w:firstLine="480"/>
        <w:rPr>
          <w:rFonts w:hint="eastAsia" w:asciiTheme="majorEastAsia" w:hAnsiTheme="majorEastAsia" w:eastAsiaTheme="majorEastAsia" w:cstheme="majorEastAsia"/>
          <w:position w:val="6"/>
          <w:sz w:val="24"/>
          <w:szCs w:val="24"/>
        </w:rPr>
      </w:pPr>
      <w:r>
        <w:rPr>
          <w:rFonts w:hint="eastAsia" w:asciiTheme="majorEastAsia" w:hAnsiTheme="majorEastAsia" w:eastAsiaTheme="majorEastAsia" w:cstheme="majorEastAsia"/>
          <w:position w:val="6"/>
          <w:sz w:val="24"/>
          <w:szCs w:val="24"/>
          <w:lang w:eastAsia="zh-CN"/>
        </w:rPr>
        <w:t>《</w:t>
      </w:r>
      <w:r>
        <w:rPr>
          <w:rFonts w:hint="eastAsia" w:asciiTheme="majorEastAsia" w:hAnsiTheme="majorEastAsia" w:eastAsiaTheme="majorEastAsia" w:cstheme="majorEastAsia"/>
          <w:position w:val="6"/>
          <w:sz w:val="24"/>
          <w:szCs w:val="24"/>
        </w:rPr>
        <w:t>服装品牌形象设计基础</w:t>
      </w:r>
      <w:r>
        <w:rPr>
          <w:rFonts w:hint="eastAsia" w:asciiTheme="majorEastAsia" w:hAnsiTheme="majorEastAsia" w:eastAsiaTheme="majorEastAsia" w:cstheme="majorEastAsia"/>
          <w:position w:val="6"/>
          <w:sz w:val="24"/>
          <w:szCs w:val="24"/>
          <w:lang w:eastAsia="zh-CN"/>
        </w:rPr>
        <w:t>》，</w:t>
      </w:r>
      <w:r>
        <w:rPr>
          <w:rFonts w:hint="eastAsia" w:asciiTheme="majorEastAsia" w:hAnsiTheme="majorEastAsia" w:eastAsiaTheme="majorEastAsia" w:cstheme="majorEastAsia"/>
          <w:position w:val="6"/>
          <w:sz w:val="24"/>
          <w:szCs w:val="24"/>
        </w:rPr>
        <w:t>编著者：胡越，出版社：</w:t>
      </w:r>
      <w:r>
        <w:rPr>
          <w:rFonts w:hint="eastAsia" w:asciiTheme="majorEastAsia" w:hAnsiTheme="majorEastAsia" w:eastAsiaTheme="majorEastAsia" w:cstheme="majorEastAsia"/>
          <w:position w:val="6"/>
          <w:sz w:val="24"/>
          <w:szCs w:val="24"/>
          <w:lang w:eastAsia="zh-CN"/>
        </w:rPr>
        <w:t>东华</w:t>
      </w:r>
      <w:r>
        <w:rPr>
          <w:rFonts w:hint="eastAsia" w:asciiTheme="majorEastAsia" w:hAnsiTheme="majorEastAsia" w:eastAsiaTheme="majorEastAsia" w:cstheme="majorEastAsia"/>
          <w:position w:val="6"/>
          <w:sz w:val="24"/>
          <w:szCs w:val="24"/>
        </w:rPr>
        <w:t>大学出版社，版别（20</w:t>
      </w:r>
      <w:r>
        <w:rPr>
          <w:rFonts w:hint="eastAsia" w:asciiTheme="majorEastAsia" w:hAnsiTheme="majorEastAsia" w:eastAsiaTheme="majorEastAsia" w:cstheme="majorEastAsia"/>
          <w:position w:val="6"/>
          <w:sz w:val="24"/>
          <w:szCs w:val="24"/>
          <w:lang w:val="en-US" w:eastAsia="zh-CN"/>
        </w:rPr>
        <w:t>11</w:t>
      </w:r>
      <w:r>
        <w:rPr>
          <w:rFonts w:hint="eastAsia" w:asciiTheme="majorEastAsia" w:hAnsiTheme="majorEastAsia" w:eastAsiaTheme="majorEastAsia" w:cstheme="majorEastAsia"/>
          <w:position w:val="6"/>
          <w:sz w:val="24"/>
          <w:szCs w:val="24"/>
        </w:rPr>
        <w:t>年</w:t>
      </w:r>
      <w:r>
        <w:rPr>
          <w:rFonts w:hint="eastAsia" w:asciiTheme="majorEastAsia" w:hAnsiTheme="majorEastAsia" w:eastAsiaTheme="majorEastAsia" w:cstheme="majorEastAsia"/>
          <w:position w:val="6"/>
          <w:sz w:val="24"/>
          <w:szCs w:val="24"/>
          <w:lang w:val="en-US" w:eastAsia="zh-CN"/>
        </w:rPr>
        <w:t>7</w:t>
      </w:r>
      <w:r>
        <w:rPr>
          <w:rFonts w:hint="eastAsia" w:asciiTheme="majorEastAsia" w:hAnsiTheme="majorEastAsia" w:eastAsiaTheme="majorEastAsia" w:cstheme="majorEastAsia"/>
          <w:position w:val="6"/>
          <w:sz w:val="24"/>
          <w:szCs w:val="24"/>
        </w:rPr>
        <w:t xml:space="preserve">月，第一版）； </w:t>
      </w:r>
    </w:p>
    <w:p w14:paraId="21E738CF">
      <w:pPr>
        <w:ind w:firstLine="480"/>
        <w:rPr>
          <w:rFonts w:hint="eastAsia" w:asciiTheme="majorEastAsia" w:hAnsiTheme="majorEastAsia" w:eastAsiaTheme="majorEastAsia" w:cstheme="majorEastAsia"/>
          <w:position w:val="6"/>
          <w:sz w:val="24"/>
          <w:szCs w:val="24"/>
        </w:rPr>
      </w:pPr>
    </w:p>
    <w:p w14:paraId="24482F5E">
      <w:pPr>
        <w:widowControl/>
        <w:ind w:firstLine="480"/>
        <w:jc w:val="left"/>
        <w:rPr>
          <w:rFonts w:hint="eastAsia" w:asciiTheme="majorEastAsia" w:hAnsiTheme="majorEastAsia" w:eastAsiaTheme="majorEastAsia" w:cstheme="majorEastAsia"/>
          <w:position w:val="6"/>
          <w:sz w:val="24"/>
          <w:szCs w:val="24"/>
        </w:rPr>
      </w:pPr>
      <w:r>
        <w:rPr>
          <w:rFonts w:hint="eastAsia" w:asciiTheme="majorEastAsia" w:hAnsiTheme="majorEastAsia" w:eastAsiaTheme="majorEastAsia" w:cstheme="majorEastAsia"/>
          <w:position w:val="6"/>
          <w:sz w:val="24"/>
          <w:szCs w:val="24"/>
        </w:rPr>
        <w:t>（2）网络资源建设，如网络课程资源；《花瓣网》、《中纺网》、《POP》、《千库网》</w:t>
      </w:r>
    </w:p>
    <w:p w14:paraId="033B2F33">
      <w:pPr>
        <w:widowControl/>
        <w:spacing w:line="480" w:lineRule="exact"/>
        <w:ind w:firstLine="480"/>
        <w:jc w:val="left"/>
        <w:rPr>
          <w:rFonts w:hint="eastAsia" w:asciiTheme="majorEastAsia" w:hAnsiTheme="majorEastAsia" w:eastAsiaTheme="majorEastAsia" w:cstheme="majorEastAsia"/>
          <w:position w:val="6"/>
          <w:sz w:val="24"/>
          <w:szCs w:val="24"/>
        </w:rPr>
      </w:pPr>
      <w:r>
        <w:rPr>
          <w:rFonts w:hint="eastAsia" w:asciiTheme="majorEastAsia" w:hAnsiTheme="majorEastAsia" w:eastAsiaTheme="majorEastAsia" w:cstheme="majorEastAsia"/>
          <w:position w:val="6"/>
          <w:sz w:val="24"/>
          <w:szCs w:val="24"/>
        </w:rPr>
        <w:t>（3）其它教学资源的开发与利用：历届优秀学生作品。</w:t>
      </w:r>
    </w:p>
    <w:p w14:paraId="59B42367">
      <w:pPr>
        <w:pStyle w:val="2"/>
        <w:spacing w:before="156" w:after="156"/>
        <w:rPr>
          <w:rFonts w:hint="eastAsia"/>
        </w:rPr>
      </w:pPr>
      <w:r>
        <w:rPr>
          <w:rFonts w:hint="eastAsia"/>
          <w:lang w:eastAsia="zh-CN"/>
        </w:rPr>
        <w:t>九</w:t>
      </w:r>
      <w:r>
        <w:rPr>
          <w:rFonts w:hint="eastAsia"/>
        </w:rPr>
        <w:t>、教学评价、考核要求</w:t>
      </w:r>
    </w:p>
    <w:p w14:paraId="56D844F2">
      <w:pPr>
        <w:spacing w:line="560" w:lineRule="exact"/>
        <w:ind w:firstLine="480"/>
        <w:rPr>
          <w:rFonts w:hint="eastAsia"/>
          <w:sz w:val="24"/>
          <w:szCs w:val="24"/>
        </w:rPr>
      </w:pPr>
      <w:r>
        <w:rPr>
          <w:rFonts w:hint="eastAsia" w:ascii="宋体" w:hAnsi="宋体" w:cs="仿宋_GB2312"/>
          <w:position w:val="6"/>
          <w:sz w:val="24"/>
          <w:szCs w:val="24"/>
        </w:rPr>
        <w:t>评价建议应体现多元评价方法，重视教学过程评价，突出阶段评价、目标评价、理论与实践一体化评价等，注重学生动手能力和在实践中分析问题、解决问题能力的考核，关注学生个别差异，鼓励学生创新实践。</w:t>
      </w:r>
    </w:p>
    <w:p w14:paraId="51143C7B">
      <w:pPr>
        <w:pStyle w:val="2"/>
        <w:spacing w:before="156" w:after="156"/>
        <w:rPr>
          <w:rFonts w:hint="eastAsia"/>
        </w:rPr>
      </w:pPr>
      <w:r>
        <w:rPr>
          <w:rFonts w:hint="eastAsia"/>
          <w:lang w:eastAsia="zh-CN"/>
        </w:rPr>
        <w:t>十</w:t>
      </w:r>
      <w:r>
        <w:rPr>
          <w:rFonts w:hint="eastAsia"/>
        </w:rPr>
        <w:t>、编制依据</w:t>
      </w:r>
    </w:p>
    <w:p w14:paraId="32619635">
      <w:pPr>
        <w:ind w:firstLine="600" w:firstLineChars="250"/>
        <w:rPr>
          <w:rFonts w:hint="eastAsia" w:ascii="宋体" w:hAnsi="宋体" w:cs="仿宋_GB2312"/>
          <w:position w:val="6"/>
          <w:sz w:val="24"/>
          <w:szCs w:val="24"/>
        </w:rPr>
      </w:pPr>
      <w:r>
        <w:rPr>
          <w:rFonts w:hint="eastAsia" w:ascii="宋体" w:hAnsi="宋体" w:cs="仿宋_GB2312"/>
          <w:position w:val="6"/>
          <w:sz w:val="24"/>
          <w:szCs w:val="24"/>
        </w:rPr>
        <w:t>该课程标准是以依据</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专业调研报告和人才培养方案而编制的。</w:t>
      </w:r>
    </w:p>
    <w:p w14:paraId="3366FAC9"/>
    <w:p w14:paraId="64A611E7">
      <w:pPr>
        <w:spacing w:after="600" w:line="460" w:lineRule="exact"/>
        <w:jc w:val="both"/>
        <w:rPr>
          <w:rFonts w:hint="eastAsia" w:ascii="宋体" w:hAnsi="宋体"/>
          <w:b/>
          <w:bCs/>
          <w:sz w:val="44"/>
          <w:szCs w:val="44"/>
        </w:rPr>
      </w:pPr>
    </w:p>
    <w:p w14:paraId="45CB100E">
      <w:pPr>
        <w:spacing w:after="600" w:line="460" w:lineRule="exact"/>
        <w:jc w:val="both"/>
        <w:rPr>
          <w:rFonts w:hint="eastAsia" w:ascii="宋体" w:hAnsi="宋体"/>
          <w:b/>
          <w:bCs/>
          <w:sz w:val="44"/>
          <w:szCs w:val="44"/>
        </w:rPr>
      </w:pPr>
    </w:p>
    <w:p w14:paraId="68D3D2B0">
      <w:pPr>
        <w:spacing w:after="600" w:line="460" w:lineRule="exact"/>
        <w:jc w:val="both"/>
        <w:rPr>
          <w:rFonts w:hint="eastAsia" w:ascii="宋体" w:hAnsi="宋体"/>
          <w:b/>
          <w:bCs/>
          <w:sz w:val="44"/>
          <w:szCs w:val="44"/>
        </w:rPr>
      </w:pPr>
    </w:p>
    <w:p w14:paraId="0B848027">
      <w:pPr>
        <w:spacing w:after="600" w:line="460" w:lineRule="exact"/>
        <w:jc w:val="both"/>
        <w:rPr>
          <w:rFonts w:hint="eastAsia" w:ascii="宋体" w:hAnsi="宋体"/>
          <w:b/>
          <w:bCs/>
          <w:sz w:val="44"/>
          <w:szCs w:val="44"/>
        </w:rPr>
      </w:pPr>
    </w:p>
    <w:p w14:paraId="4081A4B9">
      <w:pPr>
        <w:spacing w:after="600" w:line="460" w:lineRule="exact"/>
        <w:jc w:val="both"/>
        <w:rPr>
          <w:rFonts w:hint="eastAsia" w:ascii="宋体" w:hAnsi="宋体"/>
          <w:b/>
          <w:bCs/>
          <w:sz w:val="44"/>
          <w:szCs w:val="44"/>
        </w:rPr>
      </w:pPr>
    </w:p>
    <w:p w14:paraId="2325919C">
      <w:pPr>
        <w:spacing w:after="600" w:line="460" w:lineRule="exact"/>
        <w:jc w:val="both"/>
        <w:rPr>
          <w:rFonts w:hint="eastAsia" w:ascii="宋体" w:hAnsi="宋体"/>
          <w:b/>
          <w:bCs/>
          <w:sz w:val="44"/>
          <w:szCs w:val="44"/>
        </w:rPr>
      </w:pPr>
    </w:p>
    <w:p w14:paraId="3C29E0D2">
      <w:pPr>
        <w:spacing w:after="600" w:line="460" w:lineRule="exact"/>
        <w:jc w:val="both"/>
        <w:rPr>
          <w:rFonts w:hint="eastAsia" w:ascii="宋体" w:hAnsi="宋体"/>
          <w:b/>
          <w:bCs/>
          <w:sz w:val="44"/>
          <w:szCs w:val="44"/>
        </w:rPr>
      </w:pPr>
    </w:p>
    <w:p w14:paraId="4FFAE6E1">
      <w:pPr>
        <w:spacing w:after="600" w:line="460" w:lineRule="exact"/>
        <w:jc w:val="both"/>
        <w:rPr>
          <w:rFonts w:hint="eastAsia" w:ascii="宋体" w:hAnsi="宋体"/>
          <w:b/>
          <w:bCs/>
          <w:sz w:val="44"/>
          <w:szCs w:val="44"/>
        </w:rPr>
      </w:pPr>
    </w:p>
    <w:p w14:paraId="03CA252E">
      <w:pPr>
        <w:spacing w:after="600" w:line="460" w:lineRule="exact"/>
        <w:jc w:val="both"/>
        <w:rPr>
          <w:rFonts w:hint="eastAsia" w:ascii="宋体" w:hAnsi="宋体"/>
          <w:b/>
          <w:bCs/>
          <w:sz w:val="44"/>
          <w:szCs w:val="44"/>
        </w:rPr>
      </w:pPr>
    </w:p>
    <w:p w14:paraId="3DF8C980">
      <w:pPr>
        <w:spacing w:after="600" w:line="460" w:lineRule="exact"/>
        <w:jc w:val="both"/>
        <w:rPr>
          <w:rFonts w:hint="eastAsia" w:ascii="宋体" w:hAnsi="宋体"/>
          <w:b/>
          <w:bCs/>
          <w:sz w:val="44"/>
          <w:szCs w:val="44"/>
        </w:rPr>
      </w:pPr>
    </w:p>
    <w:p w14:paraId="3DF9D476">
      <w:pPr>
        <w:spacing w:after="600" w:line="460" w:lineRule="exact"/>
        <w:jc w:val="both"/>
        <w:rPr>
          <w:rFonts w:hint="eastAsia" w:ascii="宋体" w:hAnsi="宋体"/>
          <w:b/>
          <w:bCs/>
          <w:sz w:val="44"/>
          <w:szCs w:val="44"/>
        </w:rPr>
      </w:pPr>
    </w:p>
    <w:p w14:paraId="28A6FF5B">
      <w:pPr>
        <w:spacing w:after="600" w:line="460" w:lineRule="exact"/>
        <w:jc w:val="both"/>
        <w:rPr>
          <w:rFonts w:hint="eastAsia" w:ascii="宋体" w:hAnsi="宋体"/>
          <w:b/>
          <w:bCs/>
          <w:sz w:val="44"/>
          <w:szCs w:val="44"/>
        </w:rPr>
      </w:pPr>
    </w:p>
    <w:p w14:paraId="3687551B">
      <w:pPr>
        <w:spacing w:after="600" w:line="460" w:lineRule="exact"/>
        <w:jc w:val="center"/>
        <w:rPr>
          <w:rFonts w:hint="eastAsia" w:ascii="Times New Roman" w:hAnsi="Times New Roman" w:cs="Times New Roman"/>
          <w:b/>
          <w:sz w:val="44"/>
        </w:rPr>
      </w:pPr>
      <w:r>
        <w:rPr>
          <w:rFonts w:hint="eastAsia" w:ascii="Times New Roman" w:hAnsi="Times New Roman" w:cs="Times New Roman"/>
          <w:b/>
          <w:sz w:val="44"/>
        </w:rPr>
        <w:t>《</w:t>
      </w:r>
      <w:r>
        <w:rPr>
          <w:rFonts w:hint="eastAsia" w:ascii="Times New Roman" w:hAnsi="Times New Roman" w:cs="Times New Roman"/>
          <w:b/>
          <w:sz w:val="44"/>
          <w:lang w:val="en-US" w:eastAsia="zh-CN"/>
        </w:rPr>
        <w:t>构成</w:t>
      </w:r>
      <w:r>
        <w:rPr>
          <w:rFonts w:hint="eastAsia" w:ascii="Times New Roman" w:hAnsi="Times New Roman" w:cs="Times New Roman"/>
          <w:b/>
          <w:sz w:val="44"/>
        </w:rPr>
        <w:t>》</w:t>
      </w:r>
      <w:r>
        <w:rPr>
          <w:rFonts w:hint="eastAsia" w:ascii="Times New Roman" w:hAnsi="Times New Roman" w:cs="Times New Roman"/>
          <w:b/>
          <w:sz w:val="44"/>
          <w:lang w:eastAsia="zh-CN"/>
        </w:rPr>
        <w:t>课程标准</w:t>
      </w:r>
    </w:p>
    <w:p w14:paraId="7048EBE4">
      <w:pPr>
        <w:ind w:firstLine="0" w:firstLineChars="0"/>
        <w:jc w:val="left"/>
        <w:rPr>
          <w:rFonts w:hint="eastAsia" w:ascii="黑体" w:hAnsi="黑体" w:eastAsia="黑体"/>
          <w:sz w:val="24"/>
          <w:szCs w:val="24"/>
        </w:rPr>
      </w:pPr>
      <w:r>
        <w:rPr>
          <w:rFonts w:hint="eastAsia" w:ascii="黑体" w:hAnsi="黑体" w:eastAsia="黑体"/>
          <w:sz w:val="24"/>
          <w:szCs w:val="24"/>
        </w:rPr>
        <w:t>课程代码：</w:t>
      </w:r>
    </w:p>
    <w:p w14:paraId="1456B8C5">
      <w:pPr>
        <w:ind w:firstLine="0" w:firstLineChars="0"/>
        <w:jc w:val="left"/>
        <w:rPr>
          <w:rFonts w:hint="eastAsia" w:ascii="黑体" w:hAnsi="黑体" w:eastAsia="黑体"/>
          <w:sz w:val="24"/>
          <w:szCs w:val="24"/>
        </w:rPr>
      </w:pPr>
      <w:r>
        <w:rPr>
          <w:rFonts w:hint="eastAsia" w:ascii="黑体" w:hAnsi="黑体" w:eastAsia="黑体"/>
          <w:sz w:val="24"/>
          <w:szCs w:val="24"/>
        </w:rPr>
        <w:t>课程承担单位（部门）：</w:t>
      </w:r>
      <w:r>
        <w:rPr>
          <w:rFonts w:hint="eastAsia" w:ascii="黑体" w:hAnsi="黑体" w:eastAsia="黑体"/>
          <w:sz w:val="24"/>
          <w:szCs w:val="24"/>
          <w:lang w:eastAsia="zh-CN"/>
        </w:rPr>
        <w:t>服装教学部</w:t>
      </w:r>
      <w:r>
        <w:rPr>
          <w:rFonts w:hint="eastAsia" w:ascii="黑体" w:hAnsi="黑体" w:eastAsia="黑体"/>
          <w:sz w:val="24"/>
          <w:szCs w:val="24"/>
        </w:rPr>
        <w:t xml:space="preserve">                               </w:t>
      </w:r>
    </w:p>
    <w:p w14:paraId="6FA5B0C6">
      <w:pPr>
        <w:ind w:firstLine="0" w:firstLineChars="0"/>
        <w:jc w:val="left"/>
        <w:rPr>
          <w:rFonts w:hint="eastAsia" w:ascii="黑体" w:hAnsi="黑体" w:eastAsia="黑体"/>
          <w:sz w:val="24"/>
          <w:szCs w:val="24"/>
        </w:rPr>
      </w:pPr>
      <w:r>
        <w:rPr>
          <w:rFonts w:hint="eastAsia" w:ascii="黑体" w:hAnsi="黑体" w:eastAsia="黑体"/>
          <w:sz w:val="24"/>
          <w:szCs w:val="24"/>
        </w:rPr>
        <w:t>制定人：                     制定日期：</w:t>
      </w:r>
    </w:p>
    <w:p w14:paraId="6777945B">
      <w:pPr>
        <w:ind w:firstLine="0" w:firstLineChars="0"/>
        <w:jc w:val="left"/>
        <w:rPr>
          <w:rFonts w:hint="eastAsia" w:ascii="黑体" w:hAnsi="黑体" w:eastAsia="黑体"/>
          <w:sz w:val="24"/>
          <w:szCs w:val="24"/>
        </w:rPr>
      </w:pPr>
      <w:r>
        <w:rPr>
          <w:rFonts w:hint="eastAsia" w:ascii="黑体" w:hAnsi="黑体" w:eastAsia="黑体"/>
          <w:sz w:val="24"/>
          <w:szCs w:val="24"/>
        </w:rPr>
        <w:t>审核人：                     审核日期：</w:t>
      </w:r>
    </w:p>
    <w:p w14:paraId="69212830">
      <w:pPr>
        <w:ind w:firstLine="0" w:firstLineChars="0"/>
        <w:jc w:val="left"/>
        <w:rPr>
          <w:rFonts w:hint="eastAsia"/>
          <w:b/>
          <w:bCs/>
          <w:sz w:val="24"/>
          <w:szCs w:val="24"/>
        </w:rPr>
      </w:pPr>
      <w:r>
        <w:rPr>
          <w:rFonts w:hint="eastAsia" w:ascii="黑体" w:hAnsi="黑体" w:eastAsia="黑体"/>
          <w:sz w:val="24"/>
          <w:szCs w:val="24"/>
        </w:rPr>
        <w:t>批准人：                     批准日期</w:t>
      </w:r>
    </w:p>
    <w:p w14:paraId="08F661F4">
      <w:pPr>
        <w:ind w:firstLine="0" w:firstLineChars="0"/>
        <w:jc w:val="center"/>
        <w:rPr>
          <w:rFonts w:hint="eastAsia" w:ascii="黑体" w:hAnsi="黑体" w:eastAsia="黑体"/>
        </w:rPr>
      </w:pPr>
    </w:p>
    <w:p w14:paraId="45E790EA">
      <w:pPr>
        <w:pStyle w:val="2"/>
        <w:spacing w:before="156" w:after="156"/>
        <w:ind w:firstLine="562" w:firstLineChars="200"/>
      </w:pPr>
      <w:r>
        <w:t>一、适用对象</w:t>
      </w:r>
    </w:p>
    <w:p w14:paraId="4193A658">
      <w:pPr>
        <w:ind w:firstLine="480" w:firstLineChars="200"/>
        <w:jc w:val="left"/>
        <w:rPr>
          <w:rFonts w:hint="eastAsia"/>
          <w:lang w:eastAsia="zh-CN"/>
        </w:rPr>
      </w:pPr>
      <w:r>
        <w:rPr>
          <w:rFonts w:hint="eastAsia" w:ascii="黑体" w:hAnsi="黑体" w:eastAsia="黑体"/>
          <w:sz w:val="24"/>
          <w:szCs w:val="24"/>
        </w:rPr>
        <w:t xml:space="preserve">中等职业学校 </w:t>
      </w:r>
      <w:r>
        <w:rPr>
          <w:rFonts w:hint="eastAsia" w:ascii="黑体" w:hAnsi="黑体" w:eastAsia="黑体"/>
          <w:sz w:val="24"/>
          <w:szCs w:val="24"/>
          <w:lang w:eastAsia="zh-CN"/>
        </w:rPr>
        <w:t>服装陈列与展示设计专业（时尚服装传播方向）</w:t>
      </w:r>
      <w:r>
        <w:rPr>
          <w:rFonts w:hint="eastAsia" w:ascii="黑体" w:hAnsi="黑体" w:eastAsia="黑体"/>
          <w:sz w:val="24"/>
          <w:szCs w:val="24"/>
        </w:rPr>
        <w:t>的学生</w:t>
      </w:r>
    </w:p>
    <w:p w14:paraId="77B19445">
      <w:pPr>
        <w:pStyle w:val="2"/>
        <w:numPr>
          <w:ilvl w:val="0"/>
          <w:numId w:val="0"/>
        </w:numPr>
        <w:spacing w:before="156" w:after="156"/>
        <w:ind w:firstLine="562" w:firstLineChars="200"/>
        <w:rPr>
          <w:rFonts w:hint="eastAsia"/>
        </w:rPr>
      </w:pPr>
      <w:r>
        <w:rPr>
          <w:rFonts w:hint="eastAsia"/>
          <w:lang w:eastAsia="zh-CN"/>
        </w:rPr>
        <w:t>二、</w:t>
      </w:r>
      <w:r>
        <w:rPr>
          <w:rFonts w:hint="eastAsia"/>
        </w:rPr>
        <w:t>适用专业</w:t>
      </w:r>
    </w:p>
    <w:p w14:paraId="4BBFA083">
      <w:pPr>
        <w:pStyle w:val="2"/>
        <w:numPr>
          <w:ilvl w:val="0"/>
          <w:numId w:val="0"/>
        </w:numPr>
        <w:spacing w:before="156" w:after="156"/>
        <w:ind w:firstLine="720" w:firstLineChars="300"/>
        <w:rPr>
          <w:rFonts w:hint="eastAsia" w:ascii="黑体" w:hAnsi="黑体" w:eastAsia="黑体" w:cs="Times New Roman"/>
          <w:b w:val="0"/>
          <w:bCs w:val="0"/>
          <w:sz w:val="24"/>
          <w:szCs w:val="24"/>
          <w:lang w:eastAsia="zh-CN"/>
        </w:rPr>
      </w:pPr>
      <w:r>
        <w:rPr>
          <w:rFonts w:hint="eastAsia" w:ascii="黑体" w:hAnsi="黑体" w:cs="Times New Roman"/>
          <w:b w:val="0"/>
          <w:bCs w:val="0"/>
          <w:sz w:val="24"/>
          <w:szCs w:val="24"/>
          <w:lang w:eastAsia="zh-CN"/>
        </w:rPr>
        <w:t>服装陈列与展示设计专业</w:t>
      </w:r>
      <w:r>
        <w:rPr>
          <w:rFonts w:hint="eastAsia" w:ascii="黑体" w:hAnsi="黑体" w:eastAsia="黑体" w:cs="Times New Roman"/>
          <w:b w:val="0"/>
          <w:bCs w:val="0"/>
          <w:sz w:val="24"/>
          <w:szCs w:val="24"/>
          <w:lang w:eastAsia="zh-CN"/>
        </w:rPr>
        <w:t>（时尚服装传播方向）</w:t>
      </w:r>
    </w:p>
    <w:p w14:paraId="4E8035D7">
      <w:pPr>
        <w:pStyle w:val="2"/>
        <w:numPr>
          <w:ilvl w:val="0"/>
          <w:numId w:val="0"/>
        </w:numPr>
        <w:spacing w:before="156" w:after="156"/>
        <w:ind w:leftChars="174" w:firstLine="281" w:firstLineChars="100"/>
        <w:rPr>
          <w:rFonts w:hint="eastAsia"/>
          <w:lang w:eastAsia="zh-CN"/>
        </w:rPr>
      </w:pPr>
      <w:r>
        <w:rPr>
          <w:rFonts w:hint="eastAsia"/>
          <w:lang w:eastAsia="zh-CN"/>
        </w:rPr>
        <w:t>三、</w:t>
      </w:r>
      <w:r>
        <w:rPr>
          <w:rFonts w:hint="eastAsia"/>
        </w:rPr>
        <w:t>课程性质</w:t>
      </w:r>
      <w:r>
        <w:rPr>
          <w:rFonts w:hint="eastAsia"/>
          <w:lang w:eastAsia="zh-CN"/>
        </w:rPr>
        <w:t>、地位、作用</w:t>
      </w:r>
    </w:p>
    <w:p w14:paraId="3F06E887">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本课程是</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专业的</w:t>
      </w:r>
      <w:r>
        <w:rPr>
          <w:rFonts w:hint="eastAsia" w:ascii="宋体" w:hAnsi="宋体" w:cs="仿宋_GB2312"/>
          <w:position w:val="6"/>
          <w:sz w:val="24"/>
          <w:szCs w:val="24"/>
          <w:lang w:eastAsia="zh-CN"/>
        </w:rPr>
        <w:t>专业限选课程</w:t>
      </w:r>
      <w:r>
        <w:rPr>
          <w:rFonts w:hint="eastAsia" w:ascii="宋体" w:hAnsi="宋体" w:cs="仿宋_GB2312"/>
          <w:position w:val="6"/>
          <w:sz w:val="24"/>
          <w:szCs w:val="24"/>
        </w:rPr>
        <w:t>。</w:t>
      </w:r>
    </w:p>
    <w:p w14:paraId="04196E5A">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本课程是</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专业人才培养目标和相关职业岗位（群）的能力要求而设置的，是研究关于二维空间设计规律和设计方法的理论课程</w:t>
      </w:r>
      <w:r>
        <w:rPr>
          <w:rFonts w:hint="eastAsia" w:ascii="宋体" w:hAnsi="宋体" w:cs="仿宋_GB2312"/>
          <w:position w:val="6"/>
          <w:sz w:val="24"/>
          <w:szCs w:val="24"/>
          <w:lang w:eastAsia="zh-CN"/>
        </w:rPr>
        <w:t>。</w:t>
      </w:r>
      <w:r>
        <w:rPr>
          <w:rFonts w:hint="eastAsia" w:ascii="宋体" w:hAnsi="宋体" w:cs="仿宋_GB2312"/>
          <w:position w:val="6"/>
          <w:sz w:val="24"/>
          <w:szCs w:val="24"/>
          <w:lang w:val="en-US" w:eastAsia="zh-CN"/>
        </w:rPr>
        <w:t>主要</w:t>
      </w:r>
      <w:r>
        <w:rPr>
          <w:rFonts w:hint="eastAsia" w:ascii="宋体" w:hAnsi="宋体" w:cs="仿宋_GB2312"/>
          <w:position w:val="6"/>
          <w:sz w:val="24"/>
          <w:szCs w:val="24"/>
        </w:rPr>
        <w:t>内容</w:t>
      </w:r>
      <w:r>
        <w:rPr>
          <w:rFonts w:hint="eastAsia" w:ascii="宋体" w:hAnsi="宋体" w:cs="仿宋_GB2312"/>
          <w:position w:val="6"/>
          <w:sz w:val="24"/>
          <w:szCs w:val="24"/>
          <w:lang w:val="en-US" w:eastAsia="zh-CN"/>
        </w:rPr>
        <w:t>有</w:t>
      </w:r>
      <w:r>
        <w:rPr>
          <w:rFonts w:hint="eastAsia" w:ascii="宋体" w:hAnsi="宋体" w:cs="仿宋_GB2312"/>
          <w:position w:val="6"/>
          <w:sz w:val="24"/>
          <w:szCs w:val="24"/>
        </w:rPr>
        <w:t>：平面构成的形态构成要素点、线、面，平面构成的图形，平面构成中的立体与空间，平面构成的造型与构图，平面构成的造型与幻像，平面构成的基本构成形式，平面构成的作品创作与应用等方面</w:t>
      </w:r>
      <w:r>
        <w:rPr>
          <w:rFonts w:hint="eastAsia" w:ascii="宋体" w:hAnsi="宋体" w:cs="仿宋_GB2312"/>
          <w:position w:val="6"/>
          <w:sz w:val="24"/>
          <w:szCs w:val="24"/>
          <w:lang w:eastAsia="zh-CN"/>
        </w:rPr>
        <w:t>。</w:t>
      </w:r>
      <w:r>
        <w:rPr>
          <w:rFonts w:hint="eastAsia" w:ascii="宋体" w:hAnsi="宋体" w:cs="仿宋_GB2312"/>
          <w:position w:val="6"/>
          <w:sz w:val="24"/>
          <w:szCs w:val="24"/>
        </w:rPr>
        <w:t xml:space="preserve">提高学生的审美能力、创造能力、判断力，开阔学生的设计视野，加强创意思维的训练。 </w:t>
      </w:r>
    </w:p>
    <w:p w14:paraId="02794681">
      <w:pPr>
        <w:pStyle w:val="2"/>
        <w:numPr>
          <w:ilvl w:val="0"/>
          <w:numId w:val="0"/>
        </w:numPr>
        <w:spacing w:before="156" w:after="156"/>
        <w:ind w:firstLine="843" w:firstLineChars="300"/>
        <w:rPr>
          <w:rFonts w:hint="eastAsia"/>
          <w:lang w:eastAsia="zh-CN"/>
        </w:rPr>
      </w:pPr>
      <w:r>
        <w:rPr>
          <w:rFonts w:hint="eastAsia"/>
          <w:lang w:eastAsia="zh-CN"/>
        </w:rPr>
        <w:t>四、课程的教学目标</w:t>
      </w:r>
    </w:p>
    <w:p w14:paraId="20AF7F5F">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通过本课程的学习，能完成服装陈列、卖场规划、橱窗设计工作任务，达到以下具体目标：</w:t>
      </w:r>
    </w:p>
    <w:p w14:paraId="200FDCD0">
      <w:pP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（一）</w:t>
      </w:r>
      <w:r>
        <w:rPr>
          <w:rFonts w:hint="eastAsia" w:asciiTheme="minorEastAsia" w:hAnsiTheme="minorEastAsia" w:eastAsiaTheme="minorEastAsia" w:cstheme="minorEastAsia"/>
          <w:b/>
          <w:bCs w:val="0"/>
          <w:sz w:val="24"/>
          <w:szCs w:val="24"/>
          <w:lang w:val="en-US" w:eastAsia="zh-CN"/>
        </w:rPr>
        <w:t>知识目标</w:t>
      </w:r>
      <w:r>
        <w:rPr>
          <w:rFonts w:hint="eastAsia" w:asciiTheme="minorEastAsia" w:hAnsiTheme="minorEastAsia" w:eastAsiaTheme="minorEastAsia" w:cstheme="minorEastAsia"/>
          <w:b/>
          <w:bCs w:val="0"/>
          <w:sz w:val="24"/>
          <w:szCs w:val="24"/>
        </w:rPr>
        <w:t>：</w:t>
      </w:r>
    </w:p>
    <w:p w14:paraId="5B68F305">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1、平面构成的概念与意义；</w:t>
      </w:r>
    </w:p>
    <w:p w14:paraId="44FD0A63">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2、平面构成的基本要素；</w:t>
      </w:r>
    </w:p>
    <w:p w14:paraId="5DD44C5E">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3、平面构成的形式美法则；</w:t>
      </w:r>
    </w:p>
    <w:p w14:paraId="7F2BA3FA">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4、平面构成的表现方法</w:t>
      </w:r>
    </w:p>
    <w:p w14:paraId="6B64D4C0">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5、能熟练应用各种元素进行平面设计；</w:t>
      </w:r>
    </w:p>
    <w:p w14:paraId="32B21495">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6、培养学生的审美、解读能力；</w:t>
      </w:r>
    </w:p>
    <w:p w14:paraId="22B3E671">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7、培养学生的设计思维能力与想象能力；</w:t>
      </w:r>
    </w:p>
    <w:p w14:paraId="0245A12B">
      <w:pPr>
        <w:numPr>
          <w:ilvl w:val="0"/>
          <w:numId w:val="39"/>
        </w:numP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能力</w:t>
      </w:r>
      <w:r>
        <w:rPr>
          <w:rFonts w:hint="eastAsia" w:asciiTheme="minorEastAsia" w:hAnsiTheme="minorEastAsia" w:eastAsiaTheme="minorEastAsia" w:cstheme="minorEastAsia"/>
          <w:b/>
          <w:sz w:val="24"/>
          <w:szCs w:val="24"/>
          <w:lang w:val="en-US" w:eastAsia="zh-CN"/>
        </w:rPr>
        <w:t>目标</w:t>
      </w:r>
      <w:r>
        <w:rPr>
          <w:rFonts w:hint="eastAsia" w:asciiTheme="minorEastAsia" w:hAnsiTheme="minorEastAsia" w:eastAsiaTheme="minorEastAsia" w:cstheme="minorEastAsia"/>
          <w:b/>
          <w:sz w:val="24"/>
          <w:szCs w:val="24"/>
        </w:rPr>
        <w:t>：</w:t>
      </w:r>
    </w:p>
    <w:p w14:paraId="223DFC0A">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1、平面构成的基本要素；</w:t>
      </w:r>
    </w:p>
    <w:p w14:paraId="6C9B0B1A">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2、平面构成的形式美法则；</w:t>
      </w:r>
    </w:p>
    <w:p w14:paraId="28CF46F4">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3、平面构成的表现方法；</w:t>
      </w:r>
    </w:p>
    <w:p w14:paraId="3B6B70A5">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4、制作方法；</w:t>
      </w:r>
    </w:p>
    <w:p w14:paraId="0BFE30E2">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5、准确把握各种不同的平面构成；</w:t>
      </w:r>
    </w:p>
    <w:p w14:paraId="59AFECC7">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6、设计意识的培养；</w:t>
      </w:r>
    </w:p>
    <w:p w14:paraId="2BB42724">
      <w:pPr>
        <w:numPr>
          <w:ilvl w:val="0"/>
          <w:numId w:val="39"/>
        </w:numP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lang w:val="en-US" w:eastAsia="zh-CN"/>
        </w:rPr>
        <w:t>素质目标</w:t>
      </w:r>
      <w:r>
        <w:rPr>
          <w:rFonts w:hint="eastAsia" w:asciiTheme="minorEastAsia" w:hAnsiTheme="minorEastAsia" w:eastAsiaTheme="minorEastAsia" w:cstheme="minorEastAsia"/>
          <w:b/>
          <w:sz w:val="24"/>
          <w:szCs w:val="24"/>
        </w:rPr>
        <w:t>：</w:t>
      </w:r>
    </w:p>
    <w:p w14:paraId="4E69C522">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1、具有良好的社会责任感</w:t>
      </w:r>
      <w:r>
        <w:rPr>
          <w:rFonts w:hint="eastAsia" w:ascii="宋体" w:hAnsi="宋体" w:cs="仿宋_GB2312"/>
          <w:position w:val="6"/>
          <w:sz w:val="24"/>
          <w:szCs w:val="24"/>
          <w:lang w:val="en-US" w:eastAsia="zh-CN"/>
        </w:rPr>
        <w:t>以及</w:t>
      </w:r>
      <w:r>
        <w:rPr>
          <w:rFonts w:hint="eastAsia" w:ascii="宋体" w:hAnsi="宋体" w:cs="仿宋_GB2312"/>
          <w:position w:val="6"/>
          <w:sz w:val="24"/>
          <w:szCs w:val="24"/>
        </w:rPr>
        <w:t>行业规范和职业道德；</w:t>
      </w:r>
    </w:p>
    <w:p w14:paraId="153E7F08">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lang w:val="en-US" w:eastAsia="zh-CN"/>
        </w:rPr>
        <w:t>2</w:t>
      </w:r>
      <w:r>
        <w:rPr>
          <w:rFonts w:hint="eastAsia" w:ascii="宋体" w:hAnsi="宋体" w:cs="仿宋_GB2312"/>
          <w:position w:val="6"/>
          <w:sz w:val="24"/>
          <w:szCs w:val="24"/>
        </w:rPr>
        <w:t>、具有较强的团队协作精神、坚强的毅力和吃苦耐劳的劳动精神；</w:t>
      </w:r>
    </w:p>
    <w:p w14:paraId="4F67F8E6">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lang w:val="en-US" w:eastAsia="zh-CN"/>
        </w:rPr>
        <w:t>3</w:t>
      </w:r>
      <w:r>
        <w:rPr>
          <w:rFonts w:hint="eastAsia" w:ascii="宋体" w:hAnsi="宋体" w:cs="仿宋_GB2312"/>
          <w:position w:val="6"/>
          <w:sz w:val="24"/>
          <w:szCs w:val="24"/>
        </w:rPr>
        <w:t>、提高学生对平面构成的认识和审美能力，提高学生的平面构成表现能力，并为以后的图形图像制作专业打下基础。</w:t>
      </w:r>
    </w:p>
    <w:p w14:paraId="18FD2F59">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lang w:val="en-US" w:eastAsia="zh-CN"/>
        </w:rPr>
        <w:t>4</w:t>
      </w:r>
      <w:r>
        <w:rPr>
          <w:rFonts w:hint="eastAsia" w:ascii="宋体" w:hAnsi="宋体" w:cs="仿宋_GB2312"/>
          <w:position w:val="6"/>
          <w:sz w:val="24"/>
          <w:szCs w:val="24"/>
        </w:rPr>
        <w:t>、</w:t>
      </w:r>
      <w:r>
        <w:rPr>
          <w:rFonts w:hint="eastAsia" w:ascii="宋体" w:hAnsi="宋体" w:cs="仿宋_GB2312"/>
          <w:position w:val="6"/>
          <w:sz w:val="24"/>
          <w:szCs w:val="24"/>
          <w:lang w:val="en-US" w:eastAsia="zh-CN"/>
        </w:rPr>
        <w:t>具有</w:t>
      </w:r>
      <w:r>
        <w:rPr>
          <w:rFonts w:hint="eastAsia" w:ascii="宋体" w:hAnsi="宋体" w:cs="仿宋_GB2312"/>
          <w:position w:val="6"/>
          <w:sz w:val="24"/>
          <w:szCs w:val="24"/>
        </w:rPr>
        <w:t>良好的市场分析的能力 ；</w:t>
      </w:r>
    </w:p>
    <w:p w14:paraId="2F0B94CB">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lang w:val="en-US" w:eastAsia="zh-CN"/>
        </w:rPr>
        <w:t>5</w:t>
      </w:r>
      <w:r>
        <w:rPr>
          <w:rFonts w:hint="eastAsia" w:ascii="宋体" w:hAnsi="宋体" w:cs="仿宋_GB2312"/>
          <w:position w:val="6"/>
          <w:sz w:val="24"/>
          <w:szCs w:val="24"/>
        </w:rPr>
        <w:t>、培养学生搜集资料、阅读资料和利用资料的能力；</w:t>
      </w:r>
    </w:p>
    <w:p w14:paraId="394301AD">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lang w:val="en-US" w:eastAsia="zh-CN"/>
        </w:rPr>
        <w:t>6</w:t>
      </w:r>
      <w:r>
        <w:rPr>
          <w:rFonts w:hint="eastAsia" w:ascii="宋体" w:hAnsi="宋体" w:cs="仿宋_GB2312"/>
          <w:position w:val="6"/>
          <w:sz w:val="24"/>
          <w:szCs w:val="24"/>
        </w:rPr>
        <w:t>、拥有较好得设计洞察力和较好的时代进步感以及优秀的平面构成审美能力；</w:t>
      </w:r>
    </w:p>
    <w:p w14:paraId="29CD5FAE">
      <w:pPr>
        <w:pStyle w:val="2"/>
        <w:spacing w:before="156" w:after="156"/>
        <w:rPr>
          <w:rFonts w:hint="eastAsia" w:cs="Times New Roman"/>
          <w:lang w:eastAsia="zh-CN"/>
        </w:rPr>
      </w:pPr>
      <w:r>
        <w:rPr>
          <w:rFonts w:hint="eastAsia" w:cs="Times New Roman"/>
          <w:lang w:eastAsia="zh-CN"/>
        </w:rPr>
        <w:t>五、参考学时与学分</w:t>
      </w:r>
    </w:p>
    <w:p w14:paraId="2A12A4F0">
      <w:pPr>
        <w:pStyle w:val="8"/>
        <w:spacing w:line="420" w:lineRule="exact"/>
        <w:ind w:left="0" w:leftChars="0" w:right="-94" w:rightChars="-45" w:firstLine="480" w:firstLineChars="200"/>
        <w:rPr>
          <w:rFonts w:hint="default" w:ascii="宋体" w:hAnsi="宋体" w:eastAsia="宋体" w:cs="仿宋_GB2312"/>
          <w:position w:val="6"/>
          <w:sz w:val="24"/>
          <w:szCs w:val="24"/>
          <w:lang w:val="en-US" w:eastAsia="zh-CN"/>
        </w:rPr>
      </w:pPr>
      <w:r>
        <w:rPr>
          <w:rFonts w:hint="eastAsia" w:ascii="宋体" w:hAnsi="宋体" w:cs="仿宋_GB2312"/>
          <w:position w:val="6"/>
          <w:sz w:val="24"/>
          <w:szCs w:val="24"/>
        </w:rPr>
        <w:t>1.学时：</w:t>
      </w:r>
      <w:r>
        <w:rPr>
          <w:rFonts w:hint="eastAsia" w:ascii="宋体" w:hAnsi="宋体" w:cs="仿宋_GB2312"/>
          <w:position w:val="6"/>
          <w:sz w:val="24"/>
          <w:szCs w:val="24"/>
          <w:lang w:val="en-US" w:eastAsia="zh-CN"/>
        </w:rPr>
        <w:t>36</w:t>
      </w:r>
    </w:p>
    <w:p w14:paraId="6EBF479E">
      <w:pPr>
        <w:pStyle w:val="8"/>
        <w:spacing w:line="420" w:lineRule="exact"/>
        <w:ind w:left="0" w:leftChars="0" w:right="-94" w:rightChars="-45" w:firstLine="480" w:firstLineChars="200"/>
        <w:rPr>
          <w:rFonts w:hint="eastAsia" w:ascii="宋体" w:hAnsi="宋体" w:eastAsia="宋体" w:cs="仿宋_GB2312"/>
          <w:position w:val="6"/>
          <w:sz w:val="24"/>
          <w:szCs w:val="24"/>
          <w:lang w:val="en-US" w:eastAsia="zh-CN"/>
        </w:rPr>
      </w:pPr>
      <w:r>
        <w:rPr>
          <w:rFonts w:hint="eastAsia" w:ascii="宋体" w:hAnsi="宋体" w:cs="仿宋_GB2312"/>
          <w:position w:val="6"/>
          <w:sz w:val="24"/>
          <w:szCs w:val="24"/>
        </w:rPr>
        <w:t>2.学分：</w:t>
      </w:r>
      <w:r>
        <w:rPr>
          <w:rFonts w:hint="eastAsia" w:ascii="宋体" w:hAnsi="宋体" w:cs="仿宋_GB2312"/>
          <w:position w:val="6"/>
          <w:sz w:val="24"/>
          <w:szCs w:val="24"/>
          <w:lang w:val="en-US" w:eastAsia="zh-CN"/>
        </w:rPr>
        <w:t>2</w:t>
      </w:r>
    </w:p>
    <w:p w14:paraId="2F2296C6">
      <w:pPr>
        <w:pStyle w:val="2"/>
        <w:spacing w:before="156" w:after="156"/>
        <w:rPr>
          <w:rFonts w:hint="eastAsia" w:cs="Times New Roman"/>
          <w:lang w:eastAsia="zh-CN"/>
        </w:rPr>
      </w:pPr>
      <w:r>
        <w:rPr>
          <w:rFonts w:hint="eastAsia" w:cs="Times New Roman"/>
          <w:lang w:eastAsia="zh-CN"/>
        </w:rPr>
        <w:t>六、设计思路</w:t>
      </w:r>
    </w:p>
    <w:p w14:paraId="5477B3E5">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本课程坚持立德树人的根本要求，结合中职学生学习特点，遵循职业教育人才培养规律，落实课程思政要求，有机融入思想政治教育内容，紧密联系工作实际，突出应用性和实践性，注重学生职业能力和可持续发展能力的培养,结合中高本衔接培养需要，根据服装陈列与展示设计专业教学标准中本课程的内容与要求，合理设计如下学习单元（模块）和教学活动，并在素质、知识和能力等方面达到相应要求。</w:t>
      </w:r>
    </w:p>
    <w:p w14:paraId="2329DF2F">
      <w:pPr>
        <w:pStyle w:val="2"/>
        <w:spacing w:before="156" w:after="156"/>
        <w:rPr>
          <w:rFonts w:hint="eastAsia" w:cs="Times New Roman"/>
          <w:lang w:eastAsia="zh-CN"/>
        </w:rPr>
      </w:pPr>
      <w:r>
        <w:rPr>
          <w:rFonts w:hint="eastAsia" w:cs="Times New Roman"/>
          <w:lang w:eastAsia="zh-CN"/>
        </w:rPr>
        <w:t>七、本课程的教学总时数为72学时，具体分配如下：</w:t>
      </w:r>
    </w:p>
    <w:p w14:paraId="4E7982F0">
      <w:pPr>
        <w:widowControl/>
        <w:spacing w:line="360" w:lineRule="auto"/>
        <w:ind w:firstLine="506" w:firstLineChars="210"/>
        <w:rPr>
          <w:rFonts w:ascii="宋体" w:hAnsi="宋体" w:cs="仿宋_GB2312"/>
          <w:b/>
          <w:bCs/>
          <w:position w:val="6"/>
          <w:sz w:val="24"/>
          <w:szCs w:val="24"/>
        </w:rPr>
      </w:pPr>
      <w:r>
        <w:rPr>
          <w:rFonts w:hint="eastAsia" w:ascii="宋体" w:hAnsi="宋体" w:cs="仿宋_GB2312"/>
          <w:b/>
          <w:bCs/>
          <w:position w:val="6"/>
          <w:sz w:val="24"/>
          <w:szCs w:val="24"/>
        </w:rPr>
        <w:t>1.课时分配表</w:t>
      </w:r>
    </w:p>
    <w:tbl>
      <w:tblPr>
        <w:tblStyle w:val="9"/>
        <w:tblW w:w="94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3"/>
        <w:gridCol w:w="1240"/>
        <w:gridCol w:w="4186"/>
        <w:gridCol w:w="888"/>
        <w:gridCol w:w="1441"/>
      </w:tblGrid>
      <w:tr w14:paraId="28A49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jc w:val="center"/>
        </w:trPr>
        <w:tc>
          <w:tcPr>
            <w:tcW w:w="1693" w:type="dxa"/>
            <w:tcBorders>
              <w:top w:val="single" w:color="auto" w:sz="4" w:space="0"/>
              <w:left w:val="single" w:color="auto" w:sz="4" w:space="0"/>
              <w:bottom w:val="single" w:color="auto" w:sz="4" w:space="0"/>
              <w:right w:val="single" w:color="auto" w:sz="4" w:space="0"/>
            </w:tcBorders>
          </w:tcPr>
          <w:p w14:paraId="40A6707B">
            <w:pPr>
              <w:spacing w:line="360" w:lineRule="auto"/>
              <w:jc w:val="center"/>
              <w:rPr>
                <w:rFonts w:ascii="宋体" w:hAnsi="宋体"/>
                <w:sz w:val="24"/>
                <w:szCs w:val="24"/>
              </w:rPr>
            </w:pPr>
            <w:r>
              <w:rPr>
                <w:rFonts w:hint="eastAsia" w:ascii="宋体" w:hAnsi="宋体"/>
                <w:sz w:val="24"/>
                <w:szCs w:val="24"/>
              </w:rPr>
              <w:t>模块（或工作情境）名称</w:t>
            </w:r>
          </w:p>
        </w:tc>
        <w:tc>
          <w:tcPr>
            <w:tcW w:w="1240" w:type="dxa"/>
            <w:tcBorders>
              <w:top w:val="single" w:color="auto" w:sz="4" w:space="0"/>
              <w:left w:val="nil"/>
              <w:bottom w:val="single" w:color="auto" w:sz="4" w:space="0"/>
              <w:right w:val="single" w:color="auto" w:sz="4" w:space="0"/>
            </w:tcBorders>
          </w:tcPr>
          <w:p w14:paraId="7382ED13">
            <w:pPr>
              <w:spacing w:line="360" w:lineRule="auto"/>
              <w:jc w:val="center"/>
              <w:rPr>
                <w:rFonts w:ascii="宋体" w:hAnsi="宋体"/>
                <w:sz w:val="24"/>
                <w:szCs w:val="24"/>
              </w:rPr>
            </w:pPr>
            <w:r>
              <w:rPr>
                <w:rFonts w:hint="eastAsia" w:ascii="宋体" w:hAnsi="宋体"/>
                <w:sz w:val="24"/>
                <w:szCs w:val="24"/>
              </w:rPr>
              <w:t>序号</w:t>
            </w:r>
          </w:p>
        </w:tc>
        <w:tc>
          <w:tcPr>
            <w:tcW w:w="4186" w:type="dxa"/>
            <w:tcBorders>
              <w:top w:val="single" w:color="auto" w:sz="4" w:space="0"/>
              <w:left w:val="nil"/>
              <w:bottom w:val="single" w:color="auto" w:sz="4" w:space="0"/>
              <w:right w:val="single" w:color="auto" w:sz="4" w:space="0"/>
            </w:tcBorders>
          </w:tcPr>
          <w:p w14:paraId="369FD27C">
            <w:pPr>
              <w:spacing w:line="360" w:lineRule="auto"/>
              <w:jc w:val="center"/>
              <w:rPr>
                <w:rFonts w:ascii="宋体" w:hAnsi="宋体"/>
                <w:sz w:val="24"/>
                <w:szCs w:val="24"/>
              </w:rPr>
            </w:pPr>
            <w:r>
              <w:rPr>
                <w:rFonts w:hint="eastAsia" w:ascii="宋体" w:hAnsi="宋体"/>
                <w:sz w:val="24"/>
                <w:szCs w:val="24"/>
              </w:rPr>
              <w:t>单元（或项目）内容</w:t>
            </w:r>
          </w:p>
        </w:tc>
        <w:tc>
          <w:tcPr>
            <w:tcW w:w="888" w:type="dxa"/>
            <w:tcBorders>
              <w:top w:val="single" w:color="auto" w:sz="4" w:space="0"/>
              <w:left w:val="nil"/>
              <w:bottom w:val="single" w:color="auto" w:sz="4" w:space="0"/>
              <w:right w:val="single" w:color="auto" w:sz="4" w:space="0"/>
            </w:tcBorders>
          </w:tcPr>
          <w:p w14:paraId="314E2159">
            <w:pPr>
              <w:spacing w:line="360" w:lineRule="auto"/>
              <w:jc w:val="center"/>
              <w:rPr>
                <w:rFonts w:ascii="宋体" w:hAnsi="宋体"/>
                <w:sz w:val="24"/>
                <w:szCs w:val="24"/>
              </w:rPr>
            </w:pPr>
            <w:r>
              <w:rPr>
                <w:rFonts w:hint="eastAsia" w:ascii="宋体" w:hAnsi="宋体"/>
                <w:sz w:val="24"/>
                <w:szCs w:val="24"/>
              </w:rPr>
              <w:t>学时分配</w:t>
            </w:r>
          </w:p>
        </w:tc>
        <w:tc>
          <w:tcPr>
            <w:tcW w:w="1441" w:type="dxa"/>
            <w:tcBorders>
              <w:top w:val="single" w:color="auto" w:sz="4" w:space="0"/>
              <w:left w:val="nil"/>
              <w:bottom w:val="single" w:color="auto" w:sz="4" w:space="0"/>
              <w:right w:val="single" w:color="auto" w:sz="4" w:space="0"/>
            </w:tcBorders>
          </w:tcPr>
          <w:p w14:paraId="02687E61">
            <w:pPr>
              <w:spacing w:line="360" w:lineRule="auto"/>
              <w:jc w:val="center"/>
              <w:rPr>
                <w:rFonts w:ascii="宋体" w:hAnsi="宋体"/>
                <w:sz w:val="24"/>
                <w:szCs w:val="24"/>
              </w:rPr>
            </w:pPr>
            <w:r>
              <w:rPr>
                <w:rFonts w:hint="eastAsia" w:ascii="宋体" w:hAnsi="宋体"/>
                <w:sz w:val="24"/>
                <w:szCs w:val="24"/>
              </w:rPr>
              <w:t>备注</w:t>
            </w:r>
          </w:p>
        </w:tc>
      </w:tr>
      <w:tr w14:paraId="3479B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tcBorders>
              <w:top w:val="single" w:color="auto" w:sz="4" w:space="0"/>
              <w:left w:val="single" w:color="auto" w:sz="4" w:space="0"/>
              <w:bottom w:val="single" w:color="auto" w:sz="4" w:space="0"/>
              <w:right w:val="single" w:color="auto" w:sz="4" w:space="0"/>
            </w:tcBorders>
          </w:tcPr>
          <w:p w14:paraId="70137A9C">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开题</w:t>
            </w:r>
          </w:p>
        </w:tc>
        <w:tc>
          <w:tcPr>
            <w:tcW w:w="1240" w:type="dxa"/>
            <w:tcBorders>
              <w:top w:val="single" w:color="auto" w:sz="4" w:space="0"/>
              <w:left w:val="nil"/>
              <w:bottom w:val="single" w:color="auto" w:sz="4" w:space="0"/>
              <w:right w:val="single" w:color="auto" w:sz="4" w:space="0"/>
            </w:tcBorders>
          </w:tcPr>
          <w:p w14:paraId="6B35C46F">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01</w:t>
            </w:r>
          </w:p>
        </w:tc>
        <w:tc>
          <w:tcPr>
            <w:tcW w:w="4186" w:type="dxa"/>
            <w:tcBorders>
              <w:top w:val="single" w:color="auto" w:sz="4" w:space="0"/>
              <w:left w:val="nil"/>
              <w:bottom w:val="single" w:color="auto" w:sz="4" w:space="0"/>
              <w:right w:val="single" w:color="auto" w:sz="4" w:space="0"/>
            </w:tcBorders>
            <w:vAlign w:val="center"/>
          </w:tcPr>
          <w:p w14:paraId="0F725810">
            <w:pPr>
              <w:pBdr>
                <w:top w:val="none" w:color="000000" w:sz="0" w:space="0"/>
                <w:left w:val="none" w:color="000000" w:sz="0" w:space="0"/>
                <w:bottom w:val="none" w:color="000000" w:sz="0" w:space="0"/>
                <w:right w:val="none" w:color="000000" w:sz="0" w:space="0"/>
              </w:pBdr>
              <w:autoSpaceDN w:val="0"/>
              <w:spacing w:line="360" w:lineRule="auto"/>
              <w:jc w:val="both"/>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20"/>
                <w:kern w:val="0"/>
                <w:sz w:val="24"/>
              </w:rPr>
              <mc:AlternateContent>
                <mc:Choice Requires="wps">
                  <w:drawing>
                    <wp:anchor distT="0" distB="0" distL="114300" distR="114300" simplePos="0" relativeHeight="251660288" behindDoc="0" locked="0" layoutInCell="1" allowOverlap="1">
                      <wp:simplePos x="0" y="0"/>
                      <wp:positionH relativeFrom="column">
                        <wp:posOffset>6350</wp:posOffset>
                      </wp:positionH>
                      <wp:positionV relativeFrom="paragraph">
                        <wp:posOffset>10826115</wp:posOffset>
                      </wp:positionV>
                      <wp:extent cx="5114925" cy="635"/>
                      <wp:effectExtent l="0" t="0" r="0" b="0"/>
                      <wp:wrapNone/>
                      <wp:docPr id="2" name="直接连接符 2"/>
                      <wp:cNvGraphicFramePr/>
                      <a:graphic xmlns:a="http://schemas.openxmlformats.org/drawingml/2006/main">
                        <a:graphicData uri="http://schemas.microsoft.com/office/word/2010/wordprocessingShape">
                          <wps:wsp>
                            <wps:cNvCnPr/>
                            <wps:spPr>
                              <a:xfrm>
                                <a:off x="0" y="0"/>
                                <a:ext cx="5114925"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5pt;margin-top:852.45pt;height:0.05pt;width:402.75pt;z-index:251660288;mso-width-relative:page;mso-height-relative:page;" filled="f" stroked="t" coordsize="21600,21600" o:gfxdata="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l53y/2AAAAAsBAAAPAAAAAAAAAAEAIAAAACIAAABkcnMvZG93bnJldi54bWxQSwEC&#10;FAAUAAAACACHTuJAAelLwvQBAADmAwAADgAAAAAAAAABACAAAAAnAQAAZHJzL2Uyb0RvYy54bWxQ&#10;SwUGAAAAAAYABgBZAQAAjQUAAAAA&#10;">
                      <v:fill on="f" focussize="0,0"/>
                      <v:stroke color="#000000" joinstyle="round"/>
                      <v:imagedata o:title=""/>
                      <o:lock v:ext="edit" aspectratio="f"/>
                    </v:line>
                  </w:pict>
                </mc:Fallback>
              </mc:AlternateContent>
            </w:r>
            <w:r>
              <w:rPr>
                <w:rFonts w:hint="eastAsia" w:asciiTheme="minorEastAsia" w:hAnsiTheme="minorEastAsia" w:eastAsiaTheme="minorEastAsia" w:cstheme="minorEastAsia"/>
                <w:spacing w:val="-20"/>
                <w:kern w:val="0"/>
                <w:sz w:val="24"/>
                <w:lang w:eastAsia="zh-CN"/>
              </w:rPr>
              <w:t>平面构成在服装展示设计运用</w:t>
            </w:r>
          </w:p>
        </w:tc>
        <w:tc>
          <w:tcPr>
            <w:tcW w:w="888" w:type="dxa"/>
            <w:tcBorders>
              <w:top w:val="single" w:color="auto" w:sz="4" w:space="0"/>
              <w:left w:val="nil"/>
              <w:bottom w:val="single" w:color="auto" w:sz="4" w:space="0"/>
              <w:right w:val="single" w:color="auto" w:sz="4" w:space="0"/>
            </w:tcBorders>
          </w:tcPr>
          <w:p w14:paraId="1E857A41">
            <w:pPr>
              <w:spacing w:line="360" w:lineRule="auto"/>
              <w:rPr>
                <w:rFonts w:hint="eastAsia" w:ascii="宋体" w:hAnsi="宋体" w:eastAsia="宋体"/>
                <w:sz w:val="24"/>
                <w:szCs w:val="24"/>
                <w:lang w:eastAsia="zh-CN"/>
              </w:rPr>
            </w:pPr>
            <w:r>
              <w:rPr>
                <w:rFonts w:hint="eastAsia" w:ascii="宋体" w:hAnsi="宋体"/>
                <w:sz w:val="24"/>
                <w:szCs w:val="24"/>
                <w:lang w:val="en-US" w:eastAsia="zh-CN"/>
              </w:rPr>
              <w:t>1</w:t>
            </w:r>
          </w:p>
        </w:tc>
        <w:tc>
          <w:tcPr>
            <w:tcW w:w="1441" w:type="dxa"/>
            <w:tcBorders>
              <w:top w:val="single" w:color="auto" w:sz="4" w:space="0"/>
              <w:left w:val="nil"/>
              <w:bottom w:val="single" w:color="auto" w:sz="4" w:space="0"/>
              <w:right w:val="single" w:color="auto" w:sz="4" w:space="0"/>
            </w:tcBorders>
          </w:tcPr>
          <w:p w14:paraId="6772FB37">
            <w:pPr>
              <w:spacing w:line="360" w:lineRule="auto"/>
              <w:rPr>
                <w:rFonts w:ascii="宋体" w:hAnsi="宋体"/>
                <w:sz w:val="24"/>
                <w:szCs w:val="24"/>
              </w:rPr>
            </w:pPr>
          </w:p>
        </w:tc>
      </w:tr>
      <w:tr w14:paraId="456D8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restart"/>
            <w:tcBorders>
              <w:top w:val="nil"/>
              <w:left w:val="single" w:color="auto" w:sz="4" w:space="0"/>
              <w:right w:val="single" w:color="auto" w:sz="4" w:space="0"/>
            </w:tcBorders>
          </w:tcPr>
          <w:p w14:paraId="7D9CA0C1">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模块一</w:t>
            </w:r>
          </w:p>
          <w:p w14:paraId="5A94E267">
            <w:pPr>
              <w:pBdr>
                <w:top w:val="none" w:color="000000" w:sz="0" w:space="0"/>
                <w:left w:val="none" w:color="000000" w:sz="0" w:space="0"/>
                <w:bottom w:val="none" w:color="000000" w:sz="0" w:space="0"/>
                <w:right w:val="none" w:color="000000" w:sz="0" w:space="0"/>
              </w:pBdr>
              <w:autoSpaceDN w:val="0"/>
              <w:spacing w:line="360" w:lineRule="auto"/>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0"/>
                <w:kern w:val="0"/>
                <w:sz w:val="24"/>
              </w:rPr>
              <mc:AlternateContent>
                <mc:Choice Requires="wps">
                  <w:drawing>
                    <wp:anchor distT="0" distB="0" distL="114300" distR="114300" simplePos="0" relativeHeight="251661312" behindDoc="0" locked="0" layoutInCell="1" allowOverlap="1">
                      <wp:simplePos x="0" y="0"/>
                      <wp:positionH relativeFrom="column">
                        <wp:posOffset>6350</wp:posOffset>
                      </wp:positionH>
                      <wp:positionV relativeFrom="paragraph">
                        <wp:posOffset>10826115</wp:posOffset>
                      </wp:positionV>
                      <wp:extent cx="5114925" cy="635"/>
                      <wp:effectExtent l="0" t="0" r="0" b="0"/>
                      <wp:wrapNone/>
                      <wp:docPr id="3" name="直接连接符 3"/>
                      <wp:cNvGraphicFramePr/>
                      <a:graphic xmlns:a="http://schemas.openxmlformats.org/drawingml/2006/main">
                        <a:graphicData uri="http://schemas.microsoft.com/office/word/2010/wordprocessingShape">
                          <wps:wsp>
                            <wps:cNvCnPr/>
                            <wps:spPr>
                              <a:xfrm>
                                <a:off x="0" y="0"/>
                                <a:ext cx="5114925"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5pt;margin-top:852.45pt;height:0.05pt;width:402.75pt;z-index:251661312;mso-width-relative:page;mso-height-relative:page;" filled="f" stroked="t" coordsize="21600,21600" o:gfxdata="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Zed8v9gAAAALAQAADwAAAAAAAAABACAAAAAiAAAAZHJzL2Rvd25yZXYueG1sUEsB&#10;AhQAFAAAAAgAh07iQKUf8kv1AQAA5gMAAA4AAAAAAAAAAQAgAAAAJwEAAGRycy9lMm9Eb2MueG1s&#10;UEsFBgAAAAAGAAYAWQEAAI4FAAAAAA==&#10;">
                      <v:fill on="f" focussize="0,0"/>
                      <v:stroke color="#000000" joinstyle="round"/>
                      <v:imagedata o:title=""/>
                      <o:lock v:ext="edit" aspectratio="f"/>
                    </v:line>
                  </w:pict>
                </mc:Fallback>
              </mc:AlternateContent>
            </w:r>
            <w:r>
              <w:rPr>
                <w:rFonts w:hint="eastAsia" w:asciiTheme="minorEastAsia" w:hAnsiTheme="minorEastAsia" w:eastAsiaTheme="minorEastAsia" w:cstheme="minorEastAsia"/>
                <w:spacing w:val="-20"/>
                <w:kern w:val="0"/>
                <w:sz w:val="24"/>
              </w:rPr>
              <w:t>平面构成概述</w:t>
            </w:r>
          </w:p>
        </w:tc>
        <w:tc>
          <w:tcPr>
            <w:tcW w:w="1240" w:type="dxa"/>
            <w:tcBorders>
              <w:top w:val="single" w:color="auto" w:sz="4" w:space="0"/>
              <w:left w:val="nil"/>
              <w:bottom w:val="single" w:color="auto" w:sz="4" w:space="0"/>
              <w:right w:val="single" w:color="auto" w:sz="4" w:space="0"/>
            </w:tcBorders>
          </w:tcPr>
          <w:p w14:paraId="7B3CCFBA">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02</w:t>
            </w:r>
          </w:p>
        </w:tc>
        <w:tc>
          <w:tcPr>
            <w:tcW w:w="4186" w:type="dxa"/>
            <w:tcBorders>
              <w:top w:val="single" w:color="auto" w:sz="4" w:space="0"/>
              <w:left w:val="nil"/>
              <w:bottom w:val="single" w:color="auto" w:sz="4" w:space="0"/>
              <w:right w:val="single" w:color="auto" w:sz="4" w:space="0"/>
            </w:tcBorders>
            <w:vAlign w:val="center"/>
          </w:tcPr>
          <w:p w14:paraId="385C1440">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0"/>
                <w:kern w:val="0"/>
                <w:sz w:val="24"/>
                <w:lang w:eastAsia="zh-CN"/>
              </w:rPr>
              <w:t>平面</w:t>
            </w:r>
            <w:r>
              <w:rPr>
                <w:rFonts w:hint="eastAsia" w:asciiTheme="minorEastAsia" w:hAnsiTheme="minorEastAsia" w:eastAsiaTheme="minorEastAsia" w:cstheme="minorEastAsia"/>
                <w:spacing w:val="-20"/>
                <w:kern w:val="0"/>
                <w:sz w:val="24"/>
              </w:rPr>
              <w:t>构成的起源</w:t>
            </w:r>
          </w:p>
        </w:tc>
        <w:tc>
          <w:tcPr>
            <w:tcW w:w="888" w:type="dxa"/>
            <w:tcBorders>
              <w:top w:val="single" w:color="auto" w:sz="4" w:space="0"/>
              <w:left w:val="nil"/>
              <w:bottom w:val="single" w:color="auto" w:sz="4" w:space="0"/>
              <w:right w:val="single" w:color="auto" w:sz="4" w:space="0"/>
            </w:tcBorders>
          </w:tcPr>
          <w:p w14:paraId="013A0558">
            <w:pPr>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1</w:t>
            </w:r>
          </w:p>
        </w:tc>
        <w:tc>
          <w:tcPr>
            <w:tcW w:w="1441" w:type="dxa"/>
            <w:vMerge w:val="restart"/>
            <w:tcBorders>
              <w:top w:val="single" w:color="auto" w:sz="4" w:space="0"/>
              <w:left w:val="nil"/>
              <w:right w:val="single" w:color="auto" w:sz="4" w:space="0"/>
            </w:tcBorders>
          </w:tcPr>
          <w:p w14:paraId="2D9FB71A">
            <w:pPr>
              <w:spacing w:line="360" w:lineRule="auto"/>
              <w:rPr>
                <w:rFonts w:hint="eastAsia" w:asciiTheme="minorEastAsia" w:hAnsiTheme="minorEastAsia" w:eastAsiaTheme="minorEastAsia" w:cstheme="minorEastAsia"/>
                <w:sz w:val="24"/>
                <w:szCs w:val="24"/>
              </w:rPr>
            </w:pPr>
          </w:p>
        </w:tc>
      </w:tr>
      <w:tr w14:paraId="62C4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1693" w:type="dxa"/>
            <w:vMerge w:val="continue"/>
            <w:tcBorders>
              <w:left w:val="single" w:color="auto" w:sz="4" w:space="0"/>
              <w:right w:val="single" w:color="auto" w:sz="4" w:space="0"/>
            </w:tcBorders>
            <w:vAlign w:val="center"/>
          </w:tcPr>
          <w:p w14:paraId="4163BF0E">
            <w:pPr>
              <w:widowControl/>
              <w:jc w:val="left"/>
              <w:rPr>
                <w:rFonts w:hint="eastAsia" w:asciiTheme="minorEastAsia" w:hAnsiTheme="minorEastAsia" w:eastAsiaTheme="minorEastAsia" w:cstheme="minorEastAsia"/>
                <w:sz w:val="24"/>
                <w:szCs w:val="24"/>
              </w:rPr>
            </w:pPr>
          </w:p>
        </w:tc>
        <w:tc>
          <w:tcPr>
            <w:tcW w:w="1240" w:type="dxa"/>
            <w:tcBorders>
              <w:top w:val="single" w:color="auto" w:sz="4" w:space="0"/>
              <w:left w:val="nil"/>
              <w:bottom w:val="single" w:color="auto" w:sz="4" w:space="0"/>
              <w:right w:val="single" w:color="auto" w:sz="4" w:space="0"/>
            </w:tcBorders>
          </w:tcPr>
          <w:p w14:paraId="188A6707">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03</w:t>
            </w:r>
          </w:p>
        </w:tc>
        <w:tc>
          <w:tcPr>
            <w:tcW w:w="4186" w:type="dxa"/>
            <w:tcBorders>
              <w:top w:val="single" w:color="auto" w:sz="4" w:space="0"/>
              <w:left w:val="nil"/>
              <w:bottom w:val="single" w:color="auto" w:sz="4" w:space="0"/>
              <w:right w:val="single" w:color="auto" w:sz="4" w:space="0"/>
            </w:tcBorders>
            <w:vAlign w:val="center"/>
          </w:tcPr>
          <w:p w14:paraId="1592A35B">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0"/>
                <w:kern w:val="0"/>
                <w:sz w:val="24"/>
                <w:lang w:eastAsia="zh-CN"/>
              </w:rPr>
              <w:t>平面</w:t>
            </w:r>
            <w:r>
              <w:rPr>
                <w:rFonts w:hint="eastAsia" w:asciiTheme="minorEastAsia" w:hAnsiTheme="minorEastAsia" w:eastAsiaTheme="minorEastAsia" w:cstheme="minorEastAsia"/>
                <w:spacing w:val="-20"/>
                <w:kern w:val="0"/>
                <w:sz w:val="24"/>
              </w:rPr>
              <w:t>构成教育在我国的发展简况</w:t>
            </w:r>
          </w:p>
        </w:tc>
        <w:tc>
          <w:tcPr>
            <w:tcW w:w="888" w:type="dxa"/>
            <w:tcBorders>
              <w:top w:val="single" w:color="auto" w:sz="4" w:space="0"/>
              <w:left w:val="nil"/>
              <w:bottom w:val="single" w:color="auto" w:sz="4" w:space="0"/>
              <w:right w:val="single" w:color="auto" w:sz="4" w:space="0"/>
            </w:tcBorders>
          </w:tcPr>
          <w:p w14:paraId="137519E8">
            <w:pPr>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1</w:t>
            </w:r>
          </w:p>
        </w:tc>
        <w:tc>
          <w:tcPr>
            <w:tcW w:w="1441" w:type="dxa"/>
            <w:vMerge w:val="continue"/>
            <w:tcBorders>
              <w:left w:val="nil"/>
              <w:right w:val="single" w:color="auto" w:sz="4" w:space="0"/>
            </w:tcBorders>
          </w:tcPr>
          <w:p w14:paraId="0993A2E2">
            <w:pPr>
              <w:spacing w:line="360" w:lineRule="auto"/>
              <w:rPr>
                <w:rFonts w:hint="eastAsia" w:asciiTheme="minorEastAsia" w:hAnsiTheme="minorEastAsia" w:eastAsiaTheme="minorEastAsia" w:cstheme="minorEastAsia"/>
                <w:sz w:val="24"/>
                <w:szCs w:val="24"/>
              </w:rPr>
            </w:pPr>
          </w:p>
        </w:tc>
      </w:tr>
      <w:tr w14:paraId="437A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693" w:type="dxa"/>
            <w:vMerge w:val="continue"/>
            <w:tcBorders>
              <w:left w:val="single" w:color="auto" w:sz="4" w:space="0"/>
              <w:right w:val="single" w:color="auto" w:sz="4" w:space="0"/>
            </w:tcBorders>
            <w:vAlign w:val="center"/>
          </w:tcPr>
          <w:p w14:paraId="16C781FF">
            <w:pPr>
              <w:widowControl/>
              <w:jc w:val="left"/>
              <w:rPr>
                <w:rFonts w:hint="eastAsia" w:asciiTheme="minorEastAsia" w:hAnsiTheme="minorEastAsia" w:eastAsiaTheme="minorEastAsia" w:cstheme="minorEastAsia"/>
                <w:sz w:val="24"/>
                <w:szCs w:val="24"/>
              </w:rPr>
            </w:pPr>
          </w:p>
        </w:tc>
        <w:tc>
          <w:tcPr>
            <w:tcW w:w="1240" w:type="dxa"/>
            <w:tcBorders>
              <w:top w:val="single" w:color="auto" w:sz="4" w:space="0"/>
              <w:left w:val="nil"/>
              <w:bottom w:val="single" w:color="auto" w:sz="4" w:space="0"/>
              <w:right w:val="single" w:color="auto" w:sz="4" w:space="0"/>
            </w:tcBorders>
          </w:tcPr>
          <w:p w14:paraId="20021444">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04</w:t>
            </w:r>
          </w:p>
        </w:tc>
        <w:tc>
          <w:tcPr>
            <w:tcW w:w="4186" w:type="dxa"/>
            <w:tcBorders>
              <w:top w:val="single" w:color="auto" w:sz="4" w:space="0"/>
              <w:left w:val="nil"/>
              <w:bottom w:val="single" w:color="auto" w:sz="4" w:space="0"/>
              <w:right w:val="single" w:color="auto" w:sz="4" w:space="0"/>
            </w:tcBorders>
            <w:vAlign w:val="center"/>
          </w:tcPr>
          <w:p w14:paraId="747555EC">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0"/>
                <w:kern w:val="0"/>
                <w:sz w:val="24"/>
                <w:lang w:eastAsia="zh-CN"/>
              </w:rPr>
              <w:t>平面</w:t>
            </w:r>
            <w:r>
              <w:rPr>
                <w:rFonts w:hint="eastAsia" w:asciiTheme="minorEastAsia" w:hAnsiTheme="minorEastAsia" w:eastAsiaTheme="minorEastAsia" w:cstheme="minorEastAsia"/>
                <w:spacing w:val="-20"/>
                <w:kern w:val="0"/>
                <w:sz w:val="24"/>
              </w:rPr>
              <w:t>构成的概念</w:t>
            </w:r>
          </w:p>
        </w:tc>
        <w:tc>
          <w:tcPr>
            <w:tcW w:w="888" w:type="dxa"/>
            <w:tcBorders>
              <w:top w:val="single" w:color="auto" w:sz="4" w:space="0"/>
              <w:left w:val="nil"/>
              <w:bottom w:val="single" w:color="auto" w:sz="4" w:space="0"/>
              <w:right w:val="single" w:color="auto" w:sz="4" w:space="0"/>
            </w:tcBorders>
          </w:tcPr>
          <w:p w14:paraId="5E3ECF6C">
            <w:pPr>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w:t>
            </w:r>
          </w:p>
        </w:tc>
        <w:tc>
          <w:tcPr>
            <w:tcW w:w="1441" w:type="dxa"/>
            <w:vMerge w:val="continue"/>
            <w:tcBorders>
              <w:left w:val="nil"/>
              <w:right w:val="single" w:color="auto" w:sz="4" w:space="0"/>
            </w:tcBorders>
          </w:tcPr>
          <w:p w14:paraId="52185201">
            <w:pPr>
              <w:spacing w:line="360" w:lineRule="auto"/>
              <w:rPr>
                <w:rFonts w:hint="eastAsia" w:asciiTheme="minorEastAsia" w:hAnsiTheme="minorEastAsia" w:eastAsiaTheme="minorEastAsia" w:cstheme="minorEastAsia"/>
                <w:sz w:val="24"/>
                <w:szCs w:val="24"/>
              </w:rPr>
            </w:pPr>
          </w:p>
        </w:tc>
      </w:tr>
      <w:tr w14:paraId="5EA34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693" w:type="dxa"/>
            <w:vMerge w:val="continue"/>
            <w:tcBorders>
              <w:left w:val="single" w:color="auto" w:sz="4" w:space="0"/>
              <w:right w:val="single" w:color="auto" w:sz="4" w:space="0"/>
            </w:tcBorders>
            <w:vAlign w:val="center"/>
          </w:tcPr>
          <w:p w14:paraId="4C905148">
            <w:pPr>
              <w:widowControl/>
              <w:jc w:val="left"/>
              <w:rPr>
                <w:rFonts w:hint="eastAsia" w:asciiTheme="minorEastAsia" w:hAnsiTheme="minorEastAsia" w:eastAsiaTheme="minorEastAsia" w:cstheme="minorEastAsia"/>
                <w:sz w:val="24"/>
                <w:szCs w:val="24"/>
              </w:rPr>
            </w:pPr>
          </w:p>
        </w:tc>
        <w:tc>
          <w:tcPr>
            <w:tcW w:w="1240" w:type="dxa"/>
            <w:tcBorders>
              <w:top w:val="single" w:color="auto" w:sz="4" w:space="0"/>
              <w:left w:val="nil"/>
              <w:bottom w:val="single" w:color="auto" w:sz="4" w:space="0"/>
              <w:right w:val="single" w:color="auto" w:sz="4" w:space="0"/>
            </w:tcBorders>
          </w:tcPr>
          <w:p w14:paraId="707DC872">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05</w:t>
            </w:r>
          </w:p>
        </w:tc>
        <w:tc>
          <w:tcPr>
            <w:tcW w:w="4186" w:type="dxa"/>
            <w:tcBorders>
              <w:top w:val="single" w:color="auto" w:sz="4" w:space="0"/>
              <w:left w:val="nil"/>
              <w:bottom w:val="single" w:color="auto" w:sz="4" w:space="0"/>
              <w:right w:val="single" w:color="auto" w:sz="4" w:space="0"/>
            </w:tcBorders>
            <w:vAlign w:val="center"/>
          </w:tcPr>
          <w:p w14:paraId="7CB15213">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0"/>
                <w:kern w:val="0"/>
                <w:sz w:val="24"/>
              </w:rPr>
              <w:t xml:space="preserve"> 形式美的法则</w:t>
            </w:r>
          </w:p>
        </w:tc>
        <w:tc>
          <w:tcPr>
            <w:tcW w:w="888" w:type="dxa"/>
            <w:tcBorders>
              <w:top w:val="single" w:color="auto" w:sz="4" w:space="0"/>
              <w:left w:val="nil"/>
              <w:right w:val="single" w:color="auto" w:sz="4" w:space="0"/>
            </w:tcBorders>
          </w:tcPr>
          <w:p w14:paraId="75492316">
            <w:pPr>
              <w:spacing w:line="360" w:lineRule="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w:t>
            </w:r>
          </w:p>
        </w:tc>
        <w:tc>
          <w:tcPr>
            <w:tcW w:w="1441" w:type="dxa"/>
            <w:vMerge w:val="continue"/>
            <w:tcBorders>
              <w:left w:val="nil"/>
              <w:right w:val="single" w:color="auto" w:sz="4" w:space="0"/>
            </w:tcBorders>
          </w:tcPr>
          <w:p w14:paraId="2C195BE9">
            <w:pPr>
              <w:spacing w:line="360" w:lineRule="auto"/>
              <w:rPr>
                <w:rFonts w:hint="eastAsia" w:asciiTheme="minorEastAsia" w:hAnsiTheme="minorEastAsia" w:eastAsiaTheme="minorEastAsia" w:cstheme="minorEastAsia"/>
                <w:sz w:val="24"/>
                <w:szCs w:val="24"/>
              </w:rPr>
            </w:pPr>
          </w:p>
        </w:tc>
      </w:tr>
      <w:tr w14:paraId="1A812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1693" w:type="dxa"/>
            <w:vMerge w:val="restart"/>
            <w:tcBorders>
              <w:left w:val="single" w:color="auto" w:sz="4" w:space="0"/>
              <w:right w:val="single" w:color="auto" w:sz="4" w:space="0"/>
            </w:tcBorders>
          </w:tcPr>
          <w:p w14:paraId="5E3309DC">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模块二</w:t>
            </w:r>
          </w:p>
          <w:p w14:paraId="251DB223">
            <w:pPr>
              <w:widowControl/>
              <w:autoSpaceDN w:val="0"/>
              <w:spacing w:line="360" w:lineRule="atLeast"/>
              <w:jc w:val="cente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基本形态的创造与组合</w:t>
            </w:r>
          </w:p>
          <w:p w14:paraId="2D1B1DA9">
            <w:pPr>
              <w:spacing w:line="360" w:lineRule="auto"/>
              <w:rPr>
                <w:rFonts w:hint="eastAsia" w:asciiTheme="minorEastAsia" w:hAnsiTheme="minorEastAsia" w:eastAsiaTheme="minorEastAsia" w:cstheme="minorEastAsia"/>
                <w:sz w:val="24"/>
                <w:szCs w:val="24"/>
              </w:rPr>
            </w:pPr>
          </w:p>
        </w:tc>
        <w:tc>
          <w:tcPr>
            <w:tcW w:w="1240" w:type="dxa"/>
            <w:tcBorders>
              <w:top w:val="single" w:color="auto" w:sz="4" w:space="0"/>
              <w:left w:val="nil"/>
              <w:right w:val="single" w:color="auto" w:sz="4" w:space="0"/>
            </w:tcBorders>
          </w:tcPr>
          <w:p w14:paraId="6218BCD6">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06</w:t>
            </w:r>
          </w:p>
        </w:tc>
        <w:tc>
          <w:tcPr>
            <w:tcW w:w="4186" w:type="dxa"/>
            <w:tcBorders>
              <w:top w:val="single" w:color="auto" w:sz="4" w:space="0"/>
              <w:left w:val="nil"/>
              <w:bottom w:val="single" w:color="auto" w:sz="4" w:space="0"/>
              <w:right w:val="single" w:color="auto" w:sz="4" w:space="0"/>
            </w:tcBorders>
            <w:vAlign w:val="center"/>
          </w:tcPr>
          <w:p w14:paraId="2AAA62C4">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rPr>
              <w:t>定义</w:t>
            </w:r>
          </w:p>
        </w:tc>
        <w:tc>
          <w:tcPr>
            <w:tcW w:w="888" w:type="dxa"/>
            <w:tcBorders>
              <w:left w:val="nil"/>
              <w:right w:val="single" w:color="auto" w:sz="4" w:space="0"/>
            </w:tcBorders>
          </w:tcPr>
          <w:p w14:paraId="61F3828D">
            <w:pPr>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2</w:t>
            </w:r>
          </w:p>
        </w:tc>
        <w:tc>
          <w:tcPr>
            <w:tcW w:w="1441" w:type="dxa"/>
            <w:vMerge w:val="restart"/>
            <w:tcBorders>
              <w:left w:val="nil"/>
              <w:right w:val="single" w:color="auto" w:sz="4" w:space="0"/>
            </w:tcBorders>
          </w:tcPr>
          <w:p w14:paraId="564CDE40">
            <w:pPr>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项目任务导入</w:t>
            </w:r>
          </w:p>
        </w:tc>
      </w:tr>
      <w:tr w14:paraId="65694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1693" w:type="dxa"/>
            <w:vMerge w:val="continue"/>
            <w:tcBorders>
              <w:left w:val="single" w:color="auto" w:sz="4" w:space="0"/>
              <w:right w:val="single" w:color="auto" w:sz="4" w:space="0"/>
            </w:tcBorders>
          </w:tcPr>
          <w:p w14:paraId="497D5F14">
            <w:pPr>
              <w:spacing w:line="360" w:lineRule="auto"/>
              <w:rPr>
                <w:rFonts w:hint="eastAsia" w:asciiTheme="minorEastAsia" w:hAnsiTheme="minorEastAsia" w:eastAsiaTheme="minorEastAsia" w:cstheme="minorEastAsia"/>
                <w:sz w:val="24"/>
                <w:szCs w:val="24"/>
              </w:rPr>
            </w:pPr>
          </w:p>
        </w:tc>
        <w:tc>
          <w:tcPr>
            <w:tcW w:w="1240" w:type="dxa"/>
            <w:tcBorders>
              <w:left w:val="nil"/>
              <w:right w:val="single" w:color="auto" w:sz="4" w:space="0"/>
            </w:tcBorders>
          </w:tcPr>
          <w:p w14:paraId="553567F3">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07</w:t>
            </w:r>
          </w:p>
        </w:tc>
        <w:tc>
          <w:tcPr>
            <w:tcW w:w="4186" w:type="dxa"/>
            <w:tcBorders>
              <w:top w:val="single" w:color="auto" w:sz="4" w:space="0"/>
              <w:left w:val="nil"/>
              <w:bottom w:val="single" w:color="auto" w:sz="4" w:space="0"/>
              <w:right w:val="single" w:color="auto" w:sz="4" w:space="0"/>
            </w:tcBorders>
            <w:vAlign w:val="center"/>
          </w:tcPr>
          <w:p w14:paraId="49FAB781">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rPr>
              <w:t>形象的分类--抽象形，具象形</w:t>
            </w:r>
          </w:p>
        </w:tc>
        <w:tc>
          <w:tcPr>
            <w:tcW w:w="888" w:type="dxa"/>
            <w:tcBorders>
              <w:left w:val="nil"/>
              <w:right w:val="single" w:color="auto" w:sz="4" w:space="0"/>
            </w:tcBorders>
          </w:tcPr>
          <w:p w14:paraId="2C60E9F6">
            <w:pPr>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2</w:t>
            </w:r>
          </w:p>
        </w:tc>
        <w:tc>
          <w:tcPr>
            <w:tcW w:w="1441" w:type="dxa"/>
            <w:vMerge w:val="continue"/>
            <w:tcBorders>
              <w:left w:val="nil"/>
              <w:right w:val="single" w:color="auto" w:sz="4" w:space="0"/>
            </w:tcBorders>
          </w:tcPr>
          <w:p w14:paraId="19080117">
            <w:pPr>
              <w:spacing w:line="360" w:lineRule="auto"/>
              <w:rPr>
                <w:rFonts w:hint="eastAsia" w:asciiTheme="minorEastAsia" w:hAnsiTheme="minorEastAsia" w:eastAsiaTheme="minorEastAsia" w:cstheme="minorEastAsia"/>
                <w:sz w:val="24"/>
                <w:szCs w:val="24"/>
              </w:rPr>
            </w:pPr>
          </w:p>
        </w:tc>
      </w:tr>
      <w:tr w14:paraId="53C24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jc w:val="center"/>
        </w:trPr>
        <w:tc>
          <w:tcPr>
            <w:tcW w:w="1693" w:type="dxa"/>
            <w:vMerge w:val="continue"/>
            <w:tcBorders>
              <w:left w:val="single" w:color="auto" w:sz="4" w:space="0"/>
              <w:right w:val="single" w:color="auto" w:sz="4" w:space="0"/>
            </w:tcBorders>
          </w:tcPr>
          <w:p w14:paraId="072A42AA">
            <w:pPr>
              <w:spacing w:line="360" w:lineRule="auto"/>
              <w:rPr>
                <w:rFonts w:hint="eastAsia" w:asciiTheme="minorEastAsia" w:hAnsiTheme="minorEastAsia" w:eastAsiaTheme="minorEastAsia" w:cstheme="minorEastAsia"/>
                <w:sz w:val="24"/>
                <w:szCs w:val="24"/>
              </w:rPr>
            </w:pPr>
          </w:p>
        </w:tc>
        <w:tc>
          <w:tcPr>
            <w:tcW w:w="1240" w:type="dxa"/>
            <w:tcBorders>
              <w:left w:val="nil"/>
              <w:right w:val="single" w:color="auto" w:sz="4" w:space="0"/>
            </w:tcBorders>
          </w:tcPr>
          <w:p w14:paraId="55E33555">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08</w:t>
            </w:r>
          </w:p>
        </w:tc>
        <w:tc>
          <w:tcPr>
            <w:tcW w:w="4186" w:type="dxa"/>
            <w:tcBorders>
              <w:top w:val="single" w:color="auto" w:sz="4" w:space="0"/>
              <w:left w:val="nil"/>
              <w:bottom w:val="single" w:color="auto" w:sz="4" w:space="0"/>
              <w:right w:val="single" w:color="auto" w:sz="4" w:space="0"/>
            </w:tcBorders>
            <w:vAlign w:val="center"/>
          </w:tcPr>
          <w:p w14:paraId="429EDD32">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0"/>
                <w:kern w:val="0"/>
                <w:sz w:val="24"/>
              </w:rPr>
              <w:t>形象的组合</w:t>
            </w:r>
          </w:p>
        </w:tc>
        <w:tc>
          <w:tcPr>
            <w:tcW w:w="888" w:type="dxa"/>
            <w:tcBorders>
              <w:left w:val="nil"/>
              <w:right w:val="single" w:color="auto" w:sz="4" w:space="0"/>
            </w:tcBorders>
          </w:tcPr>
          <w:p w14:paraId="6407CB62">
            <w:pPr>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2</w:t>
            </w:r>
          </w:p>
        </w:tc>
        <w:tc>
          <w:tcPr>
            <w:tcW w:w="1441" w:type="dxa"/>
            <w:vMerge w:val="continue"/>
            <w:tcBorders>
              <w:left w:val="nil"/>
              <w:right w:val="single" w:color="auto" w:sz="4" w:space="0"/>
            </w:tcBorders>
          </w:tcPr>
          <w:p w14:paraId="7C547B29">
            <w:pPr>
              <w:spacing w:line="360" w:lineRule="auto"/>
              <w:rPr>
                <w:rFonts w:hint="eastAsia" w:asciiTheme="minorEastAsia" w:hAnsiTheme="minorEastAsia" w:eastAsiaTheme="minorEastAsia" w:cstheme="minorEastAsia"/>
                <w:sz w:val="24"/>
                <w:szCs w:val="24"/>
              </w:rPr>
            </w:pPr>
          </w:p>
        </w:tc>
      </w:tr>
      <w:tr w14:paraId="17821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restart"/>
            <w:tcBorders>
              <w:top w:val="nil"/>
              <w:left w:val="single" w:color="auto" w:sz="4" w:space="0"/>
              <w:right w:val="single" w:color="auto" w:sz="4" w:space="0"/>
            </w:tcBorders>
          </w:tcPr>
          <w:p w14:paraId="13F66A92">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模块三</w:t>
            </w:r>
          </w:p>
          <w:p w14:paraId="50246B89">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rPr>
              <w:t>平面构成的基本要素与特征</w:t>
            </w:r>
          </w:p>
        </w:tc>
        <w:tc>
          <w:tcPr>
            <w:tcW w:w="1240" w:type="dxa"/>
            <w:tcBorders>
              <w:top w:val="single" w:color="auto" w:sz="4" w:space="0"/>
              <w:left w:val="nil"/>
              <w:right w:val="single" w:color="auto" w:sz="4" w:space="0"/>
            </w:tcBorders>
          </w:tcPr>
          <w:p w14:paraId="139F98E8">
            <w:pPr>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09</w:t>
            </w:r>
          </w:p>
        </w:tc>
        <w:tc>
          <w:tcPr>
            <w:tcW w:w="4186" w:type="dxa"/>
            <w:tcBorders>
              <w:top w:val="single" w:color="auto" w:sz="4" w:space="0"/>
              <w:left w:val="nil"/>
              <w:bottom w:val="single" w:color="auto" w:sz="4" w:space="0"/>
              <w:right w:val="single" w:color="auto" w:sz="4" w:space="0"/>
            </w:tcBorders>
            <w:vAlign w:val="center"/>
          </w:tcPr>
          <w:p w14:paraId="60ADD85D">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0"/>
                <w:kern w:val="0"/>
                <w:sz w:val="24"/>
              </w:rPr>
              <w:t>点的形象</w:t>
            </w:r>
          </w:p>
        </w:tc>
        <w:tc>
          <w:tcPr>
            <w:tcW w:w="888" w:type="dxa"/>
            <w:tcBorders>
              <w:top w:val="single" w:color="auto" w:sz="4" w:space="0"/>
              <w:left w:val="nil"/>
              <w:bottom w:val="single" w:color="auto" w:sz="4" w:space="0"/>
              <w:right w:val="single" w:color="auto" w:sz="4" w:space="0"/>
            </w:tcBorders>
          </w:tcPr>
          <w:p w14:paraId="47158C0B">
            <w:pPr>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2</w:t>
            </w:r>
          </w:p>
        </w:tc>
        <w:tc>
          <w:tcPr>
            <w:tcW w:w="1441" w:type="dxa"/>
            <w:vMerge w:val="restart"/>
            <w:tcBorders>
              <w:top w:val="single" w:color="auto" w:sz="4" w:space="0"/>
              <w:left w:val="nil"/>
              <w:right w:val="single" w:color="auto" w:sz="4" w:space="0"/>
            </w:tcBorders>
          </w:tcPr>
          <w:p w14:paraId="06AB868D">
            <w:pPr>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项目任务导入</w:t>
            </w:r>
          </w:p>
        </w:tc>
      </w:tr>
      <w:tr w14:paraId="25A91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1693" w:type="dxa"/>
            <w:vMerge w:val="continue"/>
            <w:tcBorders>
              <w:left w:val="single" w:color="auto" w:sz="4" w:space="0"/>
              <w:right w:val="single" w:color="auto" w:sz="4" w:space="0"/>
            </w:tcBorders>
            <w:vAlign w:val="center"/>
          </w:tcPr>
          <w:p w14:paraId="39EDFC04">
            <w:pPr>
              <w:widowControl/>
              <w:jc w:val="left"/>
              <w:rPr>
                <w:rFonts w:hint="eastAsia" w:asciiTheme="minorEastAsia" w:hAnsiTheme="minorEastAsia" w:eastAsiaTheme="minorEastAsia" w:cstheme="minorEastAsia"/>
                <w:sz w:val="24"/>
                <w:szCs w:val="24"/>
              </w:rPr>
            </w:pPr>
          </w:p>
        </w:tc>
        <w:tc>
          <w:tcPr>
            <w:tcW w:w="1240" w:type="dxa"/>
            <w:tcBorders>
              <w:left w:val="nil"/>
              <w:right w:val="single" w:color="auto" w:sz="4" w:space="0"/>
            </w:tcBorders>
            <w:vAlign w:val="top"/>
          </w:tcPr>
          <w:p w14:paraId="5217E6C8">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w:t>
            </w:r>
          </w:p>
        </w:tc>
        <w:tc>
          <w:tcPr>
            <w:tcW w:w="4186" w:type="dxa"/>
            <w:tcBorders>
              <w:top w:val="single" w:color="auto" w:sz="4" w:space="0"/>
              <w:left w:val="nil"/>
              <w:bottom w:val="single" w:color="auto" w:sz="4" w:space="0"/>
              <w:right w:val="single" w:color="auto" w:sz="4" w:space="0"/>
            </w:tcBorders>
            <w:vAlign w:val="center"/>
          </w:tcPr>
          <w:p w14:paraId="0C2644A8">
            <w:pPr>
              <w:widowControl/>
              <w:autoSpaceDN w:val="0"/>
              <w:spacing w:line="360" w:lineRule="atLeast"/>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0"/>
                <w:kern w:val="0"/>
                <w:sz w:val="24"/>
              </w:rPr>
              <w:t>线的形象</w:t>
            </w:r>
          </w:p>
        </w:tc>
        <w:tc>
          <w:tcPr>
            <w:tcW w:w="888" w:type="dxa"/>
            <w:tcBorders>
              <w:top w:val="single" w:color="auto" w:sz="4" w:space="0"/>
              <w:left w:val="nil"/>
              <w:right w:val="single" w:color="auto" w:sz="4" w:space="0"/>
            </w:tcBorders>
          </w:tcPr>
          <w:p w14:paraId="50A94817">
            <w:pPr>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2</w:t>
            </w:r>
          </w:p>
        </w:tc>
        <w:tc>
          <w:tcPr>
            <w:tcW w:w="1441" w:type="dxa"/>
            <w:vMerge w:val="continue"/>
            <w:tcBorders>
              <w:left w:val="nil"/>
              <w:right w:val="single" w:color="auto" w:sz="4" w:space="0"/>
            </w:tcBorders>
          </w:tcPr>
          <w:p w14:paraId="100846B3">
            <w:pPr>
              <w:spacing w:line="360" w:lineRule="auto"/>
              <w:rPr>
                <w:rFonts w:hint="eastAsia" w:asciiTheme="minorEastAsia" w:hAnsiTheme="minorEastAsia" w:eastAsiaTheme="minorEastAsia" w:cstheme="minorEastAsia"/>
                <w:sz w:val="24"/>
                <w:szCs w:val="24"/>
              </w:rPr>
            </w:pPr>
          </w:p>
        </w:tc>
      </w:tr>
      <w:tr w14:paraId="62460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1693" w:type="dxa"/>
            <w:vMerge w:val="continue"/>
            <w:tcBorders>
              <w:left w:val="single" w:color="auto" w:sz="4" w:space="0"/>
              <w:right w:val="single" w:color="auto" w:sz="4" w:space="0"/>
            </w:tcBorders>
            <w:vAlign w:val="center"/>
          </w:tcPr>
          <w:p w14:paraId="53C8463C">
            <w:pPr>
              <w:widowControl/>
              <w:jc w:val="left"/>
              <w:rPr>
                <w:rFonts w:hint="eastAsia" w:asciiTheme="minorEastAsia" w:hAnsiTheme="minorEastAsia" w:eastAsiaTheme="minorEastAsia" w:cstheme="minorEastAsia"/>
                <w:sz w:val="24"/>
                <w:szCs w:val="24"/>
              </w:rPr>
            </w:pPr>
          </w:p>
        </w:tc>
        <w:tc>
          <w:tcPr>
            <w:tcW w:w="1240" w:type="dxa"/>
            <w:tcBorders>
              <w:left w:val="nil"/>
              <w:right w:val="single" w:color="auto" w:sz="4" w:space="0"/>
            </w:tcBorders>
            <w:vAlign w:val="top"/>
          </w:tcPr>
          <w:p w14:paraId="3771B92C">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11</w:t>
            </w:r>
          </w:p>
        </w:tc>
        <w:tc>
          <w:tcPr>
            <w:tcW w:w="4186" w:type="dxa"/>
            <w:tcBorders>
              <w:top w:val="single" w:color="auto" w:sz="4" w:space="0"/>
              <w:left w:val="nil"/>
              <w:bottom w:val="single" w:color="auto" w:sz="4" w:space="0"/>
              <w:right w:val="single" w:color="auto" w:sz="4" w:space="0"/>
            </w:tcBorders>
            <w:vAlign w:val="center"/>
          </w:tcPr>
          <w:p w14:paraId="6FB44A99">
            <w:pPr>
              <w:widowControl/>
              <w:autoSpaceDN w:val="0"/>
              <w:spacing w:line="360" w:lineRule="atLeast"/>
              <w:jc w:val="left"/>
              <w:rPr>
                <w:rFonts w:hint="eastAsia" w:asciiTheme="minorEastAsia" w:hAnsiTheme="minorEastAsia" w:eastAsiaTheme="minorEastAsia" w:cstheme="minorEastAsia"/>
                <w:position w:val="6"/>
                <w:sz w:val="24"/>
                <w:szCs w:val="24"/>
              </w:rPr>
            </w:pPr>
            <w:r>
              <w:rPr>
                <w:rFonts w:hint="eastAsia" w:asciiTheme="minorEastAsia" w:hAnsiTheme="minorEastAsia" w:eastAsiaTheme="minorEastAsia" w:cstheme="minorEastAsia"/>
                <w:spacing w:val="-20"/>
                <w:kern w:val="0"/>
                <w:sz w:val="24"/>
              </w:rPr>
              <w:t>面的形象</w:t>
            </w:r>
          </w:p>
        </w:tc>
        <w:tc>
          <w:tcPr>
            <w:tcW w:w="888" w:type="dxa"/>
            <w:tcBorders>
              <w:left w:val="nil"/>
              <w:right w:val="single" w:color="auto" w:sz="4" w:space="0"/>
            </w:tcBorders>
          </w:tcPr>
          <w:p w14:paraId="042B221A">
            <w:pPr>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2</w:t>
            </w:r>
          </w:p>
        </w:tc>
        <w:tc>
          <w:tcPr>
            <w:tcW w:w="1441" w:type="dxa"/>
            <w:vMerge w:val="continue"/>
            <w:tcBorders>
              <w:left w:val="nil"/>
              <w:right w:val="single" w:color="auto" w:sz="4" w:space="0"/>
            </w:tcBorders>
          </w:tcPr>
          <w:p w14:paraId="2E6B8026">
            <w:pPr>
              <w:spacing w:line="360" w:lineRule="auto"/>
              <w:rPr>
                <w:rFonts w:hint="eastAsia" w:asciiTheme="minorEastAsia" w:hAnsiTheme="minorEastAsia" w:eastAsiaTheme="minorEastAsia" w:cstheme="minorEastAsia"/>
                <w:sz w:val="24"/>
                <w:szCs w:val="24"/>
              </w:rPr>
            </w:pPr>
          </w:p>
        </w:tc>
      </w:tr>
      <w:tr w14:paraId="0717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1693" w:type="dxa"/>
            <w:vMerge w:val="restart"/>
            <w:tcBorders>
              <w:left w:val="single" w:color="auto" w:sz="4" w:space="0"/>
              <w:right w:val="single" w:color="auto" w:sz="4" w:space="0"/>
            </w:tcBorders>
            <w:vAlign w:val="center"/>
          </w:tcPr>
          <w:p w14:paraId="5AB4927E">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模块四</w:t>
            </w:r>
          </w:p>
          <w:p w14:paraId="7014F623">
            <w:pPr>
              <w:widowControl/>
              <w:autoSpaceDN w:val="0"/>
              <w:spacing w:line="360" w:lineRule="atLeast"/>
              <w:jc w:val="cente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构成形式种类</w:t>
            </w:r>
          </w:p>
          <w:p w14:paraId="7F07267D">
            <w:pPr>
              <w:jc w:val="left"/>
              <w:rPr>
                <w:rFonts w:hint="eastAsia" w:asciiTheme="minorEastAsia" w:hAnsiTheme="minorEastAsia" w:eastAsiaTheme="minorEastAsia" w:cstheme="minorEastAsia"/>
                <w:sz w:val="24"/>
                <w:szCs w:val="24"/>
              </w:rPr>
            </w:pPr>
          </w:p>
        </w:tc>
        <w:tc>
          <w:tcPr>
            <w:tcW w:w="1240" w:type="dxa"/>
            <w:tcBorders>
              <w:left w:val="nil"/>
              <w:right w:val="single" w:color="auto" w:sz="4" w:space="0"/>
            </w:tcBorders>
            <w:vAlign w:val="top"/>
          </w:tcPr>
          <w:p w14:paraId="6384D28C">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12</w:t>
            </w:r>
          </w:p>
        </w:tc>
        <w:tc>
          <w:tcPr>
            <w:tcW w:w="4186" w:type="dxa"/>
            <w:tcBorders>
              <w:top w:val="single" w:color="auto" w:sz="4" w:space="0"/>
              <w:left w:val="nil"/>
              <w:bottom w:val="single" w:color="auto" w:sz="4" w:space="0"/>
              <w:right w:val="single" w:color="auto" w:sz="4" w:space="0"/>
            </w:tcBorders>
            <w:vAlign w:val="center"/>
          </w:tcPr>
          <w:p w14:paraId="0919CFC5">
            <w:pPr>
              <w:shd w:val="solid" w:color="FFFFFF" w:fill="auto"/>
              <w:autoSpaceDN w:val="0"/>
              <w:spacing w:before="100" w:beforeAutospacing="1" w:after="100" w:afterAutospacing="1"/>
              <w:jc w:val="left"/>
              <w:textAlignment w:val="baseline"/>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20"/>
                <w:kern w:val="0"/>
                <w:sz w:val="24"/>
              </w:rPr>
              <w:t>重复</w:t>
            </w:r>
            <w:r>
              <w:rPr>
                <w:rFonts w:hint="eastAsia" w:asciiTheme="minorEastAsia" w:hAnsiTheme="minorEastAsia" w:eastAsiaTheme="minorEastAsia" w:cstheme="minorEastAsia"/>
                <w:spacing w:val="-20"/>
                <w:kern w:val="0"/>
                <w:sz w:val="24"/>
                <w:lang w:eastAsia="zh-CN"/>
              </w:rPr>
              <w:t>、</w:t>
            </w:r>
            <w:r>
              <w:rPr>
                <w:rFonts w:hint="eastAsia" w:asciiTheme="minorEastAsia" w:hAnsiTheme="minorEastAsia" w:eastAsiaTheme="minorEastAsia" w:cstheme="minorEastAsia"/>
                <w:spacing w:val="-20"/>
                <w:kern w:val="0"/>
                <w:sz w:val="24"/>
              </w:rPr>
              <w:t>近似</w:t>
            </w:r>
            <w:r>
              <w:rPr>
                <w:rFonts w:hint="eastAsia" w:asciiTheme="minorEastAsia" w:hAnsiTheme="minorEastAsia" w:eastAsiaTheme="minorEastAsia" w:cstheme="minorEastAsia"/>
                <w:spacing w:val="-20"/>
                <w:kern w:val="0"/>
                <w:sz w:val="24"/>
                <w:lang w:eastAsia="zh-CN"/>
              </w:rPr>
              <w:t>、</w:t>
            </w:r>
            <w:r>
              <w:rPr>
                <w:rFonts w:hint="eastAsia" w:asciiTheme="minorEastAsia" w:hAnsiTheme="minorEastAsia" w:eastAsiaTheme="minorEastAsia" w:cstheme="minorEastAsia"/>
                <w:spacing w:val="-20"/>
                <w:kern w:val="0"/>
                <w:sz w:val="24"/>
              </w:rPr>
              <w:t>渐变</w:t>
            </w:r>
          </w:p>
        </w:tc>
        <w:tc>
          <w:tcPr>
            <w:tcW w:w="888" w:type="dxa"/>
            <w:tcBorders>
              <w:left w:val="nil"/>
              <w:right w:val="single" w:color="auto" w:sz="4" w:space="0"/>
            </w:tcBorders>
          </w:tcPr>
          <w:p w14:paraId="3FE443FC">
            <w:pPr>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w:t>
            </w:r>
          </w:p>
        </w:tc>
        <w:tc>
          <w:tcPr>
            <w:tcW w:w="1441" w:type="dxa"/>
            <w:vMerge w:val="restart"/>
            <w:tcBorders>
              <w:left w:val="nil"/>
              <w:right w:val="single" w:color="auto" w:sz="4" w:space="0"/>
            </w:tcBorders>
          </w:tcPr>
          <w:p w14:paraId="5488C23B">
            <w:pPr>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项目任务导入</w:t>
            </w:r>
          </w:p>
        </w:tc>
      </w:tr>
      <w:tr w14:paraId="1F113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1693" w:type="dxa"/>
            <w:vMerge w:val="continue"/>
            <w:tcBorders>
              <w:left w:val="single" w:color="auto" w:sz="4" w:space="0"/>
              <w:right w:val="single" w:color="auto" w:sz="4" w:space="0"/>
            </w:tcBorders>
            <w:vAlign w:val="center"/>
          </w:tcPr>
          <w:p w14:paraId="3EC0DC2D">
            <w:pPr>
              <w:widowControl/>
              <w:jc w:val="left"/>
              <w:rPr>
                <w:rFonts w:hint="eastAsia" w:asciiTheme="minorEastAsia" w:hAnsiTheme="minorEastAsia" w:eastAsiaTheme="minorEastAsia" w:cstheme="minorEastAsia"/>
                <w:sz w:val="24"/>
                <w:szCs w:val="24"/>
              </w:rPr>
            </w:pPr>
          </w:p>
        </w:tc>
        <w:tc>
          <w:tcPr>
            <w:tcW w:w="1240" w:type="dxa"/>
            <w:tcBorders>
              <w:left w:val="nil"/>
              <w:right w:val="single" w:color="auto" w:sz="4" w:space="0"/>
            </w:tcBorders>
            <w:vAlign w:val="top"/>
          </w:tcPr>
          <w:p w14:paraId="78D9F106">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13</w:t>
            </w:r>
          </w:p>
        </w:tc>
        <w:tc>
          <w:tcPr>
            <w:tcW w:w="4186" w:type="dxa"/>
            <w:tcBorders>
              <w:top w:val="single" w:color="auto" w:sz="4" w:space="0"/>
              <w:left w:val="nil"/>
              <w:bottom w:val="single" w:color="auto" w:sz="4" w:space="0"/>
              <w:right w:val="single" w:color="auto" w:sz="4" w:space="0"/>
            </w:tcBorders>
            <w:vAlign w:val="center"/>
          </w:tcPr>
          <w:p w14:paraId="732607B6">
            <w:pPr>
              <w:shd w:val="solid" w:color="FFFFFF" w:fill="auto"/>
              <w:autoSpaceDN w:val="0"/>
              <w:spacing w:before="100" w:beforeAutospacing="1" w:after="100" w:afterAutospacing="1"/>
              <w:jc w:val="left"/>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0"/>
                <w:kern w:val="0"/>
                <w:sz w:val="24"/>
              </w:rPr>
              <w:t>发射</w:t>
            </w:r>
            <w:r>
              <w:rPr>
                <w:rFonts w:hint="eastAsia" w:asciiTheme="minorEastAsia" w:hAnsiTheme="minorEastAsia" w:eastAsiaTheme="minorEastAsia" w:cstheme="minorEastAsia"/>
                <w:spacing w:val="-20"/>
                <w:kern w:val="0"/>
                <w:sz w:val="24"/>
                <w:lang w:eastAsia="zh-CN"/>
              </w:rPr>
              <w:t>、</w:t>
            </w:r>
            <w:r>
              <w:rPr>
                <w:rFonts w:hint="eastAsia" w:asciiTheme="minorEastAsia" w:hAnsiTheme="minorEastAsia" w:eastAsiaTheme="minorEastAsia" w:cstheme="minorEastAsia"/>
                <w:spacing w:val="-20"/>
                <w:kern w:val="0"/>
                <w:sz w:val="24"/>
              </w:rPr>
              <w:t>特异</w:t>
            </w:r>
            <w:r>
              <w:rPr>
                <w:rFonts w:hint="eastAsia" w:asciiTheme="minorEastAsia" w:hAnsiTheme="minorEastAsia" w:eastAsiaTheme="minorEastAsia" w:cstheme="minorEastAsia"/>
                <w:spacing w:val="-20"/>
                <w:kern w:val="0"/>
                <w:sz w:val="24"/>
                <w:lang w:eastAsia="zh-CN"/>
              </w:rPr>
              <w:t>、</w:t>
            </w:r>
            <w:r>
              <w:rPr>
                <w:rFonts w:hint="eastAsia" w:asciiTheme="minorEastAsia" w:hAnsiTheme="minorEastAsia" w:eastAsiaTheme="minorEastAsia" w:cstheme="minorEastAsia"/>
                <w:spacing w:val="-20"/>
                <w:kern w:val="0"/>
                <w:sz w:val="24"/>
              </w:rPr>
              <w:t>空间</w:t>
            </w:r>
          </w:p>
        </w:tc>
        <w:tc>
          <w:tcPr>
            <w:tcW w:w="888" w:type="dxa"/>
            <w:tcBorders>
              <w:left w:val="nil"/>
              <w:right w:val="single" w:color="auto" w:sz="4" w:space="0"/>
            </w:tcBorders>
          </w:tcPr>
          <w:p w14:paraId="5F40F1B5">
            <w:pPr>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w:t>
            </w:r>
          </w:p>
        </w:tc>
        <w:tc>
          <w:tcPr>
            <w:tcW w:w="1441" w:type="dxa"/>
            <w:vMerge w:val="continue"/>
            <w:tcBorders>
              <w:left w:val="nil"/>
              <w:right w:val="single" w:color="auto" w:sz="4" w:space="0"/>
            </w:tcBorders>
          </w:tcPr>
          <w:p w14:paraId="668E79B1">
            <w:pPr>
              <w:spacing w:line="360" w:lineRule="auto"/>
              <w:rPr>
                <w:rFonts w:hint="eastAsia" w:asciiTheme="minorEastAsia" w:hAnsiTheme="minorEastAsia" w:eastAsiaTheme="minorEastAsia" w:cstheme="minorEastAsia"/>
                <w:sz w:val="24"/>
                <w:szCs w:val="24"/>
              </w:rPr>
            </w:pPr>
          </w:p>
        </w:tc>
      </w:tr>
      <w:tr w14:paraId="7842E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693" w:type="dxa"/>
            <w:vMerge w:val="continue"/>
            <w:tcBorders>
              <w:left w:val="single" w:color="auto" w:sz="4" w:space="0"/>
              <w:right w:val="single" w:color="auto" w:sz="4" w:space="0"/>
            </w:tcBorders>
            <w:vAlign w:val="center"/>
          </w:tcPr>
          <w:p w14:paraId="61F3597F">
            <w:pPr>
              <w:widowControl/>
              <w:jc w:val="left"/>
              <w:rPr>
                <w:rFonts w:hint="eastAsia" w:asciiTheme="minorEastAsia" w:hAnsiTheme="minorEastAsia" w:eastAsiaTheme="minorEastAsia" w:cstheme="minorEastAsia"/>
                <w:sz w:val="24"/>
                <w:szCs w:val="24"/>
              </w:rPr>
            </w:pPr>
          </w:p>
        </w:tc>
        <w:tc>
          <w:tcPr>
            <w:tcW w:w="1240" w:type="dxa"/>
            <w:tcBorders>
              <w:left w:val="nil"/>
              <w:right w:val="single" w:color="auto" w:sz="4" w:space="0"/>
            </w:tcBorders>
            <w:vAlign w:val="top"/>
          </w:tcPr>
          <w:p w14:paraId="034E6CB7">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14</w:t>
            </w:r>
          </w:p>
        </w:tc>
        <w:tc>
          <w:tcPr>
            <w:tcW w:w="4186" w:type="dxa"/>
            <w:tcBorders>
              <w:top w:val="single" w:color="auto" w:sz="4" w:space="0"/>
              <w:left w:val="nil"/>
              <w:bottom w:val="single" w:color="auto" w:sz="4" w:space="0"/>
              <w:right w:val="single" w:color="auto" w:sz="4" w:space="0"/>
            </w:tcBorders>
            <w:vAlign w:val="center"/>
          </w:tcPr>
          <w:p w14:paraId="4411B3A8">
            <w:pPr>
              <w:shd w:val="solid" w:color="FFFFFF" w:fill="auto"/>
              <w:autoSpaceDN w:val="0"/>
              <w:spacing w:before="100" w:beforeAutospacing="1" w:after="100" w:afterAutospacing="1"/>
              <w:jc w:val="left"/>
              <w:textAlignment w:val="baseline"/>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rPr>
              <w:t>空间构成</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密集构成</w:t>
            </w:r>
          </w:p>
        </w:tc>
        <w:tc>
          <w:tcPr>
            <w:tcW w:w="888" w:type="dxa"/>
            <w:tcBorders>
              <w:left w:val="nil"/>
              <w:right w:val="single" w:color="auto" w:sz="4" w:space="0"/>
            </w:tcBorders>
          </w:tcPr>
          <w:p w14:paraId="023ECA84">
            <w:pPr>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4</w:t>
            </w:r>
          </w:p>
        </w:tc>
        <w:tc>
          <w:tcPr>
            <w:tcW w:w="1441" w:type="dxa"/>
            <w:vMerge w:val="continue"/>
            <w:tcBorders>
              <w:left w:val="nil"/>
              <w:right w:val="single" w:color="auto" w:sz="4" w:space="0"/>
            </w:tcBorders>
          </w:tcPr>
          <w:p w14:paraId="54D8ED71">
            <w:pPr>
              <w:spacing w:line="360" w:lineRule="auto"/>
              <w:rPr>
                <w:rFonts w:hint="eastAsia" w:asciiTheme="minorEastAsia" w:hAnsiTheme="minorEastAsia" w:eastAsiaTheme="minorEastAsia" w:cstheme="minorEastAsia"/>
                <w:sz w:val="24"/>
                <w:szCs w:val="24"/>
              </w:rPr>
            </w:pPr>
          </w:p>
        </w:tc>
      </w:tr>
      <w:tr w14:paraId="31FC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1693" w:type="dxa"/>
            <w:vMerge w:val="continue"/>
            <w:tcBorders>
              <w:left w:val="single" w:color="auto" w:sz="4" w:space="0"/>
              <w:bottom w:val="single" w:color="auto" w:sz="4" w:space="0"/>
              <w:right w:val="single" w:color="auto" w:sz="4" w:space="0"/>
            </w:tcBorders>
            <w:vAlign w:val="center"/>
          </w:tcPr>
          <w:p w14:paraId="5861EB22">
            <w:pPr>
              <w:widowControl/>
              <w:jc w:val="left"/>
              <w:rPr>
                <w:rFonts w:hint="eastAsia" w:asciiTheme="minorEastAsia" w:hAnsiTheme="minorEastAsia" w:eastAsiaTheme="minorEastAsia" w:cstheme="minorEastAsia"/>
                <w:sz w:val="24"/>
                <w:szCs w:val="24"/>
              </w:rPr>
            </w:pPr>
          </w:p>
        </w:tc>
        <w:tc>
          <w:tcPr>
            <w:tcW w:w="1240" w:type="dxa"/>
            <w:tcBorders>
              <w:left w:val="nil"/>
              <w:bottom w:val="single" w:color="auto" w:sz="4" w:space="0"/>
              <w:right w:val="single" w:color="auto" w:sz="4" w:space="0"/>
            </w:tcBorders>
            <w:vAlign w:val="top"/>
          </w:tcPr>
          <w:p w14:paraId="12FB318F">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w:t>
            </w:r>
          </w:p>
        </w:tc>
        <w:tc>
          <w:tcPr>
            <w:tcW w:w="4186" w:type="dxa"/>
            <w:tcBorders>
              <w:top w:val="single" w:color="auto" w:sz="4" w:space="0"/>
              <w:left w:val="nil"/>
              <w:bottom w:val="single" w:color="auto" w:sz="4" w:space="0"/>
              <w:right w:val="single" w:color="auto" w:sz="4" w:space="0"/>
            </w:tcBorders>
            <w:vAlign w:val="center"/>
          </w:tcPr>
          <w:p w14:paraId="28F8F241">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rPr>
              <w:t>机理（质感表现的构成）</w:t>
            </w:r>
          </w:p>
        </w:tc>
        <w:tc>
          <w:tcPr>
            <w:tcW w:w="888" w:type="dxa"/>
            <w:tcBorders>
              <w:left w:val="nil"/>
              <w:bottom w:val="single" w:color="auto" w:sz="4" w:space="0"/>
              <w:right w:val="single" w:color="auto" w:sz="4" w:space="0"/>
            </w:tcBorders>
          </w:tcPr>
          <w:p w14:paraId="1878C538">
            <w:pPr>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4</w:t>
            </w:r>
          </w:p>
        </w:tc>
        <w:tc>
          <w:tcPr>
            <w:tcW w:w="1441" w:type="dxa"/>
            <w:vMerge w:val="continue"/>
            <w:tcBorders>
              <w:left w:val="nil"/>
              <w:bottom w:val="single" w:color="auto" w:sz="4" w:space="0"/>
              <w:right w:val="single" w:color="auto" w:sz="4" w:space="0"/>
            </w:tcBorders>
          </w:tcPr>
          <w:p w14:paraId="74D74574">
            <w:pPr>
              <w:spacing w:line="360" w:lineRule="auto"/>
              <w:rPr>
                <w:rFonts w:hint="eastAsia" w:asciiTheme="minorEastAsia" w:hAnsiTheme="minorEastAsia" w:eastAsiaTheme="minorEastAsia" w:cstheme="minorEastAsia"/>
                <w:sz w:val="24"/>
                <w:szCs w:val="24"/>
              </w:rPr>
            </w:pPr>
          </w:p>
        </w:tc>
      </w:tr>
      <w:tr w14:paraId="183D4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tcBorders>
              <w:top w:val="single" w:color="auto" w:sz="4" w:space="0"/>
              <w:left w:val="single" w:color="auto" w:sz="4" w:space="0"/>
              <w:bottom w:val="single" w:color="auto" w:sz="4" w:space="0"/>
              <w:right w:val="single" w:color="auto" w:sz="4" w:space="0"/>
            </w:tcBorders>
          </w:tcPr>
          <w:p w14:paraId="6D745370">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结题</w:t>
            </w:r>
          </w:p>
        </w:tc>
        <w:tc>
          <w:tcPr>
            <w:tcW w:w="1240" w:type="dxa"/>
            <w:tcBorders>
              <w:top w:val="single" w:color="auto" w:sz="4" w:space="0"/>
              <w:left w:val="nil"/>
              <w:bottom w:val="single" w:color="auto" w:sz="4" w:space="0"/>
              <w:right w:val="single" w:color="auto" w:sz="4" w:space="0"/>
            </w:tcBorders>
            <w:vAlign w:val="top"/>
          </w:tcPr>
          <w:p w14:paraId="567E2311">
            <w:pPr>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16</w:t>
            </w:r>
          </w:p>
        </w:tc>
        <w:tc>
          <w:tcPr>
            <w:tcW w:w="4186" w:type="dxa"/>
            <w:tcBorders>
              <w:top w:val="single" w:color="auto" w:sz="4" w:space="0"/>
              <w:left w:val="nil"/>
              <w:bottom w:val="single" w:color="auto" w:sz="4" w:space="0"/>
              <w:right w:val="single" w:color="auto" w:sz="4" w:space="0"/>
            </w:tcBorders>
            <w:vAlign w:val="center"/>
          </w:tcPr>
          <w:p w14:paraId="6D82BF85">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小组分享与项目点评</w:t>
            </w:r>
          </w:p>
        </w:tc>
        <w:tc>
          <w:tcPr>
            <w:tcW w:w="888" w:type="dxa"/>
            <w:tcBorders>
              <w:top w:val="single" w:color="auto" w:sz="4" w:space="0"/>
              <w:left w:val="nil"/>
              <w:bottom w:val="single" w:color="auto" w:sz="4" w:space="0"/>
              <w:right w:val="single" w:color="auto" w:sz="4" w:space="0"/>
            </w:tcBorders>
          </w:tcPr>
          <w:p w14:paraId="4EDC7C9A">
            <w:pPr>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2</w:t>
            </w:r>
          </w:p>
        </w:tc>
        <w:tc>
          <w:tcPr>
            <w:tcW w:w="1441" w:type="dxa"/>
            <w:tcBorders>
              <w:top w:val="single" w:color="auto" w:sz="4" w:space="0"/>
              <w:left w:val="nil"/>
              <w:bottom w:val="single" w:color="auto" w:sz="4" w:space="0"/>
              <w:right w:val="single" w:color="auto" w:sz="4" w:space="0"/>
            </w:tcBorders>
          </w:tcPr>
          <w:p w14:paraId="3995B0C1">
            <w:pPr>
              <w:spacing w:line="360" w:lineRule="auto"/>
              <w:rPr>
                <w:rFonts w:hint="eastAsia" w:asciiTheme="minorEastAsia" w:hAnsiTheme="minorEastAsia" w:eastAsiaTheme="minorEastAsia" w:cstheme="minorEastAsia"/>
                <w:sz w:val="24"/>
                <w:szCs w:val="24"/>
              </w:rPr>
            </w:pPr>
          </w:p>
        </w:tc>
      </w:tr>
      <w:tr w14:paraId="29DF9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448" w:type="dxa"/>
            <w:gridSpan w:val="5"/>
            <w:tcBorders>
              <w:top w:val="single" w:color="auto" w:sz="4" w:space="0"/>
              <w:left w:val="single" w:color="auto" w:sz="4" w:space="0"/>
              <w:bottom w:val="single" w:color="auto" w:sz="4" w:space="0"/>
              <w:right w:val="single" w:color="auto" w:sz="4" w:space="0"/>
            </w:tcBorders>
          </w:tcPr>
          <w:p w14:paraId="398011ED">
            <w:pPr>
              <w:spacing w:line="360" w:lineRule="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总学时:</w:t>
            </w:r>
            <w:r>
              <w:rPr>
                <w:rFonts w:hint="eastAsia" w:asciiTheme="minorEastAsia" w:hAnsiTheme="minorEastAsia" w:eastAsiaTheme="minorEastAsia" w:cstheme="minorEastAsia"/>
                <w:sz w:val="24"/>
                <w:szCs w:val="24"/>
                <w:lang w:val="en-US" w:eastAsia="zh-CN"/>
              </w:rPr>
              <w:t>36</w:t>
            </w:r>
          </w:p>
        </w:tc>
      </w:tr>
    </w:tbl>
    <w:p w14:paraId="5F66B0B5">
      <w:pPr>
        <w:widowControl/>
        <w:spacing w:line="360" w:lineRule="auto"/>
        <w:rPr>
          <w:rFonts w:hint="eastAsia" w:asciiTheme="minorEastAsia" w:hAnsiTheme="minorEastAsia" w:eastAsiaTheme="minorEastAsia" w:cstheme="minorEastAsia"/>
          <w:b/>
          <w:bCs/>
          <w:position w:val="6"/>
          <w:sz w:val="24"/>
          <w:szCs w:val="24"/>
        </w:rPr>
      </w:pPr>
      <w:r>
        <w:rPr>
          <w:rFonts w:hint="eastAsia" w:asciiTheme="minorEastAsia" w:hAnsiTheme="minorEastAsia" w:eastAsiaTheme="minorEastAsia" w:cstheme="minorEastAsia"/>
          <w:b/>
          <w:bCs/>
          <w:position w:val="6"/>
          <w:sz w:val="24"/>
          <w:szCs w:val="24"/>
        </w:rPr>
        <w:t>2.单元（或项目）设计</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080"/>
        <w:gridCol w:w="900"/>
        <w:gridCol w:w="1080"/>
        <w:gridCol w:w="1440"/>
      </w:tblGrid>
      <w:tr w14:paraId="67D83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vAlign w:val="center"/>
          </w:tcPr>
          <w:p w14:paraId="1E22B816">
            <w:pPr>
              <w:widowControl/>
              <w:spacing w:line="360" w:lineRule="auto"/>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模块（或工作情境）</w:t>
            </w:r>
          </w:p>
        </w:tc>
        <w:tc>
          <w:tcPr>
            <w:tcW w:w="6973" w:type="dxa"/>
            <w:gridSpan w:val="5"/>
            <w:tcBorders>
              <w:top w:val="single" w:color="auto" w:sz="4" w:space="0"/>
              <w:left w:val="nil"/>
              <w:bottom w:val="single" w:color="auto" w:sz="4" w:space="0"/>
              <w:right w:val="single" w:color="auto" w:sz="4" w:space="0"/>
            </w:tcBorders>
            <w:vAlign w:val="center"/>
          </w:tcPr>
          <w:p w14:paraId="606101C8">
            <w:pPr>
              <w:widowControl/>
              <w:spacing w:line="360" w:lineRule="auto"/>
              <w:jc w:val="center"/>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模块一</w:t>
            </w:r>
          </w:p>
        </w:tc>
      </w:tr>
      <w:tr w14:paraId="4FC64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0EE2C6EA">
            <w:pPr>
              <w:widowControl/>
              <w:spacing w:line="360" w:lineRule="auto"/>
              <w:ind w:firstLine="240" w:firstLineChars="100"/>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单元1</w:t>
            </w:r>
          </w:p>
        </w:tc>
        <w:tc>
          <w:tcPr>
            <w:tcW w:w="4659" w:type="dxa"/>
            <w:gridSpan w:val="3"/>
            <w:tcBorders>
              <w:top w:val="single" w:color="auto" w:sz="4" w:space="0"/>
              <w:left w:val="nil"/>
              <w:bottom w:val="single" w:color="auto" w:sz="4" w:space="0"/>
              <w:right w:val="single" w:color="auto" w:sz="4" w:space="0"/>
            </w:tcBorders>
          </w:tcPr>
          <w:p w14:paraId="5EB0798A">
            <w:pPr>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0"/>
                <w:kern w:val="0"/>
                <w:sz w:val="24"/>
                <w:lang w:eastAsia="zh-CN"/>
              </w:rPr>
              <w:t>平面构成在服装展示设计运用</w:t>
            </w:r>
          </w:p>
        </w:tc>
        <w:tc>
          <w:tcPr>
            <w:tcW w:w="900" w:type="dxa"/>
            <w:vMerge w:val="restart"/>
            <w:tcBorders>
              <w:top w:val="single" w:color="auto" w:sz="4" w:space="0"/>
              <w:left w:val="nil"/>
              <w:right w:val="single" w:color="auto" w:sz="4" w:space="0"/>
            </w:tcBorders>
            <w:vAlign w:val="center"/>
          </w:tcPr>
          <w:p w14:paraId="20169DAC">
            <w:pPr>
              <w:widowControl/>
              <w:spacing w:line="360" w:lineRule="auto"/>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学时</w:t>
            </w:r>
          </w:p>
        </w:tc>
        <w:tc>
          <w:tcPr>
            <w:tcW w:w="1080" w:type="dxa"/>
            <w:tcBorders>
              <w:top w:val="single" w:color="auto" w:sz="4" w:space="0"/>
              <w:left w:val="nil"/>
              <w:bottom w:val="single" w:color="auto" w:sz="4" w:space="0"/>
              <w:right w:val="single" w:color="auto" w:sz="4" w:space="0"/>
            </w:tcBorders>
            <w:shd w:val="clear" w:color="auto" w:fill="FFFFFF"/>
            <w:vAlign w:val="center"/>
          </w:tcPr>
          <w:p w14:paraId="70411BA5">
            <w:pPr>
              <w:widowControl/>
              <w:spacing w:line="360" w:lineRule="auto"/>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理论</w:t>
            </w:r>
          </w:p>
        </w:tc>
        <w:tc>
          <w:tcPr>
            <w:tcW w:w="1440" w:type="dxa"/>
            <w:tcBorders>
              <w:top w:val="single" w:color="auto" w:sz="4" w:space="0"/>
              <w:left w:val="nil"/>
              <w:bottom w:val="single" w:color="auto" w:sz="4" w:space="0"/>
              <w:right w:val="single" w:color="auto" w:sz="4" w:space="0"/>
            </w:tcBorders>
            <w:vAlign w:val="center"/>
          </w:tcPr>
          <w:p w14:paraId="6416F05B">
            <w:pPr>
              <w:widowControl/>
              <w:spacing w:line="360" w:lineRule="auto"/>
              <w:rPr>
                <w:rFonts w:hint="default"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4</w:t>
            </w:r>
          </w:p>
        </w:tc>
      </w:tr>
      <w:tr w14:paraId="456A0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78E778FB">
            <w:pPr>
              <w:widowControl/>
              <w:spacing w:line="360" w:lineRule="auto"/>
              <w:jc w:val="center"/>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单元2</w:t>
            </w:r>
          </w:p>
        </w:tc>
        <w:tc>
          <w:tcPr>
            <w:tcW w:w="4659" w:type="dxa"/>
            <w:gridSpan w:val="3"/>
            <w:tcBorders>
              <w:top w:val="single" w:color="auto" w:sz="4" w:space="0"/>
              <w:left w:val="nil"/>
              <w:bottom w:val="single" w:color="auto" w:sz="4" w:space="0"/>
              <w:right w:val="single" w:color="auto" w:sz="4" w:space="0"/>
            </w:tcBorders>
          </w:tcPr>
          <w:p w14:paraId="74650B6B">
            <w:pPr>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0"/>
                <w:kern w:val="0"/>
                <w:sz w:val="24"/>
                <w:lang w:eastAsia="zh-CN"/>
              </w:rPr>
              <w:t>平面</w:t>
            </w:r>
            <w:r>
              <w:rPr>
                <w:rFonts w:hint="eastAsia" w:asciiTheme="minorEastAsia" w:hAnsiTheme="minorEastAsia" w:eastAsiaTheme="minorEastAsia" w:cstheme="minorEastAsia"/>
                <w:spacing w:val="-20"/>
                <w:kern w:val="0"/>
                <w:sz w:val="24"/>
              </w:rPr>
              <w:t>构成的起源</w:t>
            </w:r>
          </w:p>
        </w:tc>
        <w:tc>
          <w:tcPr>
            <w:tcW w:w="900" w:type="dxa"/>
            <w:vMerge w:val="continue"/>
            <w:tcBorders>
              <w:left w:val="nil"/>
              <w:right w:val="single" w:color="auto" w:sz="4" w:space="0"/>
            </w:tcBorders>
            <w:vAlign w:val="center"/>
          </w:tcPr>
          <w:p w14:paraId="76C923D8">
            <w:pPr>
              <w:widowControl/>
              <w:jc w:val="left"/>
              <w:rPr>
                <w:rFonts w:hint="eastAsia" w:asciiTheme="minorEastAsia" w:hAnsiTheme="minorEastAsia" w:eastAsiaTheme="minorEastAsia" w:cstheme="minorEastAsia"/>
                <w:kern w:val="0"/>
                <w:sz w:val="24"/>
                <w:szCs w:val="24"/>
              </w:rPr>
            </w:pPr>
          </w:p>
        </w:tc>
        <w:tc>
          <w:tcPr>
            <w:tcW w:w="1080" w:type="dxa"/>
            <w:vMerge w:val="restart"/>
            <w:tcBorders>
              <w:top w:val="single" w:color="auto" w:sz="4" w:space="0"/>
              <w:left w:val="nil"/>
              <w:right w:val="single" w:color="auto" w:sz="4" w:space="0"/>
            </w:tcBorders>
            <w:shd w:val="clear" w:color="auto" w:fill="FFFFFF"/>
            <w:vAlign w:val="center"/>
          </w:tcPr>
          <w:p w14:paraId="72B64AF9">
            <w:pPr>
              <w:widowControl/>
              <w:spacing w:line="360" w:lineRule="auto"/>
              <w:rPr>
                <w:rFonts w:hint="eastAsia" w:asciiTheme="minorEastAsia" w:hAnsiTheme="minorEastAsia" w:eastAsiaTheme="minorEastAsia" w:cstheme="minorEastAsia"/>
                <w:kern w:val="0"/>
              </w:rPr>
            </w:pPr>
            <w:r>
              <w:rPr>
                <w:rFonts w:hint="eastAsia" w:asciiTheme="minorEastAsia" w:hAnsiTheme="minorEastAsia" w:eastAsiaTheme="minorEastAsia" w:cstheme="minorEastAsia"/>
                <w:kern w:val="0"/>
              </w:rPr>
              <w:t>实践</w:t>
            </w:r>
          </w:p>
        </w:tc>
        <w:tc>
          <w:tcPr>
            <w:tcW w:w="1440" w:type="dxa"/>
            <w:vMerge w:val="restart"/>
            <w:tcBorders>
              <w:top w:val="single" w:color="auto" w:sz="4" w:space="0"/>
              <w:left w:val="nil"/>
              <w:right w:val="single" w:color="auto" w:sz="4" w:space="0"/>
            </w:tcBorders>
            <w:vAlign w:val="center"/>
          </w:tcPr>
          <w:p w14:paraId="0A1F94BD">
            <w:pPr>
              <w:widowControl/>
              <w:spacing w:line="360" w:lineRule="auto"/>
              <w:rPr>
                <w:rFonts w:hint="eastAsia" w:asciiTheme="minorEastAsia" w:hAnsiTheme="minorEastAsia" w:eastAsiaTheme="minorEastAsia" w:cstheme="minorEastAsia"/>
                <w:kern w:val="0"/>
                <w:sz w:val="24"/>
                <w:szCs w:val="24"/>
                <w:lang w:eastAsia="zh-CN"/>
              </w:rPr>
            </w:pPr>
            <w:r>
              <w:rPr>
                <w:rFonts w:hint="eastAsia" w:asciiTheme="minorEastAsia" w:hAnsiTheme="minorEastAsia" w:eastAsiaTheme="minorEastAsia" w:cstheme="minorEastAsia"/>
                <w:kern w:val="0"/>
                <w:sz w:val="24"/>
                <w:szCs w:val="24"/>
                <w:lang w:val="en-US" w:eastAsia="zh-CN"/>
              </w:rPr>
              <w:t>2</w:t>
            </w:r>
          </w:p>
        </w:tc>
      </w:tr>
      <w:tr w14:paraId="7C2DA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06B6E53C">
            <w:pPr>
              <w:spacing w:line="360" w:lineRule="auto"/>
              <w:jc w:val="center"/>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单元3</w:t>
            </w:r>
          </w:p>
        </w:tc>
        <w:tc>
          <w:tcPr>
            <w:tcW w:w="4659" w:type="dxa"/>
            <w:gridSpan w:val="3"/>
            <w:tcBorders>
              <w:top w:val="single" w:color="auto" w:sz="4" w:space="0"/>
              <w:left w:val="nil"/>
              <w:bottom w:val="single" w:color="auto" w:sz="4" w:space="0"/>
              <w:right w:val="single" w:color="auto" w:sz="4" w:space="0"/>
            </w:tcBorders>
          </w:tcPr>
          <w:p w14:paraId="7FBAE535">
            <w:pPr>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0"/>
                <w:kern w:val="0"/>
                <w:sz w:val="24"/>
                <w:lang w:eastAsia="zh-CN"/>
              </w:rPr>
              <w:t>平面</w:t>
            </w:r>
            <w:r>
              <w:rPr>
                <w:rFonts w:hint="eastAsia" w:asciiTheme="minorEastAsia" w:hAnsiTheme="minorEastAsia" w:eastAsiaTheme="minorEastAsia" w:cstheme="minorEastAsia"/>
                <w:spacing w:val="-20"/>
                <w:kern w:val="0"/>
                <w:sz w:val="24"/>
              </w:rPr>
              <w:t>构成教育在我国的发展简况</w:t>
            </w:r>
          </w:p>
        </w:tc>
        <w:tc>
          <w:tcPr>
            <w:tcW w:w="900" w:type="dxa"/>
            <w:vMerge w:val="continue"/>
            <w:tcBorders>
              <w:left w:val="nil"/>
              <w:right w:val="single" w:color="auto" w:sz="4" w:space="0"/>
            </w:tcBorders>
            <w:vAlign w:val="center"/>
          </w:tcPr>
          <w:p w14:paraId="5B9B9185">
            <w:pPr>
              <w:widowControl/>
              <w:jc w:val="left"/>
              <w:rPr>
                <w:rFonts w:hint="eastAsia" w:asciiTheme="minorEastAsia" w:hAnsiTheme="minorEastAsia" w:eastAsiaTheme="minorEastAsia" w:cstheme="minorEastAsia"/>
                <w:kern w:val="0"/>
                <w:sz w:val="24"/>
                <w:szCs w:val="24"/>
              </w:rPr>
            </w:pPr>
          </w:p>
        </w:tc>
        <w:tc>
          <w:tcPr>
            <w:tcW w:w="1080" w:type="dxa"/>
            <w:vMerge w:val="continue"/>
            <w:tcBorders>
              <w:left w:val="nil"/>
              <w:right w:val="single" w:color="auto" w:sz="4" w:space="0"/>
            </w:tcBorders>
            <w:shd w:val="clear" w:color="auto" w:fill="FFFFFF"/>
            <w:vAlign w:val="center"/>
          </w:tcPr>
          <w:p w14:paraId="4BE07BC9">
            <w:pPr>
              <w:widowControl/>
              <w:spacing w:line="360" w:lineRule="auto"/>
              <w:rPr>
                <w:rFonts w:hint="eastAsia" w:asciiTheme="minorEastAsia" w:hAnsiTheme="minorEastAsia" w:eastAsiaTheme="minorEastAsia" w:cstheme="minorEastAsia"/>
                <w:kern w:val="0"/>
              </w:rPr>
            </w:pPr>
          </w:p>
        </w:tc>
        <w:tc>
          <w:tcPr>
            <w:tcW w:w="1440" w:type="dxa"/>
            <w:vMerge w:val="continue"/>
            <w:tcBorders>
              <w:left w:val="nil"/>
              <w:right w:val="single" w:color="auto" w:sz="4" w:space="0"/>
            </w:tcBorders>
            <w:vAlign w:val="center"/>
          </w:tcPr>
          <w:p w14:paraId="4AFAE5FC">
            <w:pPr>
              <w:widowControl/>
              <w:spacing w:line="360" w:lineRule="auto"/>
              <w:rPr>
                <w:rFonts w:hint="eastAsia" w:asciiTheme="minorEastAsia" w:hAnsiTheme="minorEastAsia" w:eastAsiaTheme="minorEastAsia" w:cstheme="minorEastAsia"/>
                <w:kern w:val="0"/>
                <w:sz w:val="24"/>
                <w:szCs w:val="24"/>
              </w:rPr>
            </w:pPr>
          </w:p>
        </w:tc>
      </w:tr>
      <w:tr w14:paraId="4CA0E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6E61638D">
            <w:pPr>
              <w:spacing w:line="360" w:lineRule="auto"/>
              <w:jc w:val="center"/>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单元4</w:t>
            </w:r>
          </w:p>
        </w:tc>
        <w:tc>
          <w:tcPr>
            <w:tcW w:w="4659" w:type="dxa"/>
            <w:gridSpan w:val="3"/>
            <w:tcBorders>
              <w:top w:val="single" w:color="auto" w:sz="4" w:space="0"/>
              <w:left w:val="nil"/>
              <w:bottom w:val="single" w:color="auto" w:sz="4" w:space="0"/>
              <w:right w:val="single" w:color="auto" w:sz="4" w:space="0"/>
            </w:tcBorders>
          </w:tcPr>
          <w:p w14:paraId="3B5F49F3">
            <w:pPr>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20"/>
                <w:kern w:val="0"/>
                <w:sz w:val="24"/>
                <w:lang w:eastAsia="zh-CN"/>
              </w:rPr>
              <w:t>平面</w:t>
            </w:r>
            <w:r>
              <w:rPr>
                <w:rFonts w:hint="eastAsia" w:asciiTheme="minorEastAsia" w:hAnsiTheme="minorEastAsia" w:eastAsiaTheme="minorEastAsia" w:cstheme="minorEastAsia"/>
                <w:spacing w:val="-20"/>
                <w:kern w:val="0"/>
                <w:sz w:val="24"/>
              </w:rPr>
              <w:t>构成的概念</w:t>
            </w:r>
          </w:p>
        </w:tc>
        <w:tc>
          <w:tcPr>
            <w:tcW w:w="900" w:type="dxa"/>
            <w:vMerge w:val="continue"/>
            <w:tcBorders>
              <w:left w:val="nil"/>
              <w:right w:val="single" w:color="auto" w:sz="4" w:space="0"/>
            </w:tcBorders>
            <w:vAlign w:val="center"/>
          </w:tcPr>
          <w:p w14:paraId="3227B465">
            <w:pPr>
              <w:widowControl/>
              <w:jc w:val="left"/>
              <w:rPr>
                <w:rFonts w:hint="eastAsia" w:asciiTheme="minorEastAsia" w:hAnsiTheme="minorEastAsia" w:eastAsiaTheme="minorEastAsia" w:cstheme="minorEastAsia"/>
                <w:kern w:val="0"/>
                <w:sz w:val="24"/>
                <w:szCs w:val="24"/>
              </w:rPr>
            </w:pPr>
          </w:p>
        </w:tc>
        <w:tc>
          <w:tcPr>
            <w:tcW w:w="1080" w:type="dxa"/>
            <w:vMerge w:val="continue"/>
            <w:tcBorders>
              <w:left w:val="nil"/>
              <w:right w:val="single" w:color="auto" w:sz="4" w:space="0"/>
            </w:tcBorders>
            <w:shd w:val="clear" w:color="auto" w:fill="FFFFFF"/>
            <w:vAlign w:val="center"/>
          </w:tcPr>
          <w:p w14:paraId="5705C62A">
            <w:pPr>
              <w:widowControl/>
              <w:spacing w:line="360" w:lineRule="auto"/>
              <w:rPr>
                <w:rFonts w:hint="eastAsia" w:asciiTheme="minorEastAsia" w:hAnsiTheme="minorEastAsia" w:eastAsiaTheme="minorEastAsia" w:cstheme="minorEastAsia"/>
                <w:kern w:val="0"/>
              </w:rPr>
            </w:pPr>
          </w:p>
        </w:tc>
        <w:tc>
          <w:tcPr>
            <w:tcW w:w="1440" w:type="dxa"/>
            <w:vMerge w:val="continue"/>
            <w:tcBorders>
              <w:left w:val="nil"/>
              <w:right w:val="single" w:color="auto" w:sz="4" w:space="0"/>
            </w:tcBorders>
            <w:vAlign w:val="center"/>
          </w:tcPr>
          <w:p w14:paraId="74458470">
            <w:pPr>
              <w:widowControl/>
              <w:spacing w:line="360" w:lineRule="auto"/>
              <w:rPr>
                <w:rFonts w:hint="eastAsia" w:asciiTheme="minorEastAsia" w:hAnsiTheme="minorEastAsia" w:eastAsiaTheme="minorEastAsia" w:cstheme="minorEastAsia"/>
                <w:kern w:val="0"/>
                <w:sz w:val="24"/>
                <w:szCs w:val="24"/>
              </w:rPr>
            </w:pPr>
          </w:p>
        </w:tc>
      </w:tr>
      <w:tr w14:paraId="7B2BF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0153BCDE">
            <w:pPr>
              <w:spacing w:line="360" w:lineRule="auto"/>
              <w:jc w:val="center"/>
              <w:rPr>
                <w:rFonts w:hint="eastAsia" w:asciiTheme="minorEastAsia" w:hAnsiTheme="minorEastAsia" w:eastAsiaTheme="minorEastAsia" w:cstheme="minorEastAsia"/>
                <w:kern w:val="0"/>
                <w:sz w:val="24"/>
                <w:szCs w:val="24"/>
                <w:lang w:eastAsia="zh-CN"/>
              </w:rPr>
            </w:pPr>
            <w:r>
              <w:rPr>
                <w:rFonts w:hint="eastAsia" w:asciiTheme="minorEastAsia" w:hAnsiTheme="minorEastAsia" w:eastAsiaTheme="minorEastAsia" w:cstheme="minorEastAsia"/>
                <w:kern w:val="0"/>
                <w:sz w:val="24"/>
                <w:szCs w:val="24"/>
              </w:rPr>
              <w:t>单元</w:t>
            </w:r>
            <w:r>
              <w:rPr>
                <w:rFonts w:hint="eastAsia" w:asciiTheme="minorEastAsia" w:hAnsiTheme="minorEastAsia" w:eastAsiaTheme="minorEastAsia" w:cstheme="minorEastAsia"/>
                <w:kern w:val="0"/>
                <w:sz w:val="24"/>
                <w:szCs w:val="24"/>
                <w:lang w:val="en-US" w:eastAsia="zh-CN"/>
              </w:rPr>
              <w:t>5</w:t>
            </w:r>
          </w:p>
        </w:tc>
        <w:tc>
          <w:tcPr>
            <w:tcW w:w="4659" w:type="dxa"/>
            <w:gridSpan w:val="3"/>
            <w:tcBorders>
              <w:top w:val="single" w:color="auto" w:sz="4" w:space="0"/>
              <w:left w:val="nil"/>
              <w:bottom w:val="single" w:color="auto" w:sz="4" w:space="0"/>
              <w:right w:val="single" w:color="auto" w:sz="4" w:space="0"/>
            </w:tcBorders>
          </w:tcPr>
          <w:p w14:paraId="426848D9">
            <w:pPr>
              <w:rPr>
                <w:rFonts w:hint="eastAsia" w:asciiTheme="minorEastAsia" w:hAnsiTheme="minorEastAsia" w:eastAsiaTheme="minorEastAsia" w:cstheme="minorEastAsia"/>
                <w:spacing w:val="-20"/>
                <w:kern w:val="0"/>
                <w:sz w:val="24"/>
              </w:rPr>
            </w:pPr>
            <w:r>
              <w:rPr>
                <w:rFonts w:hint="eastAsia" w:asciiTheme="minorEastAsia" w:hAnsiTheme="minorEastAsia" w:eastAsiaTheme="minorEastAsia" w:cstheme="minorEastAsia"/>
                <w:spacing w:val="-20"/>
                <w:kern w:val="0"/>
                <w:sz w:val="24"/>
              </w:rPr>
              <w:t>形式美的法则</w:t>
            </w:r>
          </w:p>
        </w:tc>
        <w:tc>
          <w:tcPr>
            <w:tcW w:w="900" w:type="dxa"/>
            <w:vMerge w:val="continue"/>
            <w:tcBorders>
              <w:left w:val="nil"/>
              <w:right w:val="single" w:color="auto" w:sz="4" w:space="0"/>
            </w:tcBorders>
            <w:vAlign w:val="center"/>
          </w:tcPr>
          <w:p w14:paraId="11CB0CC4">
            <w:pPr>
              <w:widowControl/>
              <w:jc w:val="left"/>
              <w:rPr>
                <w:rFonts w:hint="eastAsia" w:asciiTheme="minorEastAsia" w:hAnsiTheme="minorEastAsia" w:eastAsiaTheme="minorEastAsia" w:cstheme="minorEastAsia"/>
                <w:kern w:val="0"/>
                <w:sz w:val="24"/>
                <w:szCs w:val="24"/>
              </w:rPr>
            </w:pPr>
          </w:p>
        </w:tc>
        <w:tc>
          <w:tcPr>
            <w:tcW w:w="1080" w:type="dxa"/>
            <w:vMerge w:val="continue"/>
            <w:tcBorders>
              <w:left w:val="nil"/>
              <w:right w:val="single" w:color="auto" w:sz="4" w:space="0"/>
            </w:tcBorders>
            <w:shd w:val="clear" w:color="auto" w:fill="FFFFFF"/>
            <w:vAlign w:val="center"/>
          </w:tcPr>
          <w:p w14:paraId="5D11FAA9">
            <w:pPr>
              <w:widowControl/>
              <w:spacing w:line="360" w:lineRule="auto"/>
              <w:rPr>
                <w:rFonts w:hint="eastAsia" w:asciiTheme="minorEastAsia" w:hAnsiTheme="minorEastAsia" w:eastAsiaTheme="minorEastAsia" w:cstheme="minorEastAsia"/>
                <w:kern w:val="0"/>
              </w:rPr>
            </w:pPr>
          </w:p>
        </w:tc>
        <w:tc>
          <w:tcPr>
            <w:tcW w:w="1440" w:type="dxa"/>
            <w:vMerge w:val="continue"/>
            <w:tcBorders>
              <w:left w:val="nil"/>
              <w:right w:val="single" w:color="auto" w:sz="4" w:space="0"/>
            </w:tcBorders>
            <w:vAlign w:val="center"/>
          </w:tcPr>
          <w:p w14:paraId="686EB8C6">
            <w:pPr>
              <w:widowControl/>
              <w:spacing w:line="360" w:lineRule="auto"/>
              <w:rPr>
                <w:rFonts w:hint="eastAsia" w:asciiTheme="minorEastAsia" w:hAnsiTheme="minorEastAsia" w:eastAsiaTheme="minorEastAsia" w:cstheme="minorEastAsia"/>
                <w:kern w:val="0"/>
                <w:sz w:val="24"/>
                <w:szCs w:val="24"/>
              </w:rPr>
            </w:pPr>
          </w:p>
        </w:tc>
      </w:tr>
      <w:tr w14:paraId="29965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1FC951A5">
            <w:pPr>
              <w:widowControl/>
              <w:spacing w:line="360" w:lineRule="auto"/>
              <w:jc w:val="center"/>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学习目标：概括本单元的学习目标，包含知识、技能等目标</w:t>
            </w:r>
          </w:p>
        </w:tc>
      </w:tr>
      <w:tr w14:paraId="52955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1AA55275">
            <w:pPr>
              <w:widowControl/>
              <w:spacing w:line="360" w:lineRule="auto"/>
              <w:ind w:firstLine="480" w:firstLineChars="20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z w:val="24"/>
                <w:szCs w:val="24"/>
                <w:lang w:eastAsia="zh-CN"/>
              </w:rPr>
              <w:t>知识目标：</w:t>
            </w:r>
            <w:r>
              <w:rPr>
                <w:rFonts w:hint="eastAsia" w:asciiTheme="minorEastAsia" w:hAnsiTheme="minorEastAsia" w:eastAsiaTheme="minorEastAsia" w:cstheme="minorEastAsia"/>
                <w:sz w:val="24"/>
                <w:szCs w:val="24"/>
                <w:lang w:val="en-US" w:eastAsia="zh-CN"/>
              </w:rPr>
              <w:t>了解平面构成的起源、发展、概念，</w:t>
            </w:r>
            <w:r>
              <w:rPr>
                <w:rFonts w:hint="eastAsia" w:asciiTheme="minorEastAsia" w:hAnsiTheme="minorEastAsia" w:eastAsiaTheme="minorEastAsia" w:cstheme="minorEastAsia"/>
                <w:spacing w:val="-20"/>
                <w:kern w:val="0"/>
                <w:sz w:val="24"/>
              </w:rPr>
              <w:t>理解包豪斯主义</w:t>
            </w:r>
            <w:r>
              <w:rPr>
                <w:rFonts w:hint="eastAsia" w:asciiTheme="minorEastAsia" w:hAnsiTheme="minorEastAsia" w:eastAsiaTheme="minorEastAsia" w:cstheme="minorEastAsia"/>
                <w:sz w:val="24"/>
                <w:szCs w:val="24"/>
              </w:rPr>
              <w:t>。</w:t>
            </w:r>
          </w:p>
        </w:tc>
      </w:tr>
      <w:tr w14:paraId="7CB33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75E3A702">
            <w:pPr>
              <w:widowControl/>
              <w:spacing w:line="360" w:lineRule="auto"/>
              <w:jc w:val="center"/>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主要内容（标注重点和难点）</w:t>
            </w:r>
          </w:p>
        </w:tc>
        <w:tc>
          <w:tcPr>
            <w:tcW w:w="4500" w:type="dxa"/>
            <w:gridSpan w:val="4"/>
            <w:tcBorders>
              <w:top w:val="nil"/>
              <w:left w:val="nil"/>
              <w:bottom w:val="single" w:color="auto" w:sz="4" w:space="0"/>
              <w:right w:val="single" w:color="auto" w:sz="4" w:space="0"/>
            </w:tcBorders>
            <w:vAlign w:val="center"/>
          </w:tcPr>
          <w:p w14:paraId="4251F599">
            <w:pPr>
              <w:widowControl/>
              <w:spacing w:line="360" w:lineRule="auto"/>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主要教学方法</w:t>
            </w:r>
          </w:p>
        </w:tc>
      </w:tr>
      <w:tr w14:paraId="09870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4860" w:type="dxa"/>
            <w:gridSpan w:val="3"/>
            <w:vMerge w:val="restart"/>
            <w:tcBorders>
              <w:top w:val="nil"/>
              <w:left w:val="single" w:color="auto" w:sz="4" w:space="0"/>
              <w:bottom w:val="single" w:color="auto" w:sz="4" w:space="0"/>
              <w:right w:val="single" w:color="auto" w:sz="4" w:space="0"/>
            </w:tcBorders>
          </w:tcPr>
          <w:p w14:paraId="401A39A5">
            <w:pPr>
              <w:widowControl/>
              <w:spacing w:line="360" w:lineRule="auto"/>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重点：</w:t>
            </w:r>
          </w:p>
          <w:p w14:paraId="5D882A73">
            <w:pPr>
              <w:widowControl/>
              <w:spacing w:line="360" w:lineRule="auto"/>
              <w:jc w:val="left"/>
              <w:rPr>
                <w:rFonts w:hint="eastAsia" w:asciiTheme="minorEastAsia" w:hAnsiTheme="minorEastAsia" w:eastAsiaTheme="minorEastAsia" w:cstheme="minorEastAsia"/>
                <w:spacing w:val="-20"/>
                <w:kern w:val="0"/>
                <w:sz w:val="24"/>
              </w:rPr>
            </w:pPr>
            <w:r>
              <w:rPr>
                <w:rFonts w:hint="eastAsia" w:asciiTheme="minorEastAsia" w:hAnsiTheme="minorEastAsia" w:eastAsiaTheme="minorEastAsia" w:cstheme="minorEastAsia"/>
                <w:spacing w:val="-20"/>
                <w:kern w:val="0"/>
                <w:sz w:val="24"/>
              </w:rPr>
              <w:t>包豪斯设计学院贯彻全新的教育理念</w:t>
            </w:r>
          </w:p>
          <w:p w14:paraId="030963B2">
            <w:pPr>
              <w:widowControl/>
              <w:spacing w:line="360" w:lineRule="auto"/>
              <w:jc w:val="left"/>
              <w:rPr>
                <w:rFonts w:hint="eastAsia" w:asciiTheme="minorEastAsia" w:hAnsiTheme="minorEastAsia" w:eastAsiaTheme="minorEastAsia" w:cstheme="minorEastAsia"/>
                <w:spacing w:val="-20"/>
                <w:kern w:val="0"/>
                <w:sz w:val="24"/>
                <w:lang w:val="en-US" w:eastAsia="zh-CN"/>
              </w:rPr>
            </w:pPr>
            <w:r>
              <w:rPr>
                <w:rFonts w:hint="eastAsia" w:asciiTheme="minorEastAsia" w:hAnsiTheme="minorEastAsia" w:eastAsiaTheme="minorEastAsia" w:cstheme="minorEastAsia"/>
                <w:spacing w:val="-20"/>
                <w:kern w:val="0"/>
                <w:sz w:val="24"/>
                <w:lang w:val="en-US" w:eastAsia="zh-CN"/>
              </w:rPr>
              <w:t>难点：</w:t>
            </w:r>
          </w:p>
          <w:p w14:paraId="1CAC3589">
            <w:pPr>
              <w:widowControl/>
              <w:spacing w:line="360" w:lineRule="auto"/>
              <w:jc w:val="left"/>
              <w:rPr>
                <w:rFonts w:hint="eastAsia" w:asciiTheme="minorEastAsia" w:hAnsiTheme="minorEastAsia" w:eastAsiaTheme="minorEastAsia" w:cstheme="minorEastAsia"/>
                <w:spacing w:val="-20"/>
                <w:kern w:val="0"/>
                <w:sz w:val="24"/>
                <w:lang w:val="en-US" w:eastAsia="zh-CN"/>
              </w:rPr>
            </w:pPr>
            <w:r>
              <w:rPr>
                <w:rFonts w:hint="eastAsia" w:asciiTheme="minorEastAsia" w:hAnsiTheme="minorEastAsia" w:eastAsiaTheme="minorEastAsia" w:cstheme="minorEastAsia"/>
                <w:spacing w:val="-20"/>
                <w:kern w:val="0"/>
                <w:sz w:val="24"/>
                <w:lang w:val="en-US" w:eastAsia="zh-CN"/>
              </w:rPr>
              <w:t>掌握平面设计基本规律，形成现代设计观念和审美意识</w:t>
            </w:r>
          </w:p>
        </w:tc>
        <w:tc>
          <w:tcPr>
            <w:tcW w:w="4500" w:type="dxa"/>
            <w:gridSpan w:val="4"/>
            <w:tcBorders>
              <w:top w:val="nil"/>
              <w:left w:val="nil"/>
              <w:bottom w:val="single" w:color="auto" w:sz="4" w:space="0"/>
              <w:right w:val="single" w:color="auto" w:sz="4" w:space="0"/>
            </w:tcBorders>
            <w:vAlign w:val="center"/>
          </w:tcPr>
          <w:p w14:paraId="2D69CFDE">
            <w:pPr>
              <w:widowControl/>
              <w:spacing w:line="360" w:lineRule="auto"/>
              <w:ind w:firstLine="120" w:firstLineChars="50"/>
              <w:jc w:val="left"/>
              <w:rPr>
                <w:rFonts w:hint="eastAsia" w:asciiTheme="minorEastAsia" w:hAnsiTheme="minorEastAsia" w:eastAsiaTheme="minorEastAsia" w:cstheme="minorEastAsia"/>
                <w:kern w:val="0"/>
                <w:sz w:val="24"/>
                <w:szCs w:val="24"/>
                <w:lang w:eastAsia="zh-CN"/>
              </w:rPr>
            </w:pPr>
            <w:r>
              <w:rPr>
                <w:rFonts w:hint="eastAsia" w:asciiTheme="minorEastAsia" w:hAnsiTheme="minorEastAsia" w:eastAsiaTheme="minorEastAsia" w:cstheme="minorEastAsia"/>
                <w:kern w:val="0"/>
                <w:sz w:val="24"/>
                <w:szCs w:val="24"/>
              </w:rPr>
              <w:t xml:space="preserve"> 多媒体演示、现场讲评、</w:t>
            </w:r>
            <w:r>
              <w:rPr>
                <w:rFonts w:hint="eastAsia" w:asciiTheme="minorEastAsia" w:hAnsiTheme="minorEastAsia" w:eastAsiaTheme="minorEastAsia" w:cstheme="minorEastAsia"/>
                <w:kern w:val="0"/>
                <w:sz w:val="24"/>
                <w:szCs w:val="24"/>
                <w:lang w:eastAsia="zh-CN"/>
              </w:rPr>
              <w:t>理论讲授</w:t>
            </w:r>
          </w:p>
        </w:tc>
      </w:tr>
      <w:tr w14:paraId="194AD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60C58B45">
            <w:pPr>
              <w:widowControl/>
              <w:jc w:val="left"/>
              <w:rPr>
                <w:rFonts w:ascii="宋体" w:hAnsi="宋体"/>
                <w:kern w:val="0"/>
                <w:sz w:val="24"/>
                <w:szCs w:val="24"/>
              </w:rPr>
            </w:pPr>
          </w:p>
        </w:tc>
        <w:tc>
          <w:tcPr>
            <w:tcW w:w="4500" w:type="dxa"/>
            <w:gridSpan w:val="4"/>
            <w:tcBorders>
              <w:top w:val="nil"/>
              <w:left w:val="nil"/>
              <w:bottom w:val="single" w:color="auto" w:sz="4" w:space="0"/>
              <w:right w:val="single" w:color="auto" w:sz="4" w:space="0"/>
            </w:tcBorders>
            <w:vAlign w:val="center"/>
          </w:tcPr>
          <w:p w14:paraId="7A3E36DD">
            <w:pPr>
              <w:widowControl/>
              <w:spacing w:line="360" w:lineRule="auto"/>
              <w:jc w:val="left"/>
              <w:rPr>
                <w:rFonts w:ascii="宋体" w:hAnsi="宋体"/>
                <w:kern w:val="0"/>
                <w:sz w:val="24"/>
                <w:szCs w:val="24"/>
              </w:rPr>
            </w:pPr>
            <w:r>
              <w:rPr>
                <w:rFonts w:hint="eastAsia" w:ascii="宋体" w:hAnsi="宋体"/>
                <w:kern w:val="0"/>
                <w:sz w:val="24"/>
                <w:szCs w:val="24"/>
              </w:rPr>
              <w:t>教学地点</w:t>
            </w:r>
          </w:p>
        </w:tc>
      </w:tr>
      <w:tr w14:paraId="6A1B9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3E945105">
            <w:pPr>
              <w:widowControl/>
              <w:jc w:val="left"/>
              <w:rPr>
                <w:rFonts w:ascii="宋体" w:hAnsi="宋体"/>
                <w:kern w:val="0"/>
                <w:sz w:val="24"/>
                <w:szCs w:val="24"/>
              </w:rPr>
            </w:pPr>
          </w:p>
        </w:tc>
        <w:tc>
          <w:tcPr>
            <w:tcW w:w="4500" w:type="dxa"/>
            <w:gridSpan w:val="4"/>
            <w:tcBorders>
              <w:top w:val="nil"/>
              <w:left w:val="nil"/>
              <w:bottom w:val="single" w:color="auto" w:sz="4" w:space="0"/>
              <w:right w:val="single" w:color="auto" w:sz="4" w:space="0"/>
            </w:tcBorders>
            <w:vAlign w:val="center"/>
          </w:tcPr>
          <w:p w14:paraId="71712D15">
            <w:pPr>
              <w:widowControl/>
              <w:spacing w:line="360" w:lineRule="auto"/>
              <w:ind w:firstLine="360" w:firstLineChars="150"/>
              <w:jc w:val="left"/>
              <w:rPr>
                <w:rFonts w:ascii="宋体" w:hAnsi="宋体"/>
                <w:kern w:val="0"/>
                <w:sz w:val="24"/>
                <w:szCs w:val="24"/>
              </w:rPr>
            </w:pPr>
            <w:r>
              <w:rPr>
                <w:rFonts w:hint="eastAsia" w:ascii="宋体" w:hAnsi="宋体"/>
                <w:kern w:val="0"/>
                <w:sz w:val="24"/>
                <w:szCs w:val="24"/>
              </w:rPr>
              <w:t>多媒体教室</w:t>
            </w:r>
          </w:p>
        </w:tc>
      </w:tr>
      <w:tr w14:paraId="26145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29DF9BE5">
            <w:pPr>
              <w:widowControl/>
              <w:jc w:val="left"/>
              <w:rPr>
                <w:rFonts w:ascii="宋体" w:hAnsi="宋体"/>
                <w:kern w:val="0"/>
                <w:sz w:val="24"/>
                <w:szCs w:val="24"/>
              </w:rPr>
            </w:pPr>
          </w:p>
        </w:tc>
        <w:tc>
          <w:tcPr>
            <w:tcW w:w="4500" w:type="dxa"/>
            <w:gridSpan w:val="4"/>
            <w:tcBorders>
              <w:top w:val="nil"/>
              <w:left w:val="nil"/>
              <w:bottom w:val="single" w:color="auto" w:sz="4" w:space="0"/>
              <w:right w:val="single" w:color="auto" w:sz="4" w:space="0"/>
            </w:tcBorders>
            <w:vAlign w:val="center"/>
          </w:tcPr>
          <w:p w14:paraId="6DE8B5E0">
            <w:pPr>
              <w:widowControl/>
              <w:spacing w:line="360" w:lineRule="auto"/>
              <w:jc w:val="left"/>
              <w:rPr>
                <w:rFonts w:ascii="宋体" w:hAnsi="宋体"/>
                <w:kern w:val="0"/>
                <w:sz w:val="24"/>
                <w:szCs w:val="24"/>
              </w:rPr>
            </w:pPr>
            <w:r>
              <w:rPr>
                <w:rFonts w:hint="eastAsia" w:ascii="宋体" w:hAnsi="宋体"/>
                <w:kern w:val="0"/>
                <w:sz w:val="24"/>
                <w:szCs w:val="24"/>
              </w:rPr>
              <w:t>教学及参考资料</w:t>
            </w:r>
          </w:p>
        </w:tc>
      </w:tr>
      <w:tr w14:paraId="2EC61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3EE1AB74">
            <w:pPr>
              <w:widowControl/>
              <w:jc w:val="left"/>
              <w:rPr>
                <w:rFonts w:ascii="宋体" w:hAnsi="宋体"/>
                <w:kern w:val="0"/>
                <w:sz w:val="24"/>
                <w:szCs w:val="24"/>
              </w:rPr>
            </w:pPr>
          </w:p>
        </w:tc>
        <w:tc>
          <w:tcPr>
            <w:tcW w:w="4500" w:type="dxa"/>
            <w:gridSpan w:val="4"/>
            <w:tcBorders>
              <w:top w:val="nil"/>
              <w:left w:val="nil"/>
              <w:bottom w:val="single" w:color="auto" w:sz="4" w:space="0"/>
              <w:right w:val="single" w:color="auto" w:sz="4" w:space="0"/>
            </w:tcBorders>
            <w:vAlign w:val="center"/>
          </w:tcPr>
          <w:p w14:paraId="5BEEB3EE">
            <w:pPr>
              <w:widowControl/>
              <w:spacing w:line="360" w:lineRule="auto"/>
              <w:jc w:val="left"/>
              <w:rPr>
                <w:rFonts w:ascii="宋体" w:hAnsi="宋体"/>
                <w:kern w:val="0"/>
                <w:sz w:val="24"/>
                <w:szCs w:val="24"/>
              </w:rPr>
            </w:pPr>
            <w:r>
              <w:rPr>
                <w:rFonts w:hint="eastAsia" w:ascii="宋体" w:hAnsi="宋体"/>
                <w:kern w:val="0"/>
                <w:sz w:val="24"/>
                <w:szCs w:val="24"/>
              </w:rPr>
              <w:t xml:space="preserve"> </w:t>
            </w:r>
            <w:r>
              <w:rPr>
                <w:rFonts w:hint="eastAsia" w:ascii="宋体" w:hAnsi="宋体"/>
                <w:bCs/>
                <w:sz w:val="24"/>
              </w:rPr>
              <w:t>《平面构成》  文健、钟卓丽、李天飞著</w:t>
            </w:r>
          </w:p>
        </w:tc>
      </w:tr>
      <w:tr w14:paraId="67079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5784C99E">
            <w:pPr>
              <w:widowControl/>
              <w:jc w:val="left"/>
              <w:rPr>
                <w:rFonts w:ascii="宋体" w:hAnsi="宋体"/>
                <w:kern w:val="0"/>
                <w:sz w:val="24"/>
                <w:szCs w:val="24"/>
              </w:rPr>
            </w:pPr>
          </w:p>
        </w:tc>
        <w:tc>
          <w:tcPr>
            <w:tcW w:w="4500" w:type="dxa"/>
            <w:gridSpan w:val="4"/>
            <w:tcBorders>
              <w:top w:val="nil"/>
              <w:left w:val="nil"/>
              <w:bottom w:val="single" w:color="auto" w:sz="4" w:space="0"/>
              <w:right w:val="single" w:color="auto" w:sz="4" w:space="0"/>
            </w:tcBorders>
            <w:vAlign w:val="center"/>
          </w:tcPr>
          <w:p w14:paraId="2459A3E2">
            <w:pPr>
              <w:widowControl/>
              <w:spacing w:line="360" w:lineRule="auto"/>
              <w:jc w:val="left"/>
              <w:rPr>
                <w:rFonts w:ascii="宋体" w:hAnsi="宋体"/>
                <w:kern w:val="0"/>
                <w:sz w:val="24"/>
                <w:szCs w:val="24"/>
              </w:rPr>
            </w:pPr>
            <w:r>
              <w:rPr>
                <w:rFonts w:hint="eastAsia" w:ascii="宋体" w:hAnsi="宋体"/>
                <w:kern w:val="0"/>
                <w:sz w:val="24"/>
                <w:szCs w:val="24"/>
              </w:rPr>
              <w:t>练习与习题建议</w:t>
            </w:r>
          </w:p>
        </w:tc>
      </w:tr>
      <w:tr w14:paraId="2756C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10719B1B">
            <w:pPr>
              <w:widowControl/>
              <w:jc w:val="left"/>
              <w:rPr>
                <w:rFonts w:ascii="宋体" w:hAnsi="宋体"/>
                <w:kern w:val="0"/>
                <w:sz w:val="24"/>
                <w:szCs w:val="24"/>
              </w:rPr>
            </w:pPr>
          </w:p>
        </w:tc>
        <w:tc>
          <w:tcPr>
            <w:tcW w:w="4500" w:type="dxa"/>
            <w:gridSpan w:val="4"/>
            <w:tcBorders>
              <w:top w:val="nil"/>
              <w:left w:val="nil"/>
              <w:bottom w:val="single" w:color="auto" w:sz="4" w:space="0"/>
              <w:right w:val="single" w:color="auto" w:sz="4" w:space="0"/>
            </w:tcBorders>
            <w:vAlign w:val="center"/>
          </w:tcPr>
          <w:p w14:paraId="48A3FC87">
            <w:pPr>
              <w:widowControl/>
              <w:spacing w:line="360" w:lineRule="auto"/>
              <w:jc w:val="left"/>
              <w:rPr>
                <w:rFonts w:ascii="宋体" w:hAnsi="宋体"/>
                <w:kern w:val="0"/>
                <w:sz w:val="24"/>
                <w:szCs w:val="24"/>
              </w:rPr>
            </w:pPr>
            <w:r>
              <w:rPr>
                <w:rFonts w:hint="eastAsia" w:ascii="宋体" w:hAnsi="宋体"/>
                <w:kern w:val="0"/>
                <w:sz w:val="24"/>
                <w:szCs w:val="24"/>
              </w:rPr>
              <w:t xml:space="preserve">  每个单元有对应的练习，进行市场调查</w:t>
            </w:r>
          </w:p>
        </w:tc>
      </w:tr>
      <w:tr w14:paraId="0C44D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32F88FDC">
            <w:pPr>
              <w:widowControl/>
              <w:spacing w:line="360" w:lineRule="auto"/>
              <w:jc w:val="center"/>
              <w:rPr>
                <w:rFonts w:ascii="宋体" w:hAnsi="宋体"/>
                <w:kern w:val="0"/>
                <w:sz w:val="24"/>
                <w:szCs w:val="24"/>
              </w:rPr>
            </w:pPr>
            <w:r>
              <w:rPr>
                <w:rFonts w:hint="eastAsia" w:ascii="宋体" w:hAnsi="宋体"/>
                <w:kern w:val="0"/>
                <w:sz w:val="24"/>
                <w:szCs w:val="24"/>
              </w:rPr>
              <w:t>考核与评价方式说明</w:t>
            </w:r>
          </w:p>
        </w:tc>
        <w:tc>
          <w:tcPr>
            <w:tcW w:w="4500" w:type="dxa"/>
            <w:gridSpan w:val="4"/>
            <w:tcBorders>
              <w:top w:val="nil"/>
              <w:left w:val="nil"/>
              <w:bottom w:val="single" w:color="auto" w:sz="4" w:space="0"/>
              <w:right w:val="single" w:color="auto" w:sz="4" w:space="0"/>
            </w:tcBorders>
            <w:vAlign w:val="center"/>
          </w:tcPr>
          <w:p w14:paraId="77B4C7A6">
            <w:pPr>
              <w:widowControl/>
              <w:spacing w:line="360" w:lineRule="auto"/>
              <w:jc w:val="left"/>
              <w:rPr>
                <w:rFonts w:ascii="宋体" w:hAnsi="宋体"/>
                <w:kern w:val="0"/>
                <w:sz w:val="24"/>
                <w:szCs w:val="24"/>
              </w:rPr>
            </w:pPr>
            <w:r>
              <w:rPr>
                <w:rFonts w:hint="eastAsia" w:ascii="宋体" w:hAnsi="宋体"/>
                <w:kern w:val="0"/>
                <w:sz w:val="24"/>
                <w:szCs w:val="24"/>
              </w:rPr>
              <w:t>权重分配</w:t>
            </w:r>
          </w:p>
        </w:tc>
      </w:tr>
      <w:tr w14:paraId="43806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2F15BB24">
            <w:pPr>
              <w:widowControl/>
              <w:spacing w:line="360" w:lineRule="auto"/>
              <w:jc w:val="center"/>
              <w:rPr>
                <w:rFonts w:ascii="宋体" w:hAnsi="宋体"/>
                <w:kern w:val="0"/>
                <w:sz w:val="24"/>
                <w:szCs w:val="24"/>
              </w:rPr>
            </w:pPr>
            <w:r>
              <w:rPr>
                <w:rFonts w:hint="eastAsia" w:ascii="宋体" w:hAnsi="宋体"/>
                <w:kern w:val="0"/>
                <w:sz w:val="24"/>
                <w:szCs w:val="24"/>
              </w:rPr>
              <w:t xml:space="preserve"> 平时练习与综合练习相结合，个人能力与集体评价相结合。</w:t>
            </w:r>
          </w:p>
        </w:tc>
        <w:tc>
          <w:tcPr>
            <w:tcW w:w="4500" w:type="dxa"/>
            <w:gridSpan w:val="4"/>
            <w:tcBorders>
              <w:top w:val="nil"/>
              <w:left w:val="nil"/>
              <w:bottom w:val="single" w:color="auto" w:sz="4" w:space="0"/>
              <w:right w:val="single" w:color="auto" w:sz="4" w:space="0"/>
            </w:tcBorders>
            <w:vAlign w:val="center"/>
          </w:tcPr>
          <w:p w14:paraId="58DF2C79">
            <w:pPr>
              <w:widowControl/>
              <w:spacing w:line="360" w:lineRule="auto"/>
              <w:jc w:val="left"/>
              <w:rPr>
                <w:rFonts w:ascii="宋体" w:hAnsi="宋体"/>
                <w:kern w:val="0"/>
                <w:sz w:val="24"/>
                <w:szCs w:val="24"/>
              </w:rPr>
            </w:pPr>
            <w:r>
              <w:rPr>
                <w:rFonts w:hint="eastAsia" w:ascii="宋体" w:hAnsi="宋体"/>
                <w:kern w:val="0"/>
                <w:sz w:val="24"/>
                <w:szCs w:val="24"/>
              </w:rPr>
              <w:t>平时练习占 40 %、综合练习占40 %</w:t>
            </w:r>
          </w:p>
          <w:p w14:paraId="70F23CB3">
            <w:pPr>
              <w:widowControl/>
              <w:spacing w:line="360" w:lineRule="auto"/>
              <w:jc w:val="left"/>
              <w:rPr>
                <w:rFonts w:ascii="宋体" w:hAnsi="宋体"/>
                <w:kern w:val="0"/>
                <w:sz w:val="24"/>
                <w:szCs w:val="24"/>
              </w:rPr>
            </w:pPr>
            <w:r>
              <w:rPr>
                <w:rFonts w:hint="eastAsia" w:ascii="宋体" w:hAnsi="宋体"/>
                <w:kern w:val="0"/>
                <w:sz w:val="24"/>
                <w:szCs w:val="24"/>
              </w:rPr>
              <w:t>集体评价占 20 %</w:t>
            </w:r>
          </w:p>
        </w:tc>
      </w:tr>
    </w:tbl>
    <w:p w14:paraId="0002A4BF">
      <w:pPr>
        <w:widowControl/>
        <w:spacing w:line="360" w:lineRule="auto"/>
        <w:rPr>
          <w:rFonts w:ascii="宋体" w:hAnsi="宋体" w:cs="仿宋_GB2312"/>
          <w:b/>
          <w:bCs/>
          <w:position w:val="6"/>
          <w:sz w:val="24"/>
          <w:szCs w:val="24"/>
        </w:rPr>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080"/>
        <w:gridCol w:w="900"/>
        <w:gridCol w:w="1080"/>
        <w:gridCol w:w="1440"/>
      </w:tblGrid>
      <w:tr w14:paraId="756D4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vAlign w:val="center"/>
          </w:tcPr>
          <w:p w14:paraId="38845EA6">
            <w:pPr>
              <w:widowControl/>
              <w:spacing w:line="360" w:lineRule="auto"/>
              <w:rPr>
                <w:rFonts w:ascii="宋体" w:hAnsi="宋体"/>
                <w:kern w:val="0"/>
                <w:sz w:val="24"/>
                <w:szCs w:val="24"/>
              </w:rPr>
            </w:pPr>
            <w:r>
              <w:rPr>
                <w:rFonts w:hint="eastAsia" w:ascii="宋体" w:hAnsi="宋体"/>
                <w:kern w:val="0"/>
                <w:sz w:val="24"/>
                <w:szCs w:val="24"/>
              </w:rPr>
              <w:t>模块（或工作情境）</w:t>
            </w:r>
          </w:p>
        </w:tc>
        <w:tc>
          <w:tcPr>
            <w:tcW w:w="6973" w:type="dxa"/>
            <w:gridSpan w:val="5"/>
            <w:tcBorders>
              <w:top w:val="single" w:color="auto" w:sz="4" w:space="0"/>
              <w:left w:val="nil"/>
              <w:bottom w:val="single" w:color="auto" w:sz="4" w:space="0"/>
              <w:right w:val="single" w:color="auto" w:sz="4" w:space="0"/>
            </w:tcBorders>
            <w:vAlign w:val="center"/>
          </w:tcPr>
          <w:p w14:paraId="68931FAF">
            <w:pPr>
              <w:widowControl/>
              <w:spacing w:line="360" w:lineRule="auto"/>
              <w:jc w:val="center"/>
              <w:rPr>
                <w:rFonts w:ascii="宋体" w:hAnsi="宋体"/>
                <w:kern w:val="0"/>
                <w:sz w:val="24"/>
                <w:szCs w:val="24"/>
              </w:rPr>
            </w:pPr>
            <w:r>
              <w:rPr>
                <w:rFonts w:hint="eastAsia" w:ascii="宋体" w:hAnsi="宋体"/>
                <w:kern w:val="0"/>
                <w:sz w:val="24"/>
                <w:szCs w:val="24"/>
              </w:rPr>
              <w:t>模块二</w:t>
            </w:r>
          </w:p>
        </w:tc>
      </w:tr>
      <w:tr w14:paraId="638EF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51711D77">
            <w:pPr>
              <w:widowControl/>
              <w:spacing w:line="360" w:lineRule="auto"/>
              <w:ind w:firstLine="240" w:firstLineChars="100"/>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单元1</w:t>
            </w:r>
          </w:p>
        </w:tc>
        <w:tc>
          <w:tcPr>
            <w:tcW w:w="4659" w:type="dxa"/>
            <w:gridSpan w:val="3"/>
            <w:tcBorders>
              <w:top w:val="single" w:color="auto" w:sz="4" w:space="0"/>
              <w:left w:val="nil"/>
              <w:bottom w:val="single" w:color="auto" w:sz="4" w:space="0"/>
              <w:right w:val="single" w:color="auto" w:sz="4" w:space="0"/>
            </w:tcBorders>
          </w:tcPr>
          <w:p w14:paraId="40FDBADB">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形象的定义</w:t>
            </w:r>
          </w:p>
        </w:tc>
        <w:tc>
          <w:tcPr>
            <w:tcW w:w="900" w:type="dxa"/>
            <w:vMerge w:val="restart"/>
            <w:tcBorders>
              <w:top w:val="single" w:color="auto" w:sz="4" w:space="0"/>
              <w:left w:val="nil"/>
              <w:right w:val="single" w:color="auto" w:sz="4" w:space="0"/>
            </w:tcBorders>
            <w:vAlign w:val="center"/>
          </w:tcPr>
          <w:p w14:paraId="11BBE77A">
            <w:pPr>
              <w:widowControl/>
              <w:spacing w:line="360" w:lineRule="auto"/>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学时</w:t>
            </w:r>
          </w:p>
        </w:tc>
        <w:tc>
          <w:tcPr>
            <w:tcW w:w="1080" w:type="dxa"/>
            <w:tcBorders>
              <w:top w:val="single" w:color="auto" w:sz="4" w:space="0"/>
              <w:left w:val="nil"/>
              <w:bottom w:val="single" w:color="auto" w:sz="4" w:space="0"/>
              <w:right w:val="single" w:color="auto" w:sz="4" w:space="0"/>
            </w:tcBorders>
            <w:shd w:val="clear" w:color="auto" w:fill="FFFFFF"/>
            <w:vAlign w:val="center"/>
          </w:tcPr>
          <w:p w14:paraId="42068AC8">
            <w:pPr>
              <w:widowControl/>
              <w:spacing w:line="360" w:lineRule="auto"/>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理论</w:t>
            </w:r>
          </w:p>
        </w:tc>
        <w:tc>
          <w:tcPr>
            <w:tcW w:w="1440" w:type="dxa"/>
            <w:tcBorders>
              <w:top w:val="single" w:color="auto" w:sz="4" w:space="0"/>
              <w:left w:val="nil"/>
              <w:bottom w:val="single" w:color="auto" w:sz="4" w:space="0"/>
              <w:right w:val="single" w:color="auto" w:sz="4" w:space="0"/>
            </w:tcBorders>
            <w:vAlign w:val="center"/>
          </w:tcPr>
          <w:p w14:paraId="3EF94A4A">
            <w:pPr>
              <w:widowControl/>
              <w:spacing w:line="360" w:lineRule="auto"/>
              <w:rPr>
                <w:rFonts w:hint="eastAsia" w:asciiTheme="minorEastAsia" w:hAnsiTheme="minorEastAsia" w:eastAsiaTheme="minorEastAsia" w:cstheme="minorEastAsia"/>
                <w:kern w:val="0"/>
                <w:sz w:val="24"/>
                <w:szCs w:val="24"/>
                <w:lang w:eastAsia="zh-CN"/>
              </w:rPr>
            </w:pPr>
            <w:r>
              <w:rPr>
                <w:rFonts w:hint="eastAsia" w:asciiTheme="minorEastAsia" w:hAnsiTheme="minorEastAsia" w:eastAsiaTheme="minorEastAsia" w:cstheme="minorEastAsia"/>
                <w:kern w:val="0"/>
                <w:sz w:val="24"/>
                <w:szCs w:val="24"/>
                <w:lang w:val="en-US" w:eastAsia="zh-CN"/>
              </w:rPr>
              <w:t>4</w:t>
            </w:r>
          </w:p>
        </w:tc>
      </w:tr>
      <w:tr w14:paraId="3AFC5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092D0A44">
            <w:pPr>
              <w:widowControl/>
              <w:spacing w:line="360" w:lineRule="auto"/>
              <w:jc w:val="center"/>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单元2</w:t>
            </w:r>
          </w:p>
        </w:tc>
        <w:tc>
          <w:tcPr>
            <w:tcW w:w="4659" w:type="dxa"/>
            <w:gridSpan w:val="3"/>
            <w:tcBorders>
              <w:top w:val="single" w:color="auto" w:sz="4" w:space="0"/>
              <w:left w:val="nil"/>
              <w:bottom w:val="single" w:color="auto" w:sz="4" w:space="0"/>
              <w:right w:val="single" w:color="auto" w:sz="4" w:space="0"/>
            </w:tcBorders>
          </w:tcPr>
          <w:p w14:paraId="690E4E4F">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形象的分类--抽象形，具象形</w:t>
            </w:r>
          </w:p>
        </w:tc>
        <w:tc>
          <w:tcPr>
            <w:tcW w:w="900" w:type="dxa"/>
            <w:vMerge w:val="continue"/>
            <w:tcBorders>
              <w:left w:val="nil"/>
              <w:right w:val="single" w:color="auto" w:sz="4" w:space="0"/>
            </w:tcBorders>
            <w:vAlign w:val="center"/>
          </w:tcPr>
          <w:p w14:paraId="1C3B8ED1">
            <w:pPr>
              <w:widowControl/>
              <w:jc w:val="left"/>
              <w:rPr>
                <w:rFonts w:hint="eastAsia" w:asciiTheme="minorEastAsia" w:hAnsiTheme="minorEastAsia" w:eastAsiaTheme="minorEastAsia" w:cstheme="minorEastAsia"/>
                <w:kern w:val="0"/>
                <w:sz w:val="24"/>
                <w:szCs w:val="24"/>
              </w:rPr>
            </w:pPr>
          </w:p>
        </w:tc>
        <w:tc>
          <w:tcPr>
            <w:tcW w:w="1080" w:type="dxa"/>
            <w:vMerge w:val="restart"/>
            <w:tcBorders>
              <w:top w:val="single" w:color="auto" w:sz="4" w:space="0"/>
              <w:left w:val="nil"/>
              <w:right w:val="single" w:color="auto" w:sz="4" w:space="0"/>
            </w:tcBorders>
            <w:shd w:val="clear" w:color="auto" w:fill="FFFFFF"/>
            <w:vAlign w:val="center"/>
          </w:tcPr>
          <w:p w14:paraId="51CEE682">
            <w:pPr>
              <w:widowControl/>
              <w:spacing w:line="360" w:lineRule="auto"/>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实践</w:t>
            </w:r>
          </w:p>
        </w:tc>
        <w:tc>
          <w:tcPr>
            <w:tcW w:w="1440" w:type="dxa"/>
            <w:vMerge w:val="restart"/>
            <w:tcBorders>
              <w:top w:val="single" w:color="auto" w:sz="4" w:space="0"/>
              <w:left w:val="nil"/>
              <w:right w:val="single" w:color="auto" w:sz="4" w:space="0"/>
            </w:tcBorders>
            <w:vAlign w:val="center"/>
          </w:tcPr>
          <w:p w14:paraId="14807E3B">
            <w:pPr>
              <w:widowControl/>
              <w:spacing w:line="360" w:lineRule="auto"/>
              <w:rPr>
                <w:rFonts w:hint="eastAsia" w:asciiTheme="minorEastAsia" w:hAnsiTheme="minorEastAsia" w:eastAsiaTheme="minorEastAsia" w:cstheme="minorEastAsia"/>
                <w:kern w:val="0"/>
                <w:sz w:val="24"/>
                <w:szCs w:val="24"/>
                <w:lang w:eastAsia="zh-CN"/>
              </w:rPr>
            </w:pPr>
            <w:r>
              <w:rPr>
                <w:rFonts w:hint="eastAsia" w:asciiTheme="minorEastAsia" w:hAnsiTheme="minorEastAsia" w:eastAsiaTheme="minorEastAsia" w:cstheme="minorEastAsia"/>
                <w:kern w:val="0"/>
                <w:sz w:val="24"/>
                <w:szCs w:val="24"/>
                <w:lang w:val="en-US" w:eastAsia="zh-CN"/>
              </w:rPr>
              <w:t>2</w:t>
            </w:r>
          </w:p>
        </w:tc>
      </w:tr>
      <w:tr w14:paraId="4934D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6D90FEB9">
            <w:pPr>
              <w:spacing w:line="360" w:lineRule="auto"/>
              <w:jc w:val="center"/>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单元3</w:t>
            </w:r>
          </w:p>
        </w:tc>
        <w:tc>
          <w:tcPr>
            <w:tcW w:w="4659" w:type="dxa"/>
            <w:gridSpan w:val="3"/>
            <w:tcBorders>
              <w:top w:val="single" w:color="auto" w:sz="4" w:space="0"/>
              <w:left w:val="nil"/>
              <w:bottom w:val="single" w:color="auto" w:sz="4" w:space="0"/>
              <w:right w:val="single" w:color="auto" w:sz="4" w:space="0"/>
            </w:tcBorders>
          </w:tcPr>
          <w:p w14:paraId="69843349">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形象的</w:t>
            </w:r>
            <w:r>
              <w:rPr>
                <w:rFonts w:hint="eastAsia" w:asciiTheme="minorEastAsia" w:hAnsiTheme="minorEastAsia" w:eastAsiaTheme="minorEastAsia" w:cstheme="minorEastAsia"/>
                <w:sz w:val="24"/>
                <w:szCs w:val="24"/>
                <w:lang w:val="en-US" w:eastAsia="zh-CN"/>
              </w:rPr>
              <w:t>组合</w:t>
            </w:r>
          </w:p>
        </w:tc>
        <w:tc>
          <w:tcPr>
            <w:tcW w:w="900" w:type="dxa"/>
            <w:vMerge w:val="continue"/>
            <w:tcBorders>
              <w:left w:val="nil"/>
              <w:right w:val="single" w:color="auto" w:sz="4" w:space="0"/>
            </w:tcBorders>
            <w:vAlign w:val="center"/>
          </w:tcPr>
          <w:p w14:paraId="01C68803">
            <w:pPr>
              <w:widowControl/>
              <w:jc w:val="left"/>
              <w:rPr>
                <w:rFonts w:hint="eastAsia" w:asciiTheme="minorEastAsia" w:hAnsiTheme="minorEastAsia" w:eastAsiaTheme="minorEastAsia" w:cstheme="minorEastAsia"/>
                <w:kern w:val="0"/>
                <w:sz w:val="24"/>
                <w:szCs w:val="24"/>
              </w:rPr>
            </w:pPr>
          </w:p>
        </w:tc>
        <w:tc>
          <w:tcPr>
            <w:tcW w:w="1080" w:type="dxa"/>
            <w:vMerge w:val="continue"/>
            <w:tcBorders>
              <w:left w:val="nil"/>
              <w:right w:val="single" w:color="auto" w:sz="4" w:space="0"/>
            </w:tcBorders>
            <w:shd w:val="clear" w:color="auto" w:fill="FFFFFF"/>
            <w:vAlign w:val="center"/>
          </w:tcPr>
          <w:p w14:paraId="23608F3A">
            <w:pPr>
              <w:widowControl/>
              <w:spacing w:line="360" w:lineRule="auto"/>
              <w:rPr>
                <w:rFonts w:hint="eastAsia" w:asciiTheme="minorEastAsia" w:hAnsiTheme="minorEastAsia" w:eastAsiaTheme="minorEastAsia" w:cstheme="minorEastAsia"/>
                <w:kern w:val="0"/>
                <w:sz w:val="24"/>
                <w:szCs w:val="24"/>
              </w:rPr>
            </w:pPr>
          </w:p>
        </w:tc>
        <w:tc>
          <w:tcPr>
            <w:tcW w:w="1440" w:type="dxa"/>
            <w:vMerge w:val="continue"/>
            <w:tcBorders>
              <w:left w:val="nil"/>
              <w:right w:val="single" w:color="auto" w:sz="4" w:space="0"/>
            </w:tcBorders>
            <w:vAlign w:val="center"/>
          </w:tcPr>
          <w:p w14:paraId="3C21E60E">
            <w:pPr>
              <w:widowControl/>
              <w:spacing w:line="360" w:lineRule="auto"/>
              <w:rPr>
                <w:rFonts w:hint="eastAsia" w:asciiTheme="minorEastAsia" w:hAnsiTheme="minorEastAsia" w:eastAsiaTheme="minorEastAsia" w:cstheme="minorEastAsia"/>
                <w:kern w:val="0"/>
                <w:sz w:val="24"/>
                <w:szCs w:val="24"/>
              </w:rPr>
            </w:pPr>
          </w:p>
        </w:tc>
      </w:tr>
      <w:tr w14:paraId="75243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2322FE6D">
            <w:pPr>
              <w:widowControl/>
              <w:spacing w:line="360" w:lineRule="auto"/>
              <w:jc w:val="center"/>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学习目标：概括本单元的学习目标，包含知识、技能等目标</w:t>
            </w:r>
          </w:p>
        </w:tc>
      </w:tr>
      <w:tr w14:paraId="50871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48295108">
            <w:pPr>
              <w:widowControl/>
              <w:spacing w:line="360" w:lineRule="auto"/>
              <w:ind w:firstLine="480" w:firstLineChars="20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知识目标：学习</w:t>
            </w:r>
            <w:r>
              <w:rPr>
                <w:rFonts w:hint="eastAsia" w:asciiTheme="minorEastAsia" w:hAnsiTheme="minorEastAsia" w:eastAsiaTheme="minorEastAsia" w:cstheme="minorEastAsia"/>
                <w:sz w:val="24"/>
                <w:szCs w:val="24"/>
                <w:lang w:val="en-US" w:eastAsia="zh-CN"/>
              </w:rPr>
              <w:t>形象的定义以及形象的分类</w:t>
            </w:r>
          </w:p>
          <w:p w14:paraId="7B2A4C33">
            <w:pPr>
              <w:widowControl/>
              <w:spacing w:line="360" w:lineRule="auto"/>
              <w:ind w:firstLine="480" w:firstLineChars="200"/>
              <w:jc w:val="left"/>
              <w:rPr>
                <w:rFonts w:hint="eastAsia" w:ascii="宋体" w:hAnsi="宋体" w:eastAsia="宋体"/>
                <w:kern w:val="0"/>
                <w:sz w:val="24"/>
                <w:szCs w:val="24"/>
                <w:lang w:eastAsia="zh-CN"/>
              </w:rPr>
            </w:pPr>
            <w:r>
              <w:rPr>
                <w:rFonts w:hint="eastAsia" w:asciiTheme="minorEastAsia" w:hAnsiTheme="minorEastAsia" w:eastAsiaTheme="minorEastAsia" w:cstheme="minorEastAsia"/>
                <w:sz w:val="24"/>
                <w:szCs w:val="24"/>
              </w:rPr>
              <w:t>技能目标：会运用基本形与营销陈列区骨骼布局设计；</w:t>
            </w:r>
            <w:r>
              <w:rPr>
                <w:rFonts w:hint="eastAsia" w:asciiTheme="minorEastAsia" w:hAnsiTheme="minorEastAsia" w:eastAsiaTheme="minorEastAsia" w:cstheme="minorEastAsia"/>
                <w:sz w:val="24"/>
                <w:szCs w:val="24"/>
                <w:lang w:eastAsia="zh-CN"/>
              </w:rPr>
              <w:t>。</w:t>
            </w:r>
          </w:p>
        </w:tc>
      </w:tr>
      <w:tr w14:paraId="59D22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0144AE58">
            <w:pPr>
              <w:widowControl/>
              <w:spacing w:line="360" w:lineRule="auto"/>
              <w:jc w:val="center"/>
              <w:rPr>
                <w:rFonts w:ascii="宋体" w:hAnsi="宋体"/>
                <w:kern w:val="0"/>
                <w:sz w:val="24"/>
                <w:szCs w:val="24"/>
              </w:rPr>
            </w:pPr>
            <w:r>
              <w:rPr>
                <w:rFonts w:hint="eastAsia" w:ascii="宋体" w:hAnsi="宋体"/>
                <w:kern w:val="0"/>
                <w:sz w:val="24"/>
                <w:szCs w:val="24"/>
              </w:rPr>
              <w:t>主要内容（标注重点和难点）</w:t>
            </w:r>
          </w:p>
        </w:tc>
        <w:tc>
          <w:tcPr>
            <w:tcW w:w="4500" w:type="dxa"/>
            <w:gridSpan w:val="4"/>
            <w:tcBorders>
              <w:top w:val="nil"/>
              <w:left w:val="nil"/>
              <w:bottom w:val="single" w:color="auto" w:sz="4" w:space="0"/>
              <w:right w:val="single" w:color="auto" w:sz="4" w:space="0"/>
            </w:tcBorders>
            <w:vAlign w:val="center"/>
          </w:tcPr>
          <w:p w14:paraId="5AD7F767">
            <w:pPr>
              <w:widowControl/>
              <w:spacing w:line="360" w:lineRule="auto"/>
              <w:jc w:val="left"/>
              <w:rPr>
                <w:rFonts w:ascii="宋体" w:hAnsi="宋体"/>
                <w:kern w:val="0"/>
                <w:sz w:val="24"/>
                <w:szCs w:val="24"/>
              </w:rPr>
            </w:pPr>
            <w:r>
              <w:rPr>
                <w:rFonts w:hint="eastAsia" w:ascii="宋体" w:hAnsi="宋体"/>
                <w:kern w:val="0"/>
                <w:sz w:val="24"/>
                <w:szCs w:val="24"/>
              </w:rPr>
              <w:t>主要教学方法</w:t>
            </w:r>
          </w:p>
        </w:tc>
      </w:tr>
      <w:tr w14:paraId="644A1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4860" w:type="dxa"/>
            <w:gridSpan w:val="3"/>
            <w:vMerge w:val="restart"/>
            <w:tcBorders>
              <w:top w:val="nil"/>
              <w:left w:val="single" w:color="auto" w:sz="4" w:space="0"/>
              <w:bottom w:val="single" w:color="auto" w:sz="4" w:space="0"/>
              <w:right w:val="single" w:color="auto" w:sz="4" w:space="0"/>
            </w:tcBorders>
          </w:tcPr>
          <w:p w14:paraId="57CF5860">
            <w:pPr>
              <w:widowControl/>
              <w:spacing w:line="360" w:lineRule="auto"/>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重点：</w:t>
            </w:r>
          </w:p>
          <w:p w14:paraId="50D53F9D">
            <w:pPr>
              <w:widowControl/>
              <w:spacing w:line="360" w:lineRule="auto"/>
              <w:jc w:val="left"/>
              <w:rPr>
                <w:rFonts w:hint="eastAsia" w:asciiTheme="minorEastAsia" w:hAnsiTheme="minorEastAsia" w:eastAsiaTheme="minorEastAsia" w:cstheme="minorEastAsia"/>
                <w:spacing w:val="-20"/>
                <w:kern w:val="0"/>
                <w:sz w:val="24"/>
              </w:rPr>
            </w:pPr>
            <w:r>
              <w:rPr>
                <w:rFonts w:hint="eastAsia" w:asciiTheme="minorEastAsia" w:hAnsiTheme="minorEastAsia" w:eastAsiaTheme="minorEastAsia" w:cstheme="minorEastAsia"/>
                <w:kern w:val="0"/>
                <w:sz w:val="24"/>
                <w:szCs w:val="24"/>
              </w:rPr>
              <w:t xml:space="preserve"> </w:t>
            </w:r>
            <w:r>
              <w:rPr>
                <w:rFonts w:hint="eastAsia" w:asciiTheme="minorEastAsia" w:hAnsiTheme="minorEastAsia" w:eastAsiaTheme="minorEastAsia" w:cstheme="minorEastAsia"/>
                <w:spacing w:val="-20"/>
                <w:kern w:val="0"/>
                <w:sz w:val="24"/>
              </w:rPr>
              <w:t>理解在具体的风格绘制中需要什么样的平面构成形态</w:t>
            </w:r>
          </w:p>
          <w:p w14:paraId="5550AA29">
            <w:pPr>
              <w:widowControl/>
              <w:spacing w:line="36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难点：</w:t>
            </w:r>
          </w:p>
          <w:p w14:paraId="563AF6D1">
            <w:pPr>
              <w:widowControl/>
              <w:spacing w:line="360" w:lineRule="auto"/>
              <w:ind w:left="36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spacing w:val="-20"/>
                <w:kern w:val="0"/>
                <w:sz w:val="24"/>
              </w:rPr>
              <w:t>用不同的平面构中的形象组合方式来满足不同种类的设计需要</w:t>
            </w:r>
          </w:p>
        </w:tc>
        <w:tc>
          <w:tcPr>
            <w:tcW w:w="4500" w:type="dxa"/>
            <w:gridSpan w:val="4"/>
            <w:tcBorders>
              <w:top w:val="nil"/>
              <w:left w:val="nil"/>
              <w:bottom w:val="single" w:color="auto" w:sz="4" w:space="0"/>
              <w:right w:val="single" w:color="auto" w:sz="4" w:space="0"/>
            </w:tcBorders>
            <w:vAlign w:val="center"/>
          </w:tcPr>
          <w:p w14:paraId="50B47446">
            <w:pPr>
              <w:widowControl/>
              <w:spacing w:line="360" w:lineRule="auto"/>
              <w:ind w:firstLine="120" w:firstLineChars="5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 xml:space="preserve"> 多媒体演示、现场讲评、作品点评</w:t>
            </w:r>
          </w:p>
        </w:tc>
      </w:tr>
      <w:tr w14:paraId="33D4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4BEEC7B6">
            <w:pPr>
              <w:widowControl/>
              <w:jc w:val="left"/>
              <w:rPr>
                <w:rFonts w:hint="eastAsia" w:asciiTheme="minorEastAsia" w:hAnsiTheme="minorEastAsia" w:eastAsiaTheme="minorEastAsia" w:cstheme="minorEastAsia"/>
                <w:kern w:val="0"/>
                <w:sz w:val="24"/>
                <w:szCs w:val="24"/>
              </w:rPr>
            </w:pPr>
          </w:p>
        </w:tc>
        <w:tc>
          <w:tcPr>
            <w:tcW w:w="4500" w:type="dxa"/>
            <w:gridSpan w:val="4"/>
            <w:tcBorders>
              <w:top w:val="nil"/>
              <w:left w:val="nil"/>
              <w:bottom w:val="single" w:color="auto" w:sz="4" w:space="0"/>
              <w:right w:val="single" w:color="auto" w:sz="4" w:space="0"/>
            </w:tcBorders>
            <w:vAlign w:val="center"/>
          </w:tcPr>
          <w:p w14:paraId="74B73DB4">
            <w:pPr>
              <w:widowControl/>
              <w:spacing w:line="360" w:lineRule="auto"/>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教学地点</w:t>
            </w:r>
          </w:p>
        </w:tc>
      </w:tr>
      <w:tr w14:paraId="4D3C8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4F51F86E">
            <w:pPr>
              <w:widowControl/>
              <w:jc w:val="left"/>
              <w:rPr>
                <w:rFonts w:hint="eastAsia" w:asciiTheme="minorEastAsia" w:hAnsiTheme="minorEastAsia" w:eastAsiaTheme="minorEastAsia" w:cstheme="minorEastAsia"/>
                <w:kern w:val="0"/>
                <w:sz w:val="24"/>
                <w:szCs w:val="24"/>
              </w:rPr>
            </w:pPr>
          </w:p>
        </w:tc>
        <w:tc>
          <w:tcPr>
            <w:tcW w:w="4500" w:type="dxa"/>
            <w:gridSpan w:val="4"/>
            <w:tcBorders>
              <w:top w:val="nil"/>
              <w:left w:val="nil"/>
              <w:bottom w:val="single" w:color="auto" w:sz="4" w:space="0"/>
              <w:right w:val="single" w:color="auto" w:sz="4" w:space="0"/>
            </w:tcBorders>
            <w:vAlign w:val="center"/>
          </w:tcPr>
          <w:p w14:paraId="2FF484CB">
            <w:pPr>
              <w:widowControl/>
              <w:spacing w:line="360" w:lineRule="auto"/>
              <w:ind w:firstLine="360" w:firstLineChars="15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多媒体教室</w:t>
            </w:r>
          </w:p>
        </w:tc>
      </w:tr>
      <w:tr w14:paraId="2328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28CFD27E">
            <w:pPr>
              <w:widowControl/>
              <w:jc w:val="left"/>
              <w:rPr>
                <w:rFonts w:hint="eastAsia" w:asciiTheme="minorEastAsia" w:hAnsiTheme="minorEastAsia" w:eastAsiaTheme="minorEastAsia" w:cstheme="minorEastAsia"/>
                <w:kern w:val="0"/>
                <w:sz w:val="24"/>
                <w:szCs w:val="24"/>
              </w:rPr>
            </w:pPr>
          </w:p>
        </w:tc>
        <w:tc>
          <w:tcPr>
            <w:tcW w:w="4500" w:type="dxa"/>
            <w:gridSpan w:val="4"/>
            <w:tcBorders>
              <w:top w:val="nil"/>
              <w:left w:val="nil"/>
              <w:bottom w:val="single" w:color="auto" w:sz="4" w:space="0"/>
              <w:right w:val="single" w:color="auto" w:sz="4" w:space="0"/>
            </w:tcBorders>
            <w:vAlign w:val="center"/>
          </w:tcPr>
          <w:p w14:paraId="337E51FA">
            <w:pPr>
              <w:widowControl/>
              <w:spacing w:line="360" w:lineRule="auto"/>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教学及参考资料</w:t>
            </w:r>
          </w:p>
        </w:tc>
      </w:tr>
      <w:tr w14:paraId="13784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61A306F6">
            <w:pPr>
              <w:widowControl/>
              <w:jc w:val="left"/>
              <w:rPr>
                <w:rFonts w:hint="eastAsia" w:asciiTheme="minorEastAsia" w:hAnsiTheme="minorEastAsia" w:eastAsiaTheme="minorEastAsia" w:cstheme="minorEastAsia"/>
                <w:kern w:val="0"/>
                <w:sz w:val="24"/>
                <w:szCs w:val="24"/>
              </w:rPr>
            </w:pPr>
          </w:p>
        </w:tc>
        <w:tc>
          <w:tcPr>
            <w:tcW w:w="4500" w:type="dxa"/>
            <w:gridSpan w:val="4"/>
            <w:tcBorders>
              <w:top w:val="nil"/>
              <w:left w:val="nil"/>
              <w:bottom w:val="single" w:color="auto" w:sz="4" w:space="0"/>
              <w:right w:val="single" w:color="auto" w:sz="4" w:space="0"/>
            </w:tcBorders>
            <w:vAlign w:val="center"/>
          </w:tcPr>
          <w:p w14:paraId="4624D620">
            <w:pPr>
              <w:widowControl/>
              <w:spacing w:line="360" w:lineRule="auto"/>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 xml:space="preserve"> </w:t>
            </w:r>
            <w:r>
              <w:rPr>
                <w:rFonts w:hint="eastAsia" w:ascii="宋体" w:hAnsi="宋体"/>
                <w:kern w:val="0"/>
                <w:sz w:val="24"/>
                <w:szCs w:val="24"/>
              </w:rPr>
              <w:t xml:space="preserve"> </w:t>
            </w:r>
            <w:r>
              <w:rPr>
                <w:rFonts w:hint="eastAsia" w:ascii="宋体" w:hAnsi="宋体"/>
                <w:bCs/>
                <w:sz w:val="24"/>
              </w:rPr>
              <w:t>《平面构成》  文健、钟卓丽、李天飞著</w:t>
            </w:r>
          </w:p>
        </w:tc>
      </w:tr>
      <w:tr w14:paraId="4BD05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3FB80E3E">
            <w:pPr>
              <w:widowControl/>
              <w:jc w:val="left"/>
              <w:rPr>
                <w:rFonts w:hint="eastAsia" w:asciiTheme="minorEastAsia" w:hAnsiTheme="minorEastAsia" w:eastAsiaTheme="minorEastAsia" w:cstheme="minorEastAsia"/>
                <w:kern w:val="0"/>
                <w:sz w:val="24"/>
                <w:szCs w:val="24"/>
              </w:rPr>
            </w:pPr>
          </w:p>
        </w:tc>
        <w:tc>
          <w:tcPr>
            <w:tcW w:w="4500" w:type="dxa"/>
            <w:gridSpan w:val="4"/>
            <w:tcBorders>
              <w:top w:val="nil"/>
              <w:left w:val="nil"/>
              <w:bottom w:val="single" w:color="auto" w:sz="4" w:space="0"/>
              <w:right w:val="single" w:color="auto" w:sz="4" w:space="0"/>
            </w:tcBorders>
            <w:vAlign w:val="center"/>
          </w:tcPr>
          <w:p w14:paraId="052723C3">
            <w:pPr>
              <w:widowControl/>
              <w:spacing w:line="360" w:lineRule="auto"/>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练习与习题建议</w:t>
            </w:r>
          </w:p>
        </w:tc>
      </w:tr>
      <w:tr w14:paraId="4AA1F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7839B521">
            <w:pPr>
              <w:widowControl/>
              <w:jc w:val="left"/>
              <w:rPr>
                <w:rFonts w:hint="eastAsia" w:asciiTheme="minorEastAsia" w:hAnsiTheme="minorEastAsia" w:eastAsiaTheme="minorEastAsia" w:cstheme="minorEastAsia"/>
                <w:kern w:val="0"/>
                <w:sz w:val="24"/>
                <w:szCs w:val="24"/>
              </w:rPr>
            </w:pPr>
          </w:p>
        </w:tc>
        <w:tc>
          <w:tcPr>
            <w:tcW w:w="4500" w:type="dxa"/>
            <w:gridSpan w:val="4"/>
            <w:tcBorders>
              <w:top w:val="nil"/>
              <w:left w:val="nil"/>
              <w:bottom w:val="single" w:color="auto" w:sz="4" w:space="0"/>
              <w:right w:val="single" w:color="auto" w:sz="4" w:space="0"/>
            </w:tcBorders>
            <w:vAlign w:val="center"/>
          </w:tcPr>
          <w:p w14:paraId="58986E06">
            <w:pPr>
              <w:widowControl/>
              <w:spacing w:line="360" w:lineRule="auto"/>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 xml:space="preserve">  每个单元有对应的练习，进行市场调查</w:t>
            </w:r>
          </w:p>
        </w:tc>
      </w:tr>
      <w:tr w14:paraId="5F17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67863C5E">
            <w:pPr>
              <w:widowControl/>
              <w:spacing w:line="360" w:lineRule="auto"/>
              <w:jc w:val="center"/>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考核与评价方式说明</w:t>
            </w:r>
          </w:p>
        </w:tc>
        <w:tc>
          <w:tcPr>
            <w:tcW w:w="4500" w:type="dxa"/>
            <w:gridSpan w:val="4"/>
            <w:tcBorders>
              <w:top w:val="nil"/>
              <w:left w:val="nil"/>
              <w:bottom w:val="single" w:color="auto" w:sz="4" w:space="0"/>
              <w:right w:val="single" w:color="auto" w:sz="4" w:space="0"/>
            </w:tcBorders>
            <w:vAlign w:val="center"/>
          </w:tcPr>
          <w:p w14:paraId="699C0B55">
            <w:pPr>
              <w:widowControl/>
              <w:spacing w:line="360" w:lineRule="auto"/>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权重分配</w:t>
            </w:r>
          </w:p>
        </w:tc>
      </w:tr>
      <w:tr w14:paraId="326DB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7141FDAD">
            <w:pPr>
              <w:widowControl/>
              <w:spacing w:line="360" w:lineRule="auto"/>
              <w:jc w:val="center"/>
              <w:rPr>
                <w:rFonts w:ascii="宋体" w:hAnsi="宋体"/>
                <w:kern w:val="0"/>
                <w:sz w:val="24"/>
                <w:szCs w:val="24"/>
              </w:rPr>
            </w:pPr>
            <w:r>
              <w:rPr>
                <w:rFonts w:hint="eastAsia" w:ascii="宋体" w:hAnsi="宋体"/>
                <w:kern w:val="0"/>
                <w:sz w:val="24"/>
                <w:szCs w:val="24"/>
              </w:rPr>
              <w:t xml:space="preserve"> 平时练习与综合练习相结合，个人能力与集体评价相结合。</w:t>
            </w:r>
          </w:p>
        </w:tc>
        <w:tc>
          <w:tcPr>
            <w:tcW w:w="4500" w:type="dxa"/>
            <w:gridSpan w:val="4"/>
            <w:tcBorders>
              <w:top w:val="nil"/>
              <w:left w:val="nil"/>
              <w:bottom w:val="single" w:color="auto" w:sz="4" w:space="0"/>
              <w:right w:val="single" w:color="auto" w:sz="4" w:space="0"/>
            </w:tcBorders>
            <w:vAlign w:val="center"/>
          </w:tcPr>
          <w:p w14:paraId="6CC61294">
            <w:pPr>
              <w:widowControl/>
              <w:spacing w:line="360" w:lineRule="auto"/>
              <w:jc w:val="left"/>
              <w:rPr>
                <w:rFonts w:ascii="宋体" w:hAnsi="宋体"/>
                <w:kern w:val="0"/>
                <w:sz w:val="24"/>
                <w:szCs w:val="24"/>
              </w:rPr>
            </w:pPr>
            <w:r>
              <w:rPr>
                <w:rFonts w:hint="eastAsia" w:ascii="宋体" w:hAnsi="宋体"/>
                <w:kern w:val="0"/>
                <w:sz w:val="24"/>
                <w:szCs w:val="24"/>
              </w:rPr>
              <w:t>平时练习占 40 %、综合练习占40 %</w:t>
            </w:r>
          </w:p>
          <w:p w14:paraId="396D35B7">
            <w:pPr>
              <w:widowControl/>
              <w:spacing w:line="360" w:lineRule="auto"/>
              <w:jc w:val="left"/>
              <w:rPr>
                <w:rFonts w:ascii="宋体" w:hAnsi="宋体"/>
                <w:kern w:val="0"/>
                <w:sz w:val="24"/>
                <w:szCs w:val="24"/>
              </w:rPr>
            </w:pPr>
            <w:r>
              <w:rPr>
                <w:rFonts w:hint="eastAsia" w:ascii="宋体" w:hAnsi="宋体"/>
                <w:kern w:val="0"/>
                <w:sz w:val="24"/>
                <w:szCs w:val="24"/>
              </w:rPr>
              <w:t>集体评价占 20 %</w:t>
            </w:r>
          </w:p>
        </w:tc>
      </w:tr>
    </w:tbl>
    <w:p w14:paraId="1C07DC59">
      <w:pPr>
        <w:spacing w:line="460" w:lineRule="exact"/>
        <w:rPr>
          <w:rFonts w:hint="eastAsia" w:ascii="宋体" w:hAnsi="宋体"/>
          <w:b/>
          <w:sz w:val="24"/>
          <w:szCs w:val="24"/>
        </w:rPr>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080"/>
        <w:gridCol w:w="900"/>
        <w:gridCol w:w="1080"/>
        <w:gridCol w:w="1440"/>
      </w:tblGrid>
      <w:tr w14:paraId="56D19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vAlign w:val="center"/>
          </w:tcPr>
          <w:p w14:paraId="7847F54A">
            <w:pPr>
              <w:widowControl/>
              <w:spacing w:line="360" w:lineRule="auto"/>
              <w:rPr>
                <w:rFonts w:ascii="宋体" w:hAnsi="宋体"/>
                <w:kern w:val="0"/>
                <w:sz w:val="24"/>
                <w:szCs w:val="24"/>
              </w:rPr>
            </w:pPr>
            <w:r>
              <w:rPr>
                <w:rFonts w:hint="eastAsia" w:ascii="宋体" w:hAnsi="宋体"/>
                <w:kern w:val="0"/>
                <w:sz w:val="24"/>
                <w:szCs w:val="24"/>
              </w:rPr>
              <w:t>模块（或工作情境）</w:t>
            </w:r>
          </w:p>
        </w:tc>
        <w:tc>
          <w:tcPr>
            <w:tcW w:w="6973" w:type="dxa"/>
            <w:gridSpan w:val="5"/>
            <w:tcBorders>
              <w:top w:val="single" w:color="auto" w:sz="4" w:space="0"/>
              <w:left w:val="nil"/>
              <w:bottom w:val="single" w:color="auto" w:sz="4" w:space="0"/>
              <w:right w:val="single" w:color="auto" w:sz="4" w:space="0"/>
            </w:tcBorders>
            <w:vAlign w:val="center"/>
          </w:tcPr>
          <w:p w14:paraId="7BE2D845">
            <w:pPr>
              <w:widowControl/>
              <w:spacing w:line="360" w:lineRule="auto"/>
              <w:jc w:val="center"/>
              <w:rPr>
                <w:rFonts w:ascii="宋体" w:hAnsi="宋体"/>
                <w:kern w:val="0"/>
                <w:sz w:val="24"/>
                <w:szCs w:val="24"/>
              </w:rPr>
            </w:pPr>
            <w:r>
              <w:rPr>
                <w:rFonts w:hint="eastAsia" w:ascii="宋体" w:hAnsi="宋体"/>
                <w:kern w:val="0"/>
                <w:sz w:val="24"/>
                <w:szCs w:val="24"/>
              </w:rPr>
              <w:t>模块三</w:t>
            </w:r>
          </w:p>
        </w:tc>
      </w:tr>
      <w:tr w14:paraId="29AFB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35A508CD">
            <w:pPr>
              <w:widowControl/>
              <w:spacing w:line="360" w:lineRule="auto"/>
              <w:ind w:firstLine="240" w:firstLineChars="100"/>
              <w:rPr>
                <w:rFonts w:ascii="宋体" w:hAnsi="宋体"/>
                <w:kern w:val="0"/>
                <w:sz w:val="24"/>
                <w:szCs w:val="24"/>
              </w:rPr>
            </w:pPr>
            <w:r>
              <w:rPr>
                <w:rFonts w:hint="eastAsia" w:ascii="宋体" w:hAnsi="宋体"/>
                <w:kern w:val="0"/>
                <w:sz w:val="24"/>
                <w:szCs w:val="24"/>
              </w:rPr>
              <w:t>单元1</w:t>
            </w:r>
          </w:p>
        </w:tc>
        <w:tc>
          <w:tcPr>
            <w:tcW w:w="4659" w:type="dxa"/>
            <w:gridSpan w:val="3"/>
            <w:tcBorders>
              <w:top w:val="single" w:color="auto" w:sz="4" w:space="0"/>
              <w:left w:val="nil"/>
              <w:bottom w:val="single" w:color="auto" w:sz="4" w:space="0"/>
              <w:right w:val="single" w:color="auto" w:sz="4" w:space="0"/>
            </w:tcBorders>
            <w:vAlign w:val="center"/>
          </w:tcPr>
          <w:p w14:paraId="14052BD2">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0"/>
                <w:kern w:val="0"/>
                <w:sz w:val="24"/>
                <w:szCs w:val="24"/>
              </w:rPr>
              <w:t>点的形象</w:t>
            </w:r>
          </w:p>
        </w:tc>
        <w:tc>
          <w:tcPr>
            <w:tcW w:w="900" w:type="dxa"/>
            <w:vMerge w:val="restart"/>
            <w:tcBorders>
              <w:top w:val="single" w:color="auto" w:sz="4" w:space="0"/>
              <w:left w:val="nil"/>
              <w:right w:val="single" w:color="auto" w:sz="4" w:space="0"/>
            </w:tcBorders>
            <w:vAlign w:val="center"/>
          </w:tcPr>
          <w:p w14:paraId="0CB2E799">
            <w:pPr>
              <w:widowControl/>
              <w:spacing w:line="360" w:lineRule="auto"/>
              <w:rPr>
                <w:rFonts w:ascii="宋体" w:hAnsi="宋体"/>
                <w:kern w:val="0"/>
                <w:sz w:val="24"/>
                <w:szCs w:val="24"/>
              </w:rPr>
            </w:pPr>
            <w:r>
              <w:rPr>
                <w:rFonts w:hint="eastAsia" w:ascii="宋体" w:hAnsi="宋体"/>
                <w:kern w:val="0"/>
                <w:sz w:val="24"/>
                <w:szCs w:val="24"/>
              </w:rPr>
              <w:t>学时</w:t>
            </w:r>
          </w:p>
        </w:tc>
        <w:tc>
          <w:tcPr>
            <w:tcW w:w="1080" w:type="dxa"/>
            <w:tcBorders>
              <w:top w:val="single" w:color="auto" w:sz="4" w:space="0"/>
              <w:left w:val="nil"/>
              <w:bottom w:val="single" w:color="auto" w:sz="4" w:space="0"/>
              <w:right w:val="single" w:color="auto" w:sz="4" w:space="0"/>
            </w:tcBorders>
            <w:shd w:val="clear" w:color="auto" w:fill="FFFFFF"/>
            <w:vAlign w:val="center"/>
          </w:tcPr>
          <w:p w14:paraId="37B5C05C">
            <w:pPr>
              <w:widowControl/>
              <w:spacing w:line="360" w:lineRule="auto"/>
              <w:rPr>
                <w:rFonts w:ascii="宋体" w:hAnsi="宋体"/>
                <w:kern w:val="0"/>
                <w:sz w:val="24"/>
                <w:szCs w:val="24"/>
              </w:rPr>
            </w:pPr>
            <w:r>
              <w:rPr>
                <w:rFonts w:hint="eastAsia" w:ascii="宋体" w:hAnsi="宋体"/>
                <w:kern w:val="0"/>
                <w:sz w:val="24"/>
                <w:szCs w:val="24"/>
              </w:rPr>
              <w:t>理论</w:t>
            </w:r>
          </w:p>
        </w:tc>
        <w:tc>
          <w:tcPr>
            <w:tcW w:w="1440" w:type="dxa"/>
            <w:tcBorders>
              <w:top w:val="single" w:color="auto" w:sz="4" w:space="0"/>
              <w:left w:val="nil"/>
              <w:bottom w:val="single" w:color="auto" w:sz="4" w:space="0"/>
              <w:right w:val="single" w:color="auto" w:sz="4" w:space="0"/>
            </w:tcBorders>
            <w:vAlign w:val="center"/>
          </w:tcPr>
          <w:p w14:paraId="01B04FD1">
            <w:pPr>
              <w:widowControl/>
              <w:spacing w:line="360" w:lineRule="auto"/>
              <w:rPr>
                <w:rFonts w:hint="eastAsia" w:ascii="宋体" w:hAnsi="宋体" w:eastAsia="宋体"/>
                <w:kern w:val="0"/>
                <w:sz w:val="24"/>
                <w:szCs w:val="24"/>
                <w:lang w:eastAsia="zh-CN"/>
              </w:rPr>
            </w:pPr>
            <w:r>
              <w:rPr>
                <w:rFonts w:hint="eastAsia" w:ascii="宋体" w:hAnsi="宋体"/>
                <w:kern w:val="0"/>
                <w:sz w:val="24"/>
                <w:szCs w:val="24"/>
                <w:lang w:val="en-US" w:eastAsia="zh-CN"/>
              </w:rPr>
              <w:t>4</w:t>
            </w:r>
          </w:p>
        </w:tc>
      </w:tr>
      <w:tr w14:paraId="32866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14C8F3B4">
            <w:pPr>
              <w:widowControl/>
              <w:spacing w:line="360" w:lineRule="auto"/>
              <w:jc w:val="center"/>
              <w:rPr>
                <w:rFonts w:ascii="宋体" w:hAnsi="宋体"/>
                <w:kern w:val="0"/>
                <w:sz w:val="24"/>
                <w:szCs w:val="24"/>
              </w:rPr>
            </w:pPr>
            <w:r>
              <w:rPr>
                <w:rFonts w:hint="eastAsia" w:ascii="宋体" w:hAnsi="宋体"/>
                <w:kern w:val="0"/>
                <w:sz w:val="24"/>
                <w:szCs w:val="24"/>
              </w:rPr>
              <w:t>单元2</w:t>
            </w:r>
          </w:p>
        </w:tc>
        <w:tc>
          <w:tcPr>
            <w:tcW w:w="4659" w:type="dxa"/>
            <w:gridSpan w:val="3"/>
            <w:tcBorders>
              <w:top w:val="single" w:color="auto" w:sz="4" w:space="0"/>
              <w:left w:val="nil"/>
              <w:bottom w:val="single" w:color="auto" w:sz="4" w:space="0"/>
              <w:right w:val="single" w:color="auto" w:sz="4" w:space="0"/>
            </w:tcBorders>
            <w:vAlign w:val="center"/>
          </w:tcPr>
          <w:p w14:paraId="481D51CF">
            <w:pPr>
              <w:widowControl/>
              <w:autoSpaceDN w:val="0"/>
              <w:spacing w:line="360" w:lineRule="atLeast"/>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0"/>
                <w:kern w:val="0"/>
                <w:sz w:val="24"/>
                <w:szCs w:val="24"/>
              </w:rPr>
              <w:t>线的形象</w:t>
            </w:r>
          </w:p>
        </w:tc>
        <w:tc>
          <w:tcPr>
            <w:tcW w:w="900" w:type="dxa"/>
            <w:vMerge w:val="continue"/>
            <w:tcBorders>
              <w:left w:val="nil"/>
              <w:right w:val="single" w:color="auto" w:sz="4" w:space="0"/>
            </w:tcBorders>
            <w:vAlign w:val="center"/>
          </w:tcPr>
          <w:p w14:paraId="791B0D74">
            <w:pPr>
              <w:widowControl/>
              <w:jc w:val="left"/>
              <w:rPr>
                <w:rFonts w:ascii="宋体" w:hAnsi="宋体"/>
                <w:kern w:val="0"/>
                <w:sz w:val="24"/>
                <w:szCs w:val="24"/>
              </w:rPr>
            </w:pPr>
          </w:p>
        </w:tc>
        <w:tc>
          <w:tcPr>
            <w:tcW w:w="1080" w:type="dxa"/>
            <w:vMerge w:val="restart"/>
            <w:tcBorders>
              <w:top w:val="single" w:color="auto" w:sz="4" w:space="0"/>
              <w:left w:val="nil"/>
              <w:right w:val="single" w:color="auto" w:sz="4" w:space="0"/>
            </w:tcBorders>
            <w:shd w:val="clear" w:color="auto" w:fill="FFFFFF"/>
            <w:vAlign w:val="center"/>
          </w:tcPr>
          <w:p w14:paraId="61C3BCA2">
            <w:pPr>
              <w:widowControl/>
              <w:spacing w:line="360" w:lineRule="auto"/>
              <w:rPr>
                <w:rFonts w:ascii="宋体" w:hAnsi="宋体"/>
                <w:kern w:val="0"/>
              </w:rPr>
            </w:pPr>
            <w:r>
              <w:rPr>
                <w:rFonts w:hint="eastAsia" w:ascii="宋体" w:hAnsi="宋体"/>
                <w:kern w:val="0"/>
              </w:rPr>
              <w:t>实践</w:t>
            </w:r>
          </w:p>
        </w:tc>
        <w:tc>
          <w:tcPr>
            <w:tcW w:w="1440" w:type="dxa"/>
            <w:vMerge w:val="restart"/>
            <w:tcBorders>
              <w:top w:val="single" w:color="auto" w:sz="4" w:space="0"/>
              <w:left w:val="nil"/>
              <w:right w:val="single" w:color="auto" w:sz="4" w:space="0"/>
            </w:tcBorders>
            <w:vAlign w:val="center"/>
          </w:tcPr>
          <w:p w14:paraId="1B9A45A0">
            <w:pPr>
              <w:widowControl/>
              <w:spacing w:line="360" w:lineRule="auto"/>
              <w:rPr>
                <w:rFonts w:hint="eastAsia" w:ascii="宋体" w:hAnsi="宋体" w:eastAsia="宋体"/>
                <w:kern w:val="0"/>
                <w:sz w:val="24"/>
                <w:szCs w:val="24"/>
                <w:lang w:eastAsia="zh-CN"/>
              </w:rPr>
            </w:pPr>
            <w:r>
              <w:rPr>
                <w:rFonts w:hint="eastAsia" w:ascii="宋体" w:hAnsi="宋体"/>
                <w:kern w:val="0"/>
                <w:sz w:val="24"/>
                <w:szCs w:val="24"/>
                <w:lang w:val="en-US" w:eastAsia="zh-CN"/>
              </w:rPr>
              <w:t>2</w:t>
            </w:r>
          </w:p>
        </w:tc>
      </w:tr>
      <w:tr w14:paraId="04F12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38C2A6D8">
            <w:pPr>
              <w:spacing w:line="360" w:lineRule="auto"/>
              <w:jc w:val="center"/>
              <w:rPr>
                <w:rFonts w:hint="eastAsia" w:ascii="宋体" w:hAnsi="宋体"/>
                <w:kern w:val="0"/>
                <w:sz w:val="24"/>
                <w:szCs w:val="24"/>
              </w:rPr>
            </w:pPr>
            <w:r>
              <w:rPr>
                <w:rFonts w:hint="eastAsia" w:ascii="宋体" w:hAnsi="宋体"/>
                <w:kern w:val="0"/>
                <w:sz w:val="24"/>
                <w:szCs w:val="24"/>
              </w:rPr>
              <w:t>单元3</w:t>
            </w:r>
          </w:p>
        </w:tc>
        <w:tc>
          <w:tcPr>
            <w:tcW w:w="4659" w:type="dxa"/>
            <w:gridSpan w:val="3"/>
            <w:tcBorders>
              <w:top w:val="single" w:color="auto" w:sz="4" w:space="0"/>
              <w:left w:val="nil"/>
              <w:bottom w:val="single" w:color="auto" w:sz="4" w:space="0"/>
              <w:right w:val="single" w:color="auto" w:sz="4" w:space="0"/>
            </w:tcBorders>
            <w:vAlign w:val="center"/>
          </w:tcPr>
          <w:p w14:paraId="58CE2071">
            <w:pPr>
              <w:widowControl/>
              <w:autoSpaceDN w:val="0"/>
              <w:spacing w:line="360" w:lineRule="atLeast"/>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0"/>
                <w:kern w:val="0"/>
                <w:sz w:val="24"/>
                <w:szCs w:val="24"/>
              </w:rPr>
              <w:t>面的形象</w:t>
            </w:r>
          </w:p>
        </w:tc>
        <w:tc>
          <w:tcPr>
            <w:tcW w:w="900" w:type="dxa"/>
            <w:vMerge w:val="continue"/>
            <w:tcBorders>
              <w:left w:val="nil"/>
              <w:right w:val="single" w:color="auto" w:sz="4" w:space="0"/>
            </w:tcBorders>
            <w:vAlign w:val="center"/>
          </w:tcPr>
          <w:p w14:paraId="318DB21B">
            <w:pPr>
              <w:widowControl/>
              <w:jc w:val="left"/>
              <w:rPr>
                <w:rFonts w:ascii="宋体" w:hAnsi="宋体"/>
                <w:kern w:val="0"/>
                <w:sz w:val="24"/>
                <w:szCs w:val="24"/>
              </w:rPr>
            </w:pPr>
          </w:p>
        </w:tc>
        <w:tc>
          <w:tcPr>
            <w:tcW w:w="1080" w:type="dxa"/>
            <w:vMerge w:val="continue"/>
            <w:tcBorders>
              <w:left w:val="nil"/>
              <w:right w:val="single" w:color="auto" w:sz="4" w:space="0"/>
            </w:tcBorders>
            <w:shd w:val="clear" w:color="auto" w:fill="FFFFFF"/>
            <w:vAlign w:val="center"/>
          </w:tcPr>
          <w:p w14:paraId="608511D6">
            <w:pPr>
              <w:widowControl/>
              <w:spacing w:line="360" w:lineRule="auto"/>
              <w:rPr>
                <w:rFonts w:hint="eastAsia" w:ascii="宋体" w:hAnsi="宋体"/>
                <w:kern w:val="0"/>
              </w:rPr>
            </w:pPr>
          </w:p>
        </w:tc>
        <w:tc>
          <w:tcPr>
            <w:tcW w:w="1440" w:type="dxa"/>
            <w:vMerge w:val="continue"/>
            <w:tcBorders>
              <w:left w:val="nil"/>
              <w:right w:val="single" w:color="auto" w:sz="4" w:space="0"/>
            </w:tcBorders>
            <w:vAlign w:val="center"/>
          </w:tcPr>
          <w:p w14:paraId="326345FA">
            <w:pPr>
              <w:widowControl/>
              <w:spacing w:line="360" w:lineRule="auto"/>
              <w:rPr>
                <w:rFonts w:hint="eastAsia" w:ascii="宋体" w:hAnsi="宋体"/>
                <w:kern w:val="0"/>
                <w:sz w:val="24"/>
                <w:szCs w:val="24"/>
              </w:rPr>
            </w:pPr>
          </w:p>
        </w:tc>
      </w:tr>
      <w:tr w14:paraId="0D030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35CDB736">
            <w:pPr>
              <w:widowControl/>
              <w:spacing w:line="360" w:lineRule="auto"/>
              <w:jc w:val="center"/>
              <w:rPr>
                <w:rFonts w:ascii="宋体" w:hAnsi="宋体"/>
                <w:kern w:val="0"/>
                <w:sz w:val="24"/>
                <w:szCs w:val="24"/>
              </w:rPr>
            </w:pPr>
            <w:r>
              <w:rPr>
                <w:rFonts w:hint="eastAsia" w:ascii="宋体" w:hAnsi="宋体"/>
                <w:kern w:val="0"/>
                <w:sz w:val="24"/>
                <w:szCs w:val="24"/>
              </w:rPr>
              <w:t>学习目标：概括本单元的学习目标，包含知识、技能等目标</w:t>
            </w:r>
          </w:p>
        </w:tc>
      </w:tr>
      <w:tr w14:paraId="6D7BA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231557C3">
            <w:pPr>
              <w:widowControl/>
              <w:spacing w:line="360" w:lineRule="auto"/>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知识目标:理解点线面是一切造型要素中最基本的构成三要素，掌握点、线、面在表现方面的特点；</w:t>
            </w:r>
          </w:p>
          <w:p w14:paraId="6575D1A4">
            <w:pPr>
              <w:widowControl/>
              <w:spacing w:line="360" w:lineRule="auto"/>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技能目标：会进行点线面设计；会运用基本形与营销陈列区骨骼布局设计</w:t>
            </w:r>
          </w:p>
        </w:tc>
      </w:tr>
      <w:tr w14:paraId="1CA9B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671C8375">
            <w:pPr>
              <w:widowControl/>
              <w:spacing w:line="360" w:lineRule="auto"/>
              <w:jc w:val="center"/>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主要内容（标注重点和难点）</w:t>
            </w:r>
          </w:p>
        </w:tc>
        <w:tc>
          <w:tcPr>
            <w:tcW w:w="4500" w:type="dxa"/>
            <w:gridSpan w:val="4"/>
            <w:tcBorders>
              <w:top w:val="nil"/>
              <w:left w:val="nil"/>
              <w:bottom w:val="single" w:color="auto" w:sz="4" w:space="0"/>
              <w:right w:val="single" w:color="auto" w:sz="4" w:space="0"/>
            </w:tcBorders>
            <w:vAlign w:val="center"/>
          </w:tcPr>
          <w:p w14:paraId="2B722B3C">
            <w:pPr>
              <w:widowControl/>
              <w:spacing w:line="360" w:lineRule="auto"/>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主要教学方法</w:t>
            </w:r>
          </w:p>
        </w:tc>
      </w:tr>
      <w:tr w14:paraId="4317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4860" w:type="dxa"/>
            <w:gridSpan w:val="3"/>
            <w:vMerge w:val="restart"/>
            <w:tcBorders>
              <w:top w:val="nil"/>
              <w:left w:val="single" w:color="auto" w:sz="4" w:space="0"/>
              <w:bottom w:val="single" w:color="auto" w:sz="4" w:space="0"/>
              <w:right w:val="single" w:color="auto" w:sz="4" w:space="0"/>
            </w:tcBorders>
          </w:tcPr>
          <w:p w14:paraId="1FFFFF49">
            <w:pPr>
              <w:widowControl/>
              <w:spacing w:line="360" w:lineRule="auto"/>
              <w:jc w:val="left"/>
              <w:rPr>
                <w:rFonts w:hint="eastAsia" w:ascii="宋体" w:hAnsi="宋体"/>
                <w:kern w:val="0"/>
                <w:sz w:val="24"/>
                <w:szCs w:val="24"/>
              </w:rPr>
            </w:pPr>
            <w:r>
              <w:rPr>
                <w:rFonts w:hint="eastAsia" w:ascii="宋体" w:hAnsi="宋体"/>
                <w:kern w:val="0"/>
                <w:sz w:val="24"/>
                <w:szCs w:val="24"/>
              </w:rPr>
              <w:t>重点：</w:t>
            </w:r>
          </w:p>
          <w:p w14:paraId="11AF7E4F">
            <w:pPr>
              <w:widowControl/>
              <w:numPr>
                <w:ilvl w:val="0"/>
                <w:numId w:val="0"/>
              </w:numPr>
              <w:spacing w:line="360" w:lineRule="auto"/>
              <w:ind w:firstLine="480" w:firstLineChars="200"/>
              <w:jc w:val="left"/>
              <w:rPr>
                <w:rFonts w:hint="eastAsia"/>
                <w:sz w:val="24"/>
                <w:szCs w:val="24"/>
              </w:rPr>
            </w:pPr>
            <w:r>
              <w:rPr>
                <w:rFonts w:hint="eastAsia" w:ascii="宋体" w:hAnsi="宋体"/>
                <w:kern w:val="0"/>
                <w:sz w:val="24"/>
                <w:szCs w:val="24"/>
                <w:lang w:val="en-US" w:eastAsia="zh-CN"/>
              </w:rPr>
              <w:t>点的形象、线的形象、面的形象的特点</w:t>
            </w:r>
          </w:p>
          <w:p w14:paraId="269DE9B5">
            <w:pPr>
              <w:widowControl/>
              <w:spacing w:line="360" w:lineRule="auto"/>
              <w:jc w:val="left"/>
              <w:rPr>
                <w:rFonts w:hint="eastAsia"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难点：</w:t>
            </w:r>
          </w:p>
          <w:p w14:paraId="047482A7">
            <w:pPr>
              <w:widowControl/>
              <w:spacing w:line="360" w:lineRule="auto"/>
              <w:jc w:val="left"/>
              <w:rPr>
                <w:rFonts w:hint="default" w:asciiTheme="minorEastAsia" w:hAnsiTheme="minorEastAsia" w:eastAsiaTheme="minorEastAsia" w:cstheme="minorEastAsia"/>
                <w:kern w:val="0"/>
                <w:sz w:val="24"/>
                <w:szCs w:val="24"/>
                <w:lang w:val="en-US" w:eastAsia="zh-CN"/>
              </w:rPr>
            </w:pPr>
            <w:r>
              <w:rPr>
                <w:rFonts w:hint="eastAsia" w:asciiTheme="minorEastAsia" w:hAnsiTheme="minorEastAsia" w:eastAsiaTheme="minorEastAsia" w:cstheme="minorEastAsia"/>
                <w:kern w:val="0"/>
                <w:sz w:val="24"/>
                <w:szCs w:val="24"/>
                <w:lang w:val="en-US" w:eastAsia="zh-CN"/>
              </w:rPr>
              <w:t xml:space="preserve">    会运用点、线、面进行陈列设计。</w:t>
            </w:r>
          </w:p>
        </w:tc>
        <w:tc>
          <w:tcPr>
            <w:tcW w:w="4500" w:type="dxa"/>
            <w:gridSpan w:val="4"/>
            <w:tcBorders>
              <w:top w:val="nil"/>
              <w:left w:val="nil"/>
              <w:bottom w:val="single" w:color="auto" w:sz="4" w:space="0"/>
              <w:right w:val="single" w:color="auto" w:sz="4" w:space="0"/>
            </w:tcBorders>
            <w:vAlign w:val="center"/>
          </w:tcPr>
          <w:p w14:paraId="3F4F5A8A">
            <w:pPr>
              <w:widowControl/>
              <w:spacing w:line="360" w:lineRule="auto"/>
              <w:ind w:firstLine="120" w:firstLineChars="50"/>
              <w:jc w:val="left"/>
              <w:rPr>
                <w:rFonts w:ascii="宋体" w:hAnsi="宋体"/>
                <w:kern w:val="0"/>
                <w:sz w:val="24"/>
                <w:szCs w:val="24"/>
              </w:rPr>
            </w:pPr>
            <w:r>
              <w:rPr>
                <w:rFonts w:hint="eastAsia" w:ascii="宋体" w:hAnsi="宋体"/>
                <w:kern w:val="0"/>
                <w:sz w:val="24"/>
                <w:szCs w:val="24"/>
              </w:rPr>
              <w:t xml:space="preserve"> 多媒体演示、现场讲评、作品点评</w:t>
            </w:r>
          </w:p>
        </w:tc>
      </w:tr>
      <w:tr w14:paraId="42331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309483A1">
            <w:pPr>
              <w:widowControl/>
              <w:jc w:val="left"/>
              <w:rPr>
                <w:rFonts w:ascii="宋体" w:hAnsi="宋体"/>
                <w:kern w:val="0"/>
                <w:sz w:val="24"/>
                <w:szCs w:val="24"/>
              </w:rPr>
            </w:pPr>
          </w:p>
        </w:tc>
        <w:tc>
          <w:tcPr>
            <w:tcW w:w="4500" w:type="dxa"/>
            <w:gridSpan w:val="4"/>
            <w:tcBorders>
              <w:top w:val="nil"/>
              <w:left w:val="nil"/>
              <w:bottom w:val="single" w:color="auto" w:sz="4" w:space="0"/>
              <w:right w:val="single" w:color="auto" w:sz="4" w:space="0"/>
            </w:tcBorders>
            <w:vAlign w:val="center"/>
          </w:tcPr>
          <w:p w14:paraId="3E687460">
            <w:pPr>
              <w:widowControl/>
              <w:spacing w:line="360" w:lineRule="auto"/>
              <w:jc w:val="left"/>
              <w:rPr>
                <w:rFonts w:ascii="宋体" w:hAnsi="宋体"/>
                <w:kern w:val="0"/>
                <w:sz w:val="24"/>
                <w:szCs w:val="24"/>
              </w:rPr>
            </w:pPr>
            <w:r>
              <w:rPr>
                <w:rFonts w:hint="eastAsia" w:ascii="宋体" w:hAnsi="宋体"/>
                <w:kern w:val="0"/>
                <w:sz w:val="24"/>
                <w:szCs w:val="24"/>
              </w:rPr>
              <w:t>教学地点</w:t>
            </w:r>
          </w:p>
        </w:tc>
      </w:tr>
      <w:tr w14:paraId="09AF0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3ADB29FF">
            <w:pPr>
              <w:widowControl/>
              <w:jc w:val="left"/>
              <w:rPr>
                <w:rFonts w:ascii="宋体" w:hAnsi="宋体"/>
                <w:kern w:val="0"/>
                <w:sz w:val="24"/>
                <w:szCs w:val="24"/>
              </w:rPr>
            </w:pPr>
          </w:p>
        </w:tc>
        <w:tc>
          <w:tcPr>
            <w:tcW w:w="4500" w:type="dxa"/>
            <w:gridSpan w:val="4"/>
            <w:tcBorders>
              <w:top w:val="nil"/>
              <w:left w:val="nil"/>
              <w:bottom w:val="single" w:color="auto" w:sz="4" w:space="0"/>
              <w:right w:val="single" w:color="auto" w:sz="4" w:space="0"/>
            </w:tcBorders>
            <w:vAlign w:val="center"/>
          </w:tcPr>
          <w:p w14:paraId="291A94DE">
            <w:pPr>
              <w:widowControl/>
              <w:spacing w:line="360" w:lineRule="auto"/>
              <w:ind w:firstLine="360" w:firstLineChars="150"/>
              <w:jc w:val="left"/>
              <w:rPr>
                <w:rFonts w:ascii="宋体" w:hAnsi="宋体"/>
                <w:kern w:val="0"/>
                <w:sz w:val="24"/>
                <w:szCs w:val="24"/>
              </w:rPr>
            </w:pPr>
            <w:r>
              <w:rPr>
                <w:rFonts w:hint="eastAsia" w:ascii="宋体" w:hAnsi="宋体"/>
                <w:kern w:val="0"/>
                <w:sz w:val="24"/>
                <w:szCs w:val="24"/>
              </w:rPr>
              <w:t>多媒体教室</w:t>
            </w:r>
          </w:p>
        </w:tc>
      </w:tr>
      <w:tr w14:paraId="79710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443FBA44">
            <w:pPr>
              <w:widowControl/>
              <w:jc w:val="left"/>
              <w:rPr>
                <w:rFonts w:ascii="宋体" w:hAnsi="宋体"/>
                <w:kern w:val="0"/>
                <w:sz w:val="24"/>
                <w:szCs w:val="24"/>
              </w:rPr>
            </w:pPr>
          </w:p>
        </w:tc>
        <w:tc>
          <w:tcPr>
            <w:tcW w:w="4500" w:type="dxa"/>
            <w:gridSpan w:val="4"/>
            <w:tcBorders>
              <w:top w:val="nil"/>
              <w:left w:val="nil"/>
              <w:bottom w:val="single" w:color="auto" w:sz="4" w:space="0"/>
              <w:right w:val="single" w:color="auto" w:sz="4" w:space="0"/>
            </w:tcBorders>
            <w:vAlign w:val="center"/>
          </w:tcPr>
          <w:p w14:paraId="698A7E05">
            <w:pPr>
              <w:widowControl/>
              <w:spacing w:line="360" w:lineRule="auto"/>
              <w:jc w:val="left"/>
              <w:rPr>
                <w:rFonts w:ascii="宋体" w:hAnsi="宋体"/>
                <w:kern w:val="0"/>
                <w:sz w:val="24"/>
                <w:szCs w:val="24"/>
              </w:rPr>
            </w:pPr>
            <w:r>
              <w:rPr>
                <w:rFonts w:hint="eastAsia" w:ascii="宋体" w:hAnsi="宋体"/>
                <w:kern w:val="0"/>
                <w:sz w:val="24"/>
                <w:szCs w:val="24"/>
              </w:rPr>
              <w:t>教学及参考资料</w:t>
            </w:r>
          </w:p>
        </w:tc>
      </w:tr>
      <w:tr w14:paraId="1F8B4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7986BFC3">
            <w:pPr>
              <w:widowControl/>
              <w:jc w:val="left"/>
              <w:rPr>
                <w:rFonts w:ascii="宋体" w:hAnsi="宋体"/>
                <w:kern w:val="0"/>
                <w:sz w:val="24"/>
                <w:szCs w:val="24"/>
              </w:rPr>
            </w:pPr>
          </w:p>
        </w:tc>
        <w:tc>
          <w:tcPr>
            <w:tcW w:w="4500" w:type="dxa"/>
            <w:gridSpan w:val="4"/>
            <w:tcBorders>
              <w:top w:val="nil"/>
              <w:left w:val="nil"/>
              <w:bottom w:val="single" w:color="auto" w:sz="4" w:space="0"/>
              <w:right w:val="single" w:color="auto" w:sz="4" w:space="0"/>
            </w:tcBorders>
            <w:vAlign w:val="center"/>
          </w:tcPr>
          <w:p w14:paraId="23AC50E4">
            <w:pPr>
              <w:widowControl/>
              <w:spacing w:line="360" w:lineRule="auto"/>
              <w:jc w:val="left"/>
              <w:rPr>
                <w:rFonts w:ascii="宋体" w:hAnsi="宋体"/>
                <w:kern w:val="0"/>
                <w:sz w:val="24"/>
                <w:szCs w:val="24"/>
              </w:rPr>
            </w:pPr>
            <w:r>
              <w:rPr>
                <w:rFonts w:hint="eastAsia" w:ascii="宋体" w:hAnsi="宋体"/>
                <w:bCs/>
                <w:sz w:val="24"/>
              </w:rPr>
              <w:t>《平面构成》  文健、钟卓丽、李天飞著</w:t>
            </w:r>
          </w:p>
        </w:tc>
      </w:tr>
      <w:tr w14:paraId="56604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78AD8F26">
            <w:pPr>
              <w:widowControl/>
              <w:jc w:val="left"/>
              <w:rPr>
                <w:rFonts w:ascii="宋体" w:hAnsi="宋体"/>
                <w:kern w:val="0"/>
                <w:sz w:val="24"/>
                <w:szCs w:val="24"/>
              </w:rPr>
            </w:pPr>
          </w:p>
        </w:tc>
        <w:tc>
          <w:tcPr>
            <w:tcW w:w="4500" w:type="dxa"/>
            <w:gridSpan w:val="4"/>
            <w:tcBorders>
              <w:top w:val="nil"/>
              <w:left w:val="nil"/>
              <w:bottom w:val="single" w:color="auto" w:sz="4" w:space="0"/>
              <w:right w:val="single" w:color="auto" w:sz="4" w:space="0"/>
            </w:tcBorders>
            <w:vAlign w:val="center"/>
          </w:tcPr>
          <w:p w14:paraId="03EB2F12">
            <w:pPr>
              <w:widowControl/>
              <w:spacing w:line="360" w:lineRule="auto"/>
              <w:jc w:val="left"/>
              <w:rPr>
                <w:rFonts w:ascii="宋体" w:hAnsi="宋体"/>
                <w:kern w:val="0"/>
                <w:sz w:val="24"/>
                <w:szCs w:val="24"/>
              </w:rPr>
            </w:pPr>
            <w:r>
              <w:rPr>
                <w:rFonts w:hint="eastAsia" w:ascii="宋体" w:hAnsi="宋体"/>
                <w:kern w:val="0"/>
                <w:sz w:val="24"/>
                <w:szCs w:val="24"/>
              </w:rPr>
              <w:t>练习与习题建议</w:t>
            </w:r>
          </w:p>
        </w:tc>
      </w:tr>
      <w:tr w14:paraId="40EEE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1783FB62">
            <w:pPr>
              <w:widowControl/>
              <w:jc w:val="left"/>
              <w:rPr>
                <w:rFonts w:ascii="宋体" w:hAnsi="宋体"/>
                <w:kern w:val="0"/>
                <w:sz w:val="24"/>
                <w:szCs w:val="24"/>
              </w:rPr>
            </w:pPr>
          </w:p>
        </w:tc>
        <w:tc>
          <w:tcPr>
            <w:tcW w:w="4500" w:type="dxa"/>
            <w:gridSpan w:val="4"/>
            <w:tcBorders>
              <w:top w:val="nil"/>
              <w:left w:val="nil"/>
              <w:bottom w:val="single" w:color="auto" w:sz="4" w:space="0"/>
              <w:right w:val="single" w:color="auto" w:sz="4" w:space="0"/>
            </w:tcBorders>
            <w:vAlign w:val="center"/>
          </w:tcPr>
          <w:p w14:paraId="64342E39">
            <w:pPr>
              <w:widowControl/>
              <w:spacing w:line="360" w:lineRule="auto"/>
              <w:jc w:val="left"/>
              <w:rPr>
                <w:rFonts w:ascii="宋体" w:hAnsi="宋体"/>
                <w:kern w:val="0"/>
                <w:sz w:val="24"/>
                <w:szCs w:val="24"/>
              </w:rPr>
            </w:pPr>
            <w:r>
              <w:rPr>
                <w:rFonts w:hint="eastAsia" w:ascii="宋体" w:hAnsi="宋体"/>
                <w:kern w:val="0"/>
                <w:sz w:val="24"/>
                <w:szCs w:val="24"/>
              </w:rPr>
              <w:t xml:space="preserve">  每个单元有对应的练习，进行市场调查</w:t>
            </w:r>
          </w:p>
        </w:tc>
      </w:tr>
      <w:tr w14:paraId="502A9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16848A3D">
            <w:pPr>
              <w:widowControl/>
              <w:spacing w:line="360" w:lineRule="auto"/>
              <w:jc w:val="center"/>
              <w:rPr>
                <w:rFonts w:ascii="宋体" w:hAnsi="宋体"/>
                <w:kern w:val="0"/>
                <w:sz w:val="24"/>
                <w:szCs w:val="24"/>
              </w:rPr>
            </w:pPr>
            <w:r>
              <w:rPr>
                <w:rFonts w:hint="eastAsia" w:ascii="宋体" w:hAnsi="宋体"/>
                <w:kern w:val="0"/>
                <w:sz w:val="24"/>
                <w:szCs w:val="24"/>
              </w:rPr>
              <w:t>考核与评价方式说明</w:t>
            </w:r>
          </w:p>
        </w:tc>
        <w:tc>
          <w:tcPr>
            <w:tcW w:w="4500" w:type="dxa"/>
            <w:gridSpan w:val="4"/>
            <w:tcBorders>
              <w:top w:val="nil"/>
              <w:left w:val="nil"/>
              <w:bottom w:val="single" w:color="auto" w:sz="4" w:space="0"/>
              <w:right w:val="single" w:color="auto" w:sz="4" w:space="0"/>
            </w:tcBorders>
            <w:vAlign w:val="center"/>
          </w:tcPr>
          <w:p w14:paraId="4ECFEE43">
            <w:pPr>
              <w:widowControl/>
              <w:spacing w:line="360" w:lineRule="auto"/>
              <w:jc w:val="left"/>
              <w:rPr>
                <w:rFonts w:ascii="宋体" w:hAnsi="宋体"/>
                <w:kern w:val="0"/>
                <w:sz w:val="24"/>
                <w:szCs w:val="24"/>
              </w:rPr>
            </w:pPr>
            <w:r>
              <w:rPr>
                <w:rFonts w:hint="eastAsia" w:ascii="宋体" w:hAnsi="宋体"/>
                <w:kern w:val="0"/>
                <w:sz w:val="24"/>
                <w:szCs w:val="24"/>
              </w:rPr>
              <w:t>权重分配</w:t>
            </w:r>
          </w:p>
        </w:tc>
      </w:tr>
      <w:tr w14:paraId="30040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2F30EC65">
            <w:pPr>
              <w:widowControl/>
              <w:spacing w:line="360" w:lineRule="auto"/>
              <w:jc w:val="center"/>
              <w:rPr>
                <w:rFonts w:ascii="宋体" w:hAnsi="宋体"/>
                <w:kern w:val="0"/>
                <w:sz w:val="24"/>
                <w:szCs w:val="24"/>
              </w:rPr>
            </w:pPr>
            <w:r>
              <w:rPr>
                <w:rFonts w:hint="eastAsia" w:ascii="宋体" w:hAnsi="宋体"/>
                <w:kern w:val="0"/>
                <w:sz w:val="24"/>
                <w:szCs w:val="24"/>
              </w:rPr>
              <w:t xml:space="preserve"> 平时练习与综合练习相结合，个人能力与集体评价相结合。</w:t>
            </w:r>
          </w:p>
        </w:tc>
        <w:tc>
          <w:tcPr>
            <w:tcW w:w="4500" w:type="dxa"/>
            <w:gridSpan w:val="4"/>
            <w:tcBorders>
              <w:top w:val="nil"/>
              <w:left w:val="nil"/>
              <w:bottom w:val="single" w:color="auto" w:sz="4" w:space="0"/>
              <w:right w:val="single" w:color="auto" w:sz="4" w:space="0"/>
            </w:tcBorders>
            <w:vAlign w:val="center"/>
          </w:tcPr>
          <w:p w14:paraId="6F44EDEA">
            <w:pPr>
              <w:widowControl/>
              <w:spacing w:line="360" w:lineRule="auto"/>
              <w:jc w:val="left"/>
              <w:rPr>
                <w:rFonts w:ascii="宋体" w:hAnsi="宋体"/>
                <w:kern w:val="0"/>
                <w:sz w:val="24"/>
                <w:szCs w:val="24"/>
              </w:rPr>
            </w:pPr>
            <w:r>
              <w:rPr>
                <w:rFonts w:hint="eastAsia" w:ascii="宋体" w:hAnsi="宋体"/>
                <w:kern w:val="0"/>
                <w:sz w:val="24"/>
                <w:szCs w:val="24"/>
              </w:rPr>
              <w:t>平时练习占 40 %、综合练习占40 %</w:t>
            </w:r>
          </w:p>
          <w:p w14:paraId="1B2A6B7B">
            <w:pPr>
              <w:widowControl/>
              <w:spacing w:line="360" w:lineRule="auto"/>
              <w:jc w:val="left"/>
              <w:rPr>
                <w:rFonts w:ascii="宋体" w:hAnsi="宋体"/>
                <w:kern w:val="0"/>
                <w:sz w:val="24"/>
                <w:szCs w:val="24"/>
              </w:rPr>
            </w:pPr>
            <w:r>
              <w:rPr>
                <w:rFonts w:hint="eastAsia" w:ascii="宋体" w:hAnsi="宋体"/>
                <w:kern w:val="0"/>
                <w:sz w:val="24"/>
                <w:szCs w:val="24"/>
              </w:rPr>
              <w:t>集体评价占 20 %</w:t>
            </w:r>
          </w:p>
        </w:tc>
      </w:tr>
    </w:tbl>
    <w:p w14:paraId="2A0C3945">
      <w:pPr>
        <w:spacing w:line="460" w:lineRule="exact"/>
        <w:rPr>
          <w:rFonts w:hint="eastAsia" w:ascii="宋体" w:hAnsi="宋体"/>
          <w:b/>
          <w:sz w:val="24"/>
          <w:szCs w:val="24"/>
        </w:rPr>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080"/>
        <w:gridCol w:w="900"/>
        <w:gridCol w:w="1080"/>
        <w:gridCol w:w="1440"/>
      </w:tblGrid>
      <w:tr w14:paraId="59FBF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vAlign w:val="center"/>
          </w:tcPr>
          <w:p w14:paraId="12C41C72">
            <w:pPr>
              <w:widowControl/>
              <w:spacing w:line="360" w:lineRule="auto"/>
              <w:rPr>
                <w:rFonts w:ascii="宋体" w:hAnsi="宋体"/>
                <w:kern w:val="0"/>
                <w:sz w:val="24"/>
                <w:szCs w:val="24"/>
              </w:rPr>
            </w:pPr>
            <w:r>
              <w:rPr>
                <w:rFonts w:hint="eastAsia" w:ascii="宋体" w:hAnsi="宋体"/>
                <w:kern w:val="0"/>
                <w:sz w:val="24"/>
                <w:szCs w:val="24"/>
              </w:rPr>
              <w:t>模块（或工作情境）</w:t>
            </w:r>
          </w:p>
        </w:tc>
        <w:tc>
          <w:tcPr>
            <w:tcW w:w="6973" w:type="dxa"/>
            <w:gridSpan w:val="5"/>
            <w:tcBorders>
              <w:top w:val="single" w:color="auto" w:sz="4" w:space="0"/>
              <w:left w:val="nil"/>
              <w:bottom w:val="single" w:color="auto" w:sz="4" w:space="0"/>
              <w:right w:val="single" w:color="auto" w:sz="4" w:space="0"/>
            </w:tcBorders>
            <w:vAlign w:val="center"/>
          </w:tcPr>
          <w:p w14:paraId="6E0402A1">
            <w:pPr>
              <w:widowControl/>
              <w:spacing w:line="360" w:lineRule="auto"/>
              <w:jc w:val="center"/>
              <w:rPr>
                <w:rFonts w:ascii="宋体" w:hAnsi="宋体"/>
                <w:kern w:val="0"/>
                <w:sz w:val="24"/>
                <w:szCs w:val="24"/>
              </w:rPr>
            </w:pPr>
            <w:r>
              <w:rPr>
                <w:rFonts w:hint="eastAsia" w:ascii="宋体" w:hAnsi="宋体"/>
                <w:kern w:val="0"/>
                <w:sz w:val="24"/>
                <w:szCs w:val="24"/>
              </w:rPr>
              <w:t>模块四</w:t>
            </w:r>
          </w:p>
        </w:tc>
      </w:tr>
      <w:tr w14:paraId="209B1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0F48096F">
            <w:pPr>
              <w:widowControl/>
              <w:spacing w:line="360" w:lineRule="auto"/>
              <w:ind w:firstLine="240" w:firstLineChars="100"/>
              <w:rPr>
                <w:rFonts w:ascii="宋体" w:hAnsi="宋体"/>
                <w:kern w:val="0"/>
                <w:sz w:val="24"/>
                <w:szCs w:val="24"/>
              </w:rPr>
            </w:pPr>
            <w:r>
              <w:rPr>
                <w:rFonts w:hint="eastAsia" w:ascii="宋体" w:hAnsi="宋体"/>
                <w:kern w:val="0"/>
                <w:sz w:val="24"/>
                <w:szCs w:val="24"/>
              </w:rPr>
              <w:t>单元1</w:t>
            </w:r>
          </w:p>
        </w:tc>
        <w:tc>
          <w:tcPr>
            <w:tcW w:w="4659" w:type="dxa"/>
            <w:gridSpan w:val="3"/>
            <w:tcBorders>
              <w:top w:val="single" w:color="auto" w:sz="4" w:space="0"/>
              <w:left w:val="nil"/>
              <w:bottom w:val="single" w:color="auto" w:sz="4" w:space="0"/>
              <w:right w:val="single" w:color="auto" w:sz="4" w:space="0"/>
            </w:tcBorders>
            <w:vAlign w:val="center"/>
          </w:tcPr>
          <w:p w14:paraId="7BC35E6F">
            <w:pPr>
              <w:shd w:val="solid" w:color="FFFFFF" w:fill="auto"/>
              <w:autoSpaceDN w:val="0"/>
              <w:spacing w:before="100" w:beforeAutospacing="1" w:after="100" w:afterAutospacing="1"/>
              <w:jc w:val="left"/>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0"/>
                <w:kern w:val="0"/>
                <w:sz w:val="24"/>
                <w:szCs w:val="24"/>
              </w:rPr>
              <w:t>重复</w:t>
            </w:r>
            <w:r>
              <w:rPr>
                <w:rFonts w:hint="eastAsia" w:asciiTheme="minorEastAsia" w:hAnsiTheme="minorEastAsia" w:eastAsiaTheme="minorEastAsia" w:cstheme="minorEastAsia"/>
                <w:spacing w:val="-20"/>
                <w:kern w:val="0"/>
                <w:sz w:val="24"/>
                <w:szCs w:val="24"/>
                <w:lang w:eastAsia="zh-CN"/>
              </w:rPr>
              <w:t>、</w:t>
            </w:r>
            <w:r>
              <w:rPr>
                <w:rFonts w:hint="eastAsia" w:asciiTheme="minorEastAsia" w:hAnsiTheme="minorEastAsia" w:eastAsiaTheme="minorEastAsia" w:cstheme="minorEastAsia"/>
                <w:spacing w:val="-20"/>
                <w:kern w:val="0"/>
                <w:sz w:val="24"/>
                <w:szCs w:val="24"/>
              </w:rPr>
              <w:t>近似</w:t>
            </w:r>
            <w:r>
              <w:rPr>
                <w:rFonts w:hint="eastAsia" w:asciiTheme="minorEastAsia" w:hAnsiTheme="minorEastAsia" w:eastAsiaTheme="minorEastAsia" w:cstheme="minorEastAsia"/>
                <w:spacing w:val="-20"/>
                <w:kern w:val="0"/>
                <w:sz w:val="24"/>
                <w:szCs w:val="24"/>
                <w:lang w:eastAsia="zh-CN"/>
              </w:rPr>
              <w:t>、</w:t>
            </w:r>
            <w:r>
              <w:rPr>
                <w:rFonts w:hint="eastAsia" w:asciiTheme="minorEastAsia" w:hAnsiTheme="minorEastAsia" w:eastAsiaTheme="minorEastAsia" w:cstheme="minorEastAsia"/>
                <w:spacing w:val="-20"/>
                <w:kern w:val="0"/>
                <w:sz w:val="24"/>
                <w:szCs w:val="24"/>
              </w:rPr>
              <w:t>渐变</w:t>
            </w:r>
          </w:p>
        </w:tc>
        <w:tc>
          <w:tcPr>
            <w:tcW w:w="900" w:type="dxa"/>
            <w:vMerge w:val="restart"/>
            <w:tcBorders>
              <w:top w:val="single" w:color="auto" w:sz="4" w:space="0"/>
              <w:left w:val="nil"/>
              <w:right w:val="single" w:color="auto" w:sz="4" w:space="0"/>
            </w:tcBorders>
            <w:vAlign w:val="center"/>
          </w:tcPr>
          <w:p w14:paraId="78BF9AE8">
            <w:pPr>
              <w:widowControl/>
              <w:spacing w:line="360" w:lineRule="auto"/>
              <w:rPr>
                <w:rFonts w:ascii="宋体" w:hAnsi="宋体"/>
                <w:kern w:val="0"/>
                <w:sz w:val="24"/>
                <w:szCs w:val="24"/>
              </w:rPr>
            </w:pPr>
            <w:r>
              <w:rPr>
                <w:rFonts w:hint="eastAsia" w:ascii="宋体" w:hAnsi="宋体"/>
                <w:kern w:val="0"/>
                <w:sz w:val="24"/>
                <w:szCs w:val="24"/>
              </w:rPr>
              <w:t>学时</w:t>
            </w:r>
          </w:p>
        </w:tc>
        <w:tc>
          <w:tcPr>
            <w:tcW w:w="1080" w:type="dxa"/>
            <w:tcBorders>
              <w:top w:val="single" w:color="auto" w:sz="4" w:space="0"/>
              <w:left w:val="nil"/>
              <w:bottom w:val="single" w:color="auto" w:sz="4" w:space="0"/>
              <w:right w:val="single" w:color="auto" w:sz="4" w:space="0"/>
            </w:tcBorders>
            <w:shd w:val="clear" w:color="auto" w:fill="FFFFFF"/>
            <w:vAlign w:val="center"/>
          </w:tcPr>
          <w:p w14:paraId="08F5C23C">
            <w:pPr>
              <w:widowControl/>
              <w:spacing w:line="360" w:lineRule="auto"/>
              <w:rPr>
                <w:rFonts w:ascii="宋体" w:hAnsi="宋体"/>
                <w:kern w:val="0"/>
                <w:sz w:val="24"/>
                <w:szCs w:val="24"/>
              </w:rPr>
            </w:pPr>
            <w:r>
              <w:rPr>
                <w:rFonts w:hint="eastAsia" w:ascii="宋体" w:hAnsi="宋体"/>
                <w:kern w:val="0"/>
                <w:sz w:val="24"/>
                <w:szCs w:val="24"/>
              </w:rPr>
              <w:t>理论</w:t>
            </w:r>
          </w:p>
        </w:tc>
        <w:tc>
          <w:tcPr>
            <w:tcW w:w="1440" w:type="dxa"/>
            <w:tcBorders>
              <w:top w:val="single" w:color="auto" w:sz="4" w:space="0"/>
              <w:left w:val="nil"/>
              <w:bottom w:val="single" w:color="auto" w:sz="4" w:space="0"/>
              <w:right w:val="single" w:color="auto" w:sz="4" w:space="0"/>
            </w:tcBorders>
            <w:vAlign w:val="center"/>
          </w:tcPr>
          <w:p w14:paraId="63F8434B">
            <w:pPr>
              <w:widowControl/>
              <w:spacing w:line="360" w:lineRule="auto"/>
              <w:rPr>
                <w:rFonts w:hint="default" w:ascii="宋体" w:hAnsi="宋体" w:eastAsia="宋体"/>
                <w:kern w:val="0"/>
                <w:sz w:val="24"/>
                <w:szCs w:val="24"/>
                <w:lang w:val="en-US" w:eastAsia="zh-CN"/>
              </w:rPr>
            </w:pPr>
            <w:r>
              <w:rPr>
                <w:rFonts w:hint="eastAsia" w:ascii="宋体" w:hAnsi="宋体"/>
                <w:kern w:val="0"/>
                <w:sz w:val="24"/>
                <w:szCs w:val="24"/>
                <w:lang w:val="en-US" w:eastAsia="zh-CN"/>
              </w:rPr>
              <w:t>4</w:t>
            </w:r>
          </w:p>
        </w:tc>
      </w:tr>
      <w:tr w14:paraId="6C9E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32E4FB1C">
            <w:pPr>
              <w:widowControl/>
              <w:spacing w:line="360" w:lineRule="auto"/>
              <w:jc w:val="center"/>
              <w:rPr>
                <w:rFonts w:ascii="宋体" w:hAnsi="宋体"/>
                <w:kern w:val="0"/>
                <w:sz w:val="24"/>
                <w:szCs w:val="24"/>
              </w:rPr>
            </w:pPr>
            <w:r>
              <w:rPr>
                <w:rFonts w:hint="eastAsia" w:ascii="宋体" w:hAnsi="宋体"/>
                <w:kern w:val="0"/>
                <w:sz w:val="24"/>
                <w:szCs w:val="24"/>
              </w:rPr>
              <w:t>单元2</w:t>
            </w:r>
          </w:p>
        </w:tc>
        <w:tc>
          <w:tcPr>
            <w:tcW w:w="4659" w:type="dxa"/>
            <w:gridSpan w:val="3"/>
            <w:tcBorders>
              <w:top w:val="single" w:color="auto" w:sz="4" w:space="0"/>
              <w:left w:val="nil"/>
              <w:bottom w:val="single" w:color="auto" w:sz="4" w:space="0"/>
              <w:right w:val="single" w:color="auto" w:sz="4" w:space="0"/>
            </w:tcBorders>
            <w:vAlign w:val="center"/>
          </w:tcPr>
          <w:p w14:paraId="5BB1412C">
            <w:pPr>
              <w:shd w:val="solid" w:color="FFFFFF" w:fill="auto"/>
              <w:autoSpaceDN w:val="0"/>
              <w:spacing w:before="100" w:beforeAutospacing="1" w:after="100" w:afterAutospacing="1"/>
              <w:jc w:val="left"/>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0"/>
                <w:kern w:val="0"/>
                <w:sz w:val="24"/>
                <w:szCs w:val="24"/>
              </w:rPr>
              <w:t>发射</w:t>
            </w:r>
            <w:r>
              <w:rPr>
                <w:rFonts w:hint="eastAsia" w:asciiTheme="minorEastAsia" w:hAnsiTheme="minorEastAsia" w:eastAsiaTheme="minorEastAsia" w:cstheme="minorEastAsia"/>
                <w:spacing w:val="-20"/>
                <w:kern w:val="0"/>
                <w:sz w:val="24"/>
                <w:szCs w:val="24"/>
                <w:lang w:eastAsia="zh-CN"/>
              </w:rPr>
              <w:t>、</w:t>
            </w:r>
            <w:r>
              <w:rPr>
                <w:rFonts w:hint="eastAsia" w:asciiTheme="minorEastAsia" w:hAnsiTheme="minorEastAsia" w:eastAsiaTheme="minorEastAsia" w:cstheme="minorEastAsia"/>
                <w:spacing w:val="-20"/>
                <w:kern w:val="0"/>
                <w:sz w:val="24"/>
                <w:szCs w:val="24"/>
              </w:rPr>
              <w:t>特异</w:t>
            </w:r>
            <w:r>
              <w:rPr>
                <w:rFonts w:hint="eastAsia" w:asciiTheme="minorEastAsia" w:hAnsiTheme="minorEastAsia" w:eastAsiaTheme="minorEastAsia" w:cstheme="minorEastAsia"/>
                <w:spacing w:val="-20"/>
                <w:kern w:val="0"/>
                <w:sz w:val="24"/>
                <w:szCs w:val="24"/>
                <w:lang w:eastAsia="zh-CN"/>
              </w:rPr>
              <w:t>、</w:t>
            </w:r>
            <w:r>
              <w:rPr>
                <w:rFonts w:hint="eastAsia" w:asciiTheme="minorEastAsia" w:hAnsiTheme="minorEastAsia" w:eastAsiaTheme="minorEastAsia" w:cstheme="minorEastAsia"/>
                <w:spacing w:val="-20"/>
                <w:kern w:val="0"/>
                <w:sz w:val="24"/>
                <w:szCs w:val="24"/>
              </w:rPr>
              <w:t>空间</w:t>
            </w:r>
          </w:p>
        </w:tc>
        <w:tc>
          <w:tcPr>
            <w:tcW w:w="900" w:type="dxa"/>
            <w:vMerge w:val="continue"/>
            <w:tcBorders>
              <w:left w:val="nil"/>
              <w:right w:val="single" w:color="auto" w:sz="4" w:space="0"/>
            </w:tcBorders>
            <w:vAlign w:val="center"/>
          </w:tcPr>
          <w:p w14:paraId="18388D24">
            <w:pPr>
              <w:widowControl/>
              <w:jc w:val="left"/>
              <w:rPr>
                <w:rFonts w:ascii="宋体" w:hAnsi="宋体"/>
                <w:kern w:val="0"/>
                <w:sz w:val="24"/>
                <w:szCs w:val="24"/>
              </w:rPr>
            </w:pPr>
          </w:p>
        </w:tc>
        <w:tc>
          <w:tcPr>
            <w:tcW w:w="1080" w:type="dxa"/>
            <w:vMerge w:val="restart"/>
            <w:tcBorders>
              <w:top w:val="single" w:color="auto" w:sz="4" w:space="0"/>
              <w:left w:val="nil"/>
              <w:right w:val="single" w:color="auto" w:sz="4" w:space="0"/>
            </w:tcBorders>
            <w:shd w:val="clear" w:color="auto" w:fill="FFFFFF"/>
            <w:vAlign w:val="center"/>
          </w:tcPr>
          <w:p w14:paraId="518D1CC4">
            <w:pPr>
              <w:widowControl/>
              <w:spacing w:line="360" w:lineRule="auto"/>
              <w:rPr>
                <w:rFonts w:ascii="宋体" w:hAnsi="宋体"/>
                <w:kern w:val="0"/>
              </w:rPr>
            </w:pPr>
            <w:r>
              <w:rPr>
                <w:rFonts w:hint="eastAsia" w:ascii="宋体" w:hAnsi="宋体"/>
                <w:kern w:val="0"/>
              </w:rPr>
              <w:t>实践</w:t>
            </w:r>
          </w:p>
        </w:tc>
        <w:tc>
          <w:tcPr>
            <w:tcW w:w="1440" w:type="dxa"/>
            <w:vMerge w:val="restart"/>
            <w:tcBorders>
              <w:top w:val="single" w:color="auto" w:sz="4" w:space="0"/>
              <w:left w:val="nil"/>
              <w:right w:val="single" w:color="auto" w:sz="4" w:space="0"/>
            </w:tcBorders>
            <w:vAlign w:val="center"/>
          </w:tcPr>
          <w:p w14:paraId="15951BAD">
            <w:pPr>
              <w:widowControl/>
              <w:spacing w:line="360" w:lineRule="auto"/>
              <w:rPr>
                <w:rFonts w:hint="default" w:ascii="宋体" w:hAnsi="宋体" w:eastAsia="宋体"/>
                <w:kern w:val="0"/>
                <w:sz w:val="24"/>
                <w:szCs w:val="24"/>
                <w:lang w:val="en-US" w:eastAsia="zh-CN"/>
              </w:rPr>
            </w:pPr>
            <w:r>
              <w:rPr>
                <w:rFonts w:hint="eastAsia" w:ascii="宋体" w:hAnsi="宋体"/>
                <w:kern w:val="0"/>
                <w:sz w:val="24"/>
                <w:szCs w:val="24"/>
                <w:lang w:val="en-US" w:eastAsia="zh-CN"/>
              </w:rPr>
              <w:t>12</w:t>
            </w:r>
          </w:p>
        </w:tc>
      </w:tr>
      <w:tr w14:paraId="49A7A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75AE56DB">
            <w:pPr>
              <w:spacing w:line="360" w:lineRule="auto"/>
              <w:jc w:val="center"/>
              <w:rPr>
                <w:rFonts w:hint="eastAsia" w:ascii="宋体" w:hAnsi="宋体"/>
                <w:kern w:val="0"/>
                <w:sz w:val="24"/>
                <w:szCs w:val="24"/>
              </w:rPr>
            </w:pPr>
            <w:r>
              <w:rPr>
                <w:rFonts w:hint="eastAsia" w:ascii="宋体" w:hAnsi="宋体"/>
                <w:kern w:val="0"/>
                <w:sz w:val="24"/>
                <w:szCs w:val="24"/>
              </w:rPr>
              <w:t>单元3</w:t>
            </w:r>
          </w:p>
        </w:tc>
        <w:tc>
          <w:tcPr>
            <w:tcW w:w="4659" w:type="dxa"/>
            <w:gridSpan w:val="3"/>
            <w:tcBorders>
              <w:top w:val="single" w:color="auto" w:sz="4" w:space="0"/>
              <w:left w:val="nil"/>
              <w:bottom w:val="single" w:color="auto" w:sz="4" w:space="0"/>
              <w:right w:val="single" w:color="auto" w:sz="4" w:space="0"/>
            </w:tcBorders>
            <w:vAlign w:val="center"/>
          </w:tcPr>
          <w:p w14:paraId="7DB6577A">
            <w:pPr>
              <w:shd w:val="solid" w:color="FFFFFF" w:fill="auto"/>
              <w:autoSpaceDN w:val="0"/>
              <w:spacing w:before="100" w:beforeAutospacing="1" w:after="100" w:afterAutospacing="1"/>
              <w:jc w:val="left"/>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空间构成</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密集构成</w:t>
            </w:r>
          </w:p>
        </w:tc>
        <w:tc>
          <w:tcPr>
            <w:tcW w:w="900" w:type="dxa"/>
            <w:vMerge w:val="continue"/>
            <w:tcBorders>
              <w:left w:val="nil"/>
              <w:right w:val="single" w:color="auto" w:sz="4" w:space="0"/>
            </w:tcBorders>
            <w:vAlign w:val="center"/>
          </w:tcPr>
          <w:p w14:paraId="47D677E9">
            <w:pPr>
              <w:widowControl/>
              <w:jc w:val="left"/>
              <w:rPr>
                <w:rFonts w:ascii="宋体" w:hAnsi="宋体"/>
                <w:kern w:val="0"/>
                <w:sz w:val="24"/>
                <w:szCs w:val="24"/>
              </w:rPr>
            </w:pPr>
          </w:p>
        </w:tc>
        <w:tc>
          <w:tcPr>
            <w:tcW w:w="1080" w:type="dxa"/>
            <w:vMerge w:val="continue"/>
            <w:tcBorders>
              <w:left w:val="nil"/>
              <w:right w:val="single" w:color="auto" w:sz="4" w:space="0"/>
            </w:tcBorders>
            <w:shd w:val="clear" w:color="auto" w:fill="FFFFFF"/>
            <w:vAlign w:val="center"/>
          </w:tcPr>
          <w:p w14:paraId="2140B8A0">
            <w:pPr>
              <w:widowControl/>
              <w:spacing w:line="360" w:lineRule="auto"/>
              <w:rPr>
                <w:rFonts w:hint="eastAsia" w:ascii="宋体" w:hAnsi="宋体"/>
                <w:kern w:val="0"/>
              </w:rPr>
            </w:pPr>
          </w:p>
        </w:tc>
        <w:tc>
          <w:tcPr>
            <w:tcW w:w="1440" w:type="dxa"/>
            <w:vMerge w:val="continue"/>
            <w:tcBorders>
              <w:left w:val="nil"/>
              <w:right w:val="single" w:color="auto" w:sz="4" w:space="0"/>
            </w:tcBorders>
            <w:vAlign w:val="center"/>
          </w:tcPr>
          <w:p w14:paraId="68AACFE8">
            <w:pPr>
              <w:widowControl/>
              <w:spacing w:line="360" w:lineRule="auto"/>
              <w:rPr>
                <w:rFonts w:hint="eastAsia" w:ascii="宋体" w:hAnsi="宋体"/>
                <w:kern w:val="0"/>
                <w:sz w:val="24"/>
                <w:szCs w:val="24"/>
              </w:rPr>
            </w:pPr>
          </w:p>
        </w:tc>
      </w:tr>
      <w:tr w14:paraId="255F6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3894A797">
            <w:pPr>
              <w:spacing w:line="360" w:lineRule="auto"/>
              <w:jc w:val="center"/>
              <w:rPr>
                <w:rFonts w:hint="eastAsia" w:ascii="宋体" w:hAnsi="宋体"/>
                <w:kern w:val="0"/>
                <w:sz w:val="24"/>
                <w:szCs w:val="24"/>
              </w:rPr>
            </w:pPr>
            <w:r>
              <w:rPr>
                <w:rFonts w:hint="eastAsia" w:ascii="宋体" w:hAnsi="宋体"/>
                <w:kern w:val="0"/>
                <w:sz w:val="24"/>
                <w:szCs w:val="24"/>
              </w:rPr>
              <w:t>单元4</w:t>
            </w:r>
          </w:p>
        </w:tc>
        <w:tc>
          <w:tcPr>
            <w:tcW w:w="4659" w:type="dxa"/>
            <w:gridSpan w:val="3"/>
            <w:tcBorders>
              <w:top w:val="single" w:color="auto" w:sz="4" w:space="0"/>
              <w:left w:val="nil"/>
              <w:bottom w:val="single" w:color="auto" w:sz="4" w:space="0"/>
              <w:right w:val="single" w:color="auto" w:sz="4" w:space="0"/>
            </w:tcBorders>
            <w:vAlign w:val="center"/>
          </w:tcPr>
          <w:p w14:paraId="34666630">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机理（质感表现的构成）</w:t>
            </w:r>
          </w:p>
        </w:tc>
        <w:tc>
          <w:tcPr>
            <w:tcW w:w="900" w:type="dxa"/>
            <w:vMerge w:val="continue"/>
            <w:tcBorders>
              <w:left w:val="nil"/>
              <w:right w:val="single" w:color="auto" w:sz="4" w:space="0"/>
            </w:tcBorders>
            <w:vAlign w:val="center"/>
          </w:tcPr>
          <w:p w14:paraId="6602FA74">
            <w:pPr>
              <w:widowControl/>
              <w:jc w:val="left"/>
              <w:rPr>
                <w:rFonts w:ascii="宋体" w:hAnsi="宋体"/>
                <w:kern w:val="0"/>
                <w:sz w:val="24"/>
                <w:szCs w:val="24"/>
              </w:rPr>
            </w:pPr>
          </w:p>
        </w:tc>
        <w:tc>
          <w:tcPr>
            <w:tcW w:w="1080" w:type="dxa"/>
            <w:vMerge w:val="continue"/>
            <w:tcBorders>
              <w:left w:val="nil"/>
              <w:right w:val="single" w:color="auto" w:sz="4" w:space="0"/>
            </w:tcBorders>
            <w:shd w:val="clear" w:color="auto" w:fill="FFFFFF"/>
            <w:vAlign w:val="center"/>
          </w:tcPr>
          <w:p w14:paraId="1A175630">
            <w:pPr>
              <w:widowControl/>
              <w:spacing w:line="360" w:lineRule="auto"/>
              <w:rPr>
                <w:rFonts w:hint="eastAsia" w:ascii="宋体" w:hAnsi="宋体"/>
                <w:kern w:val="0"/>
              </w:rPr>
            </w:pPr>
          </w:p>
        </w:tc>
        <w:tc>
          <w:tcPr>
            <w:tcW w:w="1440" w:type="dxa"/>
            <w:vMerge w:val="continue"/>
            <w:tcBorders>
              <w:left w:val="nil"/>
              <w:right w:val="single" w:color="auto" w:sz="4" w:space="0"/>
            </w:tcBorders>
            <w:vAlign w:val="center"/>
          </w:tcPr>
          <w:p w14:paraId="4BA27F75">
            <w:pPr>
              <w:widowControl/>
              <w:spacing w:line="360" w:lineRule="auto"/>
              <w:rPr>
                <w:rFonts w:hint="eastAsia" w:ascii="宋体" w:hAnsi="宋体"/>
                <w:kern w:val="0"/>
                <w:sz w:val="24"/>
                <w:szCs w:val="24"/>
              </w:rPr>
            </w:pPr>
          </w:p>
        </w:tc>
      </w:tr>
      <w:tr w14:paraId="3BC58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1549CEA6">
            <w:pPr>
              <w:widowControl/>
              <w:spacing w:line="360" w:lineRule="auto"/>
              <w:jc w:val="center"/>
              <w:rPr>
                <w:rFonts w:ascii="宋体" w:hAnsi="宋体"/>
                <w:kern w:val="0"/>
                <w:sz w:val="24"/>
                <w:szCs w:val="24"/>
              </w:rPr>
            </w:pPr>
            <w:r>
              <w:rPr>
                <w:rFonts w:hint="eastAsia" w:ascii="宋体" w:hAnsi="宋体"/>
                <w:kern w:val="0"/>
                <w:sz w:val="24"/>
                <w:szCs w:val="24"/>
              </w:rPr>
              <w:t>学习目标：概括本单元的学习目标，包含知识、技能等目标</w:t>
            </w:r>
          </w:p>
        </w:tc>
      </w:tr>
      <w:tr w14:paraId="4ECC8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vAlign w:val="center"/>
          </w:tcPr>
          <w:p w14:paraId="1952A05A">
            <w:pPr>
              <w:widowControl/>
              <w:spacing w:line="360" w:lineRule="auto"/>
              <w:ind w:firstLine="480" w:firstLineChars="200"/>
              <w:jc w:val="left"/>
              <w:rPr>
                <w:rFonts w:hint="eastAsia" w:ascii="宋体" w:hAnsi="宋体"/>
                <w:kern w:val="0"/>
                <w:sz w:val="24"/>
                <w:szCs w:val="24"/>
                <w:lang w:eastAsia="zh-CN"/>
              </w:rPr>
            </w:pPr>
            <w:r>
              <w:rPr>
                <w:rFonts w:hint="eastAsia" w:ascii="宋体" w:hAnsi="宋体"/>
                <w:kern w:val="0"/>
                <w:sz w:val="24"/>
                <w:szCs w:val="24"/>
                <w:lang w:eastAsia="zh-CN"/>
              </w:rPr>
              <w:t>知识目标：</w:t>
            </w:r>
            <w:r>
              <w:rPr>
                <w:rFonts w:hint="eastAsia" w:ascii="宋体" w:hAnsi="宋体"/>
                <w:kern w:val="0"/>
                <w:sz w:val="24"/>
                <w:szCs w:val="24"/>
                <w:lang w:val="en-US" w:eastAsia="zh-CN"/>
              </w:rPr>
              <w:t>掌握多种平面构成的种类以及特点</w:t>
            </w:r>
            <w:r>
              <w:rPr>
                <w:rFonts w:hint="eastAsia" w:ascii="宋体" w:hAnsi="宋体"/>
                <w:kern w:val="0"/>
                <w:sz w:val="24"/>
                <w:szCs w:val="24"/>
                <w:lang w:eastAsia="zh-CN"/>
              </w:rPr>
              <w:t>。</w:t>
            </w:r>
          </w:p>
          <w:p w14:paraId="649F1E56">
            <w:pPr>
              <w:widowControl/>
              <w:spacing w:line="360" w:lineRule="auto"/>
              <w:ind w:firstLine="480" w:firstLineChars="200"/>
              <w:jc w:val="left"/>
              <w:rPr>
                <w:rFonts w:hint="eastAsia" w:ascii="宋体" w:hAnsi="宋体"/>
                <w:kern w:val="0"/>
                <w:sz w:val="24"/>
                <w:szCs w:val="24"/>
                <w:lang w:eastAsia="zh-CN"/>
              </w:rPr>
            </w:pPr>
            <w:r>
              <w:rPr>
                <w:rFonts w:hint="eastAsia" w:ascii="宋体" w:hAnsi="宋体"/>
                <w:kern w:val="0"/>
                <w:sz w:val="24"/>
                <w:szCs w:val="24"/>
                <w:lang w:eastAsia="zh-CN"/>
              </w:rPr>
              <w:t>技能目标：导入项目任务，分析</w:t>
            </w:r>
            <w:r>
              <w:rPr>
                <w:rFonts w:hint="eastAsia" w:ascii="宋体" w:hAnsi="宋体"/>
                <w:kern w:val="0"/>
                <w:sz w:val="24"/>
                <w:szCs w:val="24"/>
                <w:lang w:val="en-US" w:eastAsia="zh-CN"/>
              </w:rPr>
              <w:t>不同的平面构成的特点</w:t>
            </w:r>
            <w:r>
              <w:rPr>
                <w:rFonts w:hint="eastAsia" w:ascii="宋体" w:hAnsi="宋体"/>
                <w:kern w:val="0"/>
                <w:sz w:val="24"/>
                <w:szCs w:val="24"/>
                <w:lang w:eastAsia="zh-CN"/>
              </w:rPr>
              <w:t>，并由学生虚拟项目内容进行练习，获得技能掌握。</w:t>
            </w:r>
          </w:p>
        </w:tc>
      </w:tr>
      <w:tr w14:paraId="21788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4FBB9A3B">
            <w:pPr>
              <w:widowControl/>
              <w:spacing w:line="360" w:lineRule="auto"/>
              <w:jc w:val="center"/>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主要内容（标注重点和难点）</w:t>
            </w:r>
          </w:p>
        </w:tc>
        <w:tc>
          <w:tcPr>
            <w:tcW w:w="4500" w:type="dxa"/>
            <w:gridSpan w:val="4"/>
            <w:tcBorders>
              <w:top w:val="nil"/>
              <w:left w:val="nil"/>
              <w:bottom w:val="single" w:color="auto" w:sz="4" w:space="0"/>
              <w:right w:val="single" w:color="auto" w:sz="4" w:space="0"/>
            </w:tcBorders>
            <w:vAlign w:val="center"/>
          </w:tcPr>
          <w:p w14:paraId="25CE0817">
            <w:pPr>
              <w:widowControl/>
              <w:spacing w:line="360" w:lineRule="auto"/>
              <w:jc w:val="left"/>
              <w:rPr>
                <w:rFonts w:ascii="宋体" w:hAnsi="宋体"/>
                <w:kern w:val="0"/>
                <w:sz w:val="24"/>
                <w:szCs w:val="24"/>
              </w:rPr>
            </w:pPr>
            <w:r>
              <w:rPr>
                <w:rFonts w:hint="eastAsia" w:ascii="宋体" w:hAnsi="宋体"/>
                <w:kern w:val="0"/>
                <w:sz w:val="24"/>
                <w:szCs w:val="24"/>
              </w:rPr>
              <w:t>主要教学方法</w:t>
            </w:r>
          </w:p>
        </w:tc>
      </w:tr>
      <w:tr w14:paraId="4FBA7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4860" w:type="dxa"/>
            <w:gridSpan w:val="3"/>
            <w:vMerge w:val="restart"/>
            <w:tcBorders>
              <w:top w:val="nil"/>
              <w:left w:val="single" w:color="auto" w:sz="4" w:space="0"/>
              <w:bottom w:val="single" w:color="auto" w:sz="4" w:space="0"/>
              <w:right w:val="single" w:color="auto" w:sz="4" w:space="0"/>
            </w:tcBorders>
          </w:tcPr>
          <w:p w14:paraId="4C0D3EB7">
            <w:pPr>
              <w:widowControl/>
              <w:spacing w:line="360" w:lineRule="auto"/>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重点：</w:t>
            </w:r>
          </w:p>
          <w:p w14:paraId="027F2FB7">
            <w:pPr>
              <w:widowControl/>
              <w:numPr>
                <w:ilvl w:val="0"/>
                <w:numId w:val="40"/>
              </w:numPr>
              <w:spacing w:line="360" w:lineRule="auto"/>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平面构成的种类2、不同平面构成的特点</w:t>
            </w:r>
          </w:p>
          <w:p w14:paraId="064EFB25">
            <w:pPr>
              <w:widowControl/>
              <w:numPr>
                <w:ilvl w:val="0"/>
                <w:numId w:val="0"/>
              </w:numPr>
              <w:spacing w:line="360" w:lineRule="auto"/>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难点：</w:t>
            </w:r>
            <w:r>
              <w:rPr>
                <w:rFonts w:hint="eastAsia" w:asciiTheme="minorEastAsia" w:hAnsiTheme="minorEastAsia" w:eastAsiaTheme="minorEastAsia" w:cstheme="minorEastAsia"/>
                <w:sz w:val="24"/>
                <w:szCs w:val="24"/>
                <w:lang w:eastAsia="zh-CN"/>
              </w:rPr>
              <w:t>结合市场情况学习</w:t>
            </w:r>
            <w:r>
              <w:rPr>
                <w:rFonts w:hint="eastAsia" w:asciiTheme="minorEastAsia" w:hAnsiTheme="minorEastAsia" w:eastAsiaTheme="minorEastAsia" w:cstheme="minorEastAsia"/>
                <w:sz w:val="24"/>
                <w:szCs w:val="24"/>
                <w:lang w:val="en-US" w:eastAsia="zh-CN"/>
              </w:rPr>
              <w:t>新的平面构成造型设计，做好陈列布局。</w:t>
            </w:r>
          </w:p>
          <w:p w14:paraId="0898937B">
            <w:pPr>
              <w:widowControl/>
              <w:spacing w:line="360" w:lineRule="auto"/>
              <w:ind w:left="360"/>
              <w:jc w:val="left"/>
              <w:rPr>
                <w:rFonts w:hint="eastAsia" w:asciiTheme="minorEastAsia" w:hAnsiTheme="minorEastAsia" w:eastAsiaTheme="minorEastAsia" w:cstheme="minorEastAsia"/>
                <w:kern w:val="0"/>
                <w:sz w:val="24"/>
                <w:szCs w:val="24"/>
              </w:rPr>
            </w:pPr>
          </w:p>
        </w:tc>
        <w:tc>
          <w:tcPr>
            <w:tcW w:w="4500" w:type="dxa"/>
            <w:gridSpan w:val="4"/>
            <w:tcBorders>
              <w:top w:val="nil"/>
              <w:left w:val="nil"/>
              <w:bottom w:val="single" w:color="auto" w:sz="4" w:space="0"/>
              <w:right w:val="single" w:color="auto" w:sz="4" w:space="0"/>
            </w:tcBorders>
            <w:vAlign w:val="center"/>
          </w:tcPr>
          <w:p w14:paraId="2F3D7175">
            <w:pPr>
              <w:widowControl/>
              <w:spacing w:line="360" w:lineRule="auto"/>
              <w:ind w:firstLine="120" w:firstLineChars="5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 xml:space="preserve"> 多媒体演示、现场讲评、作品点评</w:t>
            </w:r>
          </w:p>
        </w:tc>
      </w:tr>
      <w:tr w14:paraId="0B1EE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697353A6">
            <w:pPr>
              <w:widowControl/>
              <w:jc w:val="left"/>
              <w:rPr>
                <w:rFonts w:hint="eastAsia" w:asciiTheme="minorEastAsia" w:hAnsiTheme="minorEastAsia" w:eastAsiaTheme="minorEastAsia" w:cstheme="minorEastAsia"/>
                <w:kern w:val="0"/>
                <w:sz w:val="24"/>
                <w:szCs w:val="24"/>
              </w:rPr>
            </w:pPr>
          </w:p>
        </w:tc>
        <w:tc>
          <w:tcPr>
            <w:tcW w:w="4500" w:type="dxa"/>
            <w:gridSpan w:val="4"/>
            <w:tcBorders>
              <w:top w:val="nil"/>
              <w:left w:val="nil"/>
              <w:bottom w:val="single" w:color="auto" w:sz="4" w:space="0"/>
              <w:right w:val="single" w:color="auto" w:sz="4" w:space="0"/>
            </w:tcBorders>
            <w:vAlign w:val="center"/>
          </w:tcPr>
          <w:p w14:paraId="10572A03">
            <w:pPr>
              <w:widowControl/>
              <w:spacing w:line="360" w:lineRule="auto"/>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教学地点</w:t>
            </w:r>
          </w:p>
        </w:tc>
      </w:tr>
      <w:tr w14:paraId="3A4C3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7512AA7D">
            <w:pPr>
              <w:widowControl/>
              <w:jc w:val="left"/>
              <w:rPr>
                <w:rFonts w:hint="eastAsia" w:asciiTheme="minorEastAsia" w:hAnsiTheme="minorEastAsia" w:eastAsiaTheme="minorEastAsia" w:cstheme="minorEastAsia"/>
                <w:kern w:val="0"/>
                <w:sz w:val="24"/>
                <w:szCs w:val="24"/>
              </w:rPr>
            </w:pPr>
          </w:p>
        </w:tc>
        <w:tc>
          <w:tcPr>
            <w:tcW w:w="4500" w:type="dxa"/>
            <w:gridSpan w:val="4"/>
            <w:tcBorders>
              <w:top w:val="nil"/>
              <w:left w:val="nil"/>
              <w:bottom w:val="single" w:color="auto" w:sz="4" w:space="0"/>
              <w:right w:val="single" w:color="auto" w:sz="4" w:space="0"/>
            </w:tcBorders>
            <w:vAlign w:val="center"/>
          </w:tcPr>
          <w:p w14:paraId="3C4F30FA">
            <w:pPr>
              <w:widowControl/>
              <w:spacing w:line="360" w:lineRule="auto"/>
              <w:ind w:firstLine="360" w:firstLineChars="150"/>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多媒体教室</w:t>
            </w:r>
          </w:p>
        </w:tc>
      </w:tr>
      <w:tr w14:paraId="5ADDD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6AF13699">
            <w:pPr>
              <w:widowControl/>
              <w:jc w:val="left"/>
              <w:rPr>
                <w:rFonts w:hint="eastAsia" w:asciiTheme="minorEastAsia" w:hAnsiTheme="minorEastAsia" w:eastAsiaTheme="minorEastAsia" w:cstheme="minorEastAsia"/>
                <w:kern w:val="0"/>
                <w:sz w:val="24"/>
                <w:szCs w:val="24"/>
              </w:rPr>
            </w:pPr>
          </w:p>
        </w:tc>
        <w:tc>
          <w:tcPr>
            <w:tcW w:w="4500" w:type="dxa"/>
            <w:gridSpan w:val="4"/>
            <w:tcBorders>
              <w:top w:val="nil"/>
              <w:left w:val="nil"/>
              <w:bottom w:val="single" w:color="auto" w:sz="4" w:space="0"/>
              <w:right w:val="single" w:color="auto" w:sz="4" w:space="0"/>
            </w:tcBorders>
            <w:vAlign w:val="center"/>
          </w:tcPr>
          <w:p w14:paraId="65705B9C">
            <w:pPr>
              <w:widowControl/>
              <w:spacing w:line="360" w:lineRule="auto"/>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教学及参考资料</w:t>
            </w:r>
          </w:p>
        </w:tc>
      </w:tr>
      <w:tr w14:paraId="1210E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61F68405">
            <w:pPr>
              <w:widowControl/>
              <w:jc w:val="left"/>
              <w:rPr>
                <w:rFonts w:hint="eastAsia" w:asciiTheme="minorEastAsia" w:hAnsiTheme="minorEastAsia" w:eastAsiaTheme="minorEastAsia" w:cstheme="minorEastAsia"/>
                <w:kern w:val="0"/>
                <w:sz w:val="24"/>
                <w:szCs w:val="24"/>
              </w:rPr>
            </w:pPr>
          </w:p>
        </w:tc>
        <w:tc>
          <w:tcPr>
            <w:tcW w:w="4500" w:type="dxa"/>
            <w:gridSpan w:val="4"/>
            <w:tcBorders>
              <w:top w:val="nil"/>
              <w:left w:val="nil"/>
              <w:bottom w:val="single" w:color="auto" w:sz="4" w:space="0"/>
              <w:right w:val="single" w:color="auto" w:sz="4" w:space="0"/>
            </w:tcBorders>
            <w:vAlign w:val="center"/>
          </w:tcPr>
          <w:p w14:paraId="5A10146C">
            <w:pPr>
              <w:widowControl/>
              <w:spacing w:line="360" w:lineRule="auto"/>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 xml:space="preserve">   </w:t>
            </w:r>
            <w:r>
              <w:rPr>
                <w:rFonts w:hint="eastAsia" w:asciiTheme="minorEastAsia" w:hAnsiTheme="minorEastAsia" w:eastAsiaTheme="minorEastAsia" w:cstheme="minorEastAsia"/>
                <w:bCs/>
                <w:sz w:val="24"/>
                <w:szCs w:val="24"/>
              </w:rPr>
              <w:t>《平面构成》  文健、钟卓丽、李天飞著</w:t>
            </w:r>
          </w:p>
        </w:tc>
      </w:tr>
      <w:tr w14:paraId="7CB22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79607D22">
            <w:pPr>
              <w:widowControl/>
              <w:jc w:val="left"/>
              <w:rPr>
                <w:rFonts w:hint="eastAsia" w:asciiTheme="minorEastAsia" w:hAnsiTheme="minorEastAsia" w:eastAsiaTheme="minorEastAsia" w:cstheme="minorEastAsia"/>
                <w:kern w:val="0"/>
                <w:sz w:val="24"/>
                <w:szCs w:val="24"/>
              </w:rPr>
            </w:pPr>
          </w:p>
        </w:tc>
        <w:tc>
          <w:tcPr>
            <w:tcW w:w="4500" w:type="dxa"/>
            <w:gridSpan w:val="4"/>
            <w:tcBorders>
              <w:top w:val="nil"/>
              <w:left w:val="nil"/>
              <w:bottom w:val="single" w:color="auto" w:sz="4" w:space="0"/>
              <w:right w:val="single" w:color="auto" w:sz="4" w:space="0"/>
            </w:tcBorders>
            <w:vAlign w:val="center"/>
          </w:tcPr>
          <w:p w14:paraId="2127C8E5">
            <w:pPr>
              <w:widowControl/>
              <w:spacing w:line="360" w:lineRule="auto"/>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练习与习题建议</w:t>
            </w:r>
          </w:p>
        </w:tc>
      </w:tr>
      <w:tr w14:paraId="6D81A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4860" w:type="dxa"/>
            <w:gridSpan w:val="3"/>
            <w:vMerge w:val="continue"/>
            <w:tcBorders>
              <w:top w:val="nil"/>
              <w:left w:val="single" w:color="auto" w:sz="4" w:space="0"/>
              <w:bottom w:val="single" w:color="auto" w:sz="4" w:space="0"/>
              <w:right w:val="single" w:color="auto" w:sz="4" w:space="0"/>
            </w:tcBorders>
            <w:vAlign w:val="center"/>
          </w:tcPr>
          <w:p w14:paraId="3E0941A8">
            <w:pPr>
              <w:widowControl/>
              <w:jc w:val="left"/>
              <w:rPr>
                <w:rFonts w:hint="eastAsia" w:asciiTheme="minorEastAsia" w:hAnsiTheme="minorEastAsia" w:eastAsiaTheme="minorEastAsia" w:cstheme="minorEastAsia"/>
                <w:kern w:val="0"/>
                <w:sz w:val="24"/>
                <w:szCs w:val="24"/>
              </w:rPr>
            </w:pPr>
          </w:p>
        </w:tc>
        <w:tc>
          <w:tcPr>
            <w:tcW w:w="4500" w:type="dxa"/>
            <w:gridSpan w:val="4"/>
            <w:tcBorders>
              <w:top w:val="nil"/>
              <w:left w:val="nil"/>
              <w:bottom w:val="single" w:color="auto" w:sz="4" w:space="0"/>
              <w:right w:val="single" w:color="auto" w:sz="4" w:space="0"/>
            </w:tcBorders>
            <w:vAlign w:val="center"/>
          </w:tcPr>
          <w:p w14:paraId="6311653B">
            <w:pPr>
              <w:widowControl/>
              <w:spacing w:line="360" w:lineRule="auto"/>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 xml:space="preserve">  每个单元有对应的练习，进行市场调查</w:t>
            </w:r>
          </w:p>
        </w:tc>
      </w:tr>
      <w:tr w14:paraId="31EC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679D393D">
            <w:pPr>
              <w:widowControl/>
              <w:spacing w:line="360" w:lineRule="auto"/>
              <w:jc w:val="center"/>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考核与评价方式说明</w:t>
            </w:r>
          </w:p>
        </w:tc>
        <w:tc>
          <w:tcPr>
            <w:tcW w:w="4500" w:type="dxa"/>
            <w:gridSpan w:val="4"/>
            <w:tcBorders>
              <w:top w:val="nil"/>
              <w:left w:val="nil"/>
              <w:bottom w:val="single" w:color="auto" w:sz="4" w:space="0"/>
              <w:right w:val="single" w:color="auto" w:sz="4" w:space="0"/>
            </w:tcBorders>
            <w:vAlign w:val="center"/>
          </w:tcPr>
          <w:p w14:paraId="3F3A5D05">
            <w:pPr>
              <w:widowControl/>
              <w:spacing w:line="360" w:lineRule="auto"/>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权重分配</w:t>
            </w:r>
          </w:p>
        </w:tc>
      </w:tr>
      <w:tr w14:paraId="5D544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jc w:val="center"/>
        </w:trPr>
        <w:tc>
          <w:tcPr>
            <w:tcW w:w="4860" w:type="dxa"/>
            <w:gridSpan w:val="3"/>
            <w:tcBorders>
              <w:top w:val="single" w:color="auto" w:sz="4" w:space="0"/>
              <w:left w:val="single" w:color="auto" w:sz="4" w:space="0"/>
              <w:bottom w:val="single" w:color="auto" w:sz="4" w:space="0"/>
              <w:right w:val="single" w:color="auto" w:sz="4" w:space="0"/>
            </w:tcBorders>
            <w:vAlign w:val="center"/>
          </w:tcPr>
          <w:p w14:paraId="69531404">
            <w:pPr>
              <w:widowControl/>
              <w:spacing w:line="360" w:lineRule="auto"/>
              <w:jc w:val="center"/>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 xml:space="preserve"> 平时练习与综合练习相结合，个人能力与集体评价相结合。</w:t>
            </w:r>
          </w:p>
        </w:tc>
        <w:tc>
          <w:tcPr>
            <w:tcW w:w="4500" w:type="dxa"/>
            <w:gridSpan w:val="4"/>
            <w:tcBorders>
              <w:top w:val="nil"/>
              <w:left w:val="nil"/>
              <w:bottom w:val="single" w:color="auto" w:sz="4" w:space="0"/>
              <w:right w:val="single" w:color="auto" w:sz="4" w:space="0"/>
            </w:tcBorders>
            <w:vAlign w:val="center"/>
          </w:tcPr>
          <w:p w14:paraId="12D97B24">
            <w:pPr>
              <w:widowControl/>
              <w:spacing w:line="360" w:lineRule="auto"/>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平时练习占 40 %、综合练习占40 %</w:t>
            </w:r>
          </w:p>
          <w:p w14:paraId="14215217">
            <w:pPr>
              <w:widowControl/>
              <w:spacing w:line="360" w:lineRule="auto"/>
              <w:jc w:val="left"/>
              <w:rPr>
                <w:rFonts w:hint="eastAsia" w:asciiTheme="minorEastAsia" w:hAnsiTheme="minorEastAsia" w:eastAsiaTheme="minorEastAsia" w:cstheme="minorEastAsia"/>
                <w:kern w:val="0"/>
                <w:sz w:val="24"/>
                <w:szCs w:val="24"/>
              </w:rPr>
            </w:pPr>
            <w:r>
              <w:rPr>
                <w:rFonts w:hint="eastAsia" w:asciiTheme="minorEastAsia" w:hAnsiTheme="minorEastAsia" w:eastAsiaTheme="minorEastAsia" w:cstheme="minorEastAsia"/>
                <w:kern w:val="0"/>
                <w:sz w:val="24"/>
                <w:szCs w:val="24"/>
              </w:rPr>
              <w:t>集体评价占 20 %</w:t>
            </w:r>
          </w:p>
        </w:tc>
      </w:tr>
    </w:tbl>
    <w:p w14:paraId="63048316">
      <w:pPr>
        <w:pStyle w:val="2"/>
        <w:spacing w:before="156" w:after="156"/>
        <w:rPr>
          <w:rFonts w:hint="eastAsia" w:cs="Times New Roman"/>
          <w:lang w:eastAsia="zh-CN"/>
        </w:rPr>
      </w:pPr>
      <w:r>
        <w:rPr>
          <w:rFonts w:hint="eastAsia" w:cs="Times New Roman"/>
          <w:lang w:eastAsia="zh-CN"/>
        </w:rPr>
        <w:t>八、课程实施</w:t>
      </w:r>
    </w:p>
    <w:p w14:paraId="291C261A">
      <w:pPr>
        <w:spacing w:line="360" w:lineRule="auto"/>
        <w:ind w:firstLine="0" w:firstLineChars="0"/>
        <w:rPr>
          <w:rFonts w:hint="eastAsia" w:ascii="宋体" w:hAnsi="宋体" w:eastAsia="宋体" w:cs="宋体"/>
          <w:b/>
          <w:bCs/>
          <w:position w:val="6"/>
          <w:sz w:val="24"/>
          <w:szCs w:val="24"/>
        </w:rPr>
      </w:pPr>
      <w:r>
        <w:rPr>
          <w:rFonts w:hint="eastAsia" w:ascii="宋体" w:hAnsi="宋体" w:eastAsia="宋体" w:cs="宋体"/>
          <w:b/>
          <w:bCs/>
          <w:position w:val="6"/>
          <w:sz w:val="24"/>
          <w:szCs w:val="24"/>
        </w:rPr>
        <w:t>1.教学方法建议</w:t>
      </w:r>
    </w:p>
    <w:p w14:paraId="3375F767">
      <w:pPr>
        <w:spacing w:line="360" w:lineRule="auto"/>
        <w:ind w:firstLine="600" w:firstLineChars="250"/>
        <w:rPr>
          <w:rFonts w:hint="eastAsia" w:ascii="宋体" w:hAnsi="宋体" w:eastAsia="宋体" w:cs="宋体"/>
          <w:position w:val="6"/>
          <w:sz w:val="24"/>
          <w:szCs w:val="24"/>
        </w:rPr>
      </w:pPr>
      <w:r>
        <w:rPr>
          <w:rFonts w:hint="eastAsia" w:ascii="宋体" w:hAnsi="宋体" w:eastAsia="宋体" w:cs="宋体"/>
          <w:position w:val="6"/>
          <w:sz w:val="24"/>
          <w:szCs w:val="24"/>
          <w:lang w:eastAsia="zh-CN"/>
        </w:rPr>
        <w:t>《</w:t>
      </w:r>
      <w:r>
        <w:rPr>
          <w:rFonts w:hint="eastAsia" w:ascii="宋体" w:hAnsi="宋体" w:eastAsia="宋体" w:cs="宋体"/>
          <w:position w:val="6"/>
          <w:sz w:val="24"/>
          <w:szCs w:val="24"/>
          <w:lang w:val="en-US" w:eastAsia="zh-CN"/>
        </w:rPr>
        <w:t>平面构成</w:t>
      </w:r>
      <w:r>
        <w:rPr>
          <w:rFonts w:hint="eastAsia" w:ascii="宋体" w:hAnsi="宋体" w:eastAsia="宋体" w:cs="宋体"/>
          <w:position w:val="6"/>
          <w:sz w:val="24"/>
          <w:szCs w:val="24"/>
          <w:lang w:eastAsia="zh-CN"/>
        </w:rPr>
        <w:t>》</w:t>
      </w:r>
      <w:r>
        <w:rPr>
          <w:rFonts w:hint="eastAsia" w:ascii="宋体" w:hAnsi="宋体" w:eastAsia="宋体" w:cs="宋体"/>
          <w:position w:val="6"/>
          <w:sz w:val="24"/>
          <w:szCs w:val="24"/>
        </w:rPr>
        <w:t>根据本课程的教学目标要求和课程特点以及有关学情，选择适合于本课程的最优化教学法。综合考虑教学效果和教学可操作性等因素，本课程选用讲授法教学法、</w:t>
      </w:r>
      <w:r>
        <w:rPr>
          <w:rFonts w:hint="eastAsia" w:ascii="宋体" w:hAnsi="宋体" w:eastAsia="宋体" w:cs="宋体"/>
          <w:position w:val="6"/>
          <w:sz w:val="24"/>
          <w:szCs w:val="24"/>
          <w:lang w:eastAsia="zh-CN"/>
        </w:rPr>
        <w:t>项目</w:t>
      </w:r>
      <w:r>
        <w:rPr>
          <w:rFonts w:hint="eastAsia" w:ascii="宋体" w:hAnsi="宋体" w:eastAsia="宋体" w:cs="宋体"/>
          <w:position w:val="6"/>
          <w:sz w:val="24"/>
          <w:szCs w:val="24"/>
        </w:rPr>
        <w:t xml:space="preserve">任务教学法。 </w:t>
      </w:r>
    </w:p>
    <w:p w14:paraId="6977F189">
      <w:pPr>
        <w:spacing w:line="360" w:lineRule="auto"/>
        <w:ind w:firstLine="0" w:firstLineChars="0"/>
        <w:rPr>
          <w:rFonts w:hint="eastAsia" w:ascii="宋体" w:hAnsi="宋体" w:eastAsia="宋体" w:cs="宋体"/>
          <w:b/>
          <w:bCs/>
          <w:position w:val="6"/>
          <w:sz w:val="24"/>
          <w:szCs w:val="24"/>
        </w:rPr>
      </w:pPr>
      <w:r>
        <w:rPr>
          <w:rFonts w:hint="eastAsia" w:ascii="宋体" w:hAnsi="宋体" w:eastAsia="宋体" w:cs="宋体"/>
          <w:b/>
          <w:bCs/>
          <w:position w:val="6"/>
          <w:sz w:val="24"/>
          <w:szCs w:val="24"/>
        </w:rPr>
        <w:t>讲授法教学法是:</w:t>
      </w:r>
    </w:p>
    <w:p w14:paraId="013740BB">
      <w:pPr>
        <w:spacing w:line="360" w:lineRule="auto"/>
        <w:ind w:firstLine="600" w:firstLineChars="250"/>
        <w:rPr>
          <w:rFonts w:hint="eastAsia" w:ascii="宋体" w:hAnsi="宋体" w:eastAsia="宋体" w:cs="宋体"/>
          <w:position w:val="6"/>
          <w:sz w:val="24"/>
          <w:szCs w:val="24"/>
        </w:rPr>
      </w:pPr>
      <w:r>
        <w:rPr>
          <w:rFonts w:hint="eastAsia" w:ascii="宋体" w:hAnsi="宋体" w:eastAsia="宋体" w:cs="宋体"/>
          <w:position w:val="6"/>
          <w:sz w:val="24"/>
          <w:szCs w:val="24"/>
          <w:lang w:eastAsia="zh-CN"/>
        </w:rPr>
        <w:t>《</w:t>
      </w:r>
      <w:r>
        <w:rPr>
          <w:rFonts w:hint="eastAsia" w:ascii="宋体" w:hAnsi="宋体" w:eastAsia="宋体" w:cs="宋体"/>
          <w:position w:val="6"/>
          <w:sz w:val="24"/>
          <w:szCs w:val="24"/>
          <w:lang w:val="en-US" w:eastAsia="zh-CN"/>
        </w:rPr>
        <w:t>平面构成</w:t>
      </w:r>
      <w:r>
        <w:rPr>
          <w:rFonts w:hint="eastAsia" w:ascii="宋体" w:hAnsi="宋体" w:eastAsia="宋体" w:cs="宋体"/>
          <w:position w:val="6"/>
          <w:sz w:val="24"/>
          <w:szCs w:val="24"/>
          <w:lang w:eastAsia="zh-CN"/>
        </w:rPr>
        <w:t>》</w:t>
      </w:r>
      <w:r>
        <w:rPr>
          <w:rFonts w:hint="eastAsia" w:ascii="宋体" w:hAnsi="宋体" w:eastAsia="宋体" w:cs="宋体"/>
          <w:position w:val="6"/>
          <w:sz w:val="24"/>
          <w:szCs w:val="24"/>
        </w:rPr>
        <w:t>是</w:t>
      </w:r>
      <w:r>
        <w:rPr>
          <w:rFonts w:hint="eastAsia" w:ascii="宋体" w:hAnsi="宋体" w:eastAsia="宋体" w:cs="宋体"/>
          <w:position w:val="6"/>
          <w:sz w:val="24"/>
          <w:szCs w:val="24"/>
          <w:lang w:eastAsia="zh-CN"/>
        </w:rPr>
        <w:t>中职</w:t>
      </w:r>
      <w:r>
        <w:rPr>
          <w:rFonts w:hint="eastAsia" w:ascii="宋体" w:hAnsi="宋体" w:eastAsia="宋体" w:cs="宋体"/>
          <w:position w:val="6"/>
          <w:sz w:val="24"/>
          <w:szCs w:val="24"/>
          <w:lang w:val="en-US" w:eastAsia="zh-CN"/>
        </w:rPr>
        <w:t>一</w:t>
      </w:r>
      <w:r>
        <w:rPr>
          <w:rFonts w:hint="eastAsia" w:ascii="宋体" w:hAnsi="宋体" w:eastAsia="宋体" w:cs="宋体"/>
          <w:position w:val="6"/>
          <w:sz w:val="24"/>
          <w:szCs w:val="24"/>
          <w:lang w:eastAsia="zh-CN"/>
        </w:rPr>
        <w:t>年级</w:t>
      </w:r>
      <w:r>
        <w:rPr>
          <w:rFonts w:hint="eastAsia" w:ascii="宋体" w:hAnsi="宋体" w:cs="宋体"/>
          <w:position w:val="6"/>
          <w:sz w:val="24"/>
          <w:szCs w:val="24"/>
          <w:lang w:eastAsia="zh-CN"/>
        </w:rPr>
        <w:t>服装陈列与展示设计专业</w:t>
      </w:r>
      <w:r>
        <w:rPr>
          <w:rFonts w:hint="eastAsia" w:ascii="宋体" w:hAnsi="宋体" w:eastAsia="宋体" w:cs="宋体"/>
          <w:position w:val="6"/>
          <w:sz w:val="24"/>
          <w:szCs w:val="24"/>
          <w:lang w:val="en-US" w:eastAsia="zh-CN"/>
        </w:rPr>
        <w:t>核心</w:t>
      </w:r>
      <w:r>
        <w:rPr>
          <w:rFonts w:hint="eastAsia" w:ascii="宋体" w:hAnsi="宋体" w:eastAsia="宋体" w:cs="宋体"/>
          <w:position w:val="6"/>
          <w:sz w:val="24"/>
          <w:szCs w:val="24"/>
          <w:lang w:eastAsia="zh-CN"/>
        </w:rPr>
        <w:t>课程。讲</w:t>
      </w:r>
      <w:r>
        <w:rPr>
          <w:rFonts w:hint="eastAsia" w:ascii="宋体" w:hAnsi="宋体" w:eastAsia="宋体" w:cs="宋体"/>
          <w:position w:val="6"/>
          <w:sz w:val="24"/>
          <w:szCs w:val="24"/>
        </w:rPr>
        <w:t>授法教学法对该课程</w:t>
      </w:r>
      <w:r>
        <w:rPr>
          <w:rFonts w:hint="eastAsia" w:ascii="宋体" w:hAnsi="宋体" w:eastAsia="宋体" w:cs="宋体"/>
          <w:position w:val="6"/>
          <w:sz w:val="24"/>
          <w:szCs w:val="24"/>
          <w:lang w:eastAsia="zh-CN"/>
        </w:rPr>
        <w:t>前面所学的服装专业课程</w:t>
      </w:r>
      <w:r>
        <w:rPr>
          <w:rFonts w:hint="eastAsia" w:ascii="宋体" w:hAnsi="宋体" w:eastAsia="宋体" w:cs="宋体"/>
          <w:position w:val="6"/>
          <w:sz w:val="24"/>
          <w:szCs w:val="24"/>
        </w:rPr>
        <w:t>的特性做系统的梳理与</w:t>
      </w:r>
      <w:r>
        <w:rPr>
          <w:rFonts w:hint="eastAsia" w:ascii="宋体" w:hAnsi="宋体" w:eastAsia="宋体" w:cs="宋体"/>
          <w:position w:val="6"/>
          <w:sz w:val="24"/>
          <w:szCs w:val="24"/>
          <w:lang w:eastAsia="zh-CN"/>
        </w:rPr>
        <w:t>整合</w:t>
      </w:r>
      <w:r>
        <w:rPr>
          <w:rFonts w:hint="eastAsia" w:ascii="宋体" w:hAnsi="宋体" w:eastAsia="宋体" w:cs="宋体"/>
          <w:position w:val="6"/>
          <w:sz w:val="24"/>
          <w:szCs w:val="24"/>
        </w:rPr>
        <w:t>，为</w:t>
      </w:r>
      <w:r>
        <w:rPr>
          <w:rFonts w:hint="eastAsia" w:ascii="宋体" w:hAnsi="宋体" w:eastAsia="宋体" w:cs="宋体"/>
          <w:position w:val="6"/>
          <w:sz w:val="24"/>
          <w:szCs w:val="24"/>
          <w:lang w:val="en-US" w:eastAsia="zh-CN"/>
        </w:rPr>
        <w:t>刚进入学校</w:t>
      </w:r>
      <w:r>
        <w:rPr>
          <w:rFonts w:hint="eastAsia" w:ascii="宋体" w:hAnsi="宋体" w:eastAsia="宋体" w:cs="宋体"/>
          <w:position w:val="6"/>
          <w:sz w:val="24"/>
          <w:szCs w:val="24"/>
          <w:lang w:eastAsia="zh-CN"/>
        </w:rPr>
        <w:t>的</w:t>
      </w:r>
      <w:r>
        <w:rPr>
          <w:rFonts w:hint="eastAsia" w:ascii="宋体" w:hAnsi="宋体" w:eastAsia="宋体" w:cs="宋体"/>
          <w:position w:val="6"/>
          <w:sz w:val="24"/>
          <w:szCs w:val="24"/>
        </w:rPr>
        <w:t>学生建立一个清晰、全面的理论体系，为以后动手实践地操作过程打下扎实的基础。</w:t>
      </w:r>
    </w:p>
    <w:p w14:paraId="54539B00">
      <w:pPr>
        <w:spacing w:line="360" w:lineRule="auto"/>
        <w:ind w:firstLine="0" w:firstLineChars="0"/>
        <w:rPr>
          <w:rFonts w:hint="eastAsia" w:ascii="宋体" w:hAnsi="宋体" w:eastAsia="宋体" w:cs="宋体"/>
          <w:b/>
          <w:bCs/>
          <w:position w:val="6"/>
          <w:sz w:val="24"/>
          <w:szCs w:val="24"/>
        </w:rPr>
      </w:pPr>
      <w:r>
        <w:rPr>
          <w:rFonts w:hint="eastAsia" w:ascii="宋体" w:hAnsi="宋体" w:eastAsia="宋体" w:cs="宋体"/>
          <w:b/>
          <w:bCs/>
          <w:position w:val="6"/>
          <w:sz w:val="24"/>
          <w:szCs w:val="24"/>
          <w:lang w:eastAsia="zh-CN"/>
        </w:rPr>
        <w:t>项目</w:t>
      </w:r>
      <w:r>
        <w:rPr>
          <w:rFonts w:hint="eastAsia" w:ascii="宋体" w:hAnsi="宋体" w:eastAsia="宋体" w:cs="宋体"/>
          <w:b/>
          <w:bCs/>
          <w:position w:val="6"/>
          <w:sz w:val="24"/>
          <w:szCs w:val="24"/>
        </w:rPr>
        <w:t>任务教学法是：</w:t>
      </w:r>
    </w:p>
    <w:p w14:paraId="639F0BD3">
      <w:pPr>
        <w:spacing w:line="360" w:lineRule="auto"/>
        <w:ind w:firstLine="600" w:firstLineChars="250"/>
        <w:rPr>
          <w:rFonts w:hint="eastAsia" w:ascii="宋体" w:hAnsi="宋体" w:eastAsia="宋体" w:cs="宋体"/>
          <w:position w:val="6"/>
          <w:sz w:val="24"/>
          <w:szCs w:val="24"/>
        </w:rPr>
      </w:pPr>
      <w:r>
        <w:rPr>
          <w:rFonts w:hint="eastAsia" w:ascii="宋体" w:hAnsi="宋体" w:eastAsia="宋体" w:cs="宋体"/>
          <w:position w:val="6"/>
          <w:sz w:val="24"/>
          <w:szCs w:val="24"/>
        </w:rPr>
        <w:t>结合该课程所学知识特点，带着与学生自身感兴趣的任务完成综合的设计练习，为学生真正专业设计课学习之前就给学生建立专业应用意识。带着任务上课，学生学习的目的性更强，学习更主动，学习气氛更热烈，作业评讲效果更直观，便于引导学生积极思考、乐于实践，提高教、学效果。</w:t>
      </w:r>
    </w:p>
    <w:p w14:paraId="4635680F">
      <w:pPr>
        <w:spacing w:line="360" w:lineRule="auto"/>
        <w:ind w:firstLine="0" w:firstLineChars="0"/>
        <w:rPr>
          <w:rFonts w:hint="eastAsia" w:ascii="宋体" w:hAnsi="宋体" w:eastAsia="宋体" w:cs="宋体"/>
          <w:b/>
          <w:position w:val="6"/>
          <w:sz w:val="24"/>
          <w:szCs w:val="24"/>
        </w:rPr>
      </w:pPr>
      <w:r>
        <w:rPr>
          <w:rFonts w:hint="eastAsia" w:ascii="宋体" w:hAnsi="宋体" w:eastAsia="宋体" w:cs="宋体"/>
          <w:b/>
          <w:position w:val="6"/>
          <w:sz w:val="24"/>
          <w:szCs w:val="24"/>
        </w:rPr>
        <w:t>2.师资条件要求</w:t>
      </w:r>
    </w:p>
    <w:p w14:paraId="31495ED0">
      <w:pPr>
        <w:spacing w:line="360" w:lineRule="auto"/>
        <w:ind w:firstLine="600" w:firstLineChars="250"/>
        <w:rPr>
          <w:rFonts w:hint="eastAsia" w:ascii="宋体" w:hAnsi="宋体" w:eastAsia="宋体" w:cs="宋体"/>
          <w:position w:val="6"/>
          <w:sz w:val="24"/>
          <w:szCs w:val="24"/>
        </w:rPr>
      </w:pPr>
      <w:r>
        <w:rPr>
          <w:rFonts w:hint="eastAsia" w:ascii="宋体" w:hAnsi="宋体" w:eastAsia="宋体" w:cs="宋体"/>
          <w:position w:val="6"/>
          <w:sz w:val="24"/>
          <w:szCs w:val="24"/>
        </w:rPr>
        <w:t>校内专任教师要求具有艺术学类、设计类专业教师资格的教师执教、且具有接触过</w:t>
      </w:r>
      <w:r>
        <w:rPr>
          <w:rFonts w:hint="eastAsia" w:ascii="宋体" w:hAnsi="宋体" w:eastAsia="宋体" w:cs="宋体"/>
          <w:position w:val="6"/>
          <w:sz w:val="24"/>
          <w:szCs w:val="24"/>
          <w:lang w:eastAsia="zh-CN"/>
        </w:rPr>
        <w:t>服装</w:t>
      </w:r>
      <w:r>
        <w:rPr>
          <w:rFonts w:hint="eastAsia" w:ascii="宋体" w:hAnsi="宋体" w:eastAsia="宋体" w:cs="宋体"/>
          <w:position w:val="6"/>
          <w:sz w:val="24"/>
          <w:szCs w:val="24"/>
          <w:lang w:val="en-US" w:eastAsia="zh-CN"/>
        </w:rPr>
        <w:t>陈列与展示设计</w:t>
      </w:r>
      <w:r>
        <w:rPr>
          <w:rFonts w:hint="eastAsia" w:ascii="宋体" w:hAnsi="宋体" w:eastAsia="宋体" w:cs="宋体"/>
          <w:position w:val="6"/>
          <w:sz w:val="24"/>
          <w:szCs w:val="24"/>
        </w:rPr>
        <w:t>经历</w:t>
      </w:r>
      <w:r>
        <w:rPr>
          <w:rFonts w:hint="eastAsia" w:ascii="宋体" w:hAnsi="宋体" w:eastAsia="宋体" w:cs="宋体"/>
          <w:position w:val="6"/>
          <w:sz w:val="24"/>
          <w:szCs w:val="24"/>
          <w:lang w:eastAsia="zh-CN"/>
        </w:rPr>
        <w:t>，了解服装市场情况</w:t>
      </w:r>
      <w:r>
        <w:rPr>
          <w:rFonts w:hint="eastAsia" w:ascii="宋体" w:hAnsi="宋体" w:eastAsia="宋体" w:cs="宋体"/>
          <w:position w:val="6"/>
          <w:sz w:val="24"/>
          <w:szCs w:val="24"/>
        </w:rPr>
        <w:t>，能根据行业指导学生较好的完成</w:t>
      </w:r>
      <w:r>
        <w:rPr>
          <w:rFonts w:hint="eastAsia" w:ascii="宋体" w:hAnsi="宋体" w:eastAsia="宋体" w:cs="宋体"/>
          <w:position w:val="6"/>
          <w:sz w:val="24"/>
          <w:szCs w:val="24"/>
          <w:lang w:eastAsia="zh-CN"/>
        </w:rPr>
        <w:t>项目任务</w:t>
      </w:r>
      <w:r>
        <w:rPr>
          <w:rFonts w:hint="eastAsia" w:ascii="宋体" w:hAnsi="宋体" w:eastAsia="宋体" w:cs="宋体"/>
          <w:position w:val="6"/>
          <w:sz w:val="24"/>
          <w:szCs w:val="24"/>
        </w:rPr>
        <w:t>。</w:t>
      </w:r>
    </w:p>
    <w:p w14:paraId="3E211FDB">
      <w:pPr>
        <w:spacing w:line="360" w:lineRule="auto"/>
        <w:ind w:firstLine="480"/>
        <w:rPr>
          <w:rFonts w:hint="eastAsia" w:ascii="宋体" w:hAnsi="宋体" w:eastAsia="宋体" w:cs="宋体"/>
          <w:position w:val="6"/>
          <w:sz w:val="24"/>
          <w:szCs w:val="24"/>
        </w:rPr>
      </w:pPr>
    </w:p>
    <w:p w14:paraId="69CA6134">
      <w:pPr>
        <w:spacing w:line="360" w:lineRule="auto"/>
        <w:ind w:firstLine="0" w:firstLineChars="0"/>
        <w:rPr>
          <w:rFonts w:hint="eastAsia" w:ascii="宋体" w:hAnsi="宋体" w:eastAsia="宋体" w:cs="宋体"/>
          <w:b/>
          <w:position w:val="6"/>
          <w:sz w:val="24"/>
          <w:szCs w:val="24"/>
        </w:rPr>
      </w:pPr>
      <w:r>
        <w:rPr>
          <w:rFonts w:hint="eastAsia" w:ascii="宋体" w:hAnsi="宋体" w:eastAsia="宋体" w:cs="宋体"/>
          <w:b/>
          <w:position w:val="6"/>
          <w:sz w:val="24"/>
          <w:szCs w:val="24"/>
        </w:rPr>
        <w:t>3.教学条件基本要求</w:t>
      </w:r>
    </w:p>
    <w:p w14:paraId="43F3D620">
      <w:pPr>
        <w:spacing w:line="360" w:lineRule="auto"/>
        <w:ind w:firstLine="480" w:firstLineChars="200"/>
        <w:rPr>
          <w:rFonts w:hint="eastAsia" w:ascii="宋体" w:hAnsi="宋体" w:eastAsia="宋体" w:cs="宋体"/>
          <w:position w:val="6"/>
          <w:sz w:val="24"/>
          <w:szCs w:val="24"/>
        </w:rPr>
      </w:pPr>
      <w:r>
        <w:rPr>
          <w:rFonts w:hint="eastAsia" w:ascii="宋体" w:hAnsi="宋体" w:eastAsia="宋体" w:cs="宋体"/>
          <w:position w:val="6"/>
          <w:sz w:val="24"/>
          <w:szCs w:val="24"/>
        </w:rPr>
        <w:t>多媒体课室。</w:t>
      </w:r>
    </w:p>
    <w:p w14:paraId="7662C758">
      <w:pPr>
        <w:spacing w:line="360" w:lineRule="auto"/>
        <w:rPr>
          <w:rFonts w:hint="eastAsia" w:ascii="宋体" w:hAnsi="宋体" w:eastAsia="宋体" w:cs="宋体"/>
          <w:b/>
          <w:bCs/>
          <w:position w:val="6"/>
          <w:sz w:val="24"/>
          <w:szCs w:val="24"/>
        </w:rPr>
      </w:pPr>
      <w:r>
        <w:rPr>
          <w:rFonts w:hint="eastAsia" w:ascii="宋体" w:hAnsi="宋体" w:eastAsia="宋体" w:cs="宋体"/>
          <w:b/>
          <w:bCs/>
          <w:position w:val="6"/>
          <w:sz w:val="24"/>
          <w:szCs w:val="24"/>
        </w:rPr>
        <w:t>4.教学资源基本要求</w:t>
      </w:r>
    </w:p>
    <w:p w14:paraId="3FC53F38">
      <w:pPr>
        <w:spacing w:line="360" w:lineRule="auto"/>
        <w:ind w:firstLine="240" w:firstLineChars="100"/>
        <w:rPr>
          <w:rFonts w:hint="eastAsia" w:ascii="宋体" w:hAnsi="宋体" w:eastAsia="宋体" w:cs="宋体"/>
          <w:position w:val="6"/>
          <w:sz w:val="24"/>
          <w:szCs w:val="24"/>
          <w:lang w:val="en-US" w:eastAsia="zh-CN"/>
        </w:rPr>
      </w:pPr>
      <w:r>
        <w:rPr>
          <w:rFonts w:hint="eastAsia" w:ascii="宋体" w:hAnsi="宋体" w:eastAsia="宋体" w:cs="宋体"/>
          <w:position w:val="6"/>
          <w:sz w:val="24"/>
          <w:szCs w:val="24"/>
        </w:rPr>
        <w:t>（1）教材的选用与编</w:t>
      </w:r>
      <w:r>
        <w:rPr>
          <w:rFonts w:hint="eastAsia" w:ascii="宋体" w:hAnsi="宋体" w:eastAsia="宋体" w:cs="宋体"/>
          <w:position w:val="6"/>
          <w:sz w:val="24"/>
          <w:szCs w:val="24"/>
          <w:lang w:val="en-US" w:eastAsia="zh-CN"/>
        </w:rPr>
        <w:t>号</w:t>
      </w:r>
    </w:p>
    <w:p w14:paraId="520B1338">
      <w:pPr>
        <w:spacing w:line="360" w:lineRule="auto"/>
        <w:ind w:firstLine="840" w:firstLineChars="350"/>
        <w:rPr>
          <w:rFonts w:hint="eastAsia" w:ascii="宋体" w:hAnsi="宋体" w:eastAsia="宋体" w:cs="宋体"/>
          <w:position w:val="6"/>
          <w:sz w:val="24"/>
          <w:szCs w:val="24"/>
        </w:rPr>
      </w:pPr>
      <w:r>
        <w:rPr>
          <w:rFonts w:hint="eastAsia" w:ascii="宋体" w:hAnsi="宋体" w:eastAsia="宋体" w:cs="宋体"/>
          <w:position w:val="6"/>
          <w:sz w:val="24"/>
          <w:szCs w:val="24"/>
          <w:lang w:val="en-US" w:eastAsia="zh-CN"/>
        </w:rPr>
        <w:t>1、</w:t>
      </w:r>
      <w:r>
        <w:rPr>
          <w:rFonts w:hint="eastAsia" w:ascii="宋体" w:hAnsi="宋体" w:eastAsia="宋体" w:cs="宋体"/>
          <w:position w:val="6"/>
          <w:sz w:val="24"/>
          <w:szCs w:val="24"/>
        </w:rPr>
        <w:t xml:space="preserve">《平面构成》文健、钟卓丽、李天飞著 北京大学出版社  ISBN9787811239393 </w:t>
      </w:r>
    </w:p>
    <w:p w14:paraId="13F27AFE">
      <w:pPr>
        <w:spacing w:line="360" w:lineRule="auto"/>
        <w:ind w:firstLine="720" w:firstLineChars="300"/>
        <w:rPr>
          <w:rFonts w:hint="eastAsia" w:ascii="宋体" w:hAnsi="宋体" w:eastAsia="宋体" w:cs="宋体"/>
          <w:position w:val="6"/>
          <w:sz w:val="24"/>
          <w:szCs w:val="24"/>
          <w:lang w:val="en-US"/>
        </w:rPr>
      </w:pPr>
      <w:r>
        <w:rPr>
          <w:rFonts w:hint="eastAsia" w:ascii="宋体" w:hAnsi="宋体" w:eastAsia="宋体" w:cs="宋体"/>
          <w:position w:val="6"/>
          <w:sz w:val="24"/>
          <w:szCs w:val="24"/>
          <w:lang w:val="en-US" w:eastAsia="zh-CN"/>
        </w:rPr>
        <w:t>2、</w:t>
      </w:r>
      <w:r>
        <w:rPr>
          <w:rFonts w:hint="eastAsia" w:ascii="宋体" w:hAnsi="宋体" w:eastAsia="宋体" w:cs="宋体"/>
          <w:position w:val="6"/>
          <w:sz w:val="24"/>
          <w:szCs w:val="24"/>
        </w:rPr>
        <w:t>图书代号588956 《平面构成》书号7-5006-7770-7  中国青年出版社</w:t>
      </w:r>
      <w:r>
        <w:rPr>
          <w:rFonts w:hint="eastAsia" w:ascii="宋体" w:hAnsi="宋体" w:eastAsia="宋体" w:cs="宋体"/>
          <w:position w:val="6"/>
          <w:sz w:val="24"/>
          <w:szCs w:val="24"/>
          <w:lang w:val="en-US" w:eastAsia="zh-CN"/>
        </w:rPr>
        <w:t xml:space="preserve"> </w:t>
      </w:r>
    </w:p>
    <w:p w14:paraId="6F9C72D4">
      <w:pPr>
        <w:spacing w:line="360" w:lineRule="auto"/>
        <w:ind w:firstLine="240" w:firstLineChars="100"/>
        <w:rPr>
          <w:rFonts w:hint="eastAsia" w:ascii="宋体" w:hAnsi="宋体" w:eastAsia="宋体" w:cs="宋体"/>
          <w:position w:val="6"/>
          <w:sz w:val="24"/>
          <w:szCs w:val="24"/>
        </w:rPr>
      </w:pPr>
      <w:r>
        <w:rPr>
          <w:rFonts w:hint="eastAsia" w:ascii="宋体" w:hAnsi="宋体" w:eastAsia="宋体" w:cs="宋体"/>
          <w:position w:val="6"/>
          <w:sz w:val="24"/>
          <w:szCs w:val="24"/>
        </w:rPr>
        <w:t>（2）网络资源建设，如网络课程资源；《</w:t>
      </w:r>
      <w:r>
        <w:rPr>
          <w:rFonts w:hint="eastAsia" w:ascii="宋体" w:hAnsi="宋体" w:eastAsia="宋体" w:cs="宋体"/>
          <w:position w:val="6"/>
          <w:sz w:val="24"/>
          <w:szCs w:val="24"/>
          <w:lang w:val="en-US" w:eastAsia="zh-CN"/>
        </w:rPr>
        <w:t>bilibili</w:t>
      </w:r>
      <w:r>
        <w:rPr>
          <w:rFonts w:hint="eastAsia" w:ascii="宋体" w:hAnsi="宋体" w:eastAsia="宋体" w:cs="宋体"/>
          <w:position w:val="6"/>
          <w:sz w:val="24"/>
          <w:szCs w:val="24"/>
        </w:rPr>
        <w:t>》、《中纺网》、《POP》、《千库网》</w:t>
      </w:r>
    </w:p>
    <w:p w14:paraId="1A9FD62D">
      <w:pPr>
        <w:spacing w:line="360" w:lineRule="auto"/>
        <w:ind w:firstLine="240" w:firstLineChars="100"/>
        <w:rPr>
          <w:rFonts w:hint="eastAsia" w:ascii="宋体" w:hAnsi="宋体" w:eastAsia="宋体" w:cs="宋体"/>
          <w:position w:val="6"/>
          <w:sz w:val="24"/>
          <w:szCs w:val="24"/>
        </w:rPr>
      </w:pPr>
      <w:r>
        <w:rPr>
          <w:rFonts w:hint="eastAsia" w:ascii="宋体" w:hAnsi="宋体" w:eastAsia="宋体" w:cs="宋体"/>
          <w:position w:val="6"/>
          <w:sz w:val="24"/>
          <w:szCs w:val="24"/>
        </w:rPr>
        <w:t>（3）其它教学资源的开发与利用：历届优秀学生作品。</w:t>
      </w:r>
    </w:p>
    <w:p w14:paraId="7B14ACF8">
      <w:pPr>
        <w:pStyle w:val="2"/>
        <w:spacing w:before="156" w:after="156"/>
        <w:rPr>
          <w:rFonts w:hint="eastAsia" w:cs="Times New Roman"/>
          <w:lang w:eastAsia="zh-CN"/>
        </w:rPr>
      </w:pPr>
      <w:r>
        <w:rPr>
          <w:rFonts w:hint="eastAsia" w:cs="Times New Roman"/>
          <w:lang w:eastAsia="zh-CN"/>
        </w:rPr>
        <w:t>九、教学评价、考核要求</w:t>
      </w:r>
    </w:p>
    <w:p w14:paraId="266907C9">
      <w:pPr>
        <w:spacing w:line="360" w:lineRule="auto"/>
        <w:ind w:firstLine="480" w:firstLineChars="200"/>
        <w:rPr>
          <w:rFonts w:hint="eastAsia" w:asciiTheme="minorEastAsia" w:hAnsiTheme="minorEastAsia" w:eastAsiaTheme="minorEastAsia" w:cstheme="minorEastAsia"/>
          <w:bCs/>
          <w:color w:val="000000"/>
          <w:sz w:val="24"/>
          <w:szCs w:val="24"/>
        </w:rPr>
      </w:pPr>
      <w:r>
        <w:rPr>
          <w:rFonts w:hint="eastAsia" w:asciiTheme="minorEastAsia" w:hAnsiTheme="minorEastAsia" w:eastAsiaTheme="minorEastAsia" w:cstheme="minorEastAsia"/>
          <w:bCs/>
          <w:color w:val="000000"/>
          <w:sz w:val="24"/>
          <w:szCs w:val="24"/>
        </w:rPr>
        <w:t>根据培养目标和培养规格要求，采用多元评价方式，融合过程性评价、职业素养评价、实践技能评价，强化实践性教学环节的全过程管理与考核评价，结合教学诊断和质量监控要求，完善学生学习过程监测、评价与反馈机制，引导学生自我管理、主动学习，提高学习效率，改善学习效果。鼓励学生创新实践。</w:t>
      </w:r>
    </w:p>
    <w:p w14:paraId="6E7AA73C">
      <w:pPr>
        <w:pStyle w:val="2"/>
        <w:spacing w:before="156" w:after="156" w:line="360" w:lineRule="auto"/>
        <w:rPr>
          <w:rFonts w:hint="eastAsia"/>
        </w:rPr>
      </w:pPr>
      <w:r>
        <w:rPr>
          <w:rFonts w:hint="eastAsia"/>
          <w:lang w:eastAsia="zh-CN"/>
        </w:rPr>
        <w:t>十</w:t>
      </w:r>
      <w:r>
        <w:rPr>
          <w:rFonts w:hint="eastAsia"/>
        </w:rPr>
        <w:t>、编制依据</w:t>
      </w:r>
    </w:p>
    <w:p w14:paraId="6D22EE05">
      <w:pPr>
        <w:spacing w:line="360" w:lineRule="auto"/>
        <w:ind w:firstLine="600" w:firstLineChars="250"/>
        <w:rPr>
          <w:rFonts w:hint="eastAsia" w:ascii="宋体" w:hAnsi="宋体" w:cs="仿宋_GB2312"/>
          <w:position w:val="6"/>
          <w:sz w:val="24"/>
          <w:szCs w:val="24"/>
        </w:rPr>
      </w:pPr>
      <w:r>
        <w:rPr>
          <w:rFonts w:hint="eastAsia" w:ascii="宋体" w:hAnsi="宋体" w:cs="仿宋_GB2312"/>
          <w:position w:val="6"/>
          <w:sz w:val="24"/>
          <w:szCs w:val="24"/>
        </w:rPr>
        <w:t>该课程标准是以依据</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专业调研报告和人才培养方案而编制的。</w:t>
      </w:r>
    </w:p>
    <w:p w14:paraId="07FAAD1E"/>
    <w:p w14:paraId="68414198">
      <w:pPr>
        <w:spacing w:line="460" w:lineRule="exact"/>
        <w:rPr>
          <w:rFonts w:hint="eastAsia" w:ascii="宋体" w:hAnsi="宋体"/>
          <w:b/>
          <w:sz w:val="24"/>
          <w:szCs w:val="24"/>
        </w:rPr>
      </w:pPr>
    </w:p>
    <w:p w14:paraId="060E6BFA">
      <w:pPr>
        <w:spacing w:line="460" w:lineRule="exact"/>
        <w:rPr>
          <w:rFonts w:hint="eastAsia" w:ascii="宋体" w:hAnsi="宋体"/>
          <w:b/>
          <w:sz w:val="24"/>
          <w:szCs w:val="24"/>
        </w:rPr>
      </w:pPr>
    </w:p>
    <w:p w14:paraId="1D00FE9E">
      <w:pPr>
        <w:spacing w:line="460" w:lineRule="exact"/>
        <w:rPr>
          <w:rFonts w:hint="eastAsia" w:ascii="宋体" w:hAnsi="宋体"/>
          <w:b/>
          <w:sz w:val="24"/>
          <w:szCs w:val="24"/>
        </w:rPr>
      </w:pPr>
    </w:p>
    <w:p w14:paraId="5E55DABA">
      <w:pPr>
        <w:spacing w:line="460" w:lineRule="exact"/>
        <w:rPr>
          <w:rFonts w:hint="eastAsia" w:ascii="宋体" w:hAnsi="宋体"/>
          <w:b/>
          <w:sz w:val="24"/>
          <w:szCs w:val="24"/>
        </w:rPr>
      </w:pPr>
    </w:p>
    <w:p w14:paraId="3F83F684">
      <w:pPr>
        <w:spacing w:line="460" w:lineRule="exact"/>
        <w:rPr>
          <w:rFonts w:hint="eastAsia" w:ascii="宋体" w:hAnsi="宋体"/>
          <w:b/>
          <w:sz w:val="24"/>
          <w:szCs w:val="24"/>
        </w:rPr>
      </w:pPr>
    </w:p>
    <w:p w14:paraId="39EF6F9F">
      <w:pPr>
        <w:spacing w:line="460" w:lineRule="exact"/>
        <w:rPr>
          <w:rFonts w:hint="eastAsia" w:ascii="宋体" w:hAnsi="宋体"/>
          <w:b/>
          <w:sz w:val="24"/>
          <w:szCs w:val="24"/>
        </w:rPr>
      </w:pPr>
    </w:p>
    <w:p w14:paraId="0DDF64C4">
      <w:pPr>
        <w:spacing w:line="460" w:lineRule="exact"/>
        <w:rPr>
          <w:rFonts w:hint="eastAsia" w:ascii="宋体" w:hAnsi="宋体"/>
          <w:b/>
          <w:sz w:val="24"/>
          <w:szCs w:val="24"/>
        </w:rPr>
      </w:pPr>
    </w:p>
    <w:p w14:paraId="01922775">
      <w:pPr>
        <w:spacing w:line="460" w:lineRule="exact"/>
        <w:rPr>
          <w:rFonts w:hint="eastAsia" w:ascii="宋体" w:hAnsi="宋体"/>
          <w:b/>
          <w:sz w:val="24"/>
          <w:szCs w:val="24"/>
        </w:rPr>
      </w:pPr>
    </w:p>
    <w:p w14:paraId="783221B2">
      <w:pPr>
        <w:spacing w:line="460" w:lineRule="exact"/>
        <w:rPr>
          <w:rFonts w:hint="eastAsia" w:ascii="宋体" w:hAnsi="宋体"/>
          <w:b/>
          <w:sz w:val="24"/>
          <w:szCs w:val="24"/>
        </w:rPr>
      </w:pPr>
    </w:p>
    <w:p w14:paraId="1BF463F4">
      <w:pPr>
        <w:spacing w:line="460" w:lineRule="exact"/>
        <w:rPr>
          <w:rFonts w:hint="eastAsia" w:ascii="宋体" w:hAnsi="宋体"/>
          <w:b/>
          <w:sz w:val="24"/>
          <w:szCs w:val="24"/>
        </w:rPr>
      </w:pPr>
    </w:p>
    <w:p w14:paraId="6FBE1CD7">
      <w:pPr>
        <w:spacing w:line="460" w:lineRule="exact"/>
        <w:rPr>
          <w:rFonts w:hint="eastAsia" w:ascii="宋体" w:hAnsi="宋体"/>
          <w:b/>
          <w:sz w:val="24"/>
          <w:szCs w:val="24"/>
        </w:rPr>
      </w:pPr>
    </w:p>
    <w:p w14:paraId="0B89179C">
      <w:pPr>
        <w:spacing w:line="460" w:lineRule="exact"/>
        <w:rPr>
          <w:rFonts w:hint="eastAsia" w:ascii="宋体" w:hAnsi="宋体"/>
          <w:b/>
          <w:sz w:val="24"/>
          <w:szCs w:val="24"/>
        </w:rPr>
      </w:pPr>
    </w:p>
    <w:p w14:paraId="04B74112">
      <w:pPr>
        <w:spacing w:line="460" w:lineRule="exact"/>
        <w:rPr>
          <w:rFonts w:hint="eastAsia" w:ascii="宋体" w:hAnsi="宋体"/>
          <w:b/>
          <w:sz w:val="24"/>
          <w:szCs w:val="24"/>
        </w:rPr>
      </w:pPr>
    </w:p>
    <w:p w14:paraId="05970E37">
      <w:pPr>
        <w:spacing w:line="460" w:lineRule="exact"/>
        <w:rPr>
          <w:rFonts w:hint="eastAsia" w:ascii="宋体" w:hAnsi="宋体"/>
          <w:b/>
          <w:sz w:val="24"/>
          <w:szCs w:val="24"/>
        </w:rPr>
      </w:pPr>
    </w:p>
    <w:p w14:paraId="6237D53C">
      <w:pPr>
        <w:spacing w:line="460" w:lineRule="exact"/>
        <w:rPr>
          <w:rFonts w:hint="eastAsia" w:ascii="宋体" w:hAnsi="宋体"/>
          <w:b/>
          <w:sz w:val="24"/>
          <w:szCs w:val="24"/>
        </w:rPr>
      </w:pPr>
    </w:p>
    <w:p w14:paraId="450705E2">
      <w:pPr>
        <w:spacing w:line="460" w:lineRule="exact"/>
        <w:rPr>
          <w:rFonts w:hint="eastAsia" w:ascii="宋体" w:hAnsi="宋体"/>
          <w:b/>
          <w:sz w:val="24"/>
          <w:szCs w:val="24"/>
        </w:rPr>
      </w:pPr>
    </w:p>
    <w:p w14:paraId="658CA8EB">
      <w:pPr>
        <w:spacing w:line="460" w:lineRule="exact"/>
        <w:rPr>
          <w:rFonts w:hint="eastAsia" w:ascii="宋体" w:hAnsi="宋体"/>
          <w:b/>
          <w:sz w:val="24"/>
          <w:szCs w:val="24"/>
        </w:rPr>
      </w:pPr>
    </w:p>
    <w:p w14:paraId="2FF1D1F2">
      <w:pPr>
        <w:spacing w:line="460" w:lineRule="exact"/>
        <w:rPr>
          <w:rFonts w:hint="eastAsia" w:ascii="宋体" w:hAnsi="宋体"/>
          <w:b/>
          <w:sz w:val="24"/>
          <w:szCs w:val="24"/>
        </w:rPr>
      </w:pPr>
    </w:p>
    <w:p w14:paraId="0CFD1842">
      <w:pPr>
        <w:spacing w:line="460" w:lineRule="exact"/>
        <w:rPr>
          <w:rFonts w:hint="eastAsia" w:ascii="宋体" w:hAnsi="宋体"/>
          <w:b/>
          <w:sz w:val="24"/>
          <w:szCs w:val="24"/>
        </w:rPr>
      </w:pPr>
    </w:p>
    <w:p w14:paraId="02FB7A62">
      <w:pPr>
        <w:spacing w:line="460" w:lineRule="exact"/>
        <w:rPr>
          <w:rFonts w:hint="eastAsia" w:ascii="宋体" w:hAnsi="宋体"/>
          <w:b/>
          <w:sz w:val="24"/>
          <w:szCs w:val="24"/>
        </w:rPr>
      </w:pPr>
    </w:p>
    <w:p w14:paraId="491CAF34">
      <w:pPr>
        <w:spacing w:line="460" w:lineRule="exact"/>
        <w:rPr>
          <w:rFonts w:hint="eastAsia" w:ascii="宋体" w:hAnsi="宋体"/>
          <w:b/>
          <w:sz w:val="24"/>
          <w:szCs w:val="24"/>
        </w:rPr>
      </w:pPr>
    </w:p>
    <w:p w14:paraId="202B4668">
      <w:pPr>
        <w:spacing w:line="460" w:lineRule="exact"/>
        <w:rPr>
          <w:rFonts w:hint="eastAsia" w:ascii="宋体" w:hAnsi="宋体"/>
          <w:b/>
          <w:sz w:val="24"/>
          <w:szCs w:val="24"/>
        </w:rPr>
      </w:pPr>
    </w:p>
    <w:p w14:paraId="5D46D9D0">
      <w:pPr>
        <w:spacing w:line="460" w:lineRule="exact"/>
        <w:rPr>
          <w:rFonts w:hint="eastAsia" w:ascii="宋体" w:hAnsi="宋体"/>
          <w:b/>
          <w:sz w:val="24"/>
          <w:szCs w:val="24"/>
        </w:rPr>
      </w:pPr>
    </w:p>
    <w:p w14:paraId="16EEDAB8">
      <w:pPr>
        <w:spacing w:line="460" w:lineRule="exact"/>
        <w:rPr>
          <w:rFonts w:hint="eastAsia" w:ascii="宋体" w:hAnsi="宋体"/>
          <w:b/>
          <w:sz w:val="24"/>
          <w:szCs w:val="24"/>
        </w:rPr>
      </w:pPr>
    </w:p>
    <w:p w14:paraId="63A2E860">
      <w:pPr>
        <w:ind w:firstLine="0" w:firstLineChars="0"/>
        <w:jc w:val="center"/>
        <w:rPr>
          <w:rFonts w:ascii="黑体" w:eastAsia="黑体"/>
          <w:b/>
          <w:sz w:val="44"/>
          <w:szCs w:val="44"/>
        </w:rPr>
      </w:pPr>
      <w:r>
        <w:rPr>
          <w:rFonts w:hint="eastAsia" w:ascii="黑体" w:eastAsia="黑体"/>
          <w:b/>
          <w:sz w:val="44"/>
          <w:szCs w:val="44"/>
        </w:rPr>
        <w:t>《文案创作》课程标准</w:t>
      </w:r>
    </w:p>
    <w:p w14:paraId="69D8AAD4">
      <w:pPr>
        <w:ind w:firstLine="0" w:firstLineChars="0"/>
        <w:jc w:val="left"/>
        <w:rPr>
          <w:rFonts w:ascii="黑体" w:hAnsi="黑体" w:eastAsia="黑体"/>
        </w:rPr>
      </w:pPr>
    </w:p>
    <w:p w14:paraId="0090B343">
      <w:pPr>
        <w:ind w:firstLine="0" w:firstLineChars="0"/>
        <w:jc w:val="left"/>
        <w:rPr>
          <w:rFonts w:hint="eastAsia" w:ascii="黑体" w:hAnsi="黑体" w:eastAsia="黑体"/>
          <w:sz w:val="24"/>
          <w:szCs w:val="24"/>
        </w:rPr>
      </w:pPr>
      <w:r>
        <w:rPr>
          <w:rFonts w:hint="eastAsia" w:ascii="黑体" w:hAnsi="黑体" w:eastAsia="黑体"/>
          <w:sz w:val="24"/>
          <w:szCs w:val="24"/>
        </w:rPr>
        <w:t>课程代码：</w:t>
      </w:r>
    </w:p>
    <w:p w14:paraId="2E8FEA96">
      <w:pPr>
        <w:ind w:firstLine="0" w:firstLineChars="0"/>
        <w:jc w:val="left"/>
        <w:rPr>
          <w:rFonts w:hint="eastAsia" w:ascii="黑体" w:hAnsi="黑体" w:eastAsia="黑体"/>
          <w:sz w:val="24"/>
          <w:szCs w:val="24"/>
        </w:rPr>
      </w:pPr>
      <w:r>
        <w:rPr>
          <w:rFonts w:hint="eastAsia" w:ascii="黑体" w:hAnsi="黑体" w:eastAsia="黑体"/>
          <w:sz w:val="24"/>
          <w:szCs w:val="24"/>
        </w:rPr>
        <w:t>课程承担单位（部门）：</w:t>
      </w:r>
      <w:r>
        <w:rPr>
          <w:rFonts w:hint="eastAsia" w:ascii="黑体" w:hAnsi="黑体" w:eastAsia="黑体"/>
          <w:sz w:val="24"/>
          <w:szCs w:val="24"/>
          <w:lang w:eastAsia="zh-CN"/>
        </w:rPr>
        <w:t>服装教学部</w:t>
      </w:r>
      <w:r>
        <w:rPr>
          <w:rFonts w:hint="eastAsia" w:ascii="黑体" w:hAnsi="黑体" w:eastAsia="黑体"/>
          <w:sz w:val="24"/>
          <w:szCs w:val="24"/>
        </w:rPr>
        <w:t xml:space="preserve">                               </w:t>
      </w:r>
    </w:p>
    <w:p w14:paraId="2525F324">
      <w:pPr>
        <w:ind w:firstLine="0" w:firstLineChars="0"/>
        <w:jc w:val="left"/>
        <w:rPr>
          <w:rFonts w:hint="eastAsia" w:ascii="黑体" w:hAnsi="黑体" w:eastAsia="黑体"/>
          <w:sz w:val="24"/>
          <w:szCs w:val="24"/>
        </w:rPr>
      </w:pPr>
      <w:r>
        <w:rPr>
          <w:rFonts w:hint="eastAsia" w:ascii="黑体" w:hAnsi="黑体" w:eastAsia="黑体"/>
          <w:sz w:val="24"/>
          <w:szCs w:val="24"/>
        </w:rPr>
        <w:t>制定人：</w:t>
      </w:r>
      <w:r>
        <w:rPr>
          <w:rFonts w:hint="eastAsia" w:ascii="黑体" w:hAnsi="黑体" w:eastAsia="黑体"/>
        </w:rPr>
        <w:t>巫淑敏</w:t>
      </w:r>
      <w:r>
        <w:rPr>
          <w:rFonts w:hint="eastAsia" w:ascii="黑体" w:hAnsi="黑体" w:eastAsia="黑体"/>
          <w:lang w:val="en-US" w:eastAsia="zh-CN"/>
        </w:rPr>
        <w:t xml:space="preserve"> </w:t>
      </w:r>
      <w:r>
        <w:rPr>
          <w:rFonts w:hint="eastAsia" w:ascii="黑体" w:hAnsi="黑体" w:eastAsia="黑体"/>
          <w:sz w:val="24"/>
          <w:szCs w:val="24"/>
        </w:rPr>
        <w:t xml:space="preserve">               制定日期：</w:t>
      </w:r>
    </w:p>
    <w:p w14:paraId="2B6DFAAE">
      <w:pPr>
        <w:ind w:firstLine="0" w:firstLineChars="0"/>
        <w:jc w:val="left"/>
        <w:rPr>
          <w:rFonts w:hint="eastAsia" w:ascii="黑体" w:hAnsi="黑体" w:eastAsia="黑体"/>
          <w:sz w:val="24"/>
          <w:szCs w:val="24"/>
        </w:rPr>
      </w:pPr>
      <w:r>
        <w:rPr>
          <w:rFonts w:hint="eastAsia" w:ascii="黑体" w:hAnsi="黑体" w:eastAsia="黑体"/>
          <w:sz w:val="24"/>
          <w:szCs w:val="24"/>
        </w:rPr>
        <w:t>审核人：                     审核日期：</w:t>
      </w:r>
    </w:p>
    <w:p w14:paraId="4C6462B0">
      <w:pPr>
        <w:ind w:firstLine="0" w:firstLineChars="0"/>
        <w:jc w:val="left"/>
        <w:rPr>
          <w:rFonts w:hint="eastAsia"/>
          <w:b/>
          <w:bCs/>
          <w:sz w:val="24"/>
          <w:szCs w:val="24"/>
        </w:rPr>
      </w:pPr>
      <w:r>
        <w:rPr>
          <w:rFonts w:hint="eastAsia" w:ascii="黑体" w:hAnsi="黑体" w:eastAsia="黑体"/>
          <w:sz w:val="24"/>
          <w:szCs w:val="24"/>
        </w:rPr>
        <w:t>批准人：                     批准日期</w:t>
      </w:r>
    </w:p>
    <w:p w14:paraId="1F2A1753">
      <w:pPr>
        <w:ind w:firstLine="0" w:firstLineChars="0"/>
        <w:jc w:val="center"/>
        <w:rPr>
          <w:rFonts w:hint="eastAsia" w:ascii="黑体" w:hAnsi="黑体" w:eastAsia="黑体"/>
        </w:rPr>
      </w:pPr>
    </w:p>
    <w:p w14:paraId="430A44BC">
      <w:pPr>
        <w:pStyle w:val="2"/>
        <w:spacing w:before="156" w:after="156"/>
        <w:ind w:firstLine="489" w:firstLineChars="174"/>
      </w:pPr>
      <w:r>
        <w:t>一、适用对象</w:t>
      </w:r>
    </w:p>
    <w:p w14:paraId="0DF8F585">
      <w:pPr>
        <w:ind w:firstLine="480" w:firstLineChars="200"/>
        <w:jc w:val="left"/>
        <w:rPr>
          <w:rFonts w:hint="eastAsia"/>
          <w:lang w:eastAsia="zh-CN"/>
        </w:rPr>
      </w:pPr>
      <w:r>
        <w:rPr>
          <w:rFonts w:hint="eastAsia" w:ascii="黑体" w:hAnsi="黑体" w:eastAsia="黑体"/>
          <w:sz w:val="24"/>
          <w:szCs w:val="24"/>
        </w:rPr>
        <w:t xml:space="preserve">中等职业学校 </w:t>
      </w:r>
      <w:r>
        <w:rPr>
          <w:rFonts w:hint="eastAsia" w:ascii="黑体" w:hAnsi="黑体" w:eastAsia="黑体"/>
          <w:sz w:val="24"/>
          <w:szCs w:val="24"/>
          <w:lang w:eastAsia="zh-CN"/>
        </w:rPr>
        <w:t>服装陈列与展示设计专业（时尚服装传播方向）</w:t>
      </w:r>
      <w:r>
        <w:rPr>
          <w:rFonts w:hint="eastAsia" w:ascii="黑体" w:hAnsi="黑体" w:eastAsia="黑体"/>
          <w:sz w:val="24"/>
          <w:szCs w:val="24"/>
        </w:rPr>
        <w:t>的学生</w:t>
      </w:r>
    </w:p>
    <w:p w14:paraId="708CC3C6">
      <w:pPr>
        <w:pStyle w:val="2"/>
        <w:numPr>
          <w:ilvl w:val="0"/>
          <w:numId w:val="0"/>
        </w:numPr>
        <w:spacing w:before="156" w:after="156"/>
        <w:ind w:firstLine="562" w:firstLineChars="200"/>
        <w:rPr>
          <w:rFonts w:hint="eastAsia"/>
        </w:rPr>
      </w:pPr>
      <w:r>
        <w:rPr>
          <w:rFonts w:hint="eastAsia"/>
          <w:lang w:eastAsia="zh-CN"/>
        </w:rPr>
        <w:t>二、</w:t>
      </w:r>
      <w:r>
        <w:rPr>
          <w:rFonts w:hint="eastAsia"/>
        </w:rPr>
        <w:t>适用专业</w:t>
      </w:r>
    </w:p>
    <w:p w14:paraId="27F6A61D">
      <w:pPr>
        <w:pStyle w:val="2"/>
        <w:numPr>
          <w:ilvl w:val="0"/>
          <w:numId w:val="0"/>
        </w:numPr>
        <w:spacing w:before="156" w:after="156"/>
        <w:ind w:firstLine="720" w:firstLineChars="300"/>
        <w:rPr>
          <w:rFonts w:hint="eastAsia" w:ascii="黑体" w:hAnsi="黑体" w:eastAsia="黑体" w:cs="Times New Roman"/>
          <w:b w:val="0"/>
          <w:bCs w:val="0"/>
          <w:sz w:val="24"/>
          <w:szCs w:val="24"/>
          <w:lang w:eastAsia="zh-CN"/>
        </w:rPr>
      </w:pPr>
      <w:r>
        <w:rPr>
          <w:rFonts w:hint="eastAsia" w:ascii="黑体" w:hAnsi="黑体" w:cs="Times New Roman"/>
          <w:b w:val="0"/>
          <w:bCs w:val="0"/>
          <w:sz w:val="24"/>
          <w:szCs w:val="24"/>
          <w:lang w:eastAsia="zh-CN"/>
        </w:rPr>
        <w:t>服装陈列与展示设计专业</w:t>
      </w:r>
      <w:r>
        <w:rPr>
          <w:rFonts w:hint="eastAsia" w:ascii="黑体" w:hAnsi="黑体" w:eastAsia="黑体" w:cs="Times New Roman"/>
          <w:b w:val="0"/>
          <w:bCs w:val="0"/>
          <w:sz w:val="24"/>
          <w:szCs w:val="24"/>
          <w:lang w:eastAsia="zh-CN"/>
        </w:rPr>
        <w:t>（时尚服装传播方向）</w:t>
      </w:r>
    </w:p>
    <w:p w14:paraId="21D22A9B">
      <w:pPr>
        <w:pStyle w:val="2"/>
        <w:numPr>
          <w:ilvl w:val="0"/>
          <w:numId w:val="0"/>
        </w:numPr>
        <w:spacing w:before="156" w:after="156"/>
        <w:ind w:leftChars="174" w:firstLine="281" w:firstLineChars="100"/>
        <w:rPr>
          <w:rFonts w:hint="eastAsia"/>
          <w:lang w:eastAsia="zh-CN"/>
        </w:rPr>
      </w:pPr>
      <w:r>
        <w:rPr>
          <w:rFonts w:hint="eastAsia"/>
          <w:lang w:eastAsia="zh-CN"/>
        </w:rPr>
        <w:t>三、</w:t>
      </w:r>
      <w:r>
        <w:rPr>
          <w:rFonts w:hint="eastAsia"/>
        </w:rPr>
        <w:t>课程性质</w:t>
      </w:r>
      <w:r>
        <w:rPr>
          <w:rFonts w:hint="eastAsia"/>
          <w:lang w:eastAsia="zh-CN"/>
        </w:rPr>
        <w:t>、地位、作用</w:t>
      </w:r>
    </w:p>
    <w:p w14:paraId="396325BE">
      <w:pPr>
        <w:pStyle w:val="8"/>
        <w:numPr>
          <w:ins w:id="1" w:author="User" w:date="2016-10-26T06:04:00Z"/>
        </w:numPr>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本课程是</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专业的</w:t>
      </w:r>
      <w:r>
        <w:rPr>
          <w:rFonts w:hint="eastAsia" w:ascii="宋体" w:hAnsi="宋体" w:cs="仿宋_GB2312"/>
          <w:position w:val="6"/>
          <w:sz w:val="24"/>
          <w:szCs w:val="24"/>
          <w:lang w:eastAsia="zh-CN"/>
        </w:rPr>
        <w:t>专业限选课程</w:t>
      </w:r>
      <w:r>
        <w:rPr>
          <w:rFonts w:hint="eastAsia" w:ascii="宋体" w:hAnsi="宋体" w:cs="仿宋_GB2312"/>
          <w:position w:val="6"/>
          <w:sz w:val="24"/>
          <w:szCs w:val="24"/>
        </w:rPr>
        <w:t>。</w:t>
      </w:r>
    </w:p>
    <w:p w14:paraId="34299112">
      <w:pPr>
        <w:pStyle w:val="8"/>
        <w:spacing w:line="420" w:lineRule="exact"/>
        <w:ind w:left="0" w:leftChars="0" w:right="-94" w:rightChars="-45" w:firstLine="480" w:firstLineChars="200"/>
        <w:rPr>
          <w:rFonts w:hint="eastAsia" w:ascii="宋体" w:hAnsi="宋体" w:cs="仿宋_GB2312"/>
          <w:position w:val="6"/>
          <w:sz w:val="24"/>
          <w:szCs w:val="24"/>
          <w:lang w:eastAsia="zh-CN"/>
        </w:rPr>
      </w:pPr>
      <w:r>
        <w:rPr>
          <w:rFonts w:hint="eastAsia" w:ascii="宋体" w:hAnsi="宋体" w:cs="仿宋_GB2312"/>
          <w:position w:val="6"/>
          <w:sz w:val="24"/>
          <w:szCs w:val="24"/>
        </w:rPr>
        <w:t>本课程是</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专业人才培养目标和相关职业岗位（群）的能力要求而设置的</w:t>
      </w:r>
      <w:r>
        <w:rPr>
          <w:rFonts w:hint="eastAsia" w:ascii="宋体" w:hAnsi="宋体" w:cs="仿宋_GB2312"/>
          <w:position w:val="6"/>
          <w:sz w:val="24"/>
          <w:szCs w:val="24"/>
          <w:lang w:eastAsia="zh-CN"/>
        </w:rPr>
        <w:t>。</w:t>
      </w:r>
      <w:r>
        <w:rPr>
          <w:rFonts w:hint="eastAsia" w:ascii="宋体" w:hAnsi="宋体" w:cs="仿宋_GB2312"/>
          <w:position w:val="6"/>
          <w:sz w:val="24"/>
          <w:szCs w:val="24"/>
        </w:rPr>
        <w:t>对本专业所面向的服装设计师、服装设计助理、时尚美指、时尚编辑、时尚媒体运营、时尚跨媒体推广等岗位所需要的知识、技能和素质目标的达成起支撑作用。学习本课程前，学生通过《语文》、《计算机应用基础》课程学习，已具备一定的基础写作功底和信息技术能力。在课程设置上，</w:t>
      </w:r>
      <w:r>
        <w:rPr>
          <w:rFonts w:hint="eastAsia" w:ascii="宋体" w:hAnsi="宋体" w:cs="仿宋_GB2312"/>
          <w:position w:val="6"/>
          <w:sz w:val="24"/>
          <w:szCs w:val="24"/>
          <w:lang w:eastAsia="zh-CN"/>
        </w:rPr>
        <w:t>还</w:t>
      </w:r>
      <w:r>
        <w:rPr>
          <w:rFonts w:hint="eastAsia" w:ascii="宋体" w:hAnsi="宋体" w:cs="仿宋_GB2312"/>
          <w:position w:val="6"/>
          <w:sz w:val="24"/>
          <w:szCs w:val="24"/>
        </w:rPr>
        <w:t>有《</w:t>
      </w:r>
      <w:r>
        <w:rPr>
          <w:rFonts w:hint="eastAsia" w:ascii="宋体" w:hAnsi="宋体" w:cs="仿宋_GB2312"/>
          <w:position w:val="6"/>
          <w:sz w:val="24"/>
          <w:szCs w:val="24"/>
          <w:lang w:eastAsia="zh-CN"/>
        </w:rPr>
        <w:t>视频拍摄与制作</w:t>
      </w:r>
      <w:r>
        <w:rPr>
          <w:rFonts w:hint="eastAsia" w:ascii="宋体" w:hAnsi="宋体" w:cs="仿宋_GB2312"/>
          <w:position w:val="6"/>
          <w:sz w:val="24"/>
          <w:szCs w:val="24"/>
        </w:rPr>
        <w:t>》</w:t>
      </w:r>
      <w:r>
        <w:rPr>
          <w:rFonts w:hint="eastAsia" w:ascii="宋体" w:hAnsi="宋体" w:cs="仿宋_GB2312"/>
          <w:position w:val="6"/>
          <w:sz w:val="24"/>
          <w:szCs w:val="24"/>
          <w:lang w:eastAsia="zh-CN"/>
        </w:rPr>
        <w:t>的课程，可以提高对流行资讯的内容整理编辑能力，使学生多方面发展。</w:t>
      </w:r>
    </w:p>
    <w:p w14:paraId="415CB238">
      <w:pPr>
        <w:pStyle w:val="2"/>
        <w:numPr>
          <w:ilvl w:val="0"/>
          <w:numId w:val="0"/>
        </w:numPr>
        <w:spacing w:before="156" w:after="156"/>
        <w:ind w:firstLine="843" w:firstLineChars="300"/>
        <w:rPr>
          <w:rFonts w:hint="eastAsia"/>
          <w:lang w:eastAsia="zh-CN"/>
        </w:rPr>
      </w:pPr>
      <w:r>
        <w:rPr>
          <w:rFonts w:hint="eastAsia"/>
          <w:lang w:eastAsia="zh-CN"/>
        </w:rPr>
        <w:t>四、课程的教学目标、以及与相关课程的联系</w:t>
      </w:r>
    </w:p>
    <w:p w14:paraId="7FD2BA8C">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eastAsia="宋体" w:cs="仿宋_GB2312"/>
          <w:kern w:val="2"/>
          <w:position w:val="6"/>
          <w:sz w:val="24"/>
          <w:szCs w:val="24"/>
          <w:lang w:val="en-US" w:eastAsia="zh-CN" w:bidi="ar-SA"/>
        </w:rPr>
        <w:t>总</w:t>
      </w:r>
      <w:r>
        <w:rPr>
          <w:rFonts w:hint="eastAsia" w:ascii="宋体" w:hAnsi="宋体" w:cs="仿宋_GB2312"/>
          <w:position w:val="6"/>
          <w:sz w:val="24"/>
          <w:szCs w:val="24"/>
          <w:lang w:val="en-US" w:eastAsia="zh-CN"/>
        </w:rPr>
        <w:t>体目标</w:t>
      </w:r>
    </w:p>
    <w:p w14:paraId="1B671DCC">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文案创作是时尚服装传播中的一个重要组成部分。在全球迈入信息时代的今天，传播渠道多元化，过多信息竞逐大众的注意力，在这种背景下创作出有效传播信息、使受众选择产品的文案作品，必须具备极强的说服力。本课程教学注重实践性，循序渐进训练学生的文案创作技巧、文案吸引力、文案沟通力和文案说服力，使学生从“产品特色”和“受众观感”出发，写出能突显产品特色，引起受众共鸣，满足受众内在需求的时尚服装文案内容。</w:t>
      </w:r>
    </w:p>
    <w:p w14:paraId="2BB5DA60">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 xml:space="preserve">1、知识目标 </w:t>
      </w:r>
    </w:p>
    <w:p w14:paraId="4B1776A9">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认识文案创作的基本概念和历史发展脉络；</w:t>
      </w:r>
    </w:p>
    <w:p w14:paraId="48CA529F">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认识文案创作的核心本质、信息传播模式和创作策略；</w:t>
      </w:r>
    </w:p>
    <w:p w14:paraId="60590D33">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理解文案创作在时尚产业运作中的效用与价值；</w:t>
      </w:r>
    </w:p>
    <w:p w14:paraId="25EA8433">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 xml:space="preserve">2、技能目标 </w:t>
      </w:r>
    </w:p>
    <w:p w14:paraId="7F7AD204">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能把文案信息明确传达给受众的能力；</w:t>
      </w:r>
    </w:p>
    <w:p w14:paraId="0B19FE7B">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市场调研及写作策略制定的能力；</w:t>
      </w:r>
    </w:p>
    <w:p w14:paraId="63E0FB9B">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运用多元化手法推广产品特性的文案写作能力；</w:t>
      </w:r>
    </w:p>
    <w:p w14:paraId="0B1B5598">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根据不同媒体特性创作文案内容的能力；</w:t>
      </w:r>
    </w:p>
    <w:p w14:paraId="073FE49E">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掌握文案测试有效性的能力。</w:t>
      </w:r>
    </w:p>
    <w:p w14:paraId="4F8F2521">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3、素质养成目标</w:t>
      </w:r>
    </w:p>
    <w:p w14:paraId="6CE161E7">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通过分阶段完成目标任务，使学生提高个人综合素质，陶冶情操，增强学生观察、认识时尚产业的审美触觉和使命感，为成为服装推广的实用型人才打好基础。</w:t>
      </w:r>
    </w:p>
    <w:p w14:paraId="3EFD8C1A">
      <w:pPr>
        <w:spacing w:line="480" w:lineRule="exact"/>
        <w:ind w:firstLine="480"/>
        <w:rPr>
          <w:rFonts w:hint="eastAsia" w:ascii="宋体" w:hAnsi="宋体" w:eastAsia="宋体" w:cs="仿宋_GB2312"/>
          <w:kern w:val="2"/>
          <w:position w:val="6"/>
          <w:sz w:val="24"/>
          <w:szCs w:val="24"/>
          <w:lang w:val="en-US" w:eastAsia="zh-CN" w:bidi="ar-SA"/>
        </w:rPr>
      </w:pPr>
      <w:r>
        <w:rPr>
          <w:rFonts w:hint="eastAsia" w:ascii="宋体" w:hAnsi="宋体" w:eastAsia="宋体" w:cs="仿宋_GB2312"/>
          <w:kern w:val="2"/>
          <w:position w:val="6"/>
          <w:sz w:val="24"/>
          <w:szCs w:val="24"/>
          <w:lang w:val="en-US" w:eastAsia="zh-CN" w:bidi="ar-SA"/>
        </w:rPr>
        <w:t>4、证书目标</w:t>
      </w:r>
    </w:p>
    <w:p w14:paraId="0584C94A">
      <w:pPr>
        <w:spacing w:line="480" w:lineRule="exact"/>
        <w:ind w:firstLine="480"/>
        <w:rPr>
          <w:rFonts w:hint="eastAsia" w:ascii="宋体" w:hAnsi="宋体" w:eastAsia="宋体" w:cs="仿宋_GB2312"/>
          <w:kern w:val="2"/>
          <w:position w:val="6"/>
          <w:sz w:val="24"/>
          <w:szCs w:val="24"/>
          <w:lang w:val="en-US" w:eastAsia="zh-CN" w:bidi="ar-SA"/>
        </w:rPr>
      </w:pPr>
      <w:r>
        <w:rPr>
          <w:rFonts w:hint="eastAsia" w:ascii="宋体" w:hAnsi="宋体" w:eastAsia="宋体" w:cs="仿宋_GB2312"/>
          <w:kern w:val="2"/>
          <w:position w:val="6"/>
          <w:sz w:val="24"/>
          <w:szCs w:val="24"/>
          <w:lang w:val="en-US" w:eastAsia="zh-CN" w:bidi="ar-SA"/>
        </w:rPr>
        <w:t>无</w:t>
      </w:r>
    </w:p>
    <w:p w14:paraId="03BF016B">
      <w:pPr>
        <w:pStyle w:val="2"/>
        <w:spacing w:before="156" w:after="156"/>
        <w:rPr>
          <w:rFonts w:ascii="黑体" w:hAnsi="黑体"/>
          <w:color w:val="0000FF"/>
          <w:szCs w:val="28"/>
          <w:u w:val="single"/>
        </w:rPr>
      </w:pPr>
      <w:r>
        <w:rPr>
          <w:rFonts w:hint="eastAsia"/>
          <w:lang w:eastAsia="zh-CN"/>
        </w:rPr>
        <w:t>五</w:t>
      </w:r>
      <w:r>
        <w:t>、参考</w:t>
      </w:r>
      <w:r>
        <w:rPr>
          <w:rFonts w:hint="eastAsia"/>
        </w:rPr>
        <w:t>学</w:t>
      </w:r>
      <w:r>
        <w:t>时</w:t>
      </w:r>
      <w:r>
        <w:rPr>
          <w:rFonts w:hint="eastAsia"/>
        </w:rPr>
        <w:t>与</w:t>
      </w:r>
      <w:r>
        <w:t>学分</w:t>
      </w:r>
    </w:p>
    <w:p w14:paraId="2D4853E5">
      <w:pPr>
        <w:pStyle w:val="8"/>
        <w:spacing w:line="420" w:lineRule="exact"/>
        <w:ind w:left="0" w:leftChars="0" w:right="-94" w:rightChars="-45" w:firstLine="480" w:firstLineChars="200"/>
        <w:rPr>
          <w:rFonts w:hint="default" w:ascii="宋体" w:hAnsi="宋体" w:cs="仿宋_GB2312"/>
          <w:position w:val="6"/>
          <w:sz w:val="24"/>
          <w:szCs w:val="24"/>
          <w:lang w:val="en-US" w:eastAsia="zh-CN"/>
        </w:rPr>
      </w:pPr>
      <w:r>
        <w:rPr>
          <w:rFonts w:hint="eastAsia" w:ascii="宋体" w:hAnsi="宋体" w:cs="仿宋_GB2312"/>
          <w:position w:val="6"/>
          <w:sz w:val="24"/>
          <w:szCs w:val="24"/>
        </w:rPr>
        <w:t>1.学时：</w:t>
      </w:r>
      <w:r>
        <w:rPr>
          <w:rFonts w:hint="eastAsia" w:ascii="宋体" w:hAnsi="宋体" w:cs="仿宋_GB2312"/>
          <w:position w:val="6"/>
          <w:sz w:val="24"/>
          <w:szCs w:val="24"/>
          <w:lang w:val="en-US" w:eastAsia="zh-CN"/>
        </w:rPr>
        <w:t>72</w:t>
      </w:r>
    </w:p>
    <w:p w14:paraId="4A8FF7E2">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2.学分：4</w:t>
      </w:r>
    </w:p>
    <w:p w14:paraId="43B491BF">
      <w:pPr>
        <w:pStyle w:val="2"/>
        <w:spacing w:before="156" w:after="156"/>
        <w:rPr>
          <w:b w:val="0"/>
          <w:color w:val="0000FF"/>
        </w:rPr>
      </w:pPr>
      <w:r>
        <w:rPr>
          <w:rFonts w:hint="eastAsia"/>
          <w:lang w:eastAsia="zh-CN"/>
        </w:rPr>
        <w:t>六</w:t>
      </w:r>
      <w:r>
        <w:rPr>
          <w:rFonts w:hint="eastAsia"/>
        </w:rPr>
        <w:t>、设计思路</w:t>
      </w:r>
    </w:p>
    <w:p w14:paraId="578560F1">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文案创作》课程的设计思路注重实践性，遵循学生认知的发展规律，通过该课程的学习构建起适用于时尚服装传播的文案创作体系，通过理论学习、案例分析与实践操作，来引导学生注重培养以“产品”、“受众”为本，文案与创意相结合的文案写作及推广能力。</w:t>
      </w:r>
    </w:p>
    <w:p w14:paraId="3309A38D">
      <w:pPr>
        <w:pStyle w:val="8"/>
        <w:spacing w:line="420" w:lineRule="exact"/>
        <w:ind w:left="0" w:leftChars="0" w:right="-94" w:rightChars="-45" w:firstLine="480" w:firstLineChars="200"/>
        <w:rPr>
          <w:rFonts w:ascii="宋体" w:hAnsi="宋体" w:cs="仿宋_GB2312"/>
          <w:position w:val="6"/>
        </w:rPr>
      </w:pPr>
      <w:r>
        <w:rPr>
          <w:rFonts w:hint="eastAsia" w:ascii="宋体" w:hAnsi="宋体" w:cs="仿宋_GB2312"/>
          <w:position w:val="6"/>
          <w:sz w:val="24"/>
          <w:szCs w:val="24"/>
        </w:rPr>
        <w:t>课程内容针对时尚服装传播，选择了具有代表性的文案创作任务，针对职业教育的学生特点与学情需要，循序渐进，进行文案创作的过程学习，在完成创作任务的过程中掌握该门课程必须的知识和技能要点，由浅入深领会时尚服装传播的思维，实现本课程的教学目的和能力培养。</w:t>
      </w:r>
    </w:p>
    <w:p w14:paraId="600B8568">
      <w:pPr>
        <w:pStyle w:val="2"/>
        <w:numPr>
          <w:ilvl w:val="0"/>
          <w:numId w:val="0"/>
        </w:numPr>
        <w:spacing w:before="156" w:after="156"/>
      </w:pPr>
      <w:r>
        <w:rPr>
          <w:rFonts w:hint="eastAsia"/>
          <w:lang w:eastAsia="zh-CN"/>
        </w:rPr>
        <w:t>七、</w:t>
      </w:r>
      <w:r>
        <w:rPr>
          <w:rFonts w:hint="eastAsia"/>
        </w:rPr>
        <w:t>课程内容与教学要求</w:t>
      </w:r>
    </w:p>
    <w:p w14:paraId="5140D459">
      <w:pPr>
        <w:pStyle w:val="5"/>
        <w:spacing w:before="0" w:beforeAutospacing="0" w:after="0" w:afterAutospacing="0" w:line="360" w:lineRule="auto"/>
        <w:ind w:firstLine="443" w:firstLineChars="210"/>
        <w:jc w:val="both"/>
        <w:rPr>
          <w:rFonts w:cs="仿宋_GB2312"/>
          <w:b/>
          <w:kern w:val="2"/>
          <w:position w:val="6"/>
        </w:rPr>
      </w:pPr>
      <w:r>
        <w:rPr>
          <w:rFonts w:hint="eastAsia" w:cs="仿宋_GB2312"/>
          <w:b/>
          <w:kern w:val="2"/>
          <w:position w:val="6"/>
        </w:rPr>
        <w:t>1.课时分配表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3"/>
        <w:gridCol w:w="1240"/>
        <w:gridCol w:w="4186"/>
        <w:gridCol w:w="888"/>
        <w:gridCol w:w="1441"/>
      </w:tblGrid>
      <w:tr w14:paraId="12A4D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jc w:val="center"/>
        </w:trPr>
        <w:tc>
          <w:tcPr>
            <w:tcW w:w="1693" w:type="dxa"/>
            <w:noWrap w:val="0"/>
            <w:vAlign w:val="top"/>
          </w:tcPr>
          <w:p w14:paraId="2C59F0C6">
            <w:pPr>
              <w:ind w:firstLine="0" w:firstLineChars="0"/>
              <w:jc w:val="center"/>
              <w:rPr>
                <w:rFonts w:ascii="宋体" w:hAnsi="宋体"/>
              </w:rPr>
            </w:pPr>
            <w:r>
              <w:rPr>
                <w:rFonts w:hint="eastAsia" w:ascii="宋体" w:hAnsi="宋体"/>
              </w:rPr>
              <w:t>模块（或工作情境）名称</w:t>
            </w:r>
          </w:p>
        </w:tc>
        <w:tc>
          <w:tcPr>
            <w:tcW w:w="1240" w:type="dxa"/>
            <w:noWrap w:val="0"/>
            <w:vAlign w:val="top"/>
          </w:tcPr>
          <w:p w14:paraId="114D5195">
            <w:pPr>
              <w:ind w:firstLine="0" w:firstLineChars="0"/>
              <w:jc w:val="center"/>
              <w:rPr>
                <w:rFonts w:ascii="宋体" w:hAnsi="宋体"/>
              </w:rPr>
            </w:pPr>
            <w:r>
              <w:rPr>
                <w:rFonts w:hint="eastAsia" w:ascii="宋体" w:hAnsi="宋体"/>
              </w:rPr>
              <w:t>序号</w:t>
            </w:r>
          </w:p>
        </w:tc>
        <w:tc>
          <w:tcPr>
            <w:tcW w:w="4186" w:type="dxa"/>
            <w:noWrap w:val="0"/>
            <w:vAlign w:val="top"/>
          </w:tcPr>
          <w:p w14:paraId="7E57C280">
            <w:pPr>
              <w:ind w:firstLine="0" w:firstLineChars="0"/>
              <w:jc w:val="center"/>
              <w:rPr>
                <w:rFonts w:ascii="宋体" w:hAnsi="宋体"/>
              </w:rPr>
            </w:pPr>
            <w:r>
              <w:rPr>
                <w:rFonts w:hint="eastAsia" w:ascii="宋体" w:hAnsi="宋体"/>
              </w:rPr>
              <w:t>单元（或项目）内容</w:t>
            </w:r>
          </w:p>
        </w:tc>
        <w:tc>
          <w:tcPr>
            <w:tcW w:w="888" w:type="dxa"/>
            <w:noWrap w:val="0"/>
            <w:vAlign w:val="top"/>
          </w:tcPr>
          <w:p w14:paraId="2CF57EB8">
            <w:pPr>
              <w:ind w:firstLine="0" w:firstLineChars="0"/>
              <w:jc w:val="center"/>
              <w:rPr>
                <w:rFonts w:ascii="宋体" w:hAnsi="宋体"/>
              </w:rPr>
            </w:pPr>
            <w:r>
              <w:rPr>
                <w:rFonts w:hint="eastAsia" w:ascii="宋体" w:hAnsi="宋体"/>
              </w:rPr>
              <w:t>学时分配</w:t>
            </w:r>
          </w:p>
        </w:tc>
        <w:tc>
          <w:tcPr>
            <w:tcW w:w="1441" w:type="dxa"/>
            <w:noWrap w:val="0"/>
            <w:vAlign w:val="top"/>
          </w:tcPr>
          <w:p w14:paraId="181540B0">
            <w:pPr>
              <w:ind w:firstLine="0" w:firstLineChars="0"/>
              <w:jc w:val="center"/>
              <w:rPr>
                <w:rFonts w:ascii="宋体" w:hAnsi="宋体"/>
              </w:rPr>
            </w:pPr>
            <w:r>
              <w:rPr>
                <w:rFonts w:hint="eastAsia" w:ascii="宋体" w:hAnsi="宋体"/>
              </w:rPr>
              <w:t>备注</w:t>
            </w:r>
          </w:p>
        </w:tc>
      </w:tr>
      <w:tr w14:paraId="1BD89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noWrap w:val="0"/>
            <w:vAlign w:val="top"/>
          </w:tcPr>
          <w:p w14:paraId="22B519B3">
            <w:pPr>
              <w:ind w:firstLine="0" w:firstLineChars="0"/>
              <w:rPr>
                <w:rFonts w:ascii="宋体" w:hAnsi="宋体"/>
              </w:rPr>
            </w:pPr>
            <w:r>
              <w:rPr>
                <w:rFonts w:hint="eastAsia" w:ascii="宋体" w:hAnsi="宋体"/>
              </w:rPr>
              <w:t>开题</w:t>
            </w:r>
          </w:p>
        </w:tc>
        <w:tc>
          <w:tcPr>
            <w:tcW w:w="1240" w:type="dxa"/>
            <w:noWrap w:val="0"/>
            <w:vAlign w:val="top"/>
          </w:tcPr>
          <w:p w14:paraId="38A4B16A">
            <w:pPr>
              <w:ind w:firstLine="0" w:firstLineChars="0"/>
              <w:rPr>
                <w:rFonts w:ascii="宋体" w:hAnsi="宋体"/>
              </w:rPr>
            </w:pPr>
            <w:r>
              <w:rPr>
                <w:rFonts w:hint="eastAsia" w:ascii="宋体" w:hAnsi="宋体"/>
              </w:rPr>
              <w:t>01</w:t>
            </w:r>
          </w:p>
        </w:tc>
        <w:tc>
          <w:tcPr>
            <w:tcW w:w="4186" w:type="dxa"/>
            <w:noWrap w:val="0"/>
            <w:vAlign w:val="center"/>
          </w:tcPr>
          <w:p w14:paraId="0527EDD9">
            <w:pPr>
              <w:ind w:firstLine="0" w:firstLineChars="0"/>
              <w:rPr>
                <w:rFonts w:ascii="宋体" w:hAnsi="宋体"/>
              </w:rPr>
            </w:pPr>
            <w:r>
              <w:rPr>
                <w:rFonts w:hint="eastAsia" w:ascii="宋体" w:hAnsi="宋体"/>
              </w:rPr>
              <w:t>文案创作的基本概念和历史发展脉络</w:t>
            </w:r>
          </w:p>
        </w:tc>
        <w:tc>
          <w:tcPr>
            <w:tcW w:w="888" w:type="dxa"/>
            <w:noWrap w:val="0"/>
            <w:vAlign w:val="top"/>
          </w:tcPr>
          <w:p w14:paraId="16595791">
            <w:pPr>
              <w:ind w:firstLine="0" w:firstLineChars="0"/>
              <w:rPr>
                <w:rFonts w:ascii="宋体" w:hAnsi="宋体"/>
              </w:rPr>
            </w:pPr>
            <w:r>
              <w:rPr>
                <w:rFonts w:hint="eastAsia" w:ascii="宋体" w:hAnsi="宋体"/>
              </w:rPr>
              <w:t>4</w:t>
            </w:r>
          </w:p>
        </w:tc>
        <w:tc>
          <w:tcPr>
            <w:tcW w:w="1441" w:type="dxa"/>
            <w:noWrap w:val="0"/>
            <w:vAlign w:val="top"/>
          </w:tcPr>
          <w:p w14:paraId="7667D062">
            <w:pPr>
              <w:ind w:firstLine="0" w:firstLineChars="0"/>
              <w:rPr>
                <w:rFonts w:ascii="宋体" w:hAnsi="宋体"/>
              </w:rPr>
            </w:pPr>
          </w:p>
        </w:tc>
      </w:tr>
      <w:tr w14:paraId="1B7A0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restart"/>
            <w:noWrap w:val="0"/>
            <w:vAlign w:val="top"/>
          </w:tcPr>
          <w:p w14:paraId="62494DE2">
            <w:pPr>
              <w:ind w:firstLine="0" w:firstLineChars="0"/>
              <w:rPr>
                <w:rFonts w:ascii="宋体" w:hAnsi="宋体"/>
              </w:rPr>
            </w:pPr>
            <w:r>
              <w:rPr>
                <w:rFonts w:hint="eastAsia" w:ascii="宋体" w:hAnsi="宋体"/>
              </w:rPr>
              <w:t>模块一：</w:t>
            </w:r>
            <w:r>
              <w:rPr>
                <w:rFonts w:hint="eastAsia" w:ascii="宋体" w:hAnsi="宋体"/>
                <w:color w:val="000000"/>
              </w:rPr>
              <w:t>文案写作基础</w:t>
            </w:r>
          </w:p>
        </w:tc>
        <w:tc>
          <w:tcPr>
            <w:tcW w:w="1240" w:type="dxa"/>
            <w:noWrap w:val="0"/>
            <w:vAlign w:val="top"/>
          </w:tcPr>
          <w:p w14:paraId="5653D5E1">
            <w:pPr>
              <w:ind w:firstLine="0" w:firstLineChars="0"/>
              <w:rPr>
                <w:rFonts w:ascii="宋体" w:hAnsi="宋体"/>
              </w:rPr>
            </w:pPr>
            <w:r>
              <w:rPr>
                <w:rFonts w:hint="eastAsia" w:ascii="宋体" w:hAnsi="宋体"/>
              </w:rPr>
              <w:t>02</w:t>
            </w:r>
          </w:p>
        </w:tc>
        <w:tc>
          <w:tcPr>
            <w:tcW w:w="4186" w:type="dxa"/>
            <w:noWrap w:val="0"/>
            <w:vAlign w:val="center"/>
          </w:tcPr>
          <w:p w14:paraId="6F581B0F">
            <w:pPr>
              <w:ind w:firstLine="0" w:firstLineChars="0"/>
              <w:rPr>
                <w:rFonts w:ascii="宋体" w:hAnsi="宋体"/>
              </w:rPr>
            </w:pPr>
            <w:r>
              <w:rPr>
                <w:rFonts w:hint="eastAsia" w:ascii="宋体" w:hAnsi="宋体"/>
              </w:rPr>
              <w:t>文案的写作要素、体裁与写作流程</w:t>
            </w:r>
          </w:p>
        </w:tc>
        <w:tc>
          <w:tcPr>
            <w:tcW w:w="888" w:type="dxa"/>
            <w:noWrap w:val="0"/>
            <w:vAlign w:val="top"/>
          </w:tcPr>
          <w:p w14:paraId="4780C1E2">
            <w:pPr>
              <w:ind w:firstLine="0" w:firstLineChars="0"/>
              <w:rPr>
                <w:rFonts w:ascii="宋体" w:hAnsi="宋体"/>
              </w:rPr>
            </w:pPr>
            <w:r>
              <w:rPr>
                <w:rFonts w:hint="eastAsia" w:ascii="宋体" w:hAnsi="宋体"/>
              </w:rPr>
              <w:t>4</w:t>
            </w:r>
          </w:p>
        </w:tc>
        <w:tc>
          <w:tcPr>
            <w:tcW w:w="1441" w:type="dxa"/>
            <w:noWrap w:val="0"/>
            <w:vAlign w:val="top"/>
          </w:tcPr>
          <w:p w14:paraId="389CD462">
            <w:pPr>
              <w:ind w:firstLine="0" w:firstLineChars="0"/>
              <w:rPr>
                <w:rFonts w:ascii="宋体" w:hAnsi="宋体"/>
              </w:rPr>
            </w:pPr>
          </w:p>
        </w:tc>
      </w:tr>
      <w:tr w14:paraId="30B2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continue"/>
            <w:noWrap w:val="0"/>
            <w:vAlign w:val="top"/>
          </w:tcPr>
          <w:p w14:paraId="586A04B2">
            <w:pPr>
              <w:ind w:firstLine="0" w:firstLineChars="0"/>
              <w:rPr>
                <w:rFonts w:ascii="宋体" w:hAnsi="宋体"/>
              </w:rPr>
            </w:pPr>
          </w:p>
        </w:tc>
        <w:tc>
          <w:tcPr>
            <w:tcW w:w="1240" w:type="dxa"/>
            <w:noWrap w:val="0"/>
            <w:vAlign w:val="top"/>
          </w:tcPr>
          <w:p w14:paraId="2DC0A5BA">
            <w:pPr>
              <w:ind w:firstLine="0" w:firstLineChars="0"/>
              <w:rPr>
                <w:rFonts w:ascii="宋体" w:hAnsi="宋体"/>
              </w:rPr>
            </w:pPr>
            <w:r>
              <w:rPr>
                <w:rFonts w:hint="eastAsia" w:ascii="宋体" w:hAnsi="宋体"/>
              </w:rPr>
              <w:t>03</w:t>
            </w:r>
          </w:p>
        </w:tc>
        <w:tc>
          <w:tcPr>
            <w:tcW w:w="4186" w:type="dxa"/>
            <w:noWrap w:val="0"/>
            <w:vAlign w:val="center"/>
          </w:tcPr>
          <w:p w14:paraId="40AD8E0E">
            <w:pPr>
              <w:ind w:firstLine="0" w:firstLineChars="0"/>
              <w:rPr>
                <w:rFonts w:ascii="宋体" w:hAnsi="宋体"/>
              </w:rPr>
            </w:pPr>
            <w:r>
              <w:rPr>
                <w:rFonts w:hint="eastAsia" w:ascii="宋体" w:hAnsi="宋体"/>
              </w:rPr>
              <w:t>文案标题创作</w:t>
            </w:r>
          </w:p>
        </w:tc>
        <w:tc>
          <w:tcPr>
            <w:tcW w:w="888" w:type="dxa"/>
            <w:noWrap w:val="0"/>
            <w:vAlign w:val="top"/>
          </w:tcPr>
          <w:p w14:paraId="7604A60E">
            <w:pPr>
              <w:ind w:firstLine="0" w:firstLineChars="0"/>
              <w:rPr>
                <w:rFonts w:ascii="宋体" w:hAnsi="宋体"/>
              </w:rPr>
            </w:pPr>
            <w:r>
              <w:rPr>
                <w:rFonts w:hint="eastAsia" w:ascii="宋体" w:hAnsi="宋体"/>
              </w:rPr>
              <w:t>4</w:t>
            </w:r>
          </w:p>
        </w:tc>
        <w:tc>
          <w:tcPr>
            <w:tcW w:w="1441" w:type="dxa"/>
            <w:noWrap w:val="0"/>
            <w:vAlign w:val="top"/>
          </w:tcPr>
          <w:p w14:paraId="28D16791">
            <w:pPr>
              <w:ind w:firstLine="0" w:firstLineChars="0"/>
              <w:rPr>
                <w:rFonts w:ascii="宋体" w:hAnsi="宋体"/>
              </w:rPr>
            </w:pPr>
          </w:p>
        </w:tc>
      </w:tr>
      <w:tr w14:paraId="10B2D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restart"/>
            <w:noWrap w:val="0"/>
            <w:vAlign w:val="top"/>
          </w:tcPr>
          <w:p w14:paraId="767D339D">
            <w:pPr>
              <w:ind w:firstLine="0" w:firstLineChars="0"/>
              <w:rPr>
                <w:rFonts w:ascii="宋体" w:hAnsi="宋体"/>
              </w:rPr>
            </w:pPr>
            <w:r>
              <w:rPr>
                <w:rFonts w:hint="eastAsia" w:ascii="宋体" w:hAnsi="宋体"/>
              </w:rPr>
              <w:t>模块二：</w:t>
            </w:r>
            <w:r>
              <w:rPr>
                <w:rFonts w:hint="eastAsia" w:ascii="宋体" w:hAnsi="宋体"/>
                <w:color w:val="000000"/>
              </w:rPr>
              <w:t>平面广告文案</w:t>
            </w:r>
          </w:p>
        </w:tc>
        <w:tc>
          <w:tcPr>
            <w:tcW w:w="1240" w:type="dxa"/>
            <w:noWrap w:val="0"/>
            <w:vAlign w:val="top"/>
          </w:tcPr>
          <w:p w14:paraId="45579D8F">
            <w:pPr>
              <w:ind w:firstLine="0" w:firstLineChars="0"/>
              <w:rPr>
                <w:rFonts w:ascii="宋体" w:hAnsi="宋体"/>
              </w:rPr>
            </w:pPr>
            <w:r>
              <w:rPr>
                <w:rFonts w:hint="eastAsia" w:ascii="宋体" w:hAnsi="宋体"/>
              </w:rPr>
              <w:t>04</w:t>
            </w:r>
          </w:p>
        </w:tc>
        <w:tc>
          <w:tcPr>
            <w:tcW w:w="4186" w:type="dxa"/>
            <w:noWrap w:val="0"/>
            <w:vAlign w:val="center"/>
          </w:tcPr>
          <w:p w14:paraId="5A86CC43">
            <w:pPr>
              <w:ind w:firstLine="0" w:firstLineChars="0"/>
              <w:rPr>
                <w:rFonts w:ascii="宋体" w:hAnsi="宋体"/>
              </w:rPr>
            </w:pPr>
            <w:r>
              <w:rPr>
                <w:rFonts w:hint="eastAsia" w:ascii="宋体" w:hAnsi="宋体" w:cs="仿宋_GB2312"/>
                <w:position w:val="6"/>
              </w:rPr>
              <w:t>市场调研与文案写作策略</w:t>
            </w:r>
          </w:p>
        </w:tc>
        <w:tc>
          <w:tcPr>
            <w:tcW w:w="888" w:type="dxa"/>
            <w:noWrap w:val="0"/>
            <w:vAlign w:val="top"/>
          </w:tcPr>
          <w:p w14:paraId="5BC1D41E">
            <w:pPr>
              <w:ind w:firstLine="0" w:firstLineChars="0"/>
              <w:rPr>
                <w:rFonts w:ascii="宋体" w:hAnsi="宋体"/>
              </w:rPr>
            </w:pPr>
            <w:r>
              <w:rPr>
                <w:rFonts w:hint="eastAsia" w:ascii="宋体" w:hAnsi="宋体"/>
              </w:rPr>
              <w:t>6</w:t>
            </w:r>
          </w:p>
        </w:tc>
        <w:tc>
          <w:tcPr>
            <w:tcW w:w="1441" w:type="dxa"/>
            <w:noWrap w:val="0"/>
            <w:vAlign w:val="top"/>
          </w:tcPr>
          <w:p w14:paraId="7D9FED63">
            <w:pPr>
              <w:ind w:firstLine="0" w:firstLineChars="0"/>
              <w:rPr>
                <w:rFonts w:ascii="宋体" w:hAnsi="宋体"/>
              </w:rPr>
            </w:pPr>
          </w:p>
        </w:tc>
      </w:tr>
      <w:tr w14:paraId="17C4E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continue"/>
            <w:noWrap w:val="0"/>
            <w:vAlign w:val="top"/>
          </w:tcPr>
          <w:p w14:paraId="6DF4A15F">
            <w:pPr>
              <w:ind w:firstLine="0" w:firstLineChars="0"/>
              <w:rPr>
                <w:rFonts w:ascii="宋体" w:hAnsi="宋体"/>
              </w:rPr>
            </w:pPr>
          </w:p>
        </w:tc>
        <w:tc>
          <w:tcPr>
            <w:tcW w:w="1240" w:type="dxa"/>
            <w:noWrap w:val="0"/>
            <w:vAlign w:val="top"/>
          </w:tcPr>
          <w:p w14:paraId="291CA59A">
            <w:pPr>
              <w:ind w:firstLine="0" w:firstLineChars="0"/>
              <w:rPr>
                <w:rFonts w:ascii="宋体" w:hAnsi="宋体"/>
              </w:rPr>
            </w:pPr>
            <w:r>
              <w:rPr>
                <w:rFonts w:hint="eastAsia" w:ascii="宋体" w:hAnsi="宋体"/>
              </w:rPr>
              <w:t>05</w:t>
            </w:r>
          </w:p>
        </w:tc>
        <w:tc>
          <w:tcPr>
            <w:tcW w:w="4186" w:type="dxa"/>
            <w:noWrap w:val="0"/>
            <w:vAlign w:val="center"/>
          </w:tcPr>
          <w:p w14:paraId="04FE67E5">
            <w:pPr>
              <w:ind w:firstLine="0" w:firstLineChars="0"/>
              <w:rPr>
                <w:rFonts w:ascii="宋体" w:hAnsi="宋体"/>
              </w:rPr>
            </w:pPr>
            <w:r>
              <w:rPr>
                <w:rFonts w:hint="eastAsia" w:ascii="宋体" w:hAnsi="宋体" w:cs="仿宋_GB2312"/>
                <w:position w:val="6"/>
              </w:rPr>
              <w:t>平面广告文案创作</w:t>
            </w:r>
          </w:p>
        </w:tc>
        <w:tc>
          <w:tcPr>
            <w:tcW w:w="888" w:type="dxa"/>
            <w:noWrap w:val="0"/>
            <w:vAlign w:val="top"/>
          </w:tcPr>
          <w:p w14:paraId="1578AF39">
            <w:pPr>
              <w:ind w:firstLine="0" w:firstLineChars="0"/>
              <w:rPr>
                <w:rFonts w:ascii="宋体" w:hAnsi="宋体"/>
              </w:rPr>
            </w:pPr>
            <w:r>
              <w:rPr>
                <w:rFonts w:hint="eastAsia" w:ascii="宋体" w:hAnsi="宋体"/>
              </w:rPr>
              <w:t>8</w:t>
            </w:r>
          </w:p>
        </w:tc>
        <w:tc>
          <w:tcPr>
            <w:tcW w:w="1441" w:type="dxa"/>
            <w:noWrap w:val="0"/>
            <w:vAlign w:val="top"/>
          </w:tcPr>
          <w:p w14:paraId="3A6F14CE">
            <w:pPr>
              <w:ind w:firstLine="0" w:firstLineChars="0"/>
              <w:rPr>
                <w:rFonts w:ascii="宋体" w:hAnsi="宋体"/>
              </w:rPr>
            </w:pPr>
          </w:p>
        </w:tc>
      </w:tr>
      <w:tr w14:paraId="786F9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restart"/>
            <w:noWrap w:val="0"/>
            <w:vAlign w:val="top"/>
          </w:tcPr>
          <w:p w14:paraId="5F79AFAA">
            <w:pPr>
              <w:ind w:firstLine="0" w:firstLineChars="0"/>
              <w:rPr>
                <w:rFonts w:ascii="宋体" w:hAnsi="宋体"/>
              </w:rPr>
            </w:pPr>
            <w:r>
              <w:rPr>
                <w:rFonts w:hint="eastAsia" w:ascii="宋体" w:hAnsi="宋体"/>
              </w:rPr>
              <w:t>模块三：</w:t>
            </w:r>
            <w:r>
              <w:rPr>
                <w:rFonts w:hint="eastAsia" w:ascii="宋体" w:hAnsi="宋体"/>
                <w:color w:val="000000"/>
              </w:rPr>
              <w:t>宣传册文案</w:t>
            </w:r>
          </w:p>
        </w:tc>
        <w:tc>
          <w:tcPr>
            <w:tcW w:w="1240" w:type="dxa"/>
            <w:noWrap w:val="0"/>
            <w:vAlign w:val="top"/>
          </w:tcPr>
          <w:p w14:paraId="2ABB9C45">
            <w:pPr>
              <w:ind w:firstLine="0" w:firstLineChars="0"/>
              <w:rPr>
                <w:rFonts w:ascii="宋体" w:hAnsi="宋体"/>
              </w:rPr>
            </w:pPr>
            <w:r>
              <w:rPr>
                <w:rFonts w:hint="eastAsia" w:ascii="宋体" w:hAnsi="宋体"/>
              </w:rPr>
              <w:t>06</w:t>
            </w:r>
          </w:p>
        </w:tc>
        <w:tc>
          <w:tcPr>
            <w:tcW w:w="4186" w:type="dxa"/>
            <w:noWrap w:val="0"/>
            <w:vAlign w:val="center"/>
          </w:tcPr>
          <w:p w14:paraId="30A6B27D">
            <w:pPr>
              <w:ind w:firstLine="0" w:firstLineChars="0"/>
              <w:rPr>
                <w:rFonts w:ascii="宋体" w:hAnsi="宋体"/>
              </w:rPr>
            </w:pPr>
            <w:r>
              <w:rPr>
                <w:rFonts w:hint="eastAsia" w:ascii="宋体" w:hAnsi="宋体"/>
              </w:rPr>
              <w:t>产品信息的组织与架构</w:t>
            </w:r>
          </w:p>
        </w:tc>
        <w:tc>
          <w:tcPr>
            <w:tcW w:w="888" w:type="dxa"/>
            <w:noWrap w:val="0"/>
            <w:vAlign w:val="top"/>
          </w:tcPr>
          <w:p w14:paraId="72BF2229">
            <w:pPr>
              <w:ind w:firstLine="0" w:firstLineChars="0"/>
              <w:rPr>
                <w:rFonts w:ascii="宋体" w:hAnsi="宋体"/>
              </w:rPr>
            </w:pPr>
            <w:r>
              <w:rPr>
                <w:rFonts w:hint="eastAsia" w:ascii="宋体" w:hAnsi="宋体"/>
              </w:rPr>
              <w:t>6</w:t>
            </w:r>
          </w:p>
        </w:tc>
        <w:tc>
          <w:tcPr>
            <w:tcW w:w="1441" w:type="dxa"/>
            <w:noWrap w:val="0"/>
            <w:vAlign w:val="top"/>
          </w:tcPr>
          <w:p w14:paraId="39D2B76F">
            <w:pPr>
              <w:ind w:firstLine="0" w:firstLineChars="0"/>
              <w:rPr>
                <w:rFonts w:ascii="宋体" w:hAnsi="宋体"/>
              </w:rPr>
            </w:pPr>
          </w:p>
        </w:tc>
      </w:tr>
      <w:tr w14:paraId="3313C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continue"/>
            <w:noWrap w:val="0"/>
            <w:vAlign w:val="top"/>
          </w:tcPr>
          <w:p w14:paraId="14DCB6E8">
            <w:pPr>
              <w:ind w:firstLine="0" w:firstLineChars="0"/>
              <w:rPr>
                <w:rFonts w:ascii="宋体" w:hAnsi="宋体"/>
              </w:rPr>
            </w:pPr>
          </w:p>
        </w:tc>
        <w:tc>
          <w:tcPr>
            <w:tcW w:w="1240" w:type="dxa"/>
            <w:noWrap w:val="0"/>
            <w:vAlign w:val="top"/>
          </w:tcPr>
          <w:p w14:paraId="41F8CC7F">
            <w:pPr>
              <w:ind w:firstLine="0" w:firstLineChars="0"/>
              <w:rPr>
                <w:rFonts w:ascii="宋体" w:hAnsi="宋体"/>
              </w:rPr>
            </w:pPr>
            <w:r>
              <w:rPr>
                <w:rFonts w:hint="eastAsia" w:ascii="宋体" w:hAnsi="宋体"/>
              </w:rPr>
              <w:t>07</w:t>
            </w:r>
          </w:p>
        </w:tc>
        <w:tc>
          <w:tcPr>
            <w:tcW w:w="4186" w:type="dxa"/>
            <w:noWrap w:val="0"/>
            <w:vAlign w:val="center"/>
          </w:tcPr>
          <w:p w14:paraId="787756FB">
            <w:pPr>
              <w:ind w:firstLine="0" w:firstLineChars="0"/>
              <w:rPr>
                <w:rFonts w:ascii="宋体" w:hAnsi="宋体"/>
              </w:rPr>
            </w:pPr>
            <w:r>
              <w:rPr>
                <w:rFonts w:hint="eastAsia" w:ascii="宋体" w:hAnsi="宋体" w:cs="仿宋_GB2312"/>
                <w:position w:val="6"/>
              </w:rPr>
              <w:t>宣传册文案创作</w:t>
            </w:r>
          </w:p>
        </w:tc>
        <w:tc>
          <w:tcPr>
            <w:tcW w:w="888" w:type="dxa"/>
            <w:noWrap w:val="0"/>
            <w:vAlign w:val="top"/>
          </w:tcPr>
          <w:p w14:paraId="3A6F34DC">
            <w:pPr>
              <w:ind w:firstLine="0" w:firstLineChars="0"/>
              <w:rPr>
                <w:rFonts w:ascii="宋体" w:hAnsi="宋体"/>
              </w:rPr>
            </w:pPr>
            <w:r>
              <w:rPr>
                <w:rFonts w:hint="eastAsia" w:ascii="宋体" w:hAnsi="宋体"/>
              </w:rPr>
              <w:t>8</w:t>
            </w:r>
          </w:p>
        </w:tc>
        <w:tc>
          <w:tcPr>
            <w:tcW w:w="1441" w:type="dxa"/>
            <w:noWrap w:val="0"/>
            <w:vAlign w:val="top"/>
          </w:tcPr>
          <w:p w14:paraId="3974AC5A">
            <w:pPr>
              <w:ind w:firstLine="0" w:firstLineChars="0"/>
              <w:rPr>
                <w:rFonts w:ascii="宋体" w:hAnsi="宋体"/>
              </w:rPr>
            </w:pPr>
          </w:p>
        </w:tc>
      </w:tr>
      <w:tr w14:paraId="55EA8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restart"/>
            <w:noWrap w:val="0"/>
            <w:vAlign w:val="top"/>
          </w:tcPr>
          <w:p w14:paraId="1667A110">
            <w:pPr>
              <w:ind w:firstLine="0" w:firstLineChars="0"/>
              <w:rPr>
                <w:rFonts w:ascii="宋体" w:hAnsi="宋体"/>
              </w:rPr>
            </w:pPr>
            <w:r>
              <w:rPr>
                <w:rFonts w:hint="eastAsia" w:ascii="宋体" w:hAnsi="宋体"/>
              </w:rPr>
              <w:t>模块四：</w:t>
            </w:r>
            <w:r>
              <w:rPr>
                <w:rFonts w:hint="eastAsia" w:ascii="宋体" w:hAnsi="宋体"/>
                <w:color w:val="000000"/>
              </w:rPr>
              <w:t>公关新闻稿</w:t>
            </w:r>
          </w:p>
        </w:tc>
        <w:tc>
          <w:tcPr>
            <w:tcW w:w="1240" w:type="dxa"/>
            <w:noWrap w:val="0"/>
            <w:vAlign w:val="top"/>
          </w:tcPr>
          <w:p w14:paraId="75469F6F">
            <w:pPr>
              <w:ind w:firstLine="0" w:firstLineChars="0"/>
              <w:rPr>
                <w:rFonts w:ascii="宋体" w:hAnsi="宋体"/>
              </w:rPr>
            </w:pPr>
            <w:r>
              <w:rPr>
                <w:rFonts w:hint="eastAsia" w:ascii="宋体" w:hAnsi="宋体"/>
              </w:rPr>
              <w:t>08</w:t>
            </w:r>
          </w:p>
        </w:tc>
        <w:tc>
          <w:tcPr>
            <w:tcW w:w="4186" w:type="dxa"/>
            <w:noWrap w:val="0"/>
            <w:vAlign w:val="center"/>
          </w:tcPr>
          <w:p w14:paraId="5876D57F">
            <w:pPr>
              <w:ind w:firstLine="0" w:firstLineChars="0"/>
              <w:rPr>
                <w:rFonts w:ascii="宋体" w:hAnsi="宋体"/>
              </w:rPr>
            </w:pPr>
            <w:r>
              <w:rPr>
                <w:rFonts w:hint="eastAsia" w:ascii="宋体" w:hAnsi="宋体" w:cs="仿宋_GB2312"/>
                <w:position w:val="6"/>
              </w:rPr>
              <w:t>大众媒介与信息传播模式</w:t>
            </w:r>
          </w:p>
        </w:tc>
        <w:tc>
          <w:tcPr>
            <w:tcW w:w="888" w:type="dxa"/>
            <w:noWrap w:val="0"/>
            <w:vAlign w:val="top"/>
          </w:tcPr>
          <w:p w14:paraId="47B4943C">
            <w:pPr>
              <w:ind w:firstLine="0" w:firstLineChars="0"/>
              <w:rPr>
                <w:rFonts w:ascii="宋体" w:hAnsi="宋体"/>
              </w:rPr>
            </w:pPr>
            <w:r>
              <w:rPr>
                <w:rFonts w:hint="eastAsia" w:ascii="宋体" w:hAnsi="宋体"/>
              </w:rPr>
              <w:t>6</w:t>
            </w:r>
          </w:p>
        </w:tc>
        <w:tc>
          <w:tcPr>
            <w:tcW w:w="1441" w:type="dxa"/>
            <w:noWrap w:val="0"/>
            <w:vAlign w:val="top"/>
          </w:tcPr>
          <w:p w14:paraId="4B015067">
            <w:pPr>
              <w:ind w:firstLine="0" w:firstLineChars="0"/>
              <w:rPr>
                <w:rFonts w:ascii="宋体" w:hAnsi="宋体"/>
              </w:rPr>
            </w:pPr>
          </w:p>
        </w:tc>
      </w:tr>
      <w:tr w14:paraId="7B9A3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continue"/>
            <w:noWrap w:val="0"/>
            <w:vAlign w:val="top"/>
          </w:tcPr>
          <w:p w14:paraId="37862745">
            <w:pPr>
              <w:ind w:firstLine="0" w:firstLineChars="0"/>
              <w:rPr>
                <w:rFonts w:ascii="宋体" w:hAnsi="宋体"/>
              </w:rPr>
            </w:pPr>
          </w:p>
        </w:tc>
        <w:tc>
          <w:tcPr>
            <w:tcW w:w="1240" w:type="dxa"/>
            <w:noWrap w:val="0"/>
            <w:vAlign w:val="top"/>
          </w:tcPr>
          <w:p w14:paraId="619DAAFE">
            <w:pPr>
              <w:ind w:firstLine="0" w:firstLineChars="0"/>
              <w:rPr>
                <w:rFonts w:ascii="宋体" w:hAnsi="宋体"/>
              </w:rPr>
            </w:pPr>
            <w:r>
              <w:rPr>
                <w:rFonts w:hint="eastAsia" w:ascii="宋体" w:hAnsi="宋体"/>
              </w:rPr>
              <w:t>09</w:t>
            </w:r>
          </w:p>
        </w:tc>
        <w:tc>
          <w:tcPr>
            <w:tcW w:w="4186" w:type="dxa"/>
            <w:noWrap w:val="0"/>
            <w:vAlign w:val="center"/>
          </w:tcPr>
          <w:p w14:paraId="210285D4">
            <w:pPr>
              <w:ind w:firstLine="0" w:firstLineChars="0"/>
              <w:rPr>
                <w:rFonts w:ascii="宋体" w:hAnsi="宋体"/>
              </w:rPr>
            </w:pPr>
            <w:r>
              <w:rPr>
                <w:rFonts w:hint="eastAsia"/>
              </w:rPr>
              <w:t>公关新闻稿文案创作</w:t>
            </w:r>
          </w:p>
        </w:tc>
        <w:tc>
          <w:tcPr>
            <w:tcW w:w="888" w:type="dxa"/>
            <w:noWrap w:val="0"/>
            <w:vAlign w:val="top"/>
          </w:tcPr>
          <w:p w14:paraId="5259C24A">
            <w:pPr>
              <w:ind w:firstLine="0" w:firstLineChars="0"/>
              <w:rPr>
                <w:rFonts w:ascii="宋体" w:hAnsi="宋体"/>
              </w:rPr>
            </w:pPr>
            <w:r>
              <w:rPr>
                <w:rFonts w:hint="eastAsia" w:ascii="宋体" w:hAnsi="宋体"/>
              </w:rPr>
              <w:t>8</w:t>
            </w:r>
          </w:p>
        </w:tc>
        <w:tc>
          <w:tcPr>
            <w:tcW w:w="1441" w:type="dxa"/>
            <w:noWrap w:val="0"/>
            <w:vAlign w:val="top"/>
          </w:tcPr>
          <w:p w14:paraId="37C989CD">
            <w:pPr>
              <w:ind w:firstLine="0" w:firstLineChars="0"/>
              <w:rPr>
                <w:rFonts w:ascii="宋体" w:hAnsi="宋体"/>
              </w:rPr>
            </w:pPr>
          </w:p>
        </w:tc>
      </w:tr>
      <w:tr w14:paraId="7A293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restart"/>
            <w:noWrap w:val="0"/>
            <w:vAlign w:val="top"/>
          </w:tcPr>
          <w:p w14:paraId="01F3BF19">
            <w:pPr>
              <w:ind w:firstLine="0" w:firstLineChars="0"/>
              <w:rPr>
                <w:rFonts w:ascii="宋体" w:hAnsi="宋体"/>
              </w:rPr>
            </w:pPr>
            <w:r>
              <w:rPr>
                <w:rFonts w:hint="eastAsia" w:ascii="宋体" w:hAnsi="宋体"/>
              </w:rPr>
              <w:t>模块五：</w:t>
            </w:r>
            <w:r>
              <w:rPr>
                <w:rFonts w:hint="eastAsia" w:ascii="宋体" w:hAnsi="宋体"/>
                <w:color w:val="000000"/>
              </w:rPr>
              <w:t>自媒体文案</w:t>
            </w:r>
          </w:p>
        </w:tc>
        <w:tc>
          <w:tcPr>
            <w:tcW w:w="1240" w:type="dxa"/>
            <w:noWrap w:val="0"/>
            <w:vAlign w:val="top"/>
          </w:tcPr>
          <w:p w14:paraId="68387B17">
            <w:pPr>
              <w:ind w:firstLine="0" w:firstLineChars="0"/>
              <w:rPr>
                <w:rFonts w:ascii="宋体" w:hAnsi="宋体"/>
              </w:rPr>
            </w:pPr>
            <w:r>
              <w:rPr>
                <w:rFonts w:hint="eastAsia" w:ascii="宋体" w:hAnsi="宋体"/>
              </w:rPr>
              <w:t>10</w:t>
            </w:r>
          </w:p>
        </w:tc>
        <w:tc>
          <w:tcPr>
            <w:tcW w:w="4186" w:type="dxa"/>
            <w:noWrap w:val="0"/>
            <w:vAlign w:val="center"/>
          </w:tcPr>
          <w:p w14:paraId="79F2C608">
            <w:pPr>
              <w:ind w:firstLine="0" w:firstLineChars="0"/>
            </w:pPr>
            <w:r>
              <w:rPr>
                <w:rFonts w:hint="eastAsia"/>
              </w:rPr>
              <w:t>电视广告、多媒体与网络文案</w:t>
            </w:r>
          </w:p>
        </w:tc>
        <w:tc>
          <w:tcPr>
            <w:tcW w:w="888" w:type="dxa"/>
            <w:noWrap w:val="0"/>
            <w:vAlign w:val="top"/>
          </w:tcPr>
          <w:p w14:paraId="126B5B31">
            <w:pPr>
              <w:ind w:firstLine="0" w:firstLineChars="0"/>
              <w:rPr>
                <w:rFonts w:ascii="宋体" w:hAnsi="宋体"/>
              </w:rPr>
            </w:pPr>
            <w:r>
              <w:rPr>
                <w:rFonts w:hint="eastAsia" w:ascii="宋体" w:hAnsi="宋体"/>
              </w:rPr>
              <w:t>6</w:t>
            </w:r>
          </w:p>
        </w:tc>
        <w:tc>
          <w:tcPr>
            <w:tcW w:w="1441" w:type="dxa"/>
            <w:noWrap w:val="0"/>
            <w:vAlign w:val="top"/>
          </w:tcPr>
          <w:p w14:paraId="4B2B99B5">
            <w:pPr>
              <w:ind w:firstLine="0" w:firstLineChars="0"/>
              <w:rPr>
                <w:rFonts w:ascii="宋体" w:hAnsi="宋体"/>
              </w:rPr>
            </w:pPr>
          </w:p>
        </w:tc>
      </w:tr>
      <w:tr w14:paraId="65CEC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vMerge w:val="continue"/>
            <w:noWrap w:val="0"/>
            <w:vAlign w:val="top"/>
          </w:tcPr>
          <w:p w14:paraId="7DB984EB">
            <w:pPr>
              <w:ind w:firstLine="0" w:firstLineChars="0"/>
              <w:rPr>
                <w:rFonts w:ascii="宋体" w:hAnsi="宋体"/>
              </w:rPr>
            </w:pPr>
          </w:p>
        </w:tc>
        <w:tc>
          <w:tcPr>
            <w:tcW w:w="1240" w:type="dxa"/>
            <w:noWrap w:val="0"/>
            <w:vAlign w:val="top"/>
          </w:tcPr>
          <w:p w14:paraId="3E74BA18">
            <w:pPr>
              <w:ind w:firstLine="0" w:firstLineChars="0"/>
              <w:rPr>
                <w:rFonts w:ascii="宋体" w:hAnsi="宋体"/>
              </w:rPr>
            </w:pPr>
            <w:r>
              <w:rPr>
                <w:rFonts w:hint="eastAsia" w:ascii="宋体" w:hAnsi="宋体"/>
              </w:rPr>
              <w:t>11</w:t>
            </w:r>
          </w:p>
        </w:tc>
        <w:tc>
          <w:tcPr>
            <w:tcW w:w="4186" w:type="dxa"/>
            <w:noWrap w:val="0"/>
            <w:vAlign w:val="center"/>
          </w:tcPr>
          <w:p w14:paraId="666FDEEA">
            <w:pPr>
              <w:ind w:firstLine="0" w:firstLineChars="0"/>
            </w:pPr>
            <w:r>
              <w:rPr>
                <w:rFonts w:hint="eastAsia"/>
              </w:rPr>
              <w:t>自媒体文案创作</w:t>
            </w:r>
          </w:p>
        </w:tc>
        <w:tc>
          <w:tcPr>
            <w:tcW w:w="888" w:type="dxa"/>
            <w:noWrap w:val="0"/>
            <w:vAlign w:val="top"/>
          </w:tcPr>
          <w:p w14:paraId="288448E3">
            <w:pPr>
              <w:ind w:firstLine="0" w:firstLineChars="0"/>
              <w:rPr>
                <w:rFonts w:ascii="宋体" w:hAnsi="宋体"/>
              </w:rPr>
            </w:pPr>
            <w:r>
              <w:rPr>
                <w:rFonts w:hint="eastAsia" w:ascii="宋体" w:hAnsi="宋体"/>
              </w:rPr>
              <w:t>8</w:t>
            </w:r>
          </w:p>
        </w:tc>
        <w:tc>
          <w:tcPr>
            <w:tcW w:w="1441" w:type="dxa"/>
            <w:noWrap w:val="0"/>
            <w:vAlign w:val="top"/>
          </w:tcPr>
          <w:p w14:paraId="7365DD13">
            <w:pPr>
              <w:ind w:firstLine="0" w:firstLineChars="0"/>
              <w:rPr>
                <w:rFonts w:ascii="宋体" w:hAnsi="宋体"/>
              </w:rPr>
            </w:pPr>
          </w:p>
        </w:tc>
      </w:tr>
      <w:tr w14:paraId="27EF8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693" w:type="dxa"/>
            <w:noWrap w:val="0"/>
            <w:vAlign w:val="top"/>
          </w:tcPr>
          <w:p w14:paraId="147D2E85">
            <w:pPr>
              <w:ind w:firstLine="0" w:firstLineChars="0"/>
              <w:rPr>
                <w:rFonts w:ascii="宋体" w:hAnsi="宋体"/>
              </w:rPr>
            </w:pPr>
            <w:r>
              <w:rPr>
                <w:rFonts w:hint="eastAsia" w:ascii="宋体" w:hAnsi="宋体"/>
              </w:rPr>
              <w:t>结题</w:t>
            </w:r>
          </w:p>
        </w:tc>
        <w:tc>
          <w:tcPr>
            <w:tcW w:w="1240" w:type="dxa"/>
            <w:noWrap w:val="0"/>
            <w:vAlign w:val="top"/>
          </w:tcPr>
          <w:p w14:paraId="0FF59643">
            <w:pPr>
              <w:ind w:firstLine="0" w:firstLineChars="0"/>
              <w:rPr>
                <w:rFonts w:ascii="宋体" w:hAnsi="宋体"/>
              </w:rPr>
            </w:pPr>
            <w:r>
              <w:rPr>
                <w:rFonts w:hint="eastAsia" w:ascii="宋体" w:hAnsi="宋体"/>
              </w:rPr>
              <w:t>12</w:t>
            </w:r>
          </w:p>
        </w:tc>
        <w:tc>
          <w:tcPr>
            <w:tcW w:w="4186" w:type="dxa"/>
            <w:noWrap w:val="0"/>
            <w:vAlign w:val="center"/>
          </w:tcPr>
          <w:p w14:paraId="5E6C7962">
            <w:pPr>
              <w:ind w:firstLine="0" w:firstLineChars="0"/>
            </w:pPr>
            <w:r>
              <w:rPr>
                <w:rFonts w:hint="eastAsia"/>
              </w:rPr>
              <w:t>小组分享与项目点评</w:t>
            </w:r>
          </w:p>
        </w:tc>
        <w:tc>
          <w:tcPr>
            <w:tcW w:w="888" w:type="dxa"/>
            <w:noWrap w:val="0"/>
            <w:vAlign w:val="top"/>
          </w:tcPr>
          <w:p w14:paraId="45EC2232">
            <w:pPr>
              <w:ind w:firstLine="0" w:firstLineChars="0"/>
              <w:rPr>
                <w:rFonts w:ascii="宋体" w:hAnsi="宋体"/>
              </w:rPr>
            </w:pPr>
            <w:r>
              <w:rPr>
                <w:rFonts w:hint="eastAsia" w:ascii="宋体" w:hAnsi="宋体"/>
              </w:rPr>
              <w:t>4</w:t>
            </w:r>
          </w:p>
        </w:tc>
        <w:tc>
          <w:tcPr>
            <w:tcW w:w="1441" w:type="dxa"/>
            <w:noWrap w:val="0"/>
            <w:vAlign w:val="top"/>
          </w:tcPr>
          <w:p w14:paraId="7886002F">
            <w:pPr>
              <w:ind w:firstLine="0" w:firstLineChars="0"/>
              <w:rPr>
                <w:rFonts w:ascii="宋体" w:hAnsi="宋体"/>
              </w:rPr>
            </w:pPr>
          </w:p>
        </w:tc>
      </w:tr>
      <w:tr w14:paraId="64A1B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448" w:type="dxa"/>
            <w:gridSpan w:val="5"/>
            <w:noWrap w:val="0"/>
            <w:vAlign w:val="top"/>
          </w:tcPr>
          <w:p w14:paraId="1CA39DE7">
            <w:pPr>
              <w:ind w:firstLine="0" w:firstLineChars="0"/>
              <w:rPr>
                <w:rFonts w:ascii="宋体" w:hAnsi="宋体"/>
              </w:rPr>
            </w:pPr>
            <w:r>
              <w:rPr>
                <w:rFonts w:hint="eastAsia" w:ascii="宋体" w:hAnsi="宋体"/>
              </w:rPr>
              <w:t>总学时:72</w:t>
            </w:r>
          </w:p>
        </w:tc>
      </w:tr>
    </w:tbl>
    <w:p w14:paraId="5E0712E4">
      <w:pPr>
        <w:pStyle w:val="5"/>
        <w:spacing w:before="0" w:beforeAutospacing="0" w:after="0" w:afterAutospacing="0" w:line="360" w:lineRule="auto"/>
        <w:jc w:val="both"/>
        <w:rPr>
          <w:rFonts w:cs="仿宋_GB2312"/>
          <w:b/>
          <w:kern w:val="2"/>
          <w:position w:val="6"/>
        </w:rPr>
      </w:pPr>
      <w:r>
        <w:rPr>
          <w:rFonts w:hint="eastAsia" w:cs="仿宋_GB2312"/>
          <w:b/>
          <w:kern w:val="2"/>
          <w:position w:val="6"/>
        </w:rPr>
        <w:t>2.单元（或项目）设计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080"/>
        <w:gridCol w:w="900"/>
        <w:gridCol w:w="1080"/>
        <w:gridCol w:w="1440"/>
      </w:tblGrid>
      <w:tr w14:paraId="06109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noWrap w:val="0"/>
            <w:vAlign w:val="center"/>
          </w:tcPr>
          <w:p w14:paraId="1323A1F2">
            <w:pPr>
              <w:widowControl/>
              <w:spacing w:line="240" w:lineRule="auto"/>
              <w:ind w:firstLine="0" w:firstLineChars="0"/>
              <w:rPr>
                <w:rFonts w:ascii="宋体" w:hAnsi="宋体" w:cs="宋体"/>
                <w:kern w:val="0"/>
              </w:rPr>
            </w:pPr>
            <w:r>
              <w:rPr>
                <w:rFonts w:hint="eastAsia" w:ascii="宋体" w:hAnsi="宋体" w:cs="宋体"/>
                <w:kern w:val="0"/>
              </w:rPr>
              <w:t>模块（或工作情境）</w:t>
            </w:r>
          </w:p>
        </w:tc>
        <w:tc>
          <w:tcPr>
            <w:tcW w:w="6973" w:type="dxa"/>
            <w:gridSpan w:val="5"/>
            <w:tcBorders>
              <w:top w:val="single" w:color="auto" w:sz="4" w:space="0"/>
              <w:left w:val="single" w:color="auto" w:sz="4" w:space="0"/>
              <w:bottom w:val="single" w:color="auto" w:sz="4" w:space="0"/>
              <w:right w:val="single" w:color="auto" w:sz="4" w:space="0"/>
            </w:tcBorders>
            <w:noWrap w:val="0"/>
            <w:vAlign w:val="center"/>
          </w:tcPr>
          <w:p w14:paraId="58DBD01B">
            <w:pPr>
              <w:widowControl/>
              <w:spacing w:line="240" w:lineRule="auto"/>
              <w:ind w:firstLine="0" w:firstLineChars="0"/>
              <w:jc w:val="center"/>
              <w:rPr>
                <w:rFonts w:ascii="宋体" w:hAnsi="宋体" w:cs="宋体"/>
                <w:kern w:val="0"/>
              </w:rPr>
            </w:pPr>
            <w:r>
              <w:rPr>
                <w:rFonts w:hint="eastAsia" w:ascii="宋体" w:hAnsi="宋体" w:cs="宋体"/>
                <w:kern w:val="0"/>
              </w:rPr>
              <w:t>模块一：</w:t>
            </w:r>
            <w:r>
              <w:rPr>
                <w:rFonts w:hint="eastAsia" w:ascii="宋体" w:hAnsi="宋体"/>
                <w:color w:val="000000"/>
              </w:rPr>
              <w:t>文案写作基础</w:t>
            </w:r>
          </w:p>
        </w:tc>
      </w:tr>
      <w:tr w14:paraId="66E164C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24"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48F141A">
            <w:pPr>
              <w:widowControl/>
              <w:spacing w:line="240" w:lineRule="auto"/>
              <w:ind w:firstLine="174" w:firstLineChars="83"/>
              <w:rPr>
                <w:rFonts w:ascii="宋体" w:hAnsi="宋体" w:cs="宋体"/>
                <w:kern w:val="0"/>
              </w:rPr>
            </w:pPr>
            <w:r>
              <w:rPr>
                <w:rFonts w:hint="eastAsia" w:ascii="宋体" w:hAnsi="宋体" w:cs="宋体"/>
                <w:kern w:val="0"/>
              </w:rPr>
              <w:t>单元1</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noWrap w:val="0"/>
            <w:vAlign w:val="center"/>
          </w:tcPr>
          <w:p w14:paraId="3AE0DED7">
            <w:pPr>
              <w:widowControl/>
              <w:spacing w:line="240" w:lineRule="auto"/>
              <w:ind w:firstLine="0" w:firstLineChars="0"/>
              <w:rPr>
                <w:rFonts w:ascii="宋体" w:hAnsi="宋体" w:cs="宋体"/>
                <w:kern w:val="0"/>
              </w:rPr>
            </w:pPr>
            <w:r>
              <w:rPr>
                <w:rFonts w:hint="eastAsia" w:ascii="宋体" w:hAnsi="宋体"/>
              </w:rPr>
              <w:t>文案的写作要素、体裁与写作流程</w:t>
            </w:r>
          </w:p>
        </w:tc>
        <w:tc>
          <w:tcPr>
            <w:tcW w:w="900"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73ADFA26">
            <w:pPr>
              <w:widowControl/>
              <w:spacing w:line="240" w:lineRule="auto"/>
              <w:ind w:firstLine="0" w:firstLineChars="0"/>
              <w:rPr>
                <w:rFonts w:ascii="宋体" w:hAnsi="宋体" w:cs="宋体"/>
                <w:kern w:val="0"/>
              </w:rPr>
            </w:pPr>
            <w:r>
              <w:rPr>
                <w:rFonts w:hint="eastAsia" w:ascii="宋体" w:hAnsi="宋体" w:cs="宋体"/>
                <w:kern w:val="0"/>
              </w:rPr>
              <w:t>学时</w:t>
            </w:r>
          </w:p>
        </w:tc>
        <w:tc>
          <w:tcPr>
            <w:tcW w:w="108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4B77094">
            <w:pPr>
              <w:widowControl/>
              <w:spacing w:line="240" w:lineRule="auto"/>
              <w:ind w:firstLine="0" w:firstLineChars="0"/>
              <w:rPr>
                <w:rFonts w:ascii="宋体" w:hAnsi="宋体" w:cs="宋体"/>
                <w:kern w:val="0"/>
              </w:rPr>
            </w:pPr>
            <w:r>
              <w:rPr>
                <w:rFonts w:hint="eastAsia" w:ascii="宋体" w:hAnsi="宋体" w:cs="宋体"/>
                <w:kern w:val="0"/>
              </w:rPr>
              <w:t>理论</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63FFEAA3">
            <w:pPr>
              <w:widowControl/>
              <w:spacing w:line="240" w:lineRule="auto"/>
              <w:ind w:firstLine="0" w:firstLineChars="0"/>
              <w:rPr>
                <w:rFonts w:ascii="宋体" w:hAnsi="宋体" w:cs="宋体"/>
                <w:kern w:val="0"/>
              </w:rPr>
            </w:pPr>
            <w:r>
              <w:rPr>
                <w:rFonts w:hint="eastAsia" w:ascii="宋体" w:hAnsi="宋体" w:cs="宋体"/>
                <w:kern w:val="0"/>
              </w:rPr>
              <w:t>4</w:t>
            </w:r>
          </w:p>
        </w:tc>
      </w:tr>
      <w:tr w14:paraId="113F4DB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9"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0EB5F11">
            <w:pPr>
              <w:widowControl/>
              <w:spacing w:line="240" w:lineRule="auto"/>
              <w:ind w:firstLine="0" w:firstLineChars="0"/>
              <w:jc w:val="center"/>
              <w:rPr>
                <w:rFonts w:ascii="宋体" w:hAnsi="宋体" w:cs="宋体"/>
                <w:kern w:val="0"/>
              </w:rPr>
            </w:pPr>
            <w:r>
              <w:rPr>
                <w:rFonts w:hint="eastAsia" w:ascii="宋体" w:hAnsi="宋体" w:cs="宋体"/>
                <w:kern w:val="0"/>
              </w:rPr>
              <w:t>单元2</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noWrap w:val="0"/>
            <w:vAlign w:val="center"/>
          </w:tcPr>
          <w:p w14:paraId="37428A5B">
            <w:pPr>
              <w:widowControl/>
              <w:spacing w:line="240" w:lineRule="auto"/>
              <w:ind w:firstLine="0" w:firstLineChars="0"/>
              <w:jc w:val="left"/>
              <w:rPr>
                <w:rFonts w:ascii="宋体" w:hAnsi="宋体" w:cs="宋体"/>
                <w:kern w:val="0"/>
              </w:rPr>
            </w:pPr>
            <w:r>
              <w:rPr>
                <w:rFonts w:hint="eastAsia" w:ascii="宋体" w:hAnsi="宋体"/>
              </w:rPr>
              <w:t>文案标题创作</w:t>
            </w:r>
          </w:p>
        </w:tc>
        <w:tc>
          <w:tcPr>
            <w:tcW w:w="900"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D90A123">
            <w:pPr>
              <w:widowControl/>
              <w:spacing w:line="240" w:lineRule="auto"/>
              <w:ind w:firstLine="0" w:firstLineChars="0"/>
              <w:jc w:val="left"/>
              <w:rPr>
                <w:rFonts w:ascii="宋体" w:hAnsi="宋体" w:cs="宋体"/>
                <w:kern w:val="0"/>
              </w:rPr>
            </w:pPr>
          </w:p>
        </w:tc>
        <w:tc>
          <w:tcPr>
            <w:tcW w:w="108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2AB7229">
            <w:pPr>
              <w:widowControl/>
              <w:spacing w:line="240" w:lineRule="auto"/>
              <w:ind w:firstLine="0" w:firstLineChars="0"/>
              <w:rPr>
                <w:rFonts w:ascii="宋体" w:hAnsi="宋体" w:cs="宋体"/>
                <w:kern w:val="0"/>
                <w:sz w:val="21"/>
                <w:szCs w:val="21"/>
              </w:rPr>
            </w:pPr>
            <w:r>
              <w:rPr>
                <w:rFonts w:hint="eastAsia" w:ascii="宋体" w:hAnsi="宋体" w:cs="宋体"/>
                <w:kern w:val="0"/>
              </w:rPr>
              <w:t>实践</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60C0860E">
            <w:pPr>
              <w:widowControl/>
              <w:spacing w:line="240" w:lineRule="auto"/>
              <w:ind w:firstLine="0" w:firstLineChars="0"/>
              <w:rPr>
                <w:rFonts w:ascii="宋体" w:hAnsi="宋体" w:cs="宋体"/>
                <w:kern w:val="0"/>
              </w:rPr>
            </w:pPr>
            <w:r>
              <w:rPr>
                <w:rFonts w:hint="eastAsia" w:ascii="宋体" w:hAnsi="宋体" w:cs="宋体"/>
                <w:kern w:val="0"/>
              </w:rPr>
              <w:t>4</w:t>
            </w:r>
          </w:p>
        </w:tc>
      </w:tr>
      <w:tr w14:paraId="2750939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0"/>
            <w:vAlign w:val="center"/>
          </w:tcPr>
          <w:p w14:paraId="29E0E6DE">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0224F3E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0"/>
            <w:vAlign w:val="center"/>
          </w:tcPr>
          <w:p w14:paraId="6E9793E0">
            <w:pPr>
              <w:widowControl/>
              <w:spacing w:line="240" w:lineRule="auto"/>
              <w:ind w:firstLine="0" w:firstLineChars="0"/>
              <w:jc w:val="left"/>
              <w:rPr>
                <w:rFonts w:ascii="宋体" w:hAnsi="宋体" w:cs="宋体"/>
                <w:color w:val="FF0000"/>
                <w:kern w:val="0"/>
              </w:rPr>
            </w:pPr>
            <w:r>
              <w:rPr>
                <w:rFonts w:hint="eastAsia" w:ascii="宋体" w:hAnsi="宋体" w:cs="宋体"/>
                <w:kern w:val="0"/>
              </w:rPr>
              <w:t xml:space="preserve">   文案来源于广告学，不是一种文学作品，而是一种包含营销推广信息的语言符号体系，是一种商业作品。本模块通过认识文案的要素、体裁、流程与逻辑，着重训练学生文案标题的创作能力，为创作成功的时尚类文案做必要的基础性技能训练。</w:t>
            </w:r>
          </w:p>
        </w:tc>
      </w:tr>
      <w:tr w14:paraId="641471A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45FD0723">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500" w:type="dxa"/>
            <w:gridSpan w:val="4"/>
            <w:tcBorders>
              <w:top w:val="nil"/>
              <w:left w:val="nil"/>
              <w:bottom w:val="single" w:color="auto" w:sz="4" w:space="0"/>
              <w:right w:val="single" w:color="auto" w:sz="4" w:space="0"/>
            </w:tcBorders>
            <w:noWrap w:val="0"/>
            <w:vAlign w:val="center"/>
          </w:tcPr>
          <w:p w14:paraId="0379328A">
            <w:pPr>
              <w:widowControl/>
              <w:spacing w:line="240" w:lineRule="auto"/>
              <w:ind w:firstLine="0" w:firstLineChars="0"/>
              <w:jc w:val="left"/>
              <w:rPr>
                <w:rFonts w:ascii="宋体" w:hAnsi="宋体" w:cs="宋体"/>
                <w:kern w:val="0"/>
              </w:rPr>
            </w:pPr>
            <w:r>
              <w:rPr>
                <w:rFonts w:hint="eastAsia" w:ascii="宋体" w:hAnsi="宋体" w:cs="宋体"/>
                <w:kern w:val="0"/>
              </w:rPr>
              <w:t>主要教学方法</w:t>
            </w:r>
          </w:p>
        </w:tc>
      </w:tr>
      <w:tr w14:paraId="185803E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21"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15C57989">
            <w:pPr>
              <w:widowControl/>
              <w:spacing w:line="240" w:lineRule="auto"/>
              <w:ind w:firstLine="0" w:firstLineChars="0"/>
              <w:jc w:val="left"/>
              <w:rPr>
                <w:rFonts w:ascii="宋体" w:hAnsi="宋体" w:cs="宋体"/>
                <w:kern w:val="0"/>
              </w:rPr>
            </w:pPr>
            <w:r>
              <w:rPr>
                <w:rFonts w:hint="eastAsia" w:ascii="宋体" w:hAnsi="宋体" w:cs="宋体"/>
                <w:kern w:val="0"/>
              </w:rPr>
              <w:t>重点：</w:t>
            </w:r>
          </w:p>
          <w:p w14:paraId="4C0FB965">
            <w:pPr>
              <w:widowControl/>
              <w:numPr>
                <w:ilvl w:val="0"/>
                <w:numId w:val="36"/>
              </w:numPr>
              <w:spacing w:line="240" w:lineRule="auto"/>
              <w:ind w:firstLine="0" w:firstLineChars="0"/>
              <w:jc w:val="left"/>
              <w:rPr>
                <w:rFonts w:ascii="宋体" w:hAnsi="宋体"/>
              </w:rPr>
            </w:pPr>
            <w:r>
              <w:rPr>
                <w:rFonts w:hint="eastAsia" w:ascii="宋体" w:hAnsi="宋体"/>
              </w:rPr>
              <w:t>认识文案的写作要素；</w:t>
            </w:r>
          </w:p>
          <w:p w14:paraId="04872EE1">
            <w:pPr>
              <w:widowControl/>
              <w:numPr>
                <w:ilvl w:val="0"/>
                <w:numId w:val="36"/>
              </w:numPr>
              <w:spacing w:line="240" w:lineRule="auto"/>
              <w:ind w:firstLine="0" w:firstLineChars="0"/>
              <w:jc w:val="left"/>
              <w:rPr>
                <w:rFonts w:ascii="宋体" w:hAnsi="宋体"/>
              </w:rPr>
            </w:pPr>
            <w:r>
              <w:rPr>
                <w:rFonts w:hint="eastAsia" w:ascii="宋体" w:hAnsi="宋体"/>
              </w:rPr>
              <w:t>认识文案的常见体裁；</w:t>
            </w:r>
          </w:p>
          <w:p w14:paraId="2215EC5F">
            <w:pPr>
              <w:widowControl/>
              <w:numPr>
                <w:ilvl w:val="0"/>
                <w:numId w:val="36"/>
              </w:numPr>
              <w:spacing w:line="240" w:lineRule="auto"/>
              <w:ind w:firstLine="0" w:firstLineChars="0"/>
              <w:jc w:val="left"/>
              <w:rPr>
                <w:rFonts w:ascii="宋体" w:hAnsi="宋体"/>
              </w:rPr>
            </w:pPr>
            <w:r>
              <w:rPr>
                <w:rFonts w:hint="eastAsia" w:ascii="宋体" w:hAnsi="宋体"/>
              </w:rPr>
              <w:t>认识文案标题的创作技巧</w:t>
            </w:r>
          </w:p>
          <w:p w14:paraId="54BB66C4">
            <w:pPr>
              <w:widowControl/>
              <w:numPr>
                <w:ilvl w:val="0"/>
                <w:numId w:val="36"/>
              </w:numPr>
              <w:spacing w:line="240" w:lineRule="auto"/>
              <w:ind w:firstLine="0" w:firstLineChars="0"/>
              <w:jc w:val="left"/>
              <w:rPr>
                <w:rFonts w:ascii="宋体" w:hAnsi="宋体"/>
              </w:rPr>
            </w:pPr>
            <w:r>
              <w:rPr>
                <w:rFonts w:hint="eastAsia" w:ascii="宋体" w:hAnsi="宋体"/>
              </w:rPr>
              <w:t>了解文案的写作流程；</w:t>
            </w:r>
          </w:p>
          <w:p w14:paraId="10AFD737">
            <w:pPr>
              <w:widowControl/>
              <w:numPr>
                <w:ilvl w:val="0"/>
                <w:numId w:val="36"/>
              </w:numPr>
              <w:spacing w:line="240" w:lineRule="auto"/>
              <w:ind w:firstLine="0" w:firstLineChars="0"/>
              <w:jc w:val="left"/>
              <w:rPr>
                <w:rFonts w:ascii="宋体" w:hAnsi="宋体"/>
              </w:rPr>
            </w:pPr>
            <w:r>
              <w:rPr>
                <w:rFonts w:hint="eastAsia" w:ascii="宋体" w:hAnsi="宋体"/>
              </w:rPr>
              <w:t>了解文案的写作逻辑。</w:t>
            </w:r>
          </w:p>
          <w:p w14:paraId="1860F602">
            <w:pPr>
              <w:widowControl/>
              <w:spacing w:line="240" w:lineRule="auto"/>
              <w:ind w:firstLine="0" w:firstLineChars="0"/>
              <w:jc w:val="left"/>
            </w:pPr>
          </w:p>
          <w:p w14:paraId="72FB6AC8">
            <w:pPr>
              <w:widowControl/>
              <w:spacing w:line="240" w:lineRule="auto"/>
              <w:ind w:firstLine="0" w:firstLineChars="0"/>
              <w:jc w:val="left"/>
            </w:pPr>
            <w:r>
              <w:rPr>
                <w:rFonts w:hint="eastAsia"/>
              </w:rPr>
              <w:t>难点：</w:t>
            </w:r>
          </w:p>
          <w:p w14:paraId="48488906">
            <w:pPr>
              <w:widowControl/>
              <w:spacing w:line="240" w:lineRule="auto"/>
              <w:ind w:firstLineChars="0"/>
              <w:jc w:val="left"/>
              <w:rPr>
                <w:rFonts w:ascii="宋体" w:hAnsi="宋体" w:cs="宋体"/>
                <w:color w:val="FF0000"/>
                <w:kern w:val="0"/>
              </w:rPr>
            </w:pPr>
            <w:r>
              <w:rPr>
                <w:rFonts w:hint="eastAsia"/>
              </w:rPr>
              <w:t xml:space="preserve">  综合运用所学知识完成一篇具有吸引力且逻辑清晰的时尚类文案。</w:t>
            </w:r>
          </w:p>
        </w:tc>
        <w:tc>
          <w:tcPr>
            <w:tcW w:w="4500" w:type="dxa"/>
            <w:gridSpan w:val="4"/>
            <w:tcBorders>
              <w:top w:val="nil"/>
              <w:left w:val="nil"/>
              <w:bottom w:val="single" w:color="auto" w:sz="4" w:space="0"/>
              <w:right w:val="single" w:color="auto" w:sz="4" w:space="0"/>
            </w:tcBorders>
            <w:noWrap w:val="0"/>
            <w:vAlign w:val="center"/>
          </w:tcPr>
          <w:p w14:paraId="49B7B070">
            <w:pPr>
              <w:widowControl/>
              <w:spacing w:line="240" w:lineRule="auto"/>
              <w:ind w:firstLine="105" w:firstLineChars="50"/>
              <w:jc w:val="left"/>
              <w:rPr>
                <w:rFonts w:ascii="宋体" w:hAnsi="宋体" w:cs="宋体"/>
                <w:kern w:val="0"/>
              </w:rPr>
            </w:pPr>
            <w:r>
              <w:rPr>
                <w:rFonts w:hint="eastAsia" w:ascii="宋体" w:hAnsi="宋体" w:cs="宋体"/>
                <w:kern w:val="0"/>
              </w:rPr>
              <w:t>　多媒体演示、现场讲评、作品点评</w:t>
            </w:r>
          </w:p>
        </w:tc>
      </w:tr>
      <w:tr w14:paraId="4DCA6BA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A9F1DD5">
            <w:pPr>
              <w:widowControl/>
              <w:spacing w:line="240" w:lineRule="auto"/>
              <w:ind w:firstLine="0" w:firstLineChars="0"/>
              <w:jc w:val="left"/>
              <w:rPr>
                <w:rFonts w:ascii="宋体" w:hAnsi="宋体" w:cs="宋体"/>
                <w:color w:val="FF0000"/>
                <w:kern w:val="0"/>
              </w:rPr>
            </w:pPr>
          </w:p>
        </w:tc>
        <w:tc>
          <w:tcPr>
            <w:tcW w:w="4500" w:type="dxa"/>
            <w:gridSpan w:val="4"/>
            <w:tcBorders>
              <w:top w:val="nil"/>
              <w:left w:val="nil"/>
              <w:bottom w:val="single" w:color="auto" w:sz="4" w:space="0"/>
              <w:right w:val="single" w:color="auto" w:sz="4" w:space="0"/>
            </w:tcBorders>
            <w:noWrap w:val="0"/>
            <w:vAlign w:val="center"/>
          </w:tcPr>
          <w:p w14:paraId="125E13D0">
            <w:pPr>
              <w:widowControl/>
              <w:spacing w:line="240" w:lineRule="auto"/>
              <w:ind w:firstLine="0" w:firstLineChars="0"/>
              <w:jc w:val="left"/>
              <w:rPr>
                <w:rFonts w:ascii="宋体" w:hAnsi="宋体" w:cs="宋体"/>
                <w:kern w:val="0"/>
              </w:rPr>
            </w:pPr>
            <w:r>
              <w:rPr>
                <w:rFonts w:hint="eastAsia" w:ascii="宋体" w:hAnsi="宋体" w:cs="宋体"/>
                <w:kern w:val="0"/>
              </w:rPr>
              <w:t>教学地点</w:t>
            </w:r>
          </w:p>
        </w:tc>
      </w:tr>
      <w:tr w14:paraId="66890BA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47"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4D991E39">
            <w:pPr>
              <w:widowControl/>
              <w:spacing w:line="240" w:lineRule="auto"/>
              <w:ind w:firstLine="0" w:firstLineChars="0"/>
              <w:jc w:val="left"/>
              <w:rPr>
                <w:rFonts w:ascii="宋体" w:hAnsi="宋体" w:cs="宋体"/>
                <w:color w:val="FF0000"/>
                <w:kern w:val="0"/>
              </w:rPr>
            </w:pPr>
          </w:p>
        </w:tc>
        <w:tc>
          <w:tcPr>
            <w:tcW w:w="4500" w:type="dxa"/>
            <w:gridSpan w:val="4"/>
            <w:tcBorders>
              <w:top w:val="nil"/>
              <w:left w:val="nil"/>
              <w:bottom w:val="single" w:color="auto" w:sz="4" w:space="0"/>
              <w:right w:val="single" w:color="auto" w:sz="4" w:space="0"/>
            </w:tcBorders>
            <w:noWrap w:val="0"/>
            <w:vAlign w:val="center"/>
          </w:tcPr>
          <w:p w14:paraId="481B6FE9">
            <w:pPr>
              <w:widowControl/>
              <w:spacing w:line="240" w:lineRule="auto"/>
              <w:ind w:firstLine="315" w:firstLineChars="150"/>
              <w:jc w:val="left"/>
              <w:rPr>
                <w:rFonts w:ascii="宋体" w:hAnsi="宋体" w:cs="宋体"/>
                <w:kern w:val="0"/>
              </w:rPr>
            </w:pPr>
            <w:r>
              <w:rPr>
                <w:rFonts w:hint="eastAsia" w:ascii="宋体" w:hAnsi="宋体" w:cs="宋体"/>
                <w:kern w:val="0"/>
              </w:rPr>
              <w:t>多媒体教室</w:t>
            </w:r>
          </w:p>
        </w:tc>
      </w:tr>
      <w:tr w14:paraId="75A304B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73D02B4">
            <w:pPr>
              <w:widowControl/>
              <w:spacing w:line="240" w:lineRule="auto"/>
              <w:ind w:firstLine="0" w:firstLineChars="0"/>
              <w:jc w:val="left"/>
              <w:rPr>
                <w:rFonts w:ascii="宋体" w:hAnsi="宋体" w:cs="宋体"/>
                <w:color w:val="FF0000"/>
                <w:kern w:val="0"/>
              </w:rPr>
            </w:pPr>
          </w:p>
        </w:tc>
        <w:tc>
          <w:tcPr>
            <w:tcW w:w="4500" w:type="dxa"/>
            <w:gridSpan w:val="4"/>
            <w:tcBorders>
              <w:top w:val="nil"/>
              <w:left w:val="nil"/>
              <w:bottom w:val="single" w:color="auto" w:sz="4" w:space="0"/>
              <w:right w:val="single" w:color="auto" w:sz="4" w:space="0"/>
            </w:tcBorders>
            <w:noWrap w:val="0"/>
            <w:vAlign w:val="center"/>
          </w:tcPr>
          <w:p w14:paraId="43BE822B">
            <w:pPr>
              <w:widowControl/>
              <w:spacing w:line="240" w:lineRule="auto"/>
              <w:ind w:firstLine="0" w:firstLineChars="0"/>
              <w:jc w:val="left"/>
              <w:rPr>
                <w:rFonts w:ascii="宋体" w:hAnsi="宋体" w:cs="宋体"/>
                <w:kern w:val="0"/>
              </w:rPr>
            </w:pPr>
            <w:r>
              <w:rPr>
                <w:rFonts w:hint="eastAsia" w:ascii="宋体" w:hAnsi="宋体" w:cs="宋体"/>
                <w:kern w:val="0"/>
              </w:rPr>
              <w:t>教学及参考资料</w:t>
            </w:r>
          </w:p>
        </w:tc>
      </w:tr>
      <w:tr w14:paraId="48738EE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DE442CF">
            <w:pPr>
              <w:widowControl/>
              <w:spacing w:line="240" w:lineRule="auto"/>
              <w:ind w:firstLine="0" w:firstLineChars="0"/>
              <w:jc w:val="left"/>
              <w:rPr>
                <w:rFonts w:ascii="宋体" w:hAnsi="宋体" w:cs="宋体"/>
                <w:color w:val="FF0000"/>
                <w:kern w:val="0"/>
              </w:rPr>
            </w:pPr>
          </w:p>
        </w:tc>
        <w:tc>
          <w:tcPr>
            <w:tcW w:w="4500" w:type="dxa"/>
            <w:gridSpan w:val="4"/>
            <w:tcBorders>
              <w:top w:val="nil"/>
              <w:left w:val="nil"/>
              <w:bottom w:val="single" w:color="auto" w:sz="4" w:space="0"/>
              <w:right w:val="single" w:color="auto" w:sz="4" w:space="0"/>
            </w:tcBorders>
            <w:noWrap w:val="0"/>
            <w:vAlign w:val="center"/>
          </w:tcPr>
          <w:p w14:paraId="2A804F49">
            <w:pPr>
              <w:widowControl/>
              <w:spacing w:line="240" w:lineRule="auto"/>
              <w:ind w:firstLine="0" w:firstLineChars="0"/>
              <w:jc w:val="left"/>
              <w:rPr>
                <w:rFonts w:ascii="宋体" w:hAnsi="宋体" w:cs="宋体"/>
                <w:color w:val="FF0000"/>
                <w:kern w:val="0"/>
              </w:rPr>
            </w:pPr>
            <w:r>
              <w:rPr>
                <w:rFonts w:hint="eastAsia" w:ascii="宋体" w:hAnsi="宋体" w:cs="宋体"/>
                <w:color w:val="FF0000"/>
                <w:kern w:val="0"/>
              </w:rPr>
              <w:t xml:space="preserve">　  </w:t>
            </w:r>
            <w:r>
              <w:rPr>
                <w:rFonts w:hint="eastAsia" w:ascii="宋体" w:hAnsi="宋体" w:cs="宋体"/>
                <w:kern w:val="0"/>
              </w:rPr>
              <w:t>《文案创作完全手册》，《文案训练手册》，《吸金广告文案写作训练手册》，具有一定影响力的时尚类文案案例</w:t>
            </w:r>
          </w:p>
        </w:tc>
      </w:tr>
      <w:tr w14:paraId="40A6AB6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A7BD95E">
            <w:pPr>
              <w:widowControl/>
              <w:spacing w:line="240" w:lineRule="auto"/>
              <w:ind w:firstLine="0" w:firstLineChars="0"/>
              <w:jc w:val="left"/>
              <w:rPr>
                <w:rFonts w:ascii="宋体" w:hAnsi="宋体" w:cs="宋体"/>
                <w:color w:val="FF0000"/>
                <w:kern w:val="0"/>
              </w:rPr>
            </w:pPr>
          </w:p>
        </w:tc>
        <w:tc>
          <w:tcPr>
            <w:tcW w:w="4500" w:type="dxa"/>
            <w:gridSpan w:val="4"/>
            <w:tcBorders>
              <w:top w:val="nil"/>
              <w:left w:val="nil"/>
              <w:bottom w:val="single" w:color="auto" w:sz="4" w:space="0"/>
              <w:right w:val="single" w:color="auto" w:sz="4" w:space="0"/>
            </w:tcBorders>
            <w:noWrap w:val="0"/>
            <w:vAlign w:val="center"/>
          </w:tcPr>
          <w:p w14:paraId="29C09703">
            <w:pPr>
              <w:widowControl/>
              <w:spacing w:line="240" w:lineRule="auto"/>
              <w:ind w:firstLine="0" w:firstLineChars="0"/>
              <w:jc w:val="left"/>
              <w:rPr>
                <w:rFonts w:ascii="宋体" w:hAnsi="宋体" w:cs="宋体"/>
                <w:kern w:val="0"/>
              </w:rPr>
            </w:pPr>
            <w:r>
              <w:rPr>
                <w:rFonts w:hint="eastAsia" w:ascii="宋体" w:hAnsi="宋体" w:cs="宋体"/>
                <w:kern w:val="0"/>
              </w:rPr>
              <w:t>练习与习题建议</w:t>
            </w:r>
          </w:p>
        </w:tc>
      </w:tr>
      <w:tr w14:paraId="0B6FDDD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23"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889F710">
            <w:pPr>
              <w:widowControl/>
              <w:spacing w:line="240" w:lineRule="auto"/>
              <w:ind w:firstLine="0" w:firstLineChars="0"/>
              <w:jc w:val="left"/>
              <w:rPr>
                <w:rFonts w:ascii="宋体" w:hAnsi="宋体" w:cs="宋体"/>
                <w:color w:val="FF0000"/>
                <w:kern w:val="0"/>
              </w:rPr>
            </w:pPr>
          </w:p>
        </w:tc>
        <w:tc>
          <w:tcPr>
            <w:tcW w:w="4500" w:type="dxa"/>
            <w:gridSpan w:val="4"/>
            <w:tcBorders>
              <w:top w:val="nil"/>
              <w:left w:val="nil"/>
              <w:bottom w:val="single" w:color="auto" w:sz="4" w:space="0"/>
              <w:right w:val="single" w:color="auto" w:sz="4" w:space="0"/>
            </w:tcBorders>
            <w:noWrap w:val="0"/>
            <w:vAlign w:val="center"/>
          </w:tcPr>
          <w:p w14:paraId="38DD62FF">
            <w:pPr>
              <w:widowControl/>
              <w:spacing w:line="240" w:lineRule="auto"/>
              <w:ind w:firstLine="0" w:firstLineChars="0"/>
              <w:jc w:val="left"/>
              <w:rPr>
                <w:rFonts w:ascii="宋体" w:hAnsi="宋体" w:cs="宋体"/>
                <w:kern w:val="0"/>
              </w:rPr>
            </w:pPr>
            <w:r>
              <w:rPr>
                <w:rFonts w:hint="eastAsia" w:ascii="宋体" w:hAnsi="宋体" w:cs="宋体"/>
                <w:kern w:val="0"/>
              </w:rPr>
              <w:t>　 每个单元有对应的练习</w:t>
            </w:r>
          </w:p>
        </w:tc>
      </w:tr>
      <w:tr w14:paraId="2EB9FA9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1DF0089D">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w:t>
            </w:r>
          </w:p>
        </w:tc>
        <w:tc>
          <w:tcPr>
            <w:tcW w:w="4500" w:type="dxa"/>
            <w:gridSpan w:val="4"/>
            <w:tcBorders>
              <w:top w:val="nil"/>
              <w:left w:val="nil"/>
              <w:bottom w:val="single" w:color="auto" w:sz="4" w:space="0"/>
              <w:right w:val="single" w:color="auto" w:sz="4" w:space="0"/>
            </w:tcBorders>
            <w:noWrap w:val="0"/>
            <w:vAlign w:val="center"/>
          </w:tcPr>
          <w:p w14:paraId="57409343">
            <w:pPr>
              <w:widowControl/>
              <w:spacing w:line="240" w:lineRule="auto"/>
              <w:ind w:firstLine="0" w:firstLineChars="0"/>
              <w:jc w:val="left"/>
              <w:rPr>
                <w:rFonts w:ascii="宋体" w:hAnsi="宋体" w:cs="宋体"/>
                <w:kern w:val="0"/>
              </w:rPr>
            </w:pPr>
            <w:r>
              <w:rPr>
                <w:rFonts w:hint="eastAsia" w:ascii="宋体" w:hAnsi="宋体" w:cs="宋体"/>
                <w:kern w:val="0"/>
              </w:rPr>
              <w:t>权重分配</w:t>
            </w:r>
          </w:p>
        </w:tc>
      </w:tr>
      <w:tr w14:paraId="5AA4377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1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07D92133">
            <w:pPr>
              <w:widowControl/>
              <w:spacing w:line="240" w:lineRule="auto"/>
              <w:ind w:firstLine="0" w:firstLineChars="0"/>
              <w:jc w:val="center"/>
              <w:rPr>
                <w:rFonts w:ascii="宋体" w:hAnsi="宋体" w:cs="宋体"/>
                <w:kern w:val="0"/>
              </w:rPr>
            </w:pPr>
            <w:r>
              <w:rPr>
                <w:rFonts w:hint="eastAsia" w:ascii="宋体" w:hAnsi="宋体" w:cs="宋体"/>
                <w:kern w:val="0"/>
              </w:rPr>
              <w:t>　平时练习与综合练习相结合，个人能力与集体评价相结合。</w:t>
            </w:r>
          </w:p>
        </w:tc>
        <w:tc>
          <w:tcPr>
            <w:tcW w:w="4500" w:type="dxa"/>
            <w:gridSpan w:val="4"/>
            <w:tcBorders>
              <w:top w:val="nil"/>
              <w:left w:val="nil"/>
              <w:bottom w:val="single" w:color="auto" w:sz="4" w:space="0"/>
              <w:right w:val="single" w:color="auto" w:sz="4" w:space="0"/>
            </w:tcBorders>
            <w:noWrap w:val="0"/>
            <w:vAlign w:val="center"/>
          </w:tcPr>
          <w:p w14:paraId="27451010">
            <w:pPr>
              <w:widowControl/>
              <w:spacing w:line="240" w:lineRule="auto"/>
              <w:ind w:firstLine="0" w:firstLineChars="0"/>
              <w:jc w:val="left"/>
              <w:rPr>
                <w:rFonts w:ascii="宋体" w:hAnsi="宋体" w:cs="宋体"/>
                <w:kern w:val="0"/>
              </w:rPr>
            </w:pPr>
            <w:r>
              <w:rPr>
                <w:rFonts w:hint="eastAsia" w:ascii="宋体" w:hAnsi="宋体" w:cs="宋体"/>
                <w:kern w:val="0"/>
              </w:rPr>
              <w:t>平时练习占 40 %、综合练习占40 %</w:t>
            </w:r>
          </w:p>
          <w:p w14:paraId="74C2C99B">
            <w:pPr>
              <w:widowControl/>
              <w:spacing w:line="240" w:lineRule="auto"/>
              <w:ind w:firstLine="0" w:firstLineChars="0"/>
              <w:jc w:val="left"/>
              <w:rPr>
                <w:rFonts w:ascii="宋体" w:hAnsi="宋体" w:cs="宋体"/>
                <w:kern w:val="0"/>
              </w:rPr>
            </w:pPr>
            <w:r>
              <w:rPr>
                <w:rFonts w:hint="eastAsia" w:ascii="宋体" w:hAnsi="宋体" w:cs="宋体"/>
                <w:kern w:val="0"/>
              </w:rPr>
              <w:t>集体评价占 20 %</w:t>
            </w:r>
          </w:p>
        </w:tc>
      </w:tr>
    </w:tbl>
    <w:p w14:paraId="2F3759D6">
      <w:pPr>
        <w:ind w:firstLine="0" w:firstLineChars="0"/>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080"/>
        <w:gridCol w:w="900"/>
        <w:gridCol w:w="1080"/>
        <w:gridCol w:w="1440"/>
      </w:tblGrid>
      <w:tr w14:paraId="130FC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noWrap w:val="0"/>
            <w:vAlign w:val="center"/>
          </w:tcPr>
          <w:p w14:paraId="0CC5C904">
            <w:pPr>
              <w:widowControl/>
              <w:spacing w:line="240" w:lineRule="auto"/>
              <w:ind w:firstLine="0" w:firstLineChars="0"/>
              <w:rPr>
                <w:rFonts w:ascii="宋体" w:hAnsi="宋体" w:cs="宋体"/>
                <w:kern w:val="0"/>
              </w:rPr>
            </w:pPr>
            <w:r>
              <w:rPr>
                <w:rFonts w:hint="eastAsia" w:ascii="宋体" w:hAnsi="宋体" w:cs="宋体"/>
                <w:kern w:val="0"/>
              </w:rPr>
              <w:t>模块（或工作情境）</w:t>
            </w:r>
          </w:p>
        </w:tc>
        <w:tc>
          <w:tcPr>
            <w:tcW w:w="6973" w:type="dxa"/>
            <w:gridSpan w:val="5"/>
            <w:tcBorders>
              <w:top w:val="single" w:color="auto" w:sz="4" w:space="0"/>
              <w:left w:val="single" w:color="auto" w:sz="4" w:space="0"/>
              <w:bottom w:val="single" w:color="auto" w:sz="4" w:space="0"/>
              <w:right w:val="single" w:color="auto" w:sz="4" w:space="0"/>
            </w:tcBorders>
            <w:noWrap w:val="0"/>
            <w:vAlign w:val="center"/>
          </w:tcPr>
          <w:p w14:paraId="04858140">
            <w:pPr>
              <w:widowControl/>
              <w:spacing w:line="240" w:lineRule="auto"/>
              <w:ind w:firstLine="0" w:firstLineChars="0"/>
              <w:jc w:val="center"/>
              <w:rPr>
                <w:rFonts w:ascii="宋体" w:hAnsi="宋体" w:cs="宋体"/>
                <w:kern w:val="0"/>
              </w:rPr>
            </w:pPr>
            <w:r>
              <w:rPr>
                <w:rFonts w:hint="eastAsia" w:ascii="宋体" w:hAnsi="宋体" w:cs="宋体"/>
                <w:kern w:val="0"/>
              </w:rPr>
              <w:t>模块二：平面广告文案</w:t>
            </w:r>
          </w:p>
        </w:tc>
      </w:tr>
      <w:tr w14:paraId="623050A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49"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EC296C2">
            <w:pPr>
              <w:widowControl/>
              <w:spacing w:line="240" w:lineRule="auto"/>
              <w:ind w:firstLine="0" w:firstLineChars="0"/>
              <w:jc w:val="center"/>
              <w:rPr>
                <w:rFonts w:ascii="宋体" w:hAnsi="宋体" w:cs="宋体"/>
                <w:kern w:val="0"/>
              </w:rPr>
            </w:pPr>
            <w:r>
              <w:rPr>
                <w:rFonts w:hint="eastAsia" w:ascii="宋体" w:hAnsi="宋体" w:cs="宋体"/>
                <w:kern w:val="0"/>
              </w:rPr>
              <w:t>单元1</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noWrap w:val="0"/>
            <w:vAlign w:val="center"/>
          </w:tcPr>
          <w:p w14:paraId="3ADDA100">
            <w:pPr>
              <w:widowControl/>
              <w:spacing w:line="240" w:lineRule="auto"/>
              <w:ind w:firstLine="0" w:firstLineChars="0"/>
              <w:jc w:val="left"/>
              <w:rPr>
                <w:rFonts w:ascii="宋体" w:hAnsi="宋体" w:cs="宋体"/>
                <w:kern w:val="0"/>
              </w:rPr>
            </w:pPr>
            <w:r>
              <w:rPr>
                <w:rFonts w:hint="eastAsia" w:ascii="宋体" w:hAnsi="宋体" w:cs="宋体"/>
                <w:kern w:val="0"/>
              </w:rPr>
              <w:t>　</w:t>
            </w:r>
            <w:r>
              <w:rPr>
                <w:rFonts w:hint="eastAsia" w:ascii="宋体" w:hAnsi="宋体" w:cs="仿宋_GB2312"/>
                <w:position w:val="6"/>
              </w:rPr>
              <w:t>市场调研与文案写作策略</w:t>
            </w:r>
          </w:p>
        </w:tc>
        <w:tc>
          <w:tcPr>
            <w:tcW w:w="900"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7378DF5C">
            <w:pPr>
              <w:widowControl/>
              <w:spacing w:line="240" w:lineRule="auto"/>
              <w:ind w:firstLine="0" w:firstLineChars="0"/>
              <w:jc w:val="center"/>
              <w:rPr>
                <w:rFonts w:ascii="宋体" w:hAnsi="宋体" w:cs="宋体"/>
                <w:kern w:val="0"/>
              </w:rPr>
            </w:pPr>
            <w:r>
              <w:rPr>
                <w:rFonts w:hint="eastAsia" w:ascii="宋体" w:hAnsi="宋体" w:cs="宋体"/>
                <w:kern w:val="0"/>
              </w:rPr>
              <w:t>学时</w:t>
            </w:r>
          </w:p>
        </w:tc>
        <w:tc>
          <w:tcPr>
            <w:tcW w:w="108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22CBCAC">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理论</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51EEA8C9">
            <w:pPr>
              <w:widowControl/>
              <w:spacing w:line="240" w:lineRule="auto"/>
              <w:ind w:firstLine="0" w:firstLineChars="0"/>
              <w:jc w:val="center"/>
              <w:rPr>
                <w:rFonts w:ascii="宋体" w:hAnsi="宋体" w:cs="宋体"/>
                <w:kern w:val="0"/>
              </w:rPr>
            </w:pPr>
            <w:r>
              <w:rPr>
                <w:rFonts w:hint="eastAsia" w:ascii="宋体" w:hAnsi="宋体" w:cs="宋体"/>
                <w:kern w:val="0"/>
              </w:rPr>
              <w:t>6</w:t>
            </w:r>
          </w:p>
        </w:tc>
      </w:tr>
      <w:tr w14:paraId="0B0E1AD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37"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7552BE5">
            <w:pPr>
              <w:widowControl/>
              <w:spacing w:line="240" w:lineRule="auto"/>
              <w:ind w:firstLine="0" w:firstLineChars="0"/>
              <w:jc w:val="center"/>
              <w:rPr>
                <w:rFonts w:ascii="宋体" w:hAnsi="宋体" w:cs="宋体"/>
                <w:kern w:val="0"/>
              </w:rPr>
            </w:pPr>
            <w:r>
              <w:rPr>
                <w:rFonts w:hint="eastAsia" w:ascii="宋体" w:hAnsi="宋体" w:cs="宋体"/>
                <w:kern w:val="0"/>
              </w:rPr>
              <w:t>单元2</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noWrap w:val="0"/>
            <w:vAlign w:val="center"/>
          </w:tcPr>
          <w:p w14:paraId="12834761">
            <w:pPr>
              <w:widowControl/>
              <w:spacing w:line="240" w:lineRule="auto"/>
              <w:ind w:firstLine="0" w:firstLineChars="0"/>
              <w:jc w:val="left"/>
              <w:rPr>
                <w:rFonts w:ascii="宋体" w:hAnsi="宋体" w:cs="宋体"/>
                <w:kern w:val="0"/>
              </w:rPr>
            </w:pPr>
            <w:r>
              <w:rPr>
                <w:rFonts w:hint="eastAsia" w:ascii="宋体" w:hAnsi="宋体" w:cs="宋体"/>
                <w:kern w:val="0"/>
              </w:rPr>
              <w:t>　</w:t>
            </w:r>
            <w:r>
              <w:rPr>
                <w:rFonts w:hint="eastAsia" w:ascii="宋体" w:hAnsi="宋体" w:cs="仿宋_GB2312"/>
                <w:position w:val="6"/>
              </w:rPr>
              <w:t>平面广告文案创作</w:t>
            </w:r>
          </w:p>
        </w:tc>
        <w:tc>
          <w:tcPr>
            <w:tcW w:w="900"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698ACE2">
            <w:pPr>
              <w:widowControl/>
              <w:spacing w:line="240" w:lineRule="auto"/>
              <w:ind w:firstLine="0" w:firstLineChars="0"/>
              <w:jc w:val="left"/>
              <w:rPr>
                <w:rFonts w:ascii="宋体" w:hAnsi="宋体" w:cs="宋体"/>
                <w:kern w:val="0"/>
              </w:rPr>
            </w:pPr>
          </w:p>
        </w:tc>
        <w:tc>
          <w:tcPr>
            <w:tcW w:w="108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2D5C628">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实践</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678CED36">
            <w:pPr>
              <w:widowControl/>
              <w:spacing w:line="240" w:lineRule="auto"/>
              <w:ind w:firstLine="0" w:firstLineChars="0"/>
              <w:jc w:val="center"/>
              <w:rPr>
                <w:rFonts w:ascii="宋体" w:hAnsi="宋体" w:cs="宋体"/>
                <w:kern w:val="0"/>
              </w:rPr>
            </w:pPr>
            <w:r>
              <w:rPr>
                <w:rFonts w:hint="eastAsia" w:ascii="宋体" w:hAnsi="宋体" w:cs="宋体"/>
                <w:kern w:val="0"/>
              </w:rPr>
              <w:t>8</w:t>
            </w:r>
          </w:p>
        </w:tc>
      </w:tr>
      <w:tr w14:paraId="6C4AF44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0"/>
            <w:vAlign w:val="center"/>
          </w:tcPr>
          <w:p w14:paraId="1E6DF494">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02CA7BA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0"/>
            <w:vAlign w:val="center"/>
          </w:tcPr>
          <w:p w14:paraId="127D11C9">
            <w:pPr>
              <w:widowControl/>
              <w:spacing w:line="240" w:lineRule="auto"/>
              <w:ind w:firstLine="480"/>
              <w:jc w:val="left"/>
              <w:rPr>
                <w:rFonts w:ascii="宋体" w:hAnsi="宋体" w:cs="宋体"/>
                <w:color w:val="FF0000"/>
                <w:kern w:val="0"/>
              </w:rPr>
            </w:pPr>
            <w:r>
              <w:rPr>
                <w:rFonts w:hint="eastAsia" w:ascii="宋体" w:hAnsi="宋体" w:cs="宋体"/>
                <w:kern w:val="0"/>
              </w:rPr>
              <w:t>有效的文案创作离不开前期备妥的市场调研信息。本模块通过指导学生运用市场调研的科学方法，熟悉产品及市场，搜集文案所需的足够信息，制定写作策略和运用测试方法，以平面广告文案为任务载体，着重训练学生的文案创作技能。</w:t>
            </w:r>
          </w:p>
        </w:tc>
      </w:tr>
      <w:tr w14:paraId="6658205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45508DEF">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500" w:type="dxa"/>
            <w:gridSpan w:val="4"/>
            <w:tcBorders>
              <w:top w:val="nil"/>
              <w:left w:val="nil"/>
              <w:bottom w:val="single" w:color="auto" w:sz="4" w:space="0"/>
              <w:right w:val="single" w:color="auto" w:sz="4" w:space="0"/>
            </w:tcBorders>
            <w:noWrap w:val="0"/>
            <w:vAlign w:val="center"/>
          </w:tcPr>
          <w:p w14:paraId="7B4FABFE">
            <w:pPr>
              <w:widowControl/>
              <w:spacing w:line="240" w:lineRule="auto"/>
              <w:ind w:firstLine="0" w:firstLineChars="0"/>
              <w:jc w:val="left"/>
              <w:rPr>
                <w:rFonts w:ascii="宋体" w:hAnsi="宋体" w:cs="宋体"/>
                <w:kern w:val="0"/>
              </w:rPr>
            </w:pPr>
            <w:r>
              <w:rPr>
                <w:rFonts w:hint="eastAsia" w:ascii="宋体" w:hAnsi="宋体" w:cs="宋体"/>
                <w:kern w:val="0"/>
              </w:rPr>
              <w:t>主要教学方法</w:t>
            </w:r>
          </w:p>
        </w:tc>
      </w:tr>
      <w:tr w14:paraId="094CAB3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05"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54332B3D">
            <w:pPr>
              <w:widowControl/>
              <w:spacing w:line="240" w:lineRule="auto"/>
              <w:ind w:firstLine="0" w:firstLineChars="0"/>
              <w:jc w:val="left"/>
              <w:rPr>
                <w:rFonts w:ascii="宋体" w:hAnsi="宋体" w:cs="宋体"/>
                <w:kern w:val="0"/>
              </w:rPr>
            </w:pPr>
            <w:r>
              <w:rPr>
                <w:rFonts w:hint="eastAsia" w:ascii="宋体" w:hAnsi="宋体" w:cs="宋体"/>
                <w:kern w:val="0"/>
              </w:rPr>
              <w:t>重点：</w:t>
            </w:r>
          </w:p>
          <w:p w14:paraId="6A4749DD">
            <w:pPr>
              <w:widowControl/>
              <w:numPr>
                <w:ilvl w:val="0"/>
                <w:numId w:val="37"/>
              </w:numPr>
              <w:spacing w:line="240" w:lineRule="auto"/>
              <w:ind w:firstLine="0" w:firstLineChars="0"/>
              <w:jc w:val="left"/>
              <w:rPr>
                <w:rFonts w:ascii="宋体" w:hAnsi="宋体"/>
              </w:rPr>
            </w:pPr>
            <w:r>
              <w:rPr>
                <w:rFonts w:hint="eastAsia" w:ascii="宋体" w:hAnsi="宋体"/>
              </w:rPr>
              <w:t>运用市场调研取得文案所需信息；</w:t>
            </w:r>
          </w:p>
          <w:p w14:paraId="18F6AFF3">
            <w:pPr>
              <w:widowControl/>
              <w:spacing w:line="240" w:lineRule="auto"/>
              <w:ind w:firstLine="0" w:firstLineChars="0"/>
              <w:jc w:val="left"/>
            </w:pPr>
            <w:r>
              <w:rPr>
                <w:rFonts w:hint="eastAsia"/>
              </w:rPr>
              <w:t>2、制定文案写作策略；</w:t>
            </w:r>
          </w:p>
          <w:p w14:paraId="16A17D6F">
            <w:pPr>
              <w:widowControl/>
              <w:spacing w:line="240" w:lineRule="auto"/>
              <w:ind w:firstLine="0" w:firstLineChars="0"/>
              <w:jc w:val="left"/>
              <w:rPr>
                <w:rFonts w:ascii="宋体" w:hAnsi="宋体"/>
              </w:rPr>
            </w:pPr>
            <w:r>
              <w:rPr>
                <w:rFonts w:hint="eastAsia" w:ascii="宋体" w:hAnsi="宋体"/>
              </w:rPr>
              <w:t>3、平面广告的文案创作；</w:t>
            </w:r>
          </w:p>
          <w:p w14:paraId="4C5A4DBE">
            <w:pPr>
              <w:widowControl/>
              <w:spacing w:line="240" w:lineRule="auto"/>
              <w:ind w:firstLine="0" w:firstLineChars="0"/>
              <w:jc w:val="left"/>
              <w:rPr>
                <w:rFonts w:ascii="宋体" w:hAnsi="宋体"/>
              </w:rPr>
            </w:pPr>
            <w:r>
              <w:rPr>
                <w:rFonts w:hint="eastAsia" w:ascii="宋体" w:hAnsi="宋体"/>
              </w:rPr>
              <w:t>4、掌握广告文案测试的方法。</w:t>
            </w:r>
          </w:p>
          <w:p w14:paraId="69B0CB59">
            <w:pPr>
              <w:widowControl/>
              <w:spacing w:line="240" w:lineRule="auto"/>
              <w:ind w:firstLine="0" w:firstLineChars="0"/>
              <w:jc w:val="left"/>
              <w:rPr>
                <w:rFonts w:ascii="宋体" w:hAnsi="宋体"/>
              </w:rPr>
            </w:pPr>
          </w:p>
          <w:p w14:paraId="37F8958C">
            <w:pPr>
              <w:widowControl/>
              <w:spacing w:line="240" w:lineRule="auto"/>
              <w:ind w:firstLine="0" w:firstLineChars="0"/>
              <w:jc w:val="left"/>
            </w:pPr>
            <w:r>
              <w:rPr>
                <w:rFonts w:hint="eastAsia"/>
              </w:rPr>
              <w:t>难点：</w:t>
            </w:r>
          </w:p>
          <w:p w14:paraId="2D19E927">
            <w:pPr>
              <w:widowControl/>
              <w:spacing w:line="240" w:lineRule="auto"/>
              <w:ind w:firstLine="382" w:firstLineChars="182"/>
              <w:jc w:val="left"/>
              <w:rPr>
                <w:rFonts w:ascii="宋体" w:hAnsi="宋体" w:cs="宋体"/>
                <w:kern w:val="0"/>
              </w:rPr>
            </w:pPr>
            <w:r>
              <w:rPr>
                <w:rFonts w:hint="eastAsia"/>
              </w:rPr>
              <w:t>综合运用所学知识完成一篇具有销售力和吸引力的时尚类平面广告文案。</w:t>
            </w:r>
          </w:p>
        </w:tc>
        <w:tc>
          <w:tcPr>
            <w:tcW w:w="4500" w:type="dxa"/>
            <w:gridSpan w:val="4"/>
            <w:tcBorders>
              <w:top w:val="nil"/>
              <w:left w:val="nil"/>
              <w:bottom w:val="single" w:color="auto" w:sz="4" w:space="0"/>
              <w:right w:val="single" w:color="auto" w:sz="4" w:space="0"/>
            </w:tcBorders>
            <w:noWrap w:val="0"/>
            <w:vAlign w:val="center"/>
          </w:tcPr>
          <w:p w14:paraId="3478F8C1">
            <w:pPr>
              <w:widowControl/>
              <w:spacing w:line="240" w:lineRule="auto"/>
              <w:ind w:firstLine="105" w:firstLineChars="50"/>
              <w:jc w:val="left"/>
              <w:rPr>
                <w:rFonts w:ascii="宋体" w:hAnsi="宋体" w:cs="宋体"/>
                <w:kern w:val="0"/>
              </w:rPr>
            </w:pPr>
            <w:r>
              <w:rPr>
                <w:rFonts w:hint="eastAsia" w:ascii="宋体" w:hAnsi="宋体" w:cs="宋体"/>
                <w:kern w:val="0"/>
              </w:rPr>
              <w:t>　多媒体演示、现场讲评、作品点评</w:t>
            </w:r>
          </w:p>
        </w:tc>
      </w:tr>
      <w:tr w14:paraId="1F72455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DE2AA69">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40F8F4FF">
            <w:pPr>
              <w:widowControl/>
              <w:spacing w:line="240" w:lineRule="auto"/>
              <w:ind w:firstLine="0" w:firstLineChars="0"/>
              <w:jc w:val="left"/>
              <w:rPr>
                <w:rFonts w:ascii="宋体" w:hAnsi="宋体" w:cs="宋体"/>
                <w:kern w:val="0"/>
              </w:rPr>
            </w:pPr>
            <w:r>
              <w:rPr>
                <w:rFonts w:hint="eastAsia" w:ascii="宋体" w:hAnsi="宋体" w:cs="宋体"/>
                <w:kern w:val="0"/>
              </w:rPr>
              <w:t>教学地点</w:t>
            </w:r>
          </w:p>
        </w:tc>
      </w:tr>
      <w:tr w14:paraId="2DEC1AC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35"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20F4571">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4B76B592">
            <w:pPr>
              <w:widowControl/>
              <w:spacing w:line="240" w:lineRule="auto"/>
              <w:ind w:firstLine="315" w:firstLineChars="150"/>
              <w:jc w:val="left"/>
              <w:rPr>
                <w:rFonts w:ascii="宋体" w:hAnsi="宋体" w:cs="宋体"/>
                <w:kern w:val="0"/>
              </w:rPr>
            </w:pPr>
            <w:r>
              <w:rPr>
                <w:rFonts w:hint="eastAsia" w:ascii="宋体" w:hAnsi="宋体" w:cs="宋体"/>
                <w:kern w:val="0"/>
              </w:rPr>
              <w:t>多媒体教室</w:t>
            </w:r>
          </w:p>
        </w:tc>
      </w:tr>
      <w:tr w14:paraId="285B298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E9259BC">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6986A469">
            <w:pPr>
              <w:widowControl/>
              <w:spacing w:line="240" w:lineRule="auto"/>
              <w:ind w:firstLine="0" w:firstLineChars="0"/>
              <w:jc w:val="left"/>
              <w:rPr>
                <w:rFonts w:ascii="宋体" w:hAnsi="宋体" w:cs="宋体"/>
                <w:kern w:val="0"/>
              </w:rPr>
            </w:pPr>
            <w:r>
              <w:rPr>
                <w:rFonts w:hint="eastAsia" w:ascii="宋体" w:hAnsi="宋体" w:cs="宋体"/>
                <w:kern w:val="0"/>
              </w:rPr>
              <w:t>教学及参考资料</w:t>
            </w:r>
          </w:p>
        </w:tc>
      </w:tr>
      <w:tr w14:paraId="0E44F56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8923163">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525692F6">
            <w:pPr>
              <w:widowControl/>
              <w:spacing w:line="240" w:lineRule="auto"/>
              <w:ind w:firstLine="0" w:firstLineChars="0"/>
              <w:jc w:val="left"/>
              <w:rPr>
                <w:rFonts w:ascii="宋体" w:hAnsi="宋体" w:cs="宋体"/>
                <w:kern w:val="0"/>
              </w:rPr>
            </w:pPr>
            <w:r>
              <w:rPr>
                <w:rFonts w:hint="eastAsia" w:ascii="宋体" w:hAnsi="宋体" w:cs="宋体"/>
                <w:kern w:val="0"/>
              </w:rPr>
              <w:t>　 《文案创作完全手册》，《吸金广告文案写作训练手册》，《文案的基本修养》，具有一定影响力的时尚类平面广告文案案例</w:t>
            </w:r>
          </w:p>
        </w:tc>
      </w:tr>
      <w:tr w14:paraId="2F815A2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81791A2">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257D57CC">
            <w:pPr>
              <w:widowControl/>
              <w:spacing w:line="240" w:lineRule="auto"/>
              <w:ind w:firstLine="0" w:firstLineChars="0"/>
              <w:jc w:val="left"/>
              <w:rPr>
                <w:rFonts w:ascii="宋体" w:hAnsi="宋体" w:cs="宋体"/>
                <w:kern w:val="0"/>
              </w:rPr>
            </w:pPr>
            <w:r>
              <w:rPr>
                <w:rFonts w:hint="eastAsia" w:ascii="宋体" w:hAnsi="宋体" w:cs="宋体"/>
                <w:kern w:val="0"/>
              </w:rPr>
              <w:t>练习与习题建议</w:t>
            </w:r>
          </w:p>
        </w:tc>
      </w:tr>
      <w:tr w14:paraId="00929B5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74"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04AD8B2">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4AA92275">
            <w:pPr>
              <w:widowControl/>
              <w:spacing w:line="240" w:lineRule="auto"/>
              <w:ind w:firstLine="0" w:firstLineChars="0"/>
              <w:jc w:val="left"/>
              <w:rPr>
                <w:rFonts w:ascii="宋体" w:hAnsi="宋体" w:cs="宋体"/>
                <w:kern w:val="0"/>
              </w:rPr>
            </w:pPr>
            <w:r>
              <w:rPr>
                <w:rFonts w:hint="eastAsia" w:ascii="宋体" w:hAnsi="宋体" w:cs="宋体"/>
                <w:kern w:val="0"/>
              </w:rPr>
              <w:t>　  每个单元有对应的练习</w:t>
            </w:r>
          </w:p>
        </w:tc>
      </w:tr>
      <w:tr w14:paraId="196BC2D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11A77FDA">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w:t>
            </w:r>
          </w:p>
        </w:tc>
        <w:tc>
          <w:tcPr>
            <w:tcW w:w="4500" w:type="dxa"/>
            <w:gridSpan w:val="4"/>
            <w:tcBorders>
              <w:top w:val="nil"/>
              <w:left w:val="nil"/>
              <w:bottom w:val="single" w:color="auto" w:sz="4" w:space="0"/>
              <w:right w:val="single" w:color="auto" w:sz="4" w:space="0"/>
            </w:tcBorders>
            <w:noWrap w:val="0"/>
            <w:vAlign w:val="center"/>
          </w:tcPr>
          <w:p w14:paraId="5A192253">
            <w:pPr>
              <w:widowControl/>
              <w:spacing w:line="240" w:lineRule="auto"/>
              <w:ind w:firstLine="0" w:firstLineChars="0"/>
              <w:jc w:val="left"/>
              <w:rPr>
                <w:rFonts w:ascii="宋体" w:hAnsi="宋体" w:cs="宋体"/>
                <w:kern w:val="0"/>
              </w:rPr>
            </w:pPr>
            <w:r>
              <w:rPr>
                <w:rFonts w:hint="eastAsia" w:ascii="宋体" w:hAnsi="宋体" w:cs="宋体"/>
                <w:kern w:val="0"/>
              </w:rPr>
              <w:t>权重分配</w:t>
            </w:r>
          </w:p>
        </w:tc>
      </w:tr>
      <w:tr w14:paraId="7B93C57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96"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465AF033">
            <w:pPr>
              <w:widowControl/>
              <w:spacing w:line="240" w:lineRule="auto"/>
              <w:ind w:firstLine="0" w:firstLineChars="0"/>
              <w:jc w:val="center"/>
              <w:rPr>
                <w:rFonts w:ascii="宋体" w:hAnsi="宋体" w:cs="宋体"/>
                <w:kern w:val="0"/>
              </w:rPr>
            </w:pPr>
            <w:r>
              <w:rPr>
                <w:rFonts w:hint="eastAsia" w:ascii="宋体" w:hAnsi="宋体" w:cs="宋体"/>
                <w:kern w:val="0"/>
              </w:rPr>
              <w:t>　平时练习与综合练习相结合，个人能力与集体评价相结合。</w:t>
            </w:r>
          </w:p>
        </w:tc>
        <w:tc>
          <w:tcPr>
            <w:tcW w:w="4500" w:type="dxa"/>
            <w:gridSpan w:val="4"/>
            <w:tcBorders>
              <w:top w:val="nil"/>
              <w:left w:val="nil"/>
              <w:bottom w:val="single" w:color="auto" w:sz="4" w:space="0"/>
              <w:right w:val="single" w:color="auto" w:sz="4" w:space="0"/>
            </w:tcBorders>
            <w:noWrap w:val="0"/>
            <w:vAlign w:val="center"/>
          </w:tcPr>
          <w:p w14:paraId="7C9725E7">
            <w:pPr>
              <w:widowControl/>
              <w:spacing w:line="240" w:lineRule="auto"/>
              <w:ind w:firstLine="0" w:firstLineChars="0"/>
              <w:jc w:val="left"/>
              <w:rPr>
                <w:rFonts w:ascii="宋体" w:hAnsi="宋体" w:cs="宋体"/>
                <w:kern w:val="0"/>
              </w:rPr>
            </w:pPr>
            <w:r>
              <w:rPr>
                <w:rFonts w:hint="eastAsia" w:ascii="宋体" w:hAnsi="宋体" w:cs="宋体"/>
                <w:kern w:val="0"/>
              </w:rPr>
              <w:t>平时练习占 40 %、综合练习占40 %</w:t>
            </w:r>
          </w:p>
          <w:p w14:paraId="4C3330EF">
            <w:pPr>
              <w:widowControl/>
              <w:spacing w:line="240" w:lineRule="auto"/>
              <w:ind w:firstLine="0" w:firstLineChars="0"/>
              <w:jc w:val="left"/>
              <w:rPr>
                <w:rFonts w:ascii="宋体" w:hAnsi="宋体" w:cs="宋体"/>
                <w:kern w:val="0"/>
              </w:rPr>
            </w:pPr>
            <w:r>
              <w:rPr>
                <w:rFonts w:hint="eastAsia" w:ascii="宋体" w:hAnsi="宋体" w:cs="宋体"/>
                <w:kern w:val="0"/>
              </w:rPr>
              <w:t>集体评价占 20 %</w:t>
            </w:r>
          </w:p>
        </w:tc>
      </w:tr>
    </w:tbl>
    <w:p w14:paraId="69E767DF">
      <w:pPr>
        <w:ind w:firstLine="0" w:firstLineChars="0"/>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080"/>
        <w:gridCol w:w="900"/>
        <w:gridCol w:w="1080"/>
        <w:gridCol w:w="1440"/>
      </w:tblGrid>
      <w:tr w14:paraId="66152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noWrap w:val="0"/>
            <w:vAlign w:val="center"/>
          </w:tcPr>
          <w:p w14:paraId="09B35669">
            <w:pPr>
              <w:widowControl/>
              <w:spacing w:line="240" w:lineRule="auto"/>
              <w:ind w:firstLine="0" w:firstLineChars="0"/>
              <w:rPr>
                <w:rFonts w:ascii="宋体" w:hAnsi="宋体" w:cs="宋体"/>
                <w:kern w:val="0"/>
              </w:rPr>
            </w:pPr>
            <w:r>
              <w:rPr>
                <w:rFonts w:hint="eastAsia" w:ascii="宋体" w:hAnsi="宋体" w:cs="宋体"/>
                <w:kern w:val="0"/>
              </w:rPr>
              <w:t>模块（或工作情境）</w:t>
            </w:r>
          </w:p>
        </w:tc>
        <w:tc>
          <w:tcPr>
            <w:tcW w:w="6973" w:type="dxa"/>
            <w:gridSpan w:val="5"/>
            <w:tcBorders>
              <w:top w:val="single" w:color="auto" w:sz="4" w:space="0"/>
              <w:left w:val="single" w:color="auto" w:sz="4" w:space="0"/>
              <w:bottom w:val="single" w:color="auto" w:sz="4" w:space="0"/>
              <w:right w:val="single" w:color="auto" w:sz="4" w:space="0"/>
            </w:tcBorders>
            <w:noWrap w:val="0"/>
            <w:vAlign w:val="center"/>
          </w:tcPr>
          <w:p w14:paraId="6C1EEDC8">
            <w:pPr>
              <w:widowControl/>
              <w:spacing w:line="240" w:lineRule="auto"/>
              <w:ind w:firstLine="0" w:firstLineChars="0"/>
              <w:jc w:val="center"/>
              <w:rPr>
                <w:rFonts w:ascii="宋体" w:hAnsi="宋体" w:cs="宋体"/>
                <w:kern w:val="0"/>
              </w:rPr>
            </w:pPr>
            <w:r>
              <w:rPr>
                <w:rFonts w:hint="eastAsia" w:ascii="宋体" w:hAnsi="宋体" w:cs="宋体"/>
                <w:kern w:val="0"/>
              </w:rPr>
              <w:t>模块三：</w:t>
            </w:r>
            <w:r>
              <w:rPr>
                <w:rFonts w:hint="eastAsia" w:ascii="宋体" w:hAnsi="宋体"/>
                <w:color w:val="000000"/>
              </w:rPr>
              <w:t>宣传册文案</w:t>
            </w:r>
          </w:p>
        </w:tc>
      </w:tr>
      <w:tr w14:paraId="3AA4310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28"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1CD1742">
            <w:pPr>
              <w:widowControl/>
              <w:spacing w:line="240" w:lineRule="auto"/>
              <w:ind w:firstLine="0" w:firstLineChars="0"/>
              <w:jc w:val="center"/>
              <w:rPr>
                <w:rFonts w:ascii="宋体" w:hAnsi="宋体" w:cs="宋体"/>
                <w:kern w:val="0"/>
              </w:rPr>
            </w:pPr>
            <w:r>
              <w:rPr>
                <w:rFonts w:hint="eastAsia" w:ascii="宋体" w:hAnsi="宋体" w:cs="宋体"/>
                <w:kern w:val="0"/>
              </w:rPr>
              <w:t>单元1</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noWrap w:val="0"/>
            <w:vAlign w:val="center"/>
          </w:tcPr>
          <w:p w14:paraId="489BB782">
            <w:pPr>
              <w:widowControl/>
              <w:spacing w:line="240" w:lineRule="auto"/>
              <w:ind w:firstLine="0" w:firstLineChars="0"/>
              <w:jc w:val="left"/>
              <w:rPr>
                <w:rFonts w:ascii="宋体" w:hAnsi="宋体" w:cs="宋体"/>
                <w:kern w:val="0"/>
              </w:rPr>
            </w:pPr>
            <w:r>
              <w:rPr>
                <w:rFonts w:hint="eastAsia" w:ascii="宋体" w:hAnsi="宋体"/>
              </w:rPr>
              <w:t>产品信息的组织与架构</w:t>
            </w:r>
          </w:p>
        </w:tc>
        <w:tc>
          <w:tcPr>
            <w:tcW w:w="900"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29531E8B">
            <w:pPr>
              <w:widowControl/>
              <w:spacing w:line="240" w:lineRule="auto"/>
              <w:ind w:firstLine="0" w:firstLineChars="0"/>
              <w:jc w:val="center"/>
              <w:rPr>
                <w:rFonts w:ascii="宋体" w:hAnsi="宋体" w:cs="宋体"/>
                <w:kern w:val="0"/>
              </w:rPr>
            </w:pPr>
            <w:r>
              <w:rPr>
                <w:rFonts w:hint="eastAsia" w:ascii="宋体" w:hAnsi="宋体" w:cs="宋体"/>
                <w:kern w:val="0"/>
              </w:rPr>
              <w:t>学时</w:t>
            </w:r>
          </w:p>
        </w:tc>
        <w:tc>
          <w:tcPr>
            <w:tcW w:w="108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1FD8CB3">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理论</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7F6A977A">
            <w:pPr>
              <w:widowControl/>
              <w:spacing w:line="240" w:lineRule="auto"/>
              <w:ind w:firstLine="0" w:firstLineChars="0"/>
              <w:jc w:val="center"/>
              <w:rPr>
                <w:rFonts w:ascii="宋体" w:hAnsi="宋体" w:cs="宋体"/>
                <w:kern w:val="0"/>
              </w:rPr>
            </w:pPr>
            <w:r>
              <w:rPr>
                <w:rFonts w:hint="eastAsia" w:ascii="宋体" w:hAnsi="宋体" w:cs="宋体"/>
                <w:kern w:val="0"/>
              </w:rPr>
              <w:t>6</w:t>
            </w:r>
          </w:p>
        </w:tc>
      </w:tr>
      <w:tr w14:paraId="7C386FC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7"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95C9C31">
            <w:pPr>
              <w:widowControl/>
              <w:spacing w:line="240" w:lineRule="auto"/>
              <w:ind w:firstLine="0" w:firstLineChars="0"/>
              <w:jc w:val="center"/>
              <w:rPr>
                <w:rFonts w:ascii="宋体" w:hAnsi="宋体" w:cs="宋体"/>
                <w:kern w:val="0"/>
              </w:rPr>
            </w:pPr>
            <w:r>
              <w:rPr>
                <w:rFonts w:hint="eastAsia" w:ascii="宋体" w:hAnsi="宋体" w:cs="宋体"/>
                <w:kern w:val="0"/>
              </w:rPr>
              <w:t>单元2</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noWrap w:val="0"/>
            <w:vAlign w:val="center"/>
          </w:tcPr>
          <w:p w14:paraId="1F891F7D">
            <w:pPr>
              <w:widowControl/>
              <w:spacing w:line="240" w:lineRule="auto"/>
              <w:ind w:firstLine="0" w:firstLineChars="0"/>
              <w:jc w:val="left"/>
              <w:rPr>
                <w:rFonts w:ascii="宋体" w:hAnsi="宋体" w:cs="宋体"/>
                <w:kern w:val="0"/>
              </w:rPr>
            </w:pPr>
            <w:r>
              <w:rPr>
                <w:rFonts w:hint="eastAsia" w:ascii="宋体" w:hAnsi="宋体" w:cs="仿宋_GB2312"/>
                <w:position w:val="6"/>
              </w:rPr>
              <w:t>宣传册文案创作</w:t>
            </w:r>
          </w:p>
        </w:tc>
        <w:tc>
          <w:tcPr>
            <w:tcW w:w="900"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51DB2D80">
            <w:pPr>
              <w:widowControl/>
              <w:spacing w:line="240" w:lineRule="auto"/>
              <w:ind w:firstLine="0" w:firstLineChars="0"/>
              <w:jc w:val="left"/>
              <w:rPr>
                <w:rFonts w:ascii="宋体" w:hAnsi="宋体" w:cs="宋体"/>
                <w:kern w:val="0"/>
              </w:rPr>
            </w:pPr>
          </w:p>
        </w:tc>
        <w:tc>
          <w:tcPr>
            <w:tcW w:w="108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7E09855">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实践</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437E744E">
            <w:pPr>
              <w:widowControl/>
              <w:spacing w:line="240" w:lineRule="auto"/>
              <w:ind w:firstLine="0" w:firstLineChars="0"/>
              <w:jc w:val="center"/>
              <w:rPr>
                <w:rFonts w:ascii="宋体" w:hAnsi="宋体" w:cs="宋体"/>
                <w:kern w:val="0"/>
              </w:rPr>
            </w:pPr>
            <w:r>
              <w:rPr>
                <w:rFonts w:hint="eastAsia" w:ascii="宋体" w:hAnsi="宋体" w:cs="宋体"/>
                <w:kern w:val="0"/>
              </w:rPr>
              <w:t>8</w:t>
            </w:r>
          </w:p>
        </w:tc>
      </w:tr>
      <w:tr w14:paraId="7FF80DB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0"/>
            <w:vAlign w:val="center"/>
          </w:tcPr>
          <w:p w14:paraId="111FD5C2">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7FE23F7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0"/>
            <w:vAlign w:val="center"/>
          </w:tcPr>
          <w:p w14:paraId="192DEDBE">
            <w:pPr>
              <w:widowControl/>
              <w:spacing w:line="240" w:lineRule="auto"/>
              <w:ind w:firstLine="480"/>
              <w:jc w:val="left"/>
              <w:rPr>
                <w:rFonts w:ascii="宋体" w:hAnsi="宋体" w:cs="宋体"/>
                <w:color w:val="FF0000"/>
                <w:kern w:val="0"/>
              </w:rPr>
            </w:pPr>
            <w:r>
              <w:rPr>
                <w:rFonts w:hint="eastAsia" w:ascii="宋体" w:hAnsi="宋体" w:cs="宋体"/>
                <w:kern w:val="0"/>
              </w:rPr>
              <w:t>宣传册、产品目录等宣传物料是提供重要时尚产品信息、面向销售对象的销售工具。本模块通过指导学生运用时尚产品信息的组织方法与文案架构方法，综合运用所学知识，以宣传册文案为任务载体，着重训练学生的文案</w:t>
            </w:r>
            <w:r>
              <w:rPr>
                <w:rFonts w:hint="eastAsia" w:ascii="宋体" w:hAnsi="宋体"/>
                <w:color w:val="000000"/>
              </w:rPr>
              <w:t>吸引力、沟通力和说服力</w:t>
            </w:r>
            <w:r>
              <w:rPr>
                <w:rFonts w:hint="eastAsia" w:ascii="宋体" w:hAnsi="宋体" w:cs="宋体"/>
                <w:kern w:val="0"/>
              </w:rPr>
              <w:t>。</w:t>
            </w:r>
          </w:p>
        </w:tc>
      </w:tr>
      <w:tr w14:paraId="2CE0761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34A9D0C0">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500" w:type="dxa"/>
            <w:gridSpan w:val="4"/>
            <w:tcBorders>
              <w:top w:val="single" w:color="auto" w:sz="4" w:space="0"/>
              <w:left w:val="nil"/>
              <w:bottom w:val="single" w:color="auto" w:sz="4" w:space="0"/>
              <w:right w:val="single" w:color="auto" w:sz="4" w:space="0"/>
            </w:tcBorders>
            <w:noWrap w:val="0"/>
            <w:vAlign w:val="center"/>
          </w:tcPr>
          <w:p w14:paraId="78EC37A7">
            <w:pPr>
              <w:widowControl/>
              <w:spacing w:line="240" w:lineRule="auto"/>
              <w:ind w:firstLine="0" w:firstLineChars="0"/>
              <w:jc w:val="left"/>
              <w:rPr>
                <w:rFonts w:ascii="宋体" w:hAnsi="宋体" w:cs="宋体"/>
                <w:kern w:val="0"/>
              </w:rPr>
            </w:pPr>
            <w:r>
              <w:rPr>
                <w:rFonts w:hint="eastAsia" w:ascii="宋体" w:hAnsi="宋体" w:cs="宋体"/>
                <w:kern w:val="0"/>
              </w:rPr>
              <w:t>主要教学方法</w:t>
            </w:r>
          </w:p>
        </w:tc>
      </w:tr>
      <w:tr w14:paraId="2F91E22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15"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1A4B024F">
            <w:pPr>
              <w:widowControl/>
              <w:spacing w:line="240" w:lineRule="auto"/>
              <w:ind w:firstLine="0" w:firstLineChars="0"/>
              <w:jc w:val="left"/>
              <w:rPr>
                <w:rFonts w:ascii="宋体" w:hAnsi="宋体" w:cs="宋体"/>
                <w:kern w:val="0"/>
              </w:rPr>
            </w:pPr>
            <w:r>
              <w:rPr>
                <w:rFonts w:hint="eastAsia" w:ascii="宋体" w:hAnsi="宋体" w:cs="宋体"/>
                <w:kern w:val="0"/>
              </w:rPr>
              <w:t>重点：</w:t>
            </w:r>
          </w:p>
          <w:p w14:paraId="5D9CEC60">
            <w:pPr>
              <w:pStyle w:val="15"/>
              <w:widowControl/>
              <w:numPr>
                <w:ilvl w:val="0"/>
                <w:numId w:val="41"/>
              </w:numPr>
              <w:spacing w:line="240" w:lineRule="auto"/>
              <w:ind w:firstLineChars="0"/>
              <w:jc w:val="left"/>
              <w:rPr>
                <w:rFonts w:ascii="宋体" w:hAnsi="宋体"/>
              </w:rPr>
            </w:pPr>
            <w:r>
              <w:rPr>
                <w:rFonts w:hint="eastAsia" w:ascii="宋体" w:hAnsi="宋体"/>
              </w:rPr>
              <w:t>认识时尚产品信息的组织方法；</w:t>
            </w:r>
          </w:p>
          <w:p w14:paraId="3B5172C6">
            <w:pPr>
              <w:pStyle w:val="15"/>
              <w:widowControl/>
              <w:numPr>
                <w:ilvl w:val="0"/>
                <w:numId w:val="41"/>
              </w:numPr>
              <w:spacing w:line="240" w:lineRule="auto"/>
              <w:ind w:firstLineChars="0"/>
              <w:jc w:val="left"/>
              <w:rPr>
                <w:rFonts w:ascii="宋体" w:hAnsi="宋体"/>
              </w:rPr>
            </w:pPr>
            <w:r>
              <w:rPr>
                <w:rFonts w:hint="eastAsia" w:ascii="宋体" w:hAnsi="宋体"/>
              </w:rPr>
              <w:t>认识时尚产品信息的文案架构方法；</w:t>
            </w:r>
          </w:p>
          <w:p w14:paraId="751F13A0">
            <w:pPr>
              <w:widowControl/>
              <w:spacing w:line="240" w:lineRule="auto"/>
              <w:ind w:firstLine="0" w:firstLineChars="0"/>
              <w:jc w:val="left"/>
              <w:rPr>
                <w:rFonts w:ascii="宋体" w:hAnsi="宋体"/>
              </w:rPr>
            </w:pPr>
            <w:r>
              <w:rPr>
                <w:rFonts w:hint="eastAsia" w:ascii="宋体" w:hAnsi="宋体"/>
              </w:rPr>
              <w:t>3、宣传册的文案创作。</w:t>
            </w:r>
          </w:p>
          <w:p w14:paraId="3ECFC765">
            <w:pPr>
              <w:widowControl/>
              <w:spacing w:line="240" w:lineRule="auto"/>
              <w:ind w:firstLine="0" w:firstLineChars="0"/>
              <w:jc w:val="left"/>
              <w:rPr>
                <w:rFonts w:ascii="宋体" w:hAnsi="宋体"/>
              </w:rPr>
            </w:pPr>
          </w:p>
          <w:p w14:paraId="4BEA1194">
            <w:pPr>
              <w:widowControl/>
              <w:spacing w:line="240" w:lineRule="auto"/>
              <w:ind w:firstLine="0" w:firstLineChars="0"/>
              <w:jc w:val="left"/>
            </w:pPr>
            <w:r>
              <w:rPr>
                <w:rFonts w:hint="eastAsia"/>
              </w:rPr>
              <w:t>难点：</w:t>
            </w:r>
          </w:p>
          <w:p w14:paraId="413FCE01">
            <w:pPr>
              <w:widowControl/>
              <w:spacing w:line="240" w:lineRule="auto"/>
              <w:ind w:firstLineChars="0"/>
              <w:jc w:val="left"/>
              <w:rPr>
                <w:rFonts w:ascii="宋体" w:hAnsi="宋体" w:cs="宋体"/>
                <w:kern w:val="0"/>
              </w:rPr>
            </w:pPr>
            <w:r>
              <w:rPr>
                <w:rFonts w:hint="eastAsia"/>
              </w:rPr>
              <w:t xml:space="preserve">  综合运用所学知识完成一篇有效传达产品信息、具有销售力的时尚类宣传册文案。</w:t>
            </w:r>
          </w:p>
        </w:tc>
        <w:tc>
          <w:tcPr>
            <w:tcW w:w="4500" w:type="dxa"/>
            <w:gridSpan w:val="4"/>
            <w:tcBorders>
              <w:top w:val="nil"/>
              <w:left w:val="nil"/>
              <w:bottom w:val="single" w:color="auto" w:sz="4" w:space="0"/>
              <w:right w:val="single" w:color="auto" w:sz="4" w:space="0"/>
            </w:tcBorders>
            <w:noWrap w:val="0"/>
            <w:vAlign w:val="center"/>
          </w:tcPr>
          <w:p w14:paraId="3FBC757B">
            <w:pPr>
              <w:widowControl/>
              <w:spacing w:line="240" w:lineRule="auto"/>
              <w:ind w:firstLine="0" w:firstLineChars="0"/>
              <w:jc w:val="left"/>
              <w:rPr>
                <w:rFonts w:ascii="宋体" w:hAnsi="宋体" w:cs="宋体"/>
                <w:kern w:val="0"/>
              </w:rPr>
            </w:pPr>
            <w:r>
              <w:rPr>
                <w:rFonts w:hint="eastAsia" w:ascii="宋体" w:hAnsi="宋体" w:cs="宋体"/>
                <w:kern w:val="0"/>
              </w:rPr>
              <w:t>　 多媒体演示、现场讲评、作品点评</w:t>
            </w:r>
          </w:p>
        </w:tc>
      </w:tr>
      <w:tr w14:paraId="04EA45C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103E9F65">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617042E1">
            <w:pPr>
              <w:widowControl/>
              <w:spacing w:line="240" w:lineRule="auto"/>
              <w:ind w:firstLine="0" w:firstLineChars="0"/>
              <w:jc w:val="left"/>
              <w:rPr>
                <w:rFonts w:ascii="宋体" w:hAnsi="宋体" w:cs="宋体"/>
                <w:kern w:val="0"/>
              </w:rPr>
            </w:pPr>
            <w:r>
              <w:rPr>
                <w:rFonts w:hint="eastAsia" w:ascii="宋体" w:hAnsi="宋体" w:cs="宋体"/>
                <w:kern w:val="0"/>
              </w:rPr>
              <w:t>教学地点</w:t>
            </w:r>
          </w:p>
        </w:tc>
      </w:tr>
      <w:tr w14:paraId="5F4C735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14"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9577948">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5EF5A77D">
            <w:pPr>
              <w:widowControl/>
              <w:spacing w:line="240" w:lineRule="auto"/>
              <w:ind w:firstLine="480"/>
              <w:jc w:val="left"/>
              <w:rPr>
                <w:rFonts w:ascii="宋体" w:hAnsi="宋体" w:cs="宋体"/>
                <w:kern w:val="0"/>
              </w:rPr>
            </w:pPr>
            <w:r>
              <w:rPr>
                <w:rFonts w:hint="eastAsia" w:ascii="宋体" w:hAnsi="宋体" w:cs="宋体"/>
                <w:kern w:val="0"/>
              </w:rPr>
              <w:t>多媒体教室</w:t>
            </w:r>
          </w:p>
        </w:tc>
      </w:tr>
      <w:tr w14:paraId="450832A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F3BAB9A">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0F659E9C">
            <w:pPr>
              <w:widowControl/>
              <w:spacing w:line="240" w:lineRule="auto"/>
              <w:ind w:firstLine="0" w:firstLineChars="0"/>
              <w:jc w:val="left"/>
              <w:rPr>
                <w:rFonts w:ascii="宋体" w:hAnsi="宋体" w:cs="宋体"/>
                <w:kern w:val="0"/>
              </w:rPr>
            </w:pPr>
            <w:r>
              <w:rPr>
                <w:rFonts w:hint="eastAsia" w:ascii="宋体" w:hAnsi="宋体" w:cs="宋体"/>
                <w:kern w:val="0"/>
              </w:rPr>
              <w:t>教学及参考资料</w:t>
            </w:r>
          </w:p>
        </w:tc>
      </w:tr>
      <w:tr w14:paraId="6E19774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BE8411E">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417EAE64">
            <w:pPr>
              <w:widowControl/>
              <w:spacing w:line="240" w:lineRule="auto"/>
              <w:ind w:firstLine="0" w:firstLineChars="0"/>
              <w:jc w:val="left"/>
              <w:rPr>
                <w:rFonts w:ascii="宋体" w:hAnsi="宋体" w:cs="宋体"/>
                <w:kern w:val="0"/>
              </w:rPr>
            </w:pPr>
            <w:r>
              <w:rPr>
                <w:rFonts w:hint="eastAsia" w:ascii="宋体" w:hAnsi="宋体" w:cs="宋体"/>
                <w:kern w:val="0"/>
              </w:rPr>
              <w:t>　  《文案创作完全手册》，《文案的基本修养》，国内外具有较高影响力的时尚品牌宣传册文案案例，历届优秀师生文案作品</w:t>
            </w:r>
          </w:p>
        </w:tc>
      </w:tr>
      <w:tr w14:paraId="0FDFFC0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133AB64A">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5D29C13B">
            <w:pPr>
              <w:widowControl/>
              <w:spacing w:line="240" w:lineRule="auto"/>
              <w:ind w:firstLine="0" w:firstLineChars="0"/>
              <w:jc w:val="left"/>
              <w:rPr>
                <w:rFonts w:ascii="宋体" w:hAnsi="宋体" w:cs="宋体"/>
                <w:kern w:val="0"/>
              </w:rPr>
            </w:pPr>
            <w:r>
              <w:rPr>
                <w:rFonts w:hint="eastAsia" w:ascii="宋体" w:hAnsi="宋体" w:cs="宋体"/>
                <w:kern w:val="0"/>
              </w:rPr>
              <w:t>练习与习题建议</w:t>
            </w:r>
          </w:p>
        </w:tc>
      </w:tr>
      <w:tr w14:paraId="3A1DAE2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45"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9D4437A">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486AAA31">
            <w:pPr>
              <w:widowControl/>
              <w:spacing w:line="240" w:lineRule="auto"/>
              <w:ind w:firstLine="0" w:firstLineChars="0"/>
              <w:jc w:val="left"/>
              <w:rPr>
                <w:rFonts w:ascii="宋体" w:hAnsi="宋体" w:cs="宋体"/>
                <w:kern w:val="0"/>
              </w:rPr>
            </w:pPr>
            <w:r>
              <w:rPr>
                <w:rFonts w:hint="eastAsia" w:ascii="宋体" w:hAnsi="宋体" w:cs="宋体"/>
                <w:kern w:val="0"/>
              </w:rPr>
              <w:t>　  每个单元有对应的练习</w:t>
            </w:r>
          </w:p>
        </w:tc>
      </w:tr>
      <w:tr w14:paraId="02258C9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39E99A01">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w:t>
            </w:r>
          </w:p>
        </w:tc>
        <w:tc>
          <w:tcPr>
            <w:tcW w:w="4500" w:type="dxa"/>
            <w:gridSpan w:val="4"/>
            <w:tcBorders>
              <w:top w:val="nil"/>
              <w:left w:val="nil"/>
              <w:bottom w:val="single" w:color="auto" w:sz="4" w:space="0"/>
              <w:right w:val="single" w:color="auto" w:sz="4" w:space="0"/>
            </w:tcBorders>
            <w:noWrap w:val="0"/>
            <w:vAlign w:val="center"/>
          </w:tcPr>
          <w:p w14:paraId="7BBA0BF7">
            <w:pPr>
              <w:widowControl/>
              <w:spacing w:line="240" w:lineRule="auto"/>
              <w:ind w:firstLine="0" w:firstLineChars="0"/>
              <w:jc w:val="left"/>
              <w:rPr>
                <w:rFonts w:ascii="宋体" w:hAnsi="宋体" w:cs="宋体"/>
                <w:kern w:val="0"/>
              </w:rPr>
            </w:pPr>
            <w:r>
              <w:rPr>
                <w:rFonts w:hint="eastAsia" w:ascii="宋体" w:hAnsi="宋体" w:cs="宋体"/>
                <w:kern w:val="0"/>
              </w:rPr>
              <w:t>权重分配</w:t>
            </w:r>
          </w:p>
        </w:tc>
      </w:tr>
      <w:tr w14:paraId="3FCCED0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33"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59BDD688">
            <w:pPr>
              <w:widowControl/>
              <w:spacing w:line="240" w:lineRule="auto"/>
              <w:ind w:firstLine="0" w:firstLineChars="0"/>
              <w:jc w:val="center"/>
              <w:rPr>
                <w:rFonts w:ascii="宋体" w:hAnsi="宋体" w:cs="宋体"/>
                <w:kern w:val="0"/>
              </w:rPr>
            </w:pPr>
            <w:r>
              <w:rPr>
                <w:rFonts w:hint="eastAsia" w:ascii="宋体" w:hAnsi="宋体" w:cs="宋体"/>
                <w:kern w:val="0"/>
              </w:rPr>
              <w:t>　平时练习与综合练习相结合，个人能力与集体评价相结合。</w:t>
            </w:r>
          </w:p>
        </w:tc>
        <w:tc>
          <w:tcPr>
            <w:tcW w:w="4500" w:type="dxa"/>
            <w:gridSpan w:val="4"/>
            <w:tcBorders>
              <w:top w:val="nil"/>
              <w:left w:val="nil"/>
              <w:bottom w:val="single" w:color="auto" w:sz="4" w:space="0"/>
              <w:right w:val="single" w:color="auto" w:sz="4" w:space="0"/>
            </w:tcBorders>
            <w:noWrap w:val="0"/>
            <w:vAlign w:val="center"/>
          </w:tcPr>
          <w:p w14:paraId="62F5F8AA">
            <w:pPr>
              <w:widowControl/>
              <w:spacing w:line="240" w:lineRule="auto"/>
              <w:ind w:firstLine="0" w:firstLineChars="0"/>
              <w:jc w:val="left"/>
              <w:rPr>
                <w:rFonts w:ascii="宋体" w:hAnsi="宋体" w:cs="宋体"/>
                <w:kern w:val="0"/>
              </w:rPr>
            </w:pPr>
            <w:r>
              <w:rPr>
                <w:rFonts w:hint="eastAsia" w:ascii="宋体" w:hAnsi="宋体" w:cs="宋体"/>
                <w:kern w:val="0"/>
              </w:rPr>
              <w:t>平时练习占 40 %、综合练习占40 %</w:t>
            </w:r>
          </w:p>
          <w:p w14:paraId="0BF97C4E">
            <w:pPr>
              <w:widowControl/>
              <w:spacing w:line="240" w:lineRule="auto"/>
              <w:ind w:firstLine="0" w:firstLineChars="0"/>
              <w:jc w:val="left"/>
              <w:rPr>
                <w:rFonts w:ascii="宋体" w:hAnsi="宋体" w:cs="宋体"/>
                <w:kern w:val="0"/>
              </w:rPr>
            </w:pPr>
            <w:r>
              <w:rPr>
                <w:rFonts w:hint="eastAsia" w:ascii="宋体" w:hAnsi="宋体" w:cs="宋体"/>
                <w:kern w:val="0"/>
              </w:rPr>
              <w:t>集体评价占 20 %</w:t>
            </w:r>
          </w:p>
        </w:tc>
      </w:tr>
    </w:tbl>
    <w:p w14:paraId="18CEC72C">
      <w:pPr>
        <w:ind w:firstLine="0" w:firstLineChars="0"/>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080"/>
        <w:gridCol w:w="900"/>
        <w:gridCol w:w="1080"/>
        <w:gridCol w:w="1440"/>
      </w:tblGrid>
      <w:tr w14:paraId="0F15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noWrap w:val="0"/>
            <w:vAlign w:val="center"/>
          </w:tcPr>
          <w:p w14:paraId="56156D0E">
            <w:pPr>
              <w:widowControl/>
              <w:spacing w:line="240" w:lineRule="auto"/>
              <w:ind w:firstLine="0" w:firstLineChars="0"/>
              <w:rPr>
                <w:rFonts w:ascii="宋体" w:hAnsi="宋体" w:cs="宋体"/>
                <w:kern w:val="0"/>
              </w:rPr>
            </w:pPr>
            <w:r>
              <w:rPr>
                <w:rFonts w:hint="eastAsia" w:ascii="宋体" w:hAnsi="宋体" w:cs="宋体"/>
                <w:kern w:val="0"/>
              </w:rPr>
              <w:t>模块（或工作情境）</w:t>
            </w:r>
          </w:p>
        </w:tc>
        <w:tc>
          <w:tcPr>
            <w:tcW w:w="6973" w:type="dxa"/>
            <w:gridSpan w:val="5"/>
            <w:tcBorders>
              <w:top w:val="single" w:color="auto" w:sz="4" w:space="0"/>
              <w:left w:val="single" w:color="auto" w:sz="4" w:space="0"/>
              <w:bottom w:val="single" w:color="auto" w:sz="4" w:space="0"/>
              <w:right w:val="single" w:color="auto" w:sz="4" w:space="0"/>
            </w:tcBorders>
            <w:noWrap w:val="0"/>
            <w:vAlign w:val="center"/>
          </w:tcPr>
          <w:p w14:paraId="3F37DC91">
            <w:pPr>
              <w:widowControl/>
              <w:spacing w:line="240" w:lineRule="auto"/>
              <w:ind w:firstLine="0" w:firstLineChars="0"/>
              <w:jc w:val="center"/>
              <w:rPr>
                <w:rFonts w:ascii="宋体" w:hAnsi="宋体" w:cs="宋体"/>
                <w:kern w:val="0"/>
              </w:rPr>
            </w:pPr>
            <w:r>
              <w:rPr>
                <w:rFonts w:hint="eastAsia" w:ascii="宋体" w:hAnsi="宋体" w:cs="宋体"/>
                <w:kern w:val="0"/>
              </w:rPr>
              <w:t>模块四：公关新闻稿</w:t>
            </w:r>
          </w:p>
        </w:tc>
      </w:tr>
      <w:tr w14:paraId="61BA6B2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41"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EB39DE5">
            <w:pPr>
              <w:widowControl/>
              <w:spacing w:line="240" w:lineRule="auto"/>
              <w:ind w:firstLine="0" w:firstLineChars="0"/>
              <w:jc w:val="center"/>
              <w:rPr>
                <w:rFonts w:ascii="宋体" w:hAnsi="宋体" w:cs="宋体"/>
                <w:kern w:val="0"/>
              </w:rPr>
            </w:pPr>
            <w:r>
              <w:rPr>
                <w:rFonts w:hint="eastAsia" w:ascii="宋体" w:hAnsi="宋体" w:cs="宋体"/>
                <w:kern w:val="0"/>
              </w:rPr>
              <w:t>单元1</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noWrap w:val="0"/>
            <w:vAlign w:val="center"/>
          </w:tcPr>
          <w:p w14:paraId="3023CA3B">
            <w:pPr>
              <w:ind w:firstLine="0" w:firstLineChars="0"/>
              <w:rPr>
                <w:rFonts w:ascii="宋体" w:hAnsi="宋体"/>
              </w:rPr>
            </w:pPr>
            <w:r>
              <w:rPr>
                <w:rFonts w:hint="eastAsia" w:ascii="宋体" w:hAnsi="宋体" w:cs="仿宋_GB2312"/>
                <w:position w:val="6"/>
              </w:rPr>
              <w:t>大众媒介与信息传播模式</w:t>
            </w:r>
          </w:p>
        </w:tc>
        <w:tc>
          <w:tcPr>
            <w:tcW w:w="900"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5F921256">
            <w:pPr>
              <w:widowControl/>
              <w:spacing w:line="240" w:lineRule="auto"/>
              <w:ind w:firstLine="0" w:firstLineChars="0"/>
              <w:jc w:val="center"/>
              <w:rPr>
                <w:rFonts w:ascii="宋体" w:hAnsi="宋体" w:cs="宋体"/>
                <w:kern w:val="0"/>
              </w:rPr>
            </w:pPr>
            <w:r>
              <w:rPr>
                <w:rFonts w:hint="eastAsia" w:ascii="宋体" w:hAnsi="宋体" w:cs="宋体"/>
                <w:kern w:val="0"/>
              </w:rPr>
              <w:t>学时</w:t>
            </w:r>
          </w:p>
        </w:tc>
        <w:tc>
          <w:tcPr>
            <w:tcW w:w="108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67FBB5F">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理论</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76BADFA0">
            <w:pPr>
              <w:widowControl/>
              <w:spacing w:line="240" w:lineRule="auto"/>
              <w:ind w:firstLine="0" w:firstLineChars="0"/>
              <w:jc w:val="center"/>
              <w:rPr>
                <w:rFonts w:ascii="宋体" w:hAnsi="宋体" w:cs="宋体"/>
                <w:kern w:val="0"/>
              </w:rPr>
            </w:pPr>
            <w:r>
              <w:rPr>
                <w:rFonts w:hint="eastAsia" w:ascii="宋体" w:hAnsi="宋体" w:cs="宋体"/>
                <w:kern w:val="0"/>
              </w:rPr>
              <w:t>6</w:t>
            </w:r>
          </w:p>
        </w:tc>
      </w:tr>
      <w:tr w14:paraId="55707AF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8"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03D8003">
            <w:pPr>
              <w:widowControl/>
              <w:spacing w:line="240" w:lineRule="auto"/>
              <w:ind w:firstLine="0" w:firstLineChars="0"/>
              <w:jc w:val="center"/>
              <w:rPr>
                <w:rFonts w:ascii="宋体" w:hAnsi="宋体" w:cs="宋体"/>
                <w:kern w:val="0"/>
              </w:rPr>
            </w:pPr>
            <w:r>
              <w:rPr>
                <w:rFonts w:hint="eastAsia" w:ascii="宋体" w:hAnsi="宋体" w:cs="宋体"/>
                <w:kern w:val="0"/>
              </w:rPr>
              <w:t>单元2</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noWrap w:val="0"/>
            <w:vAlign w:val="center"/>
          </w:tcPr>
          <w:p w14:paraId="26A75E61">
            <w:pPr>
              <w:widowControl/>
              <w:spacing w:line="240" w:lineRule="auto"/>
              <w:ind w:firstLine="0" w:firstLineChars="0"/>
              <w:jc w:val="left"/>
              <w:rPr>
                <w:rFonts w:ascii="宋体" w:hAnsi="宋体" w:cs="宋体"/>
                <w:kern w:val="0"/>
              </w:rPr>
            </w:pPr>
            <w:r>
              <w:rPr>
                <w:rFonts w:hint="eastAsia"/>
              </w:rPr>
              <w:t>公关新闻稿文案创作</w:t>
            </w:r>
          </w:p>
        </w:tc>
        <w:tc>
          <w:tcPr>
            <w:tcW w:w="900"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30C4762">
            <w:pPr>
              <w:widowControl/>
              <w:spacing w:line="240" w:lineRule="auto"/>
              <w:ind w:firstLine="0" w:firstLineChars="0"/>
              <w:jc w:val="left"/>
              <w:rPr>
                <w:rFonts w:ascii="宋体" w:hAnsi="宋体" w:cs="宋体"/>
                <w:kern w:val="0"/>
              </w:rPr>
            </w:pPr>
          </w:p>
        </w:tc>
        <w:tc>
          <w:tcPr>
            <w:tcW w:w="108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06C3FF2">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实践</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7DBD6AC1">
            <w:pPr>
              <w:widowControl/>
              <w:spacing w:line="240" w:lineRule="auto"/>
              <w:ind w:firstLine="0" w:firstLineChars="0"/>
              <w:jc w:val="center"/>
              <w:rPr>
                <w:rFonts w:ascii="宋体" w:hAnsi="宋体" w:cs="宋体"/>
                <w:kern w:val="0"/>
              </w:rPr>
            </w:pPr>
            <w:r>
              <w:rPr>
                <w:rFonts w:hint="eastAsia" w:ascii="宋体" w:hAnsi="宋体" w:cs="宋体"/>
                <w:kern w:val="0"/>
              </w:rPr>
              <w:t>8</w:t>
            </w:r>
          </w:p>
        </w:tc>
      </w:tr>
      <w:tr w14:paraId="683A286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0"/>
            <w:vAlign w:val="center"/>
          </w:tcPr>
          <w:p w14:paraId="32857D5D">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1AD88CB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0"/>
            <w:vAlign w:val="center"/>
          </w:tcPr>
          <w:p w14:paraId="2D1CD618">
            <w:pPr>
              <w:widowControl/>
              <w:spacing w:line="240" w:lineRule="auto"/>
              <w:ind w:firstLine="480"/>
              <w:jc w:val="left"/>
              <w:rPr>
                <w:rFonts w:ascii="宋体" w:hAnsi="宋体" w:cs="宋体"/>
                <w:color w:val="FF0000"/>
                <w:kern w:val="0"/>
              </w:rPr>
            </w:pPr>
            <w:r>
              <w:rPr>
                <w:rFonts w:hint="eastAsia" w:ascii="宋体" w:hAnsi="宋体" w:cs="宋体"/>
                <w:kern w:val="0"/>
              </w:rPr>
              <w:t>公关新闻稿是公关与广告的融合领域，有效的公关新闻稿离不开对大众媒介与信息传播模式的深度理解与灵活应用。本模块通过指导学生认识大众媒介与信息传播模式的基本知识，同时学习公关新闻稿的写作要素、体裁及基本写作方法，着重训练学生创作</w:t>
            </w:r>
            <w:r>
              <w:rPr>
                <w:rFonts w:hint="eastAsia"/>
              </w:rPr>
              <w:t>具有新闻性且能有效传达时尚信息的公关新闻稿。</w:t>
            </w:r>
          </w:p>
        </w:tc>
      </w:tr>
      <w:tr w14:paraId="2F1D77A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28231558">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500" w:type="dxa"/>
            <w:gridSpan w:val="4"/>
            <w:tcBorders>
              <w:top w:val="nil"/>
              <w:left w:val="nil"/>
              <w:bottom w:val="single" w:color="auto" w:sz="4" w:space="0"/>
              <w:right w:val="single" w:color="auto" w:sz="4" w:space="0"/>
            </w:tcBorders>
            <w:noWrap w:val="0"/>
            <w:vAlign w:val="center"/>
          </w:tcPr>
          <w:p w14:paraId="0AA095EC">
            <w:pPr>
              <w:widowControl/>
              <w:spacing w:line="240" w:lineRule="auto"/>
              <w:ind w:firstLine="0" w:firstLineChars="0"/>
              <w:jc w:val="left"/>
              <w:rPr>
                <w:rFonts w:ascii="宋体" w:hAnsi="宋体" w:cs="宋体"/>
                <w:kern w:val="0"/>
              </w:rPr>
            </w:pPr>
            <w:r>
              <w:rPr>
                <w:rFonts w:hint="eastAsia" w:ascii="宋体" w:hAnsi="宋体" w:cs="宋体"/>
                <w:kern w:val="0"/>
              </w:rPr>
              <w:t>主要教学方法</w:t>
            </w:r>
          </w:p>
        </w:tc>
      </w:tr>
      <w:tr w14:paraId="64D7057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83"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2780A5C8">
            <w:pPr>
              <w:widowControl/>
              <w:spacing w:line="240" w:lineRule="auto"/>
              <w:ind w:firstLine="0" w:firstLineChars="0"/>
              <w:jc w:val="left"/>
              <w:rPr>
                <w:rFonts w:ascii="宋体" w:hAnsi="宋体" w:cs="宋体"/>
                <w:kern w:val="0"/>
              </w:rPr>
            </w:pPr>
            <w:r>
              <w:rPr>
                <w:rFonts w:hint="eastAsia" w:ascii="宋体" w:hAnsi="宋体" w:cs="宋体"/>
                <w:kern w:val="0"/>
              </w:rPr>
              <w:t>重点：</w:t>
            </w:r>
          </w:p>
          <w:p w14:paraId="1B64CED5">
            <w:pPr>
              <w:pStyle w:val="15"/>
              <w:widowControl/>
              <w:numPr>
                <w:ilvl w:val="0"/>
                <w:numId w:val="42"/>
              </w:numPr>
              <w:spacing w:line="240" w:lineRule="auto"/>
              <w:ind w:firstLineChars="0"/>
              <w:jc w:val="left"/>
              <w:rPr>
                <w:rFonts w:ascii="宋体" w:hAnsi="宋体"/>
              </w:rPr>
            </w:pPr>
            <w:r>
              <w:rPr>
                <w:rFonts w:hint="eastAsia" w:ascii="宋体" w:hAnsi="宋体"/>
              </w:rPr>
              <w:t>认识大众媒介与信息传播模式的基本知识；</w:t>
            </w:r>
          </w:p>
          <w:p w14:paraId="1AF9A098">
            <w:pPr>
              <w:pStyle w:val="15"/>
              <w:widowControl/>
              <w:numPr>
                <w:ilvl w:val="0"/>
                <w:numId w:val="42"/>
              </w:numPr>
              <w:spacing w:line="240" w:lineRule="auto"/>
              <w:ind w:firstLineChars="0"/>
              <w:jc w:val="left"/>
              <w:rPr>
                <w:rFonts w:ascii="宋体" w:hAnsi="宋体"/>
              </w:rPr>
            </w:pPr>
            <w:r>
              <w:rPr>
                <w:rFonts w:hint="eastAsia" w:ascii="宋体" w:hAnsi="宋体"/>
              </w:rPr>
              <w:t>认识公关新闻稿的要素、体裁与基本写作方法。</w:t>
            </w:r>
          </w:p>
          <w:p w14:paraId="5931B8ED">
            <w:pPr>
              <w:widowControl/>
              <w:spacing w:line="240" w:lineRule="auto"/>
              <w:ind w:firstLine="0" w:firstLineChars="0"/>
              <w:jc w:val="left"/>
              <w:rPr>
                <w:rFonts w:ascii="宋体" w:hAnsi="宋体"/>
              </w:rPr>
            </w:pPr>
          </w:p>
          <w:p w14:paraId="57D99535">
            <w:pPr>
              <w:widowControl/>
              <w:spacing w:line="240" w:lineRule="auto"/>
              <w:ind w:firstLine="0" w:firstLineChars="0"/>
              <w:jc w:val="left"/>
            </w:pPr>
            <w:r>
              <w:rPr>
                <w:rFonts w:hint="eastAsia"/>
              </w:rPr>
              <w:t>难点：</w:t>
            </w:r>
          </w:p>
          <w:p w14:paraId="60E9A229">
            <w:pPr>
              <w:widowControl/>
              <w:spacing w:line="240" w:lineRule="auto"/>
              <w:ind w:firstLine="0" w:firstLineChars="0"/>
              <w:jc w:val="left"/>
              <w:rPr>
                <w:rFonts w:ascii="宋体" w:hAnsi="宋体" w:cs="宋体"/>
                <w:color w:val="FF0000"/>
                <w:kern w:val="0"/>
              </w:rPr>
            </w:pPr>
            <w:r>
              <w:rPr>
                <w:rFonts w:hint="eastAsia"/>
              </w:rPr>
              <w:t xml:space="preserve">    综合运用所学知识完成一篇具有新闻性且能有效传达时尚信息的公关新闻稿。</w:t>
            </w:r>
          </w:p>
        </w:tc>
        <w:tc>
          <w:tcPr>
            <w:tcW w:w="4500" w:type="dxa"/>
            <w:gridSpan w:val="4"/>
            <w:tcBorders>
              <w:top w:val="nil"/>
              <w:left w:val="nil"/>
              <w:bottom w:val="single" w:color="auto" w:sz="4" w:space="0"/>
              <w:right w:val="single" w:color="auto" w:sz="4" w:space="0"/>
            </w:tcBorders>
            <w:noWrap w:val="0"/>
            <w:vAlign w:val="center"/>
          </w:tcPr>
          <w:p w14:paraId="30F2494A">
            <w:pPr>
              <w:widowControl/>
              <w:spacing w:line="240" w:lineRule="auto"/>
              <w:ind w:firstLine="0" w:firstLineChars="0"/>
              <w:jc w:val="left"/>
              <w:rPr>
                <w:rFonts w:ascii="宋体" w:hAnsi="宋体" w:cs="宋体"/>
                <w:kern w:val="0"/>
              </w:rPr>
            </w:pPr>
            <w:r>
              <w:rPr>
                <w:rFonts w:hint="eastAsia" w:ascii="宋体" w:hAnsi="宋体" w:cs="宋体"/>
                <w:kern w:val="0"/>
              </w:rPr>
              <w:t>　多媒体演示、现场讲评、作品点评</w:t>
            </w:r>
          </w:p>
        </w:tc>
      </w:tr>
      <w:tr w14:paraId="6FC4F8F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6404E0C">
            <w:pPr>
              <w:widowControl/>
              <w:spacing w:line="240" w:lineRule="auto"/>
              <w:ind w:firstLine="0" w:firstLineChars="0"/>
              <w:jc w:val="left"/>
              <w:rPr>
                <w:rFonts w:ascii="宋体" w:hAnsi="宋体" w:cs="宋体"/>
                <w:color w:val="FF0000"/>
                <w:kern w:val="0"/>
              </w:rPr>
            </w:pPr>
          </w:p>
        </w:tc>
        <w:tc>
          <w:tcPr>
            <w:tcW w:w="4500" w:type="dxa"/>
            <w:gridSpan w:val="4"/>
            <w:tcBorders>
              <w:top w:val="nil"/>
              <w:left w:val="nil"/>
              <w:bottom w:val="single" w:color="auto" w:sz="4" w:space="0"/>
              <w:right w:val="single" w:color="auto" w:sz="4" w:space="0"/>
            </w:tcBorders>
            <w:noWrap w:val="0"/>
            <w:vAlign w:val="center"/>
          </w:tcPr>
          <w:p w14:paraId="5FF6DFFD">
            <w:pPr>
              <w:widowControl/>
              <w:spacing w:line="240" w:lineRule="auto"/>
              <w:ind w:firstLine="0" w:firstLineChars="0"/>
              <w:jc w:val="left"/>
              <w:rPr>
                <w:rFonts w:ascii="宋体" w:hAnsi="宋体" w:cs="宋体"/>
                <w:kern w:val="0"/>
              </w:rPr>
            </w:pPr>
            <w:r>
              <w:rPr>
                <w:rFonts w:hint="eastAsia" w:ascii="宋体" w:hAnsi="宋体" w:cs="宋体"/>
                <w:kern w:val="0"/>
              </w:rPr>
              <w:t>教学地点</w:t>
            </w:r>
          </w:p>
        </w:tc>
      </w:tr>
      <w:tr w14:paraId="190EFBB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3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4CAAE3D">
            <w:pPr>
              <w:widowControl/>
              <w:spacing w:line="240" w:lineRule="auto"/>
              <w:ind w:firstLine="0" w:firstLineChars="0"/>
              <w:jc w:val="left"/>
              <w:rPr>
                <w:rFonts w:ascii="宋体" w:hAnsi="宋体" w:cs="宋体"/>
                <w:color w:val="FF0000"/>
                <w:kern w:val="0"/>
              </w:rPr>
            </w:pPr>
          </w:p>
        </w:tc>
        <w:tc>
          <w:tcPr>
            <w:tcW w:w="4500" w:type="dxa"/>
            <w:gridSpan w:val="4"/>
            <w:tcBorders>
              <w:top w:val="nil"/>
              <w:left w:val="nil"/>
              <w:bottom w:val="single" w:color="auto" w:sz="4" w:space="0"/>
              <w:right w:val="single" w:color="auto" w:sz="4" w:space="0"/>
            </w:tcBorders>
            <w:noWrap w:val="0"/>
            <w:vAlign w:val="center"/>
          </w:tcPr>
          <w:p w14:paraId="27250241">
            <w:pPr>
              <w:widowControl/>
              <w:spacing w:line="240" w:lineRule="auto"/>
              <w:ind w:firstLine="315" w:firstLineChars="150"/>
              <w:jc w:val="left"/>
              <w:rPr>
                <w:rFonts w:ascii="宋体" w:hAnsi="宋体" w:cs="宋体"/>
                <w:kern w:val="0"/>
              </w:rPr>
            </w:pPr>
            <w:r>
              <w:rPr>
                <w:rFonts w:hint="eastAsia" w:ascii="宋体" w:hAnsi="宋体" w:cs="宋体"/>
                <w:kern w:val="0"/>
              </w:rPr>
              <w:t>多媒体电脑机房</w:t>
            </w:r>
          </w:p>
        </w:tc>
      </w:tr>
      <w:tr w14:paraId="04A805A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5A988D0">
            <w:pPr>
              <w:widowControl/>
              <w:spacing w:line="240" w:lineRule="auto"/>
              <w:ind w:firstLine="0" w:firstLineChars="0"/>
              <w:jc w:val="left"/>
              <w:rPr>
                <w:rFonts w:ascii="宋体" w:hAnsi="宋体" w:cs="宋体"/>
                <w:color w:val="FF0000"/>
                <w:kern w:val="0"/>
              </w:rPr>
            </w:pPr>
          </w:p>
        </w:tc>
        <w:tc>
          <w:tcPr>
            <w:tcW w:w="4500" w:type="dxa"/>
            <w:gridSpan w:val="4"/>
            <w:tcBorders>
              <w:top w:val="nil"/>
              <w:left w:val="nil"/>
              <w:bottom w:val="single" w:color="auto" w:sz="4" w:space="0"/>
              <w:right w:val="single" w:color="auto" w:sz="4" w:space="0"/>
            </w:tcBorders>
            <w:noWrap w:val="0"/>
            <w:vAlign w:val="center"/>
          </w:tcPr>
          <w:p w14:paraId="595F37B9">
            <w:pPr>
              <w:widowControl/>
              <w:spacing w:line="240" w:lineRule="auto"/>
              <w:ind w:firstLine="0" w:firstLineChars="0"/>
              <w:jc w:val="left"/>
              <w:rPr>
                <w:rFonts w:ascii="宋体" w:hAnsi="宋体" w:cs="宋体"/>
                <w:kern w:val="0"/>
              </w:rPr>
            </w:pPr>
            <w:r>
              <w:rPr>
                <w:rFonts w:hint="eastAsia" w:ascii="宋体" w:hAnsi="宋体" w:cs="宋体"/>
                <w:kern w:val="0"/>
              </w:rPr>
              <w:t>教学及参考资料</w:t>
            </w:r>
          </w:p>
        </w:tc>
      </w:tr>
      <w:tr w14:paraId="4F06864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496ECA1F">
            <w:pPr>
              <w:widowControl/>
              <w:spacing w:line="240" w:lineRule="auto"/>
              <w:ind w:firstLine="0" w:firstLineChars="0"/>
              <w:jc w:val="left"/>
              <w:rPr>
                <w:rFonts w:ascii="宋体" w:hAnsi="宋体" w:cs="宋体"/>
                <w:color w:val="FF0000"/>
                <w:kern w:val="0"/>
              </w:rPr>
            </w:pPr>
          </w:p>
        </w:tc>
        <w:tc>
          <w:tcPr>
            <w:tcW w:w="4500" w:type="dxa"/>
            <w:gridSpan w:val="4"/>
            <w:tcBorders>
              <w:top w:val="nil"/>
              <w:left w:val="nil"/>
              <w:bottom w:val="single" w:color="auto" w:sz="4" w:space="0"/>
              <w:right w:val="single" w:color="auto" w:sz="4" w:space="0"/>
            </w:tcBorders>
            <w:noWrap w:val="0"/>
            <w:vAlign w:val="center"/>
          </w:tcPr>
          <w:p w14:paraId="30A24FAF">
            <w:pPr>
              <w:ind w:firstLine="0" w:firstLineChars="0"/>
              <w:rPr>
                <w:rFonts w:ascii="宋体" w:hAnsi="宋体" w:cs="仿宋_GB2312"/>
                <w:position w:val="6"/>
              </w:rPr>
            </w:pPr>
            <w:r>
              <w:rPr>
                <w:rFonts w:hint="eastAsia" w:ascii="宋体" w:hAnsi="宋体" w:cs="宋体"/>
                <w:kern w:val="0"/>
              </w:rPr>
              <w:t xml:space="preserve">    《文案创作完全手册》，《</w:t>
            </w:r>
            <w:r>
              <w:rPr>
                <w:rFonts w:ascii="宋体" w:hAnsi="宋体" w:cs="宋体"/>
                <w:kern w:val="0"/>
              </w:rPr>
              <w:fldChar w:fldCharType="begin"/>
            </w:r>
            <w:r>
              <w:rPr>
                <w:rFonts w:ascii="宋体" w:hAnsi="宋体" w:cs="宋体"/>
                <w:kern w:val="0"/>
              </w:rPr>
              <w:instrText xml:space="preserve"> HYPERLINK "http://www.baidu.com/link?url=Ja31UJX0RXJtjk2ldhv-kOiNgzwibueQWVslDvRK407" \t "_blank" </w:instrText>
            </w:r>
            <w:r>
              <w:rPr>
                <w:rFonts w:ascii="宋体" w:hAnsi="宋体" w:cs="宋体"/>
                <w:kern w:val="0"/>
              </w:rPr>
              <w:fldChar w:fldCharType="separate"/>
            </w:r>
            <w:r>
              <w:rPr>
                <w:rFonts w:ascii="宋体" w:hAnsi="宋体" w:cs="宋体"/>
                <w:kern w:val="0"/>
              </w:rPr>
              <w:t>VOGUE时尚网</w:t>
            </w:r>
            <w:r>
              <w:rPr>
                <w:rFonts w:ascii="宋体" w:hAnsi="宋体" w:cs="宋体"/>
                <w:kern w:val="0"/>
              </w:rPr>
              <w:fldChar w:fldCharType="end"/>
            </w:r>
            <w:r>
              <w:rPr>
                <w:rFonts w:hint="eastAsia" w:ascii="宋体" w:hAnsi="宋体" w:cs="宋体"/>
                <w:kern w:val="0"/>
              </w:rPr>
              <w:t>》，《时尚TRENDS》，具有较高影响力的时尚品牌公关新闻稿案例，历届优秀师生文案作品</w:t>
            </w:r>
          </w:p>
        </w:tc>
      </w:tr>
      <w:tr w14:paraId="26D4990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A4CCF3F">
            <w:pPr>
              <w:widowControl/>
              <w:spacing w:line="240" w:lineRule="auto"/>
              <w:ind w:firstLine="0" w:firstLineChars="0"/>
              <w:jc w:val="left"/>
              <w:rPr>
                <w:rFonts w:ascii="宋体" w:hAnsi="宋体" w:cs="宋体"/>
                <w:color w:val="FF0000"/>
                <w:kern w:val="0"/>
              </w:rPr>
            </w:pPr>
          </w:p>
        </w:tc>
        <w:tc>
          <w:tcPr>
            <w:tcW w:w="4500" w:type="dxa"/>
            <w:gridSpan w:val="4"/>
            <w:tcBorders>
              <w:top w:val="nil"/>
              <w:left w:val="nil"/>
              <w:bottom w:val="single" w:color="auto" w:sz="4" w:space="0"/>
              <w:right w:val="single" w:color="auto" w:sz="4" w:space="0"/>
            </w:tcBorders>
            <w:noWrap w:val="0"/>
            <w:vAlign w:val="center"/>
          </w:tcPr>
          <w:p w14:paraId="1580C80D">
            <w:pPr>
              <w:widowControl/>
              <w:spacing w:line="240" w:lineRule="auto"/>
              <w:ind w:firstLine="0" w:firstLineChars="0"/>
              <w:jc w:val="left"/>
              <w:rPr>
                <w:rFonts w:ascii="宋体" w:hAnsi="宋体" w:cs="宋体"/>
                <w:kern w:val="0"/>
              </w:rPr>
            </w:pPr>
            <w:r>
              <w:rPr>
                <w:rFonts w:hint="eastAsia" w:ascii="宋体" w:hAnsi="宋体" w:cs="宋体"/>
                <w:kern w:val="0"/>
              </w:rPr>
              <w:t>练习与习题建议</w:t>
            </w:r>
          </w:p>
        </w:tc>
      </w:tr>
      <w:tr w14:paraId="20376DF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41"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ACC2F7F">
            <w:pPr>
              <w:widowControl/>
              <w:spacing w:line="240" w:lineRule="auto"/>
              <w:ind w:firstLine="0" w:firstLineChars="0"/>
              <w:jc w:val="left"/>
              <w:rPr>
                <w:rFonts w:ascii="宋体" w:hAnsi="宋体" w:cs="宋体"/>
                <w:color w:val="FF0000"/>
                <w:kern w:val="0"/>
              </w:rPr>
            </w:pPr>
          </w:p>
        </w:tc>
        <w:tc>
          <w:tcPr>
            <w:tcW w:w="4500" w:type="dxa"/>
            <w:gridSpan w:val="4"/>
            <w:tcBorders>
              <w:top w:val="nil"/>
              <w:left w:val="nil"/>
              <w:bottom w:val="single" w:color="auto" w:sz="4" w:space="0"/>
              <w:right w:val="single" w:color="auto" w:sz="4" w:space="0"/>
            </w:tcBorders>
            <w:noWrap w:val="0"/>
            <w:vAlign w:val="center"/>
          </w:tcPr>
          <w:p w14:paraId="4C002196">
            <w:pPr>
              <w:widowControl/>
              <w:spacing w:line="240" w:lineRule="auto"/>
              <w:ind w:firstLine="0" w:firstLineChars="0"/>
              <w:jc w:val="left"/>
              <w:rPr>
                <w:rFonts w:ascii="宋体" w:hAnsi="宋体" w:cs="宋体"/>
                <w:kern w:val="0"/>
              </w:rPr>
            </w:pPr>
            <w:r>
              <w:rPr>
                <w:rFonts w:hint="eastAsia" w:ascii="宋体" w:hAnsi="宋体" w:cs="宋体"/>
                <w:kern w:val="0"/>
              </w:rPr>
              <w:t>　  每个单元有对应的练习</w:t>
            </w:r>
          </w:p>
        </w:tc>
      </w:tr>
      <w:tr w14:paraId="5D0851E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0C621ED1">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w:t>
            </w:r>
          </w:p>
        </w:tc>
        <w:tc>
          <w:tcPr>
            <w:tcW w:w="4500" w:type="dxa"/>
            <w:gridSpan w:val="4"/>
            <w:tcBorders>
              <w:top w:val="nil"/>
              <w:left w:val="nil"/>
              <w:bottom w:val="single" w:color="auto" w:sz="4" w:space="0"/>
              <w:right w:val="single" w:color="auto" w:sz="4" w:space="0"/>
            </w:tcBorders>
            <w:noWrap w:val="0"/>
            <w:vAlign w:val="center"/>
          </w:tcPr>
          <w:p w14:paraId="38AE5D54">
            <w:pPr>
              <w:widowControl/>
              <w:spacing w:line="240" w:lineRule="auto"/>
              <w:ind w:firstLine="0" w:firstLineChars="0"/>
              <w:jc w:val="left"/>
              <w:rPr>
                <w:rFonts w:ascii="宋体" w:hAnsi="宋体" w:cs="宋体"/>
                <w:kern w:val="0"/>
              </w:rPr>
            </w:pPr>
            <w:r>
              <w:rPr>
                <w:rFonts w:hint="eastAsia" w:ascii="宋体" w:hAnsi="宋体" w:cs="宋体"/>
                <w:kern w:val="0"/>
              </w:rPr>
              <w:t>权重分配</w:t>
            </w:r>
          </w:p>
        </w:tc>
      </w:tr>
      <w:tr w14:paraId="41C9F2C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65"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10F6240A">
            <w:pPr>
              <w:widowControl/>
              <w:spacing w:line="240" w:lineRule="auto"/>
              <w:ind w:firstLine="0" w:firstLineChars="0"/>
              <w:jc w:val="center"/>
              <w:rPr>
                <w:rFonts w:ascii="宋体" w:hAnsi="宋体" w:cs="宋体"/>
                <w:kern w:val="0"/>
              </w:rPr>
            </w:pPr>
            <w:r>
              <w:rPr>
                <w:rFonts w:hint="eastAsia" w:ascii="宋体" w:hAnsi="宋体" w:cs="宋体"/>
                <w:kern w:val="0"/>
              </w:rPr>
              <w:t>　平时练习与综合练习相结合，个人能力与集体评价相结合。</w:t>
            </w:r>
          </w:p>
        </w:tc>
        <w:tc>
          <w:tcPr>
            <w:tcW w:w="4500" w:type="dxa"/>
            <w:gridSpan w:val="4"/>
            <w:tcBorders>
              <w:top w:val="nil"/>
              <w:left w:val="nil"/>
              <w:bottom w:val="single" w:color="auto" w:sz="4" w:space="0"/>
              <w:right w:val="single" w:color="auto" w:sz="4" w:space="0"/>
            </w:tcBorders>
            <w:noWrap w:val="0"/>
            <w:vAlign w:val="center"/>
          </w:tcPr>
          <w:p w14:paraId="45FE9D66">
            <w:pPr>
              <w:widowControl/>
              <w:spacing w:line="240" w:lineRule="auto"/>
              <w:ind w:firstLine="0" w:firstLineChars="0"/>
              <w:jc w:val="left"/>
              <w:rPr>
                <w:rFonts w:ascii="宋体" w:hAnsi="宋体" w:cs="宋体"/>
                <w:kern w:val="0"/>
              </w:rPr>
            </w:pPr>
            <w:r>
              <w:rPr>
                <w:rFonts w:hint="eastAsia" w:ascii="宋体" w:hAnsi="宋体" w:cs="宋体"/>
                <w:kern w:val="0"/>
              </w:rPr>
              <w:t>平时练习占 40 %、综合练习占40 %</w:t>
            </w:r>
          </w:p>
          <w:p w14:paraId="25527483">
            <w:pPr>
              <w:widowControl/>
              <w:spacing w:line="240" w:lineRule="auto"/>
              <w:ind w:firstLine="0" w:firstLineChars="0"/>
              <w:jc w:val="left"/>
              <w:rPr>
                <w:rFonts w:ascii="宋体" w:hAnsi="宋体" w:cs="宋体"/>
                <w:kern w:val="0"/>
              </w:rPr>
            </w:pPr>
            <w:r>
              <w:rPr>
                <w:rFonts w:hint="eastAsia" w:ascii="宋体" w:hAnsi="宋体" w:cs="宋体"/>
                <w:kern w:val="0"/>
              </w:rPr>
              <w:t>集体评价占 20 %</w:t>
            </w:r>
          </w:p>
        </w:tc>
      </w:tr>
    </w:tbl>
    <w:p w14:paraId="2024FE3C">
      <w:pPr>
        <w:ind w:firstLine="480"/>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080"/>
        <w:gridCol w:w="900"/>
        <w:gridCol w:w="1080"/>
        <w:gridCol w:w="1440"/>
      </w:tblGrid>
      <w:tr w14:paraId="37A75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noWrap w:val="0"/>
            <w:vAlign w:val="center"/>
          </w:tcPr>
          <w:p w14:paraId="7BD1C482">
            <w:pPr>
              <w:widowControl/>
              <w:spacing w:line="240" w:lineRule="auto"/>
              <w:ind w:firstLine="0" w:firstLineChars="0"/>
              <w:rPr>
                <w:rFonts w:ascii="宋体" w:hAnsi="宋体" w:cs="宋体"/>
                <w:kern w:val="0"/>
              </w:rPr>
            </w:pPr>
            <w:r>
              <w:rPr>
                <w:rFonts w:hint="eastAsia" w:ascii="宋体" w:hAnsi="宋体" w:cs="宋体"/>
                <w:kern w:val="0"/>
              </w:rPr>
              <w:t>模块（或工作情境）</w:t>
            </w:r>
          </w:p>
        </w:tc>
        <w:tc>
          <w:tcPr>
            <w:tcW w:w="6973" w:type="dxa"/>
            <w:gridSpan w:val="5"/>
            <w:tcBorders>
              <w:top w:val="single" w:color="auto" w:sz="4" w:space="0"/>
              <w:left w:val="single" w:color="auto" w:sz="4" w:space="0"/>
              <w:bottom w:val="single" w:color="auto" w:sz="4" w:space="0"/>
              <w:right w:val="single" w:color="auto" w:sz="4" w:space="0"/>
            </w:tcBorders>
            <w:noWrap w:val="0"/>
            <w:vAlign w:val="center"/>
          </w:tcPr>
          <w:p w14:paraId="5592E014">
            <w:pPr>
              <w:widowControl/>
              <w:spacing w:line="240" w:lineRule="auto"/>
              <w:ind w:firstLine="0" w:firstLineChars="0"/>
              <w:jc w:val="center"/>
              <w:rPr>
                <w:rFonts w:ascii="宋体" w:hAnsi="宋体" w:cs="宋体"/>
                <w:kern w:val="0"/>
              </w:rPr>
            </w:pPr>
            <w:r>
              <w:rPr>
                <w:rFonts w:hint="eastAsia" w:ascii="宋体" w:hAnsi="宋体" w:cs="宋体"/>
                <w:kern w:val="0"/>
              </w:rPr>
              <w:t>模块五：自媒体文案</w:t>
            </w:r>
          </w:p>
        </w:tc>
      </w:tr>
      <w:tr w14:paraId="55BA6DD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41"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43EB023">
            <w:pPr>
              <w:widowControl/>
              <w:spacing w:line="240" w:lineRule="auto"/>
              <w:ind w:firstLine="0" w:firstLineChars="0"/>
              <w:jc w:val="center"/>
              <w:rPr>
                <w:rFonts w:ascii="宋体" w:hAnsi="宋体" w:cs="宋体"/>
                <w:kern w:val="0"/>
              </w:rPr>
            </w:pPr>
            <w:r>
              <w:rPr>
                <w:rFonts w:hint="eastAsia" w:ascii="宋体" w:hAnsi="宋体" w:cs="宋体"/>
                <w:kern w:val="0"/>
              </w:rPr>
              <w:t>单元1</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noWrap w:val="0"/>
            <w:vAlign w:val="center"/>
          </w:tcPr>
          <w:p w14:paraId="21F643FE">
            <w:pPr>
              <w:ind w:firstLine="0" w:firstLineChars="0"/>
              <w:rPr>
                <w:rFonts w:ascii="宋体" w:hAnsi="宋体"/>
              </w:rPr>
            </w:pPr>
            <w:r>
              <w:rPr>
                <w:rFonts w:hint="eastAsia"/>
              </w:rPr>
              <w:t>电视广告、多媒体与网络文案</w:t>
            </w:r>
          </w:p>
        </w:tc>
        <w:tc>
          <w:tcPr>
            <w:tcW w:w="900"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47C9BC18">
            <w:pPr>
              <w:widowControl/>
              <w:spacing w:line="240" w:lineRule="auto"/>
              <w:ind w:firstLine="0" w:firstLineChars="0"/>
              <w:jc w:val="center"/>
              <w:rPr>
                <w:rFonts w:ascii="宋体" w:hAnsi="宋体" w:cs="宋体"/>
                <w:kern w:val="0"/>
              </w:rPr>
            </w:pPr>
            <w:r>
              <w:rPr>
                <w:rFonts w:hint="eastAsia" w:ascii="宋体" w:hAnsi="宋体" w:cs="宋体"/>
                <w:kern w:val="0"/>
              </w:rPr>
              <w:t>学时</w:t>
            </w:r>
          </w:p>
        </w:tc>
        <w:tc>
          <w:tcPr>
            <w:tcW w:w="108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2737FCD">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理论</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064A4C34">
            <w:pPr>
              <w:widowControl/>
              <w:spacing w:line="240" w:lineRule="auto"/>
              <w:ind w:firstLine="0" w:firstLineChars="0"/>
              <w:jc w:val="center"/>
              <w:rPr>
                <w:rFonts w:ascii="宋体" w:hAnsi="宋体" w:cs="宋体"/>
                <w:kern w:val="0"/>
              </w:rPr>
            </w:pPr>
            <w:r>
              <w:rPr>
                <w:rFonts w:hint="eastAsia" w:ascii="宋体" w:hAnsi="宋体" w:cs="宋体"/>
                <w:kern w:val="0"/>
              </w:rPr>
              <w:t>6</w:t>
            </w:r>
          </w:p>
        </w:tc>
      </w:tr>
      <w:tr w14:paraId="149A38B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8" w:hRule="atLeast"/>
          <w:jc w:val="center"/>
        </w:trPr>
        <w:tc>
          <w:tcPr>
            <w:tcW w:w="128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625F4CF">
            <w:pPr>
              <w:widowControl/>
              <w:spacing w:line="240" w:lineRule="auto"/>
              <w:ind w:firstLine="0" w:firstLineChars="0"/>
              <w:jc w:val="center"/>
              <w:rPr>
                <w:rFonts w:ascii="宋体" w:hAnsi="宋体" w:cs="宋体"/>
                <w:kern w:val="0"/>
              </w:rPr>
            </w:pPr>
            <w:r>
              <w:rPr>
                <w:rFonts w:hint="eastAsia" w:ascii="宋体" w:hAnsi="宋体" w:cs="宋体"/>
                <w:kern w:val="0"/>
              </w:rPr>
              <w:t>单元2</w:t>
            </w:r>
          </w:p>
        </w:tc>
        <w:tc>
          <w:tcPr>
            <w:tcW w:w="4659" w:type="dxa"/>
            <w:gridSpan w:val="3"/>
            <w:tcBorders>
              <w:top w:val="single" w:color="auto" w:sz="4" w:space="0"/>
              <w:left w:val="single" w:color="auto" w:sz="4" w:space="0"/>
              <w:bottom w:val="single" w:color="auto" w:sz="4" w:space="0"/>
              <w:right w:val="single" w:color="auto" w:sz="4" w:space="0"/>
            </w:tcBorders>
            <w:shd w:val="clear" w:color="auto" w:fill="auto"/>
            <w:noWrap w:val="0"/>
            <w:vAlign w:val="center"/>
          </w:tcPr>
          <w:p w14:paraId="1B56ADD5">
            <w:pPr>
              <w:widowControl/>
              <w:spacing w:line="240" w:lineRule="auto"/>
              <w:ind w:firstLine="0" w:firstLineChars="0"/>
              <w:jc w:val="left"/>
              <w:rPr>
                <w:rFonts w:ascii="宋体" w:hAnsi="宋体" w:cs="宋体"/>
                <w:kern w:val="0"/>
              </w:rPr>
            </w:pPr>
            <w:r>
              <w:rPr>
                <w:rFonts w:hint="eastAsia"/>
              </w:rPr>
              <w:t>自媒体文案创作</w:t>
            </w:r>
          </w:p>
        </w:tc>
        <w:tc>
          <w:tcPr>
            <w:tcW w:w="900"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4DD7030">
            <w:pPr>
              <w:widowControl/>
              <w:spacing w:line="240" w:lineRule="auto"/>
              <w:ind w:firstLine="0" w:firstLineChars="0"/>
              <w:jc w:val="left"/>
              <w:rPr>
                <w:rFonts w:ascii="宋体" w:hAnsi="宋体" w:cs="宋体"/>
                <w:kern w:val="0"/>
              </w:rPr>
            </w:pPr>
          </w:p>
        </w:tc>
        <w:tc>
          <w:tcPr>
            <w:tcW w:w="108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6F4409B">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实践</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022B5411">
            <w:pPr>
              <w:widowControl/>
              <w:spacing w:line="240" w:lineRule="auto"/>
              <w:ind w:firstLine="0" w:firstLineChars="0"/>
              <w:jc w:val="center"/>
              <w:rPr>
                <w:rFonts w:ascii="宋体" w:hAnsi="宋体" w:cs="宋体"/>
                <w:kern w:val="0"/>
              </w:rPr>
            </w:pPr>
            <w:r>
              <w:rPr>
                <w:rFonts w:hint="eastAsia" w:ascii="宋体" w:hAnsi="宋体" w:cs="宋体"/>
                <w:kern w:val="0"/>
              </w:rPr>
              <w:t>8</w:t>
            </w:r>
          </w:p>
        </w:tc>
      </w:tr>
      <w:tr w14:paraId="0F6C8DE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0"/>
            <w:vAlign w:val="center"/>
          </w:tcPr>
          <w:p w14:paraId="5D77E867">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154E3F2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0"/>
            <w:vAlign w:val="center"/>
          </w:tcPr>
          <w:p w14:paraId="60B4B06B">
            <w:pPr>
              <w:widowControl/>
              <w:spacing w:line="240" w:lineRule="auto"/>
              <w:ind w:firstLine="174" w:firstLineChars="83"/>
              <w:jc w:val="left"/>
              <w:rPr>
                <w:rFonts w:ascii="宋体" w:hAnsi="宋体" w:cs="宋体"/>
                <w:color w:val="FF0000"/>
                <w:kern w:val="0"/>
              </w:rPr>
            </w:pPr>
            <w:r>
              <w:rPr>
                <w:rFonts w:hint="eastAsia" w:ascii="宋体" w:hAnsi="宋体" w:cs="宋体"/>
                <w:kern w:val="0"/>
              </w:rPr>
              <w:t xml:space="preserve">  电视广告、多媒体与网络文案是文案创作中有效结合视听效果，具有较高传播力度，也最具挑战性的领域。本模块通过指导学生认识电视广告、多媒体与网络文案的特征、共性与区别，同时以自媒体文案为项目载体，学习其写作要素、体裁与基本写作方法，着重训练学生运用所学知识，创作</w:t>
            </w:r>
            <w:r>
              <w:rPr>
                <w:rFonts w:hint="eastAsia"/>
              </w:rPr>
              <w:t>具有传播力且能结合多媒体有效传达时尚信息的自媒体文案。</w:t>
            </w:r>
          </w:p>
        </w:tc>
      </w:tr>
      <w:tr w14:paraId="5C25214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3F6DAAD5">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500" w:type="dxa"/>
            <w:gridSpan w:val="4"/>
            <w:tcBorders>
              <w:top w:val="nil"/>
              <w:left w:val="nil"/>
              <w:bottom w:val="single" w:color="auto" w:sz="4" w:space="0"/>
              <w:right w:val="single" w:color="auto" w:sz="4" w:space="0"/>
            </w:tcBorders>
            <w:noWrap w:val="0"/>
            <w:vAlign w:val="center"/>
          </w:tcPr>
          <w:p w14:paraId="47C62AFE">
            <w:pPr>
              <w:widowControl/>
              <w:spacing w:line="240" w:lineRule="auto"/>
              <w:ind w:firstLine="0" w:firstLineChars="0"/>
              <w:jc w:val="left"/>
              <w:rPr>
                <w:rFonts w:ascii="宋体" w:hAnsi="宋体" w:cs="宋体"/>
                <w:kern w:val="0"/>
              </w:rPr>
            </w:pPr>
            <w:r>
              <w:rPr>
                <w:rFonts w:hint="eastAsia" w:ascii="宋体" w:hAnsi="宋体" w:cs="宋体"/>
                <w:kern w:val="0"/>
              </w:rPr>
              <w:t>主要教学方法</w:t>
            </w:r>
          </w:p>
        </w:tc>
      </w:tr>
      <w:tr w14:paraId="7EF38CE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83"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22CA6B92">
            <w:pPr>
              <w:widowControl/>
              <w:spacing w:line="240" w:lineRule="auto"/>
              <w:ind w:firstLine="0" w:firstLineChars="0"/>
              <w:jc w:val="left"/>
              <w:rPr>
                <w:rFonts w:ascii="宋体" w:hAnsi="宋体" w:cs="宋体"/>
                <w:kern w:val="0"/>
              </w:rPr>
            </w:pPr>
            <w:r>
              <w:rPr>
                <w:rFonts w:hint="eastAsia" w:ascii="宋体" w:hAnsi="宋体" w:cs="宋体"/>
                <w:kern w:val="0"/>
              </w:rPr>
              <w:t>重点：</w:t>
            </w:r>
          </w:p>
          <w:p w14:paraId="5E24C8DA">
            <w:pPr>
              <w:widowControl/>
              <w:spacing w:line="240" w:lineRule="auto"/>
              <w:ind w:firstLine="0" w:firstLineChars="0"/>
              <w:jc w:val="left"/>
              <w:rPr>
                <w:rFonts w:ascii="宋体" w:hAnsi="宋体"/>
              </w:rPr>
            </w:pPr>
            <w:r>
              <w:rPr>
                <w:rFonts w:hint="eastAsia" w:ascii="宋体" w:hAnsi="宋体"/>
              </w:rPr>
              <w:t>1、认识电视广告、多媒体与网络文案的特征、共性与区别；</w:t>
            </w:r>
          </w:p>
          <w:p w14:paraId="02712BC7">
            <w:pPr>
              <w:widowControl/>
              <w:spacing w:line="240" w:lineRule="auto"/>
              <w:ind w:firstLine="0" w:firstLineChars="0"/>
              <w:jc w:val="left"/>
              <w:rPr>
                <w:rFonts w:ascii="宋体" w:hAnsi="宋体"/>
              </w:rPr>
            </w:pPr>
            <w:r>
              <w:rPr>
                <w:rFonts w:hint="eastAsia" w:ascii="宋体" w:hAnsi="宋体"/>
              </w:rPr>
              <w:t>2、认识自媒体文案的要素、体裁与基本写作方法。</w:t>
            </w:r>
          </w:p>
          <w:p w14:paraId="375321A0">
            <w:pPr>
              <w:widowControl/>
              <w:spacing w:line="240" w:lineRule="auto"/>
              <w:ind w:firstLine="0" w:firstLineChars="0"/>
              <w:jc w:val="left"/>
              <w:rPr>
                <w:rFonts w:ascii="宋体" w:hAnsi="宋体"/>
              </w:rPr>
            </w:pPr>
          </w:p>
          <w:p w14:paraId="2911BC2A">
            <w:pPr>
              <w:widowControl/>
              <w:spacing w:line="240" w:lineRule="auto"/>
              <w:ind w:firstLine="0" w:firstLineChars="0"/>
              <w:jc w:val="left"/>
            </w:pPr>
            <w:r>
              <w:rPr>
                <w:rFonts w:hint="eastAsia"/>
              </w:rPr>
              <w:t>难点：</w:t>
            </w:r>
          </w:p>
          <w:p w14:paraId="5EDD5F0C">
            <w:pPr>
              <w:widowControl/>
              <w:spacing w:line="240" w:lineRule="auto"/>
              <w:ind w:firstLine="0" w:firstLineChars="0"/>
              <w:jc w:val="left"/>
              <w:rPr>
                <w:rFonts w:ascii="宋体" w:hAnsi="宋体" w:cs="宋体"/>
                <w:color w:val="FF0000"/>
                <w:kern w:val="0"/>
              </w:rPr>
            </w:pPr>
            <w:r>
              <w:rPr>
                <w:rFonts w:hint="eastAsia"/>
              </w:rPr>
              <w:t xml:space="preserve">    综合运用所学知识完成一篇具有传播力且能结合多媒体有效传达时尚信息的自媒体文案。</w:t>
            </w:r>
          </w:p>
        </w:tc>
        <w:tc>
          <w:tcPr>
            <w:tcW w:w="4500" w:type="dxa"/>
            <w:gridSpan w:val="4"/>
            <w:tcBorders>
              <w:top w:val="nil"/>
              <w:left w:val="nil"/>
              <w:bottom w:val="single" w:color="auto" w:sz="4" w:space="0"/>
              <w:right w:val="single" w:color="auto" w:sz="4" w:space="0"/>
            </w:tcBorders>
            <w:noWrap w:val="0"/>
            <w:vAlign w:val="center"/>
          </w:tcPr>
          <w:p w14:paraId="7500AF1A">
            <w:pPr>
              <w:widowControl/>
              <w:spacing w:line="240" w:lineRule="auto"/>
              <w:ind w:firstLine="0" w:firstLineChars="0"/>
              <w:jc w:val="left"/>
              <w:rPr>
                <w:rFonts w:ascii="宋体" w:hAnsi="宋体" w:cs="宋体"/>
                <w:kern w:val="0"/>
              </w:rPr>
            </w:pPr>
            <w:r>
              <w:rPr>
                <w:rFonts w:hint="eastAsia" w:ascii="宋体" w:hAnsi="宋体" w:cs="宋体"/>
                <w:kern w:val="0"/>
              </w:rPr>
              <w:t>　多媒体演示、现场讲评、作品点评</w:t>
            </w:r>
          </w:p>
        </w:tc>
      </w:tr>
      <w:tr w14:paraId="7896CC3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12035DDD">
            <w:pPr>
              <w:widowControl/>
              <w:spacing w:line="240" w:lineRule="auto"/>
              <w:ind w:firstLine="0" w:firstLineChars="0"/>
              <w:jc w:val="left"/>
              <w:rPr>
                <w:rFonts w:ascii="宋体" w:hAnsi="宋体" w:cs="宋体"/>
                <w:color w:val="FF0000"/>
                <w:kern w:val="0"/>
              </w:rPr>
            </w:pPr>
          </w:p>
        </w:tc>
        <w:tc>
          <w:tcPr>
            <w:tcW w:w="4500" w:type="dxa"/>
            <w:gridSpan w:val="4"/>
            <w:tcBorders>
              <w:top w:val="nil"/>
              <w:left w:val="nil"/>
              <w:bottom w:val="single" w:color="auto" w:sz="4" w:space="0"/>
              <w:right w:val="single" w:color="auto" w:sz="4" w:space="0"/>
            </w:tcBorders>
            <w:noWrap w:val="0"/>
            <w:vAlign w:val="center"/>
          </w:tcPr>
          <w:p w14:paraId="2BA76BBA">
            <w:pPr>
              <w:widowControl/>
              <w:spacing w:line="240" w:lineRule="auto"/>
              <w:ind w:firstLine="0" w:firstLineChars="0"/>
              <w:jc w:val="left"/>
              <w:rPr>
                <w:rFonts w:ascii="宋体" w:hAnsi="宋体" w:cs="宋体"/>
                <w:kern w:val="0"/>
              </w:rPr>
            </w:pPr>
            <w:r>
              <w:rPr>
                <w:rFonts w:hint="eastAsia" w:ascii="宋体" w:hAnsi="宋体" w:cs="宋体"/>
                <w:kern w:val="0"/>
              </w:rPr>
              <w:t>教学地点</w:t>
            </w:r>
          </w:p>
        </w:tc>
      </w:tr>
      <w:tr w14:paraId="50697CA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3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9F20A33">
            <w:pPr>
              <w:widowControl/>
              <w:spacing w:line="240" w:lineRule="auto"/>
              <w:ind w:firstLine="0" w:firstLineChars="0"/>
              <w:jc w:val="left"/>
              <w:rPr>
                <w:rFonts w:ascii="宋体" w:hAnsi="宋体" w:cs="宋体"/>
                <w:color w:val="FF0000"/>
                <w:kern w:val="0"/>
              </w:rPr>
            </w:pPr>
          </w:p>
        </w:tc>
        <w:tc>
          <w:tcPr>
            <w:tcW w:w="4500" w:type="dxa"/>
            <w:gridSpan w:val="4"/>
            <w:tcBorders>
              <w:top w:val="nil"/>
              <w:left w:val="nil"/>
              <w:bottom w:val="single" w:color="auto" w:sz="4" w:space="0"/>
              <w:right w:val="single" w:color="auto" w:sz="4" w:space="0"/>
            </w:tcBorders>
            <w:noWrap w:val="0"/>
            <w:vAlign w:val="center"/>
          </w:tcPr>
          <w:p w14:paraId="5F6A3031">
            <w:pPr>
              <w:widowControl/>
              <w:spacing w:line="240" w:lineRule="auto"/>
              <w:ind w:firstLine="315" w:firstLineChars="150"/>
              <w:jc w:val="left"/>
              <w:rPr>
                <w:rFonts w:ascii="宋体" w:hAnsi="宋体" w:cs="宋体"/>
                <w:kern w:val="0"/>
              </w:rPr>
            </w:pPr>
            <w:r>
              <w:rPr>
                <w:rFonts w:hint="eastAsia" w:ascii="宋体" w:hAnsi="宋体" w:cs="宋体"/>
                <w:kern w:val="0"/>
              </w:rPr>
              <w:t>多媒体电脑机房</w:t>
            </w:r>
          </w:p>
        </w:tc>
      </w:tr>
      <w:tr w14:paraId="5C5DBAC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BD5C0DC">
            <w:pPr>
              <w:widowControl/>
              <w:spacing w:line="240" w:lineRule="auto"/>
              <w:ind w:firstLine="0" w:firstLineChars="0"/>
              <w:jc w:val="left"/>
              <w:rPr>
                <w:rFonts w:ascii="宋体" w:hAnsi="宋体" w:cs="宋体"/>
                <w:color w:val="FF0000"/>
                <w:kern w:val="0"/>
              </w:rPr>
            </w:pPr>
          </w:p>
        </w:tc>
        <w:tc>
          <w:tcPr>
            <w:tcW w:w="4500" w:type="dxa"/>
            <w:gridSpan w:val="4"/>
            <w:tcBorders>
              <w:top w:val="nil"/>
              <w:left w:val="nil"/>
              <w:bottom w:val="single" w:color="auto" w:sz="4" w:space="0"/>
              <w:right w:val="single" w:color="auto" w:sz="4" w:space="0"/>
            </w:tcBorders>
            <w:noWrap w:val="0"/>
            <w:vAlign w:val="center"/>
          </w:tcPr>
          <w:p w14:paraId="6355808F">
            <w:pPr>
              <w:widowControl/>
              <w:spacing w:line="240" w:lineRule="auto"/>
              <w:ind w:firstLine="0" w:firstLineChars="0"/>
              <w:jc w:val="left"/>
              <w:rPr>
                <w:rFonts w:ascii="宋体" w:hAnsi="宋体" w:cs="宋体"/>
                <w:kern w:val="0"/>
              </w:rPr>
            </w:pPr>
            <w:r>
              <w:rPr>
                <w:rFonts w:hint="eastAsia" w:ascii="宋体" w:hAnsi="宋体" w:cs="宋体"/>
                <w:kern w:val="0"/>
              </w:rPr>
              <w:t>教学及参考资料</w:t>
            </w:r>
          </w:p>
        </w:tc>
      </w:tr>
      <w:tr w14:paraId="554EC81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14DAF35A">
            <w:pPr>
              <w:widowControl/>
              <w:spacing w:line="240" w:lineRule="auto"/>
              <w:ind w:firstLine="0" w:firstLineChars="0"/>
              <w:jc w:val="left"/>
              <w:rPr>
                <w:rFonts w:ascii="宋体" w:hAnsi="宋体" w:cs="宋体"/>
                <w:color w:val="FF0000"/>
                <w:kern w:val="0"/>
              </w:rPr>
            </w:pPr>
          </w:p>
        </w:tc>
        <w:tc>
          <w:tcPr>
            <w:tcW w:w="4500" w:type="dxa"/>
            <w:gridSpan w:val="4"/>
            <w:tcBorders>
              <w:top w:val="nil"/>
              <w:left w:val="nil"/>
              <w:bottom w:val="single" w:color="auto" w:sz="4" w:space="0"/>
              <w:right w:val="single" w:color="auto" w:sz="4" w:space="0"/>
            </w:tcBorders>
            <w:noWrap w:val="0"/>
            <w:vAlign w:val="center"/>
          </w:tcPr>
          <w:p w14:paraId="1981A969">
            <w:pPr>
              <w:widowControl/>
              <w:spacing w:line="240" w:lineRule="auto"/>
              <w:ind w:firstLine="0" w:firstLineChars="0"/>
              <w:jc w:val="left"/>
              <w:rPr>
                <w:rFonts w:ascii="宋体" w:hAnsi="宋体" w:cs="宋体"/>
                <w:kern w:val="0"/>
              </w:rPr>
            </w:pPr>
            <w:r>
              <w:rPr>
                <w:rFonts w:hint="eastAsia" w:ascii="宋体" w:hAnsi="宋体" w:cs="宋体"/>
                <w:kern w:val="0"/>
              </w:rPr>
              <w:t>　《文案创作完全手册》，《新媒体文案创作与传播》，具有较广传播度与影响力的自媒体文案案例，历届优秀师生文案作品</w:t>
            </w:r>
          </w:p>
        </w:tc>
      </w:tr>
      <w:tr w14:paraId="3BB2A21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DFF0D32">
            <w:pPr>
              <w:widowControl/>
              <w:spacing w:line="240" w:lineRule="auto"/>
              <w:ind w:firstLine="0" w:firstLineChars="0"/>
              <w:jc w:val="left"/>
              <w:rPr>
                <w:rFonts w:ascii="宋体" w:hAnsi="宋体" w:cs="宋体"/>
                <w:color w:val="FF0000"/>
                <w:kern w:val="0"/>
              </w:rPr>
            </w:pPr>
          </w:p>
        </w:tc>
        <w:tc>
          <w:tcPr>
            <w:tcW w:w="4500" w:type="dxa"/>
            <w:gridSpan w:val="4"/>
            <w:tcBorders>
              <w:top w:val="nil"/>
              <w:left w:val="nil"/>
              <w:bottom w:val="single" w:color="auto" w:sz="4" w:space="0"/>
              <w:right w:val="single" w:color="auto" w:sz="4" w:space="0"/>
            </w:tcBorders>
            <w:noWrap w:val="0"/>
            <w:vAlign w:val="center"/>
          </w:tcPr>
          <w:p w14:paraId="4E572AE7">
            <w:pPr>
              <w:widowControl/>
              <w:spacing w:line="240" w:lineRule="auto"/>
              <w:ind w:firstLine="0" w:firstLineChars="0"/>
              <w:jc w:val="left"/>
              <w:rPr>
                <w:rFonts w:ascii="宋体" w:hAnsi="宋体" w:cs="宋体"/>
                <w:kern w:val="0"/>
              </w:rPr>
            </w:pPr>
            <w:r>
              <w:rPr>
                <w:rFonts w:hint="eastAsia" w:ascii="宋体" w:hAnsi="宋体" w:cs="宋体"/>
                <w:kern w:val="0"/>
              </w:rPr>
              <w:t>练习与习题建议</w:t>
            </w:r>
          </w:p>
        </w:tc>
      </w:tr>
      <w:tr w14:paraId="1668BBB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41"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F01FC86">
            <w:pPr>
              <w:widowControl/>
              <w:spacing w:line="240" w:lineRule="auto"/>
              <w:ind w:firstLine="0" w:firstLineChars="0"/>
              <w:jc w:val="left"/>
              <w:rPr>
                <w:rFonts w:ascii="宋体" w:hAnsi="宋体" w:cs="宋体"/>
                <w:color w:val="FF0000"/>
                <w:kern w:val="0"/>
              </w:rPr>
            </w:pPr>
          </w:p>
        </w:tc>
        <w:tc>
          <w:tcPr>
            <w:tcW w:w="4500" w:type="dxa"/>
            <w:gridSpan w:val="4"/>
            <w:tcBorders>
              <w:top w:val="nil"/>
              <w:left w:val="nil"/>
              <w:bottom w:val="single" w:color="auto" w:sz="4" w:space="0"/>
              <w:right w:val="single" w:color="auto" w:sz="4" w:space="0"/>
            </w:tcBorders>
            <w:noWrap w:val="0"/>
            <w:vAlign w:val="center"/>
          </w:tcPr>
          <w:p w14:paraId="5150CA1C">
            <w:pPr>
              <w:widowControl/>
              <w:spacing w:line="240" w:lineRule="auto"/>
              <w:ind w:firstLine="0" w:firstLineChars="0"/>
              <w:jc w:val="left"/>
              <w:rPr>
                <w:rFonts w:ascii="宋体" w:hAnsi="宋体" w:cs="宋体"/>
                <w:kern w:val="0"/>
              </w:rPr>
            </w:pPr>
            <w:r>
              <w:rPr>
                <w:rFonts w:hint="eastAsia" w:ascii="宋体" w:hAnsi="宋体" w:cs="宋体"/>
                <w:kern w:val="0"/>
              </w:rPr>
              <w:t>　  每个单元有对应的练习</w:t>
            </w:r>
          </w:p>
        </w:tc>
      </w:tr>
      <w:tr w14:paraId="42475BF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213C2670">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w:t>
            </w:r>
          </w:p>
        </w:tc>
        <w:tc>
          <w:tcPr>
            <w:tcW w:w="4500" w:type="dxa"/>
            <w:gridSpan w:val="4"/>
            <w:tcBorders>
              <w:top w:val="nil"/>
              <w:left w:val="nil"/>
              <w:bottom w:val="single" w:color="auto" w:sz="4" w:space="0"/>
              <w:right w:val="single" w:color="auto" w:sz="4" w:space="0"/>
            </w:tcBorders>
            <w:noWrap w:val="0"/>
            <w:vAlign w:val="center"/>
          </w:tcPr>
          <w:p w14:paraId="4E2A2B1F">
            <w:pPr>
              <w:widowControl/>
              <w:spacing w:line="240" w:lineRule="auto"/>
              <w:ind w:firstLine="0" w:firstLineChars="0"/>
              <w:jc w:val="left"/>
              <w:rPr>
                <w:rFonts w:ascii="宋体" w:hAnsi="宋体" w:cs="宋体"/>
                <w:kern w:val="0"/>
              </w:rPr>
            </w:pPr>
            <w:r>
              <w:rPr>
                <w:rFonts w:hint="eastAsia" w:ascii="宋体" w:hAnsi="宋体" w:cs="宋体"/>
                <w:kern w:val="0"/>
              </w:rPr>
              <w:t>权重分配</w:t>
            </w:r>
          </w:p>
        </w:tc>
      </w:tr>
      <w:tr w14:paraId="5B7C2BD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65"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7D6EA7F8">
            <w:pPr>
              <w:widowControl/>
              <w:spacing w:line="240" w:lineRule="auto"/>
              <w:ind w:firstLine="0" w:firstLineChars="0"/>
              <w:jc w:val="center"/>
              <w:rPr>
                <w:rFonts w:ascii="宋体" w:hAnsi="宋体" w:cs="宋体"/>
                <w:kern w:val="0"/>
              </w:rPr>
            </w:pPr>
            <w:r>
              <w:rPr>
                <w:rFonts w:hint="eastAsia" w:ascii="宋体" w:hAnsi="宋体" w:cs="宋体"/>
                <w:kern w:val="0"/>
              </w:rPr>
              <w:t>　平时练习与综合练习相结合，个人能力与集体评价相结合。</w:t>
            </w:r>
          </w:p>
        </w:tc>
        <w:tc>
          <w:tcPr>
            <w:tcW w:w="4500" w:type="dxa"/>
            <w:gridSpan w:val="4"/>
            <w:tcBorders>
              <w:top w:val="nil"/>
              <w:left w:val="nil"/>
              <w:bottom w:val="single" w:color="auto" w:sz="4" w:space="0"/>
              <w:right w:val="single" w:color="auto" w:sz="4" w:space="0"/>
            </w:tcBorders>
            <w:noWrap w:val="0"/>
            <w:vAlign w:val="center"/>
          </w:tcPr>
          <w:p w14:paraId="304D1C61">
            <w:pPr>
              <w:widowControl/>
              <w:spacing w:line="240" w:lineRule="auto"/>
              <w:ind w:firstLine="0" w:firstLineChars="0"/>
              <w:jc w:val="left"/>
              <w:rPr>
                <w:rFonts w:ascii="宋体" w:hAnsi="宋体" w:cs="宋体"/>
                <w:kern w:val="0"/>
              </w:rPr>
            </w:pPr>
            <w:r>
              <w:rPr>
                <w:rFonts w:hint="eastAsia" w:ascii="宋体" w:hAnsi="宋体" w:cs="宋体"/>
                <w:kern w:val="0"/>
              </w:rPr>
              <w:t>平时练习占 40 %、综合练习占40 %</w:t>
            </w:r>
          </w:p>
          <w:p w14:paraId="7D008B3C">
            <w:pPr>
              <w:widowControl/>
              <w:spacing w:line="240" w:lineRule="auto"/>
              <w:ind w:firstLine="0" w:firstLineChars="0"/>
              <w:jc w:val="left"/>
              <w:rPr>
                <w:rFonts w:ascii="宋体" w:hAnsi="宋体" w:cs="宋体"/>
                <w:kern w:val="0"/>
              </w:rPr>
            </w:pPr>
            <w:r>
              <w:rPr>
                <w:rFonts w:hint="eastAsia" w:ascii="宋体" w:hAnsi="宋体" w:cs="宋体"/>
                <w:kern w:val="0"/>
              </w:rPr>
              <w:t>集体评价占 20 %</w:t>
            </w:r>
          </w:p>
        </w:tc>
      </w:tr>
    </w:tbl>
    <w:p w14:paraId="13F0A02E">
      <w:pPr>
        <w:pStyle w:val="2"/>
        <w:spacing w:before="156" w:after="156"/>
      </w:pPr>
      <w:r>
        <w:rPr>
          <w:rFonts w:hint="eastAsia"/>
          <w:lang w:eastAsia="zh-CN"/>
        </w:rPr>
        <w:t>八</w:t>
      </w:r>
      <w:r>
        <w:rPr>
          <w:rFonts w:hint="eastAsia"/>
        </w:rPr>
        <w:t>、课程实施</w:t>
      </w:r>
    </w:p>
    <w:p w14:paraId="211E8EB6">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1.教学方法建议</w:t>
      </w:r>
    </w:p>
    <w:p w14:paraId="25DAE9CF">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 xml:space="preserve">根据本课程的教学目标要求和课程特点以及有关学情，选择适合于本课程的最优化教学法。综合考虑教学效果和教学可操作性等因素，本课程选用讲授法教学法、任务教学法。 </w:t>
      </w:r>
    </w:p>
    <w:p w14:paraId="4E8C2674">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讲授法教学法是:</w:t>
      </w:r>
    </w:p>
    <w:p w14:paraId="6B236A3D">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《文案创作》是中职一年级</w:t>
      </w:r>
      <w:r>
        <w:rPr>
          <w:rFonts w:hint="eastAsia" w:ascii="宋体" w:hAnsi="宋体" w:cs="仿宋_GB2312"/>
          <w:position w:val="6"/>
          <w:sz w:val="24"/>
          <w:szCs w:val="24"/>
          <w:lang w:eastAsia="zh-CN"/>
        </w:rPr>
        <w:t>服装陈列与展示设计（时尚服装传播方向）</w:t>
      </w:r>
      <w:r>
        <w:rPr>
          <w:rFonts w:hint="eastAsia" w:ascii="宋体" w:hAnsi="宋体" w:cs="仿宋_GB2312"/>
          <w:position w:val="6"/>
          <w:sz w:val="24"/>
          <w:szCs w:val="24"/>
        </w:rPr>
        <w:t>专业方向的核心课程。讲授法教学法对该课程前面所学的服装专业课程的特性做系统的梳理与整合，为进入该专业的学生建立一个清晰、全面的文案创作理论和实践体系，为以后的专业学习打下扎实的基础。</w:t>
      </w:r>
    </w:p>
    <w:p w14:paraId="31817E63">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任务教学法是：</w:t>
      </w:r>
    </w:p>
    <w:p w14:paraId="02C9764D">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结合该课程所学知识特点，带着与学生自身感兴趣的任务完成综合的设计练习，为学生真正专业设计课学习之前就给学生建立专业应用意识。带着任务上课，学生学习的目的性更强，学习更主动，学习气氛更热烈，作业评讲效果更直观，便于引导学生积极思考、乐于实践，提高教、学效果。</w:t>
      </w:r>
    </w:p>
    <w:p w14:paraId="7355CE86">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2.师资条件要求</w:t>
      </w:r>
    </w:p>
    <w:p w14:paraId="56552019">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校内专任教师要求具有艺术学类、设计类专业教师资格的教师执教、且具有时尚设计类文案创作实践经历，能根据时尚服装传播的相关项目指导学生较好的完成文案作品。</w:t>
      </w:r>
    </w:p>
    <w:p w14:paraId="741C0F70">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3.教学条件基本要求</w:t>
      </w:r>
    </w:p>
    <w:p w14:paraId="4EFF9ED3">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多媒体教室和多媒体电脑机房。</w:t>
      </w:r>
    </w:p>
    <w:p w14:paraId="02C55EE9">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4.教学资源基本要求</w:t>
      </w:r>
    </w:p>
    <w:p w14:paraId="0F2AF2F4">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（1）教材的选用与编写；</w:t>
      </w:r>
    </w:p>
    <w:p w14:paraId="52DDE9EA">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 xml:space="preserve">《文案创作完全手册》，编著者：[美]罗伯特.布莱 著，刘怡女、袁婧 译，出版社：北京联合出版公司，版别（2013年9月，第3版，平装）； </w:t>
      </w:r>
    </w:p>
    <w:p w14:paraId="752A946A">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 xml:space="preserve">《文案训练手册》，编著者：[美]约瑟夫.休格曼 著， </w:t>
      </w:r>
      <w:r>
        <w:rPr>
          <w:rFonts w:hint="eastAsia" w:ascii="宋体" w:hAnsi="宋体" w:cs="仿宋_GB2312"/>
          <w:position w:val="6"/>
          <w:sz w:val="24"/>
          <w:szCs w:val="24"/>
        </w:rPr>
        <w:fldChar w:fldCharType="begin"/>
      </w:r>
      <w:r>
        <w:rPr>
          <w:rFonts w:hint="eastAsia" w:ascii="宋体" w:hAnsi="宋体" w:cs="仿宋_GB2312"/>
          <w:position w:val="6"/>
          <w:sz w:val="24"/>
          <w:szCs w:val="24"/>
        </w:rPr>
        <w:instrText xml:space="preserve"> HYPERLINK "https://book.jd.com/writer/%E6%9D%A8%E7%B4%AB%E8%8B%8F_1.html" \t "_blank" </w:instrText>
      </w:r>
      <w:r>
        <w:rPr>
          <w:rFonts w:hint="eastAsia" w:ascii="宋体" w:hAnsi="宋体" w:cs="仿宋_GB2312"/>
          <w:position w:val="6"/>
          <w:sz w:val="24"/>
          <w:szCs w:val="24"/>
        </w:rPr>
        <w:fldChar w:fldCharType="separate"/>
      </w:r>
      <w:r>
        <w:rPr>
          <w:rFonts w:hint="eastAsia" w:ascii="宋体" w:hAnsi="宋体" w:cs="仿宋_GB2312"/>
          <w:position w:val="6"/>
          <w:sz w:val="24"/>
          <w:szCs w:val="24"/>
        </w:rPr>
        <w:t>杨紫苏</w:t>
      </w:r>
      <w:r>
        <w:rPr>
          <w:rFonts w:hint="eastAsia" w:ascii="宋体" w:hAnsi="宋体" w:cs="仿宋_GB2312"/>
          <w:position w:val="6"/>
          <w:sz w:val="24"/>
          <w:szCs w:val="24"/>
        </w:rPr>
        <w:fldChar w:fldCharType="end"/>
      </w:r>
      <w:r>
        <w:rPr>
          <w:rFonts w:hint="eastAsia" w:ascii="宋体" w:hAnsi="宋体" w:cs="仿宋_GB2312"/>
          <w:position w:val="6"/>
          <w:sz w:val="24"/>
          <w:szCs w:val="24"/>
        </w:rPr>
        <w:t>，</w:t>
      </w:r>
      <w:r>
        <w:rPr>
          <w:rFonts w:hint="eastAsia" w:ascii="宋体" w:hAnsi="宋体" w:cs="仿宋_GB2312"/>
          <w:position w:val="6"/>
          <w:sz w:val="24"/>
          <w:szCs w:val="24"/>
        </w:rPr>
        <w:fldChar w:fldCharType="begin"/>
      </w:r>
      <w:r>
        <w:rPr>
          <w:rFonts w:hint="eastAsia" w:ascii="宋体" w:hAnsi="宋体" w:cs="仿宋_GB2312"/>
          <w:position w:val="6"/>
          <w:sz w:val="24"/>
          <w:szCs w:val="24"/>
        </w:rPr>
        <w:instrText xml:space="preserve"> HYPERLINK "https://book.jd.com/writer/%E5%BC%A0%E6%99%93%E4%B8%BD_1.html" \t "_blank" </w:instrText>
      </w:r>
      <w:r>
        <w:rPr>
          <w:rFonts w:hint="eastAsia" w:ascii="宋体" w:hAnsi="宋体" w:cs="仿宋_GB2312"/>
          <w:position w:val="6"/>
          <w:sz w:val="24"/>
          <w:szCs w:val="24"/>
        </w:rPr>
        <w:fldChar w:fldCharType="separate"/>
      </w:r>
      <w:r>
        <w:rPr>
          <w:rFonts w:hint="eastAsia" w:ascii="宋体" w:hAnsi="宋体" w:cs="仿宋_GB2312"/>
          <w:position w:val="6"/>
          <w:sz w:val="24"/>
          <w:szCs w:val="24"/>
        </w:rPr>
        <w:t>张晓丽</w:t>
      </w:r>
      <w:r>
        <w:rPr>
          <w:rFonts w:hint="eastAsia" w:ascii="宋体" w:hAnsi="宋体" w:cs="仿宋_GB2312"/>
          <w:position w:val="6"/>
          <w:sz w:val="24"/>
          <w:szCs w:val="24"/>
        </w:rPr>
        <w:fldChar w:fldCharType="end"/>
      </w:r>
      <w:r>
        <w:rPr>
          <w:rFonts w:hint="eastAsia" w:ascii="宋体" w:hAnsi="宋体" w:cs="仿宋_GB2312"/>
          <w:position w:val="6"/>
          <w:sz w:val="24"/>
          <w:szCs w:val="24"/>
        </w:rPr>
        <w:t xml:space="preserve"> 译出版社：中信出版集团，版别（2015年6月，第2版）； </w:t>
      </w:r>
    </w:p>
    <w:p w14:paraId="34F2287A">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《文案的基本修养》，编著者：东东枪，出版社：中信出版社，版别（2019年11月，第1版）；</w:t>
      </w:r>
    </w:p>
    <w:p w14:paraId="4180987B">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《吸金广告文案写作训练手册》，编著者：朱雪强，出版社：民主与建设出版社，版别（2018年3月，第一版）；</w:t>
      </w:r>
    </w:p>
    <w:p w14:paraId="6C654672">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 xml:space="preserve">《新媒体文案创作与传播》，编著者：叶小鱼、勾俊伟，出版社：人民邮电出版社，版别（2017年4月，第一版）； </w:t>
      </w:r>
    </w:p>
    <w:p w14:paraId="483DD733">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（2）网络资源建设：《</w:t>
      </w:r>
      <w:r>
        <w:rPr>
          <w:rFonts w:hint="eastAsia" w:ascii="宋体" w:hAnsi="宋体" w:cs="仿宋_GB2312"/>
          <w:position w:val="6"/>
          <w:sz w:val="24"/>
          <w:szCs w:val="24"/>
        </w:rPr>
        <w:fldChar w:fldCharType="begin"/>
      </w:r>
      <w:r>
        <w:rPr>
          <w:rFonts w:hint="eastAsia" w:ascii="宋体" w:hAnsi="宋体" w:cs="仿宋_GB2312"/>
          <w:position w:val="6"/>
          <w:sz w:val="24"/>
          <w:szCs w:val="24"/>
        </w:rPr>
        <w:instrText xml:space="preserve"> HYPERLINK "http://www.baidu.com/link?url=Ja31UJX0RXJtjk2ldhv-kOiNgzwibueQWVslDvRK407" \t "_blank" </w:instrText>
      </w:r>
      <w:r>
        <w:rPr>
          <w:rFonts w:hint="eastAsia" w:ascii="宋体" w:hAnsi="宋体" w:cs="仿宋_GB2312"/>
          <w:position w:val="6"/>
          <w:sz w:val="24"/>
          <w:szCs w:val="24"/>
        </w:rPr>
        <w:fldChar w:fldCharType="separate"/>
      </w:r>
      <w:r>
        <w:rPr>
          <w:rFonts w:hint="eastAsia" w:ascii="宋体" w:hAnsi="宋体" w:cs="仿宋_GB2312"/>
          <w:position w:val="6"/>
          <w:sz w:val="24"/>
          <w:szCs w:val="24"/>
        </w:rPr>
        <w:t>VOGUE时尚网</w:t>
      </w:r>
      <w:r>
        <w:rPr>
          <w:rFonts w:hint="eastAsia" w:ascii="宋体" w:hAnsi="宋体" w:cs="仿宋_GB2312"/>
          <w:position w:val="6"/>
          <w:sz w:val="24"/>
          <w:szCs w:val="24"/>
        </w:rPr>
        <w:fldChar w:fldCharType="end"/>
      </w:r>
      <w:r>
        <w:rPr>
          <w:rFonts w:hint="eastAsia" w:ascii="宋体" w:hAnsi="宋体" w:cs="仿宋_GB2312"/>
          <w:position w:val="6"/>
          <w:sz w:val="24"/>
          <w:szCs w:val="24"/>
        </w:rPr>
        <w:t>》、《时尚TRENDS》、《YOKA时尚网》、《</w:t>
      </w:r>
      <w:r>
        <w:rPr>
          <w:rFonts w:hint="eastAsia" w:ascii="宋体" w:hAnsi="宋体" w:cs="仿宋_GB2312"/>
          <w:position w:val="6"/>
          <w:sz w:val="24"/>
          <w:szCs w:val="24"/>
        </w:rPr>
        <w:fldChar w:fldCharType="begin"/>
      </w:r>
      <w:r>
        <w:rPr>
          <w:rFonts w:hint="eastAsia" w:ascii="宋体" w:hAnsi="宋体" w:cs="仿宋_GB2312"/>
          <w:position w:val="6"/>
          <w:sz w:val="24"/>
          <w:szCs w:val="24"/>
        </w:rPr>
        <w:instrText xml:space="preserve"> HYPERLINK "https://www.baidu.com/link?url=ffynDKuskP_SmN_BxFwwwE-b08F55w_-WXGbVYufb8m&amp;wd=&amp;eqid=8b73daff001db94e000000065e085327" \t "_blank" </w:instrText>
      </w:r>
      <w:r>
        <w:rPr>
          <w:rFonts w:hint="eastAsia" w:ascii="宋体" w:hAnsi="宋体" w:cs="仿宋_GB2312"/>
          <w:position w:val="6"/>
          <w:sz w:val="24"/>
          <w:szCs w:val="24"/>
        </w:rPr>
        <w:fldChar w:fldCharType="separate"/>
      </w:r>
      <w:r>
        <w:rPr>
          <w:rFonts w:hint="eastAsia" w:ascii="宋体" w:hAnsi="宋体" w:cs="仿宋_GB2312"/>
          <w:position w:val="6"/>
          <w:sz w:val="24"/>
          <w:szCs w:val="24"/>
        </w:rPr>
        <w:t>顶尖文案</w:t>
      </w:r>
      <w:r>
        <w:rPr>
          <w:rFonts w:hint="eastAsia" w:ascii="宋体" w:hAnsi="宋体" w:cs="仿宋_GB2312"/>
          <w:position w:val="6"/>
          <w:sz w:val="24"/>
          <w:szCs w:val="24"/>
        </w:rPr>
        <w:fldChar w:fldCharType="end"/>
      </w:r>
      <w:r>
        <w:rPr>
          <w:rFonts w:hint="eastAsia" w:ascii="宋体" w:hAnsi="宋体" w:cs="仿宋_GB2312"/>
          <w:position w:val="6"/>
          <w:sz w:val="24"/>
          <w:szCs w:val="24"/>
        </w:rPr>
        <w:t>TOPYS》</w:t>
      </w:r>
    </w:p>
    <w:p w14:paraId="601F54EC">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（3）其它教学资源的开发与利用：历届优秀师生文案作品。</w:t>
      </w:r>
    </w:p>
    <w:p w14:paraId="09E027D5">
      <w:pPr>
        <w:pStyle w:val="2"/>
        <w:spacing w:before="156" w:after="156"/>
      </w:pPr>
      <w:r>
        <w:rPr>
          <w:rFonts w:hint="eastAsia"/>
          <w:lang w:eastAsia="zh-CN"/>
        </w:rPr>
        <w:t>九</w:t>
      </w:r>
      <w:r>
        <w:rPr>
          <w:rFonts w:hint="eastAsia"/>
        </w:rPr>
        <w:t>、教学评价、考核要求</w:t>
      </w:r>
    </w:p>
    <w:p w14:paraId="538F3D1B">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评价建议应体现多元评价方法，重视教学过程评价，突出阶段评价、目标评价、理论与实践一体化评价等，注重学生动手能力和在实践中分析问题、解决问题能力的考核，关注学生个别差异，鼓励学生创新实践。</w:t>
      </w:r>
    </w:p>
    <w:p w14:paraId="67D9881D">
      <w:pPr>
        <w:pStyle w:val="2"/>
        <w:spacing w:before="156" w:after="156"/>
      </w:pPr>
      <w:r>
        <w:rPr>
          <w:rFonts w:hint="eastAsia"/>
          <w:lang w:eastAsia="zh-CN"/>
        </w:rPr>
        <w:t>十</w:t>
      </w:r>
      <w:r>
        <w:rPr>
          <w:rFonts w:hint="eastAsia"/>
        </w:rPr>
        <w:t>、编制依据</w:t>
      </w:r>
    </w:p>
    <w:p w14:paraId="6764CDA6">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该课程标准是以依据</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专业调研报告和人才培养方案而编制的。</w:t>
      </w:r>
    </w:p>
    <w:p w14:paraId="02553F9C">
      <w:pPr>
        <w:pStyle w:val="8"/>
        <w:spacing w:line="420" w:lineRule="exact"/>
        <w:ind w:left="0" w:leftChars="0" w:right="-94" w:rightChars="-45" w:firstLine="480" w:firstLineChars="200"/>
        <w:rPr>
          <w:rFonts w:hint="eastAsia" w:ascii="宋体" w:hAnsi="宋体" w:cs="仿宋_GB2312"/>
          <w:position w:val="6"/>
          <w:sz w:val="24"/>
          <w:szCs w:val="24"/>
        </w:rPr>
      </w:pPr>
    </w:p>
    <w:p w14:paraId="160F12F8">
      <w:pPr>
        <w:pStyle w:val="8"/>
        <w:spacing w:line="420" w:lineRule="exact"/>
        <w:ind w:left="0" w:leftChars="0" w:right="-94" w:rightChars="-45" w:firstLine="480" w:firstLineChars="200"/>
        <w:rPr>
          <w:rFonts w:hint="eastAsia" w:ascii="宋体" w:hAnsi="宋体" w:cs="仿宋_GB2312"/>
          <w:position w:val="6"/>
          <w:sz w:val="24"/>
          <w:szCs w:val="24"/>
        </w:rPr>
      </w:pPr>
    </w:p>
    <w:p w14:paraId="524FF1C6">
      <w:pPr>
        <w:pStyle w:val="8"/>
        <w:spacing w:line="420" w:lineRule="exact"/>
        <w:ind w:left="0" w:leftChars="0" w:right="-94" w:rightChars="-45" w:firstLine="480" w:firstLineChars="200"/>
        <w:rPr>
          <w:rFonts w:hint="eastAsia" w:ascii="宋体" w:hAnsi="宋体" w:cs="仿宋_GB2312"/>
          <w:position w:val="6"/>
          <w:sz w:val="24"/>
          <w:szCs w:val="24"/>
        </w:rPr>
      </w:pPr>
    </w:p>
    <w:p w14:paraId="2952245F">
      <w:pPr>
        <w:pStyle w:val="8"/>
        <w:spacing w:line="420" w:lineRule="exact"/>
        <w:ind w:left="0" w:leftChars="0" w:right="-94" w:rightChars="-45" w:firstLine="480" w:firstLineChars="200"/>
        <w:rPr>
          <w:rFonts w:hint="eastAsia" w:ascii="宋体" w:hAnsi="宋体" w:cs="仿宋_GB2312"/>
          <w:position w:val="6"/>
          <w:sz w:val="24"/>
          <w:szCs w:val="24"/>
        </w:rPr>
      </w:pPr>
    </w:p>
    <w:p w14:paraId="018E6795">
      <w:pPr>
        <w:pStyle w:val="8"/>
        <w:spacing w:line="420" w:lineRule="exact"/>
        <w:ind w:left="0" w:leftChars="0" w:right="-94" w:rightChars="-45" w:firstLine="480" w:firstLineChars="200"/>
        <w:rPr>
          <w:rFonts w:hint="eastAsia" w:ascii="宋体" w:hAnsi="宋体" w:cs="仿宋_GB2312"/>
          <w:position w:val="6"/>
          <w:sz w:val="24"/>
          <w:szCs w:val="24"/>
        </w:rPr>
      </w:pPr>
    </w:p>
    <w:p w14:paraId="2C327E9A">
      <w:pPr>
        <w:pStyle w:val="8"/>
        <w:spacing w:line="420" w:lineRule="exact"/>
        <w:ind w:left="0" w:leftChars="0" w:right="-94" w:rightChars="-45" w:firstLine="480" w:firstLineChars="200"/>
        <w:rPr>
          <w:rFonts w:hint="eastAsia" w:ascii="宋体" w:hAnsi="宋体" w:cs="仿宋_GB2312"/>
          <w:position w:val="6"/>
          <w:sz w:val="24"/>
          <w:szCs w:val="24"/>
        </w:rPr>
      </w:pPr>
    </w:p>
    <w:p w14:paraId="157CA3A9">
      <w:pPr>
        <w:pStyle w:val="8"/>
        <w:spacing w:line="420" w:lineRule="exact"/>
        <w:ind w:left="0" w:leftChars="0" w:right="-94" w:rightChars="-45" w:firstLine="480" w:firstLineChars="200"/>
        <w:rPr>
          <w:rFonts w:hint="eastAsia" w:ascii="宋体" w:hAnsi="宋体" w:cs="仿宋_GB2312"/>
          <w:position w:val="6"/>
          <w:sz w:val="24"/>
          <w:szCs w:val="24"/>
        </w:rPr>
      </w:pPr>
    </w:p>
    <w:p w14:paraId="675F335A">
      <w:pPr>
        <w:pStyle w:val="8"/>
        <w:spacing w:line="420" w:lineRule="exact"/>
        <w:ind w:left="0" w:leftChars="0" w:right="-94" w:rightChars="-45" w:firstLine="480" w:firstLineChars="200"/>
        <w:rPr>
          <w:rFonts w:hint="eastAsia" w:ascii="宋体" w:hAnsi="宋体" w:cs="仿宋_GB2312"/>
          <w:position w:val="6"/>
          <w:sz w:val="24"/>
          <w:szCs w:val="24"/>
        </w:rPr>
      </w:pPr>
    </w:p>
    <w:p w14:paraId="38B0E52C">
      <w:pPr>
        <w:pStyle w:val="8"/>
        <w:spacing w:line="420" w:lineRule="exact"/>
        <w:ind w:left="0" w:leftChars="0" w:right="-94" w:rightChars="-45" w:firstLine="480" w:firstLineChars="200"/>
        <w:rPr>
          <w:rFonts w:hint="eastAsia" w:ascii="宋体" w:hAnsi="宋体" w:cs="仿宋_GB2312"/>
          <w:position w:val="6"/>
          <w:sz w:val="24"/>
          <w:szCs w:val="24"/>
        </w:rPr>
      </w:pPr>
    </w:p>
    <w:p w14:paraId="56EEAEE8">
      <w:pPr>
        <w:pStyle w:val="8"/>
        <w:spacing w:line="420" w:lineRule="exact"/>
        <w:ind w:left="0" w:leftChars="0" w:right="-94" w:rightChars="-45" w:firstLine="480" w:firstLineChars="200"/>
        <w:rPr>
          <w:rFonts w:hint="eastAsia" w:ascii="宋体" w:hAnsi="宋体" w:cs="仿宋_GB2312"/>
          <w:position w:val="6"/>
          <w:sz w:val="24"/>
          <w:szCs w:val="24"/>
        </w:rPr>
      </w:pPr>
    </w:p>
    <w:p w14:paraId="3E7CE370">
      <w:pPr>
        <w:pStyle w:val="8"/>
        <w:spacing w:line="420" w:lineRule="exact"/>
        <w:ind w:left="0" w:leftChars="0" w:right="-94" w:rightChars="-45" w:firstLine="480" w:firstLineChars="200"/>
        <w:rPr>
          <w:rFonts w:hint="eastAsia" w:ascii="宋体" w:hAnsi="宋体" w:cs="仿宋_GB2312"/>
          <w:position w:val="6"/>
          <w:sz w:val="24"/>
          <w:szCs w:val="24"/>
        </w:rPr>
      </w:pPr>
    </w:p>
    <w:p w14:paraId="1A882DC4">
      <w:pPr>
        <w:pStyle w:val="8"/>
        <w:spacing w:line="420" w:lineRule="exact"/>
        <w:ind w:left="0" w:leftChars="0" w:right="-94" w:rightChars="-45" w:firstLine="480" w:firstLineChars="200"/>
        <w:rPr>
          <w:rFonts w:hint="eastAsia" w:ascii="宋体" w:hAnsi="宋体" w:cs="仿宋_GB2312"/>
          <w:position w:val="6"/>
          <w:sz w:val="24"/>
          <w:szCs w:val="24"/>
        </w:rPr>
      </w:pPr>
    </w:p>
    <w:p w14:paraId="60A583C9">
      <w:pPr>
        <w:pStyle w:val="8"/>
        <w:spacing w:line="420" w:lineRule="exact"/>
        <w:ind w:left="0" w:leftChars="0" w:right="-94" w:rightChars="-45" w:firstLine="480" w:firstLineChars="200"/>
        <w:rPr>
          <w:rFonts w:hint="eastAsia" w:ascii="宋体" w:hAnsi="宋体" w:cs="仿宋_GB2312"/>
          <w:position w:val="6"/>
          <w:sz w:val="24"/>
          <w:szCs w:val="24"/>
        </w:rPr>
      </w:pPr>
    </w:p>
    <w:p w14:paraId="51A4221F">
      <w:pPr>
        <w:pStyle w:val="8"/>
        <w:spacing w:line="420" w:lineRule="exact"/>
        <w:ind w:left="0" w:leftChars="0" w:right="-94" w:rightChars="-45" w:firstLine="480" w:firstLineChars="200"/>
        <w:rPr>
          <w:rFonts w:hint="eastAsia" w:ascii="宋体" w:hAnsi="宋体" w:cs="仿宋_GB2312"/>
          <w:position w:val="6"/>
          <w:sz w:val="24"/>
          <w:szCs w:val="24"/>
        </w:rPr>
      </w:pPr>
    </w:p>
    <w:p w14:paraId="586091ED">
      <w:pPr>
        <w:pStyle w:val="8"/>
        <w:spacing w:line="420" w:lineRule="exact"/>
        <w:ind w:left="0" w:leftChars="0" w:right="-94" w:rightChars="-45" w:firstLine="480" w:firstLineChars="200"/>
        <w:rPr>
          <w:rFonts w:hint="eastAsia" w:ascii="宋体" w:hAnsi="宋体" w:cs="仿宋_GB2312"/>
          <w:position w:val="6"/>
          <w:sz w:val="24"/>
          <w:szCs w:val="24"/>
        </w:rPr>
      </w:pPr>
    </w:p>
    <w:p w14:paraId="5C43779A">
      <w:pPr>
        <w:pStyle w:val="8"/>
        <w:spacing w:line="420" w:lineRule="exact"/>
        <w:ind w:left="0" w:leftChars="0" w:right="-94" w:rightChars="-45" w:firstLine="480" w:firstLineChars="200"/>
        <w:rPr>
          <w:rFonts w:hint="eastAsia" w:ascii="宋体" w:hAnsi="宋体" w:cs="仿宋_GB2312"/>
          <w:position w:val="6"/>
          <w:sz w:val="24"/>
          <w:szCs w:val="24"/>
        </w:rPr>
      </w:pPr>
    </w:p>
    <w:p w14:paraId="644C489C">
      <w:pPr>
        <w:pStyle w:val="8"/>
        <w:spacing w:line="420" w:lineRule="exact"/>
        <w:ind w:left="0" w:leftChars="0" w:right="-94" w:rightChars="-45" w:firstLine="480" w:firstLineChars="200"/>
        <w:rPr>
          <w:rFonts w:hint="eastAsia" w:ascii="宋体" w:hAnsi="宋体" w:cs="仿宋_GB2312"/>
          <w:position w:val="6"/>
          <w:sz w:val="24"/>
          <w:szCs w:val="24"/>
        </w:rPr>
      </w:pPr>
    </w:p>
    <w:p w14:paraId="6B0A6EE3">
      <w:pPr>
        <w:pStyle w:val="8"/>
        <w:spacing w:line="420" w:lineRule="exact"/>
        <w:ind w:left="0" w:leftChars="0" w:right="-94" w:rightChars="-45" w:firstLine="480" w:firstLineChars="200"/>
        <w:rPr>
          <w:rFonts w:hint="eastAsia" w:ascii="宋体" w:hAnsi="宋体" w:cs="仿宋_GB2312"/>
          <w:position w:val="6"/>
          <w:sz w:val="24"/>
          <w:szCs w:val="24"/>
        </w:rPr>
      </w:pPr>
    </w:p>
    <w:p w14:paraId="6938583A">
      <w:pPr>
        <w:ind w:firstLine="0" w:firstLineChars="0"/>
        <w:jc w:val="center"/>
        <w:rPr>
          <w:b/>
          <w:bCs/>
          <w:sz w:val="44"/>
        </w:rPr>
      </w:pPr>
      <w:r>
        <w:rPr>
          <w:rFonts w:hint="eastAsia"/>
          <w:b/>
          <w:bCs/>
          <w:sz w:val="44"/>
        </w:rPr>
        <w:t>《</w:t>
      </w:r>
      <w:r>
        <w:rPr>
          <w:rFonts w:hint="eastAsia"/>
          <w:b/>
          <w:sz w:val="44"/>
        </w:rPr>
        <w:t>时尚摄影</w:t>
      </w:r>
      <w:r>
        <w:rPr>
          <w:rFonts w:hint="eastAsia"/>
          <w:b/>
          <w:bCs/>
          <w:sz w:val="44"/>
        </w:rPr>
        <w:t>》课程标准</w:t>
      </w:r>
    </w:p>
    <w:p w14:paraId="5A4EF81E">
      <w:pPr>
        <w:ind w:firstLine="0" w:firstLineChars="0"/>
        <w:jc w:val="left"/>
        <w:rPr>
          <w:rFonts w:ascii="黑体" w:hAnsi="黑体" w:eastAsia="黑体"/>
        </w:rPr>
      </w:pPr>
    </w:p>
    <w:p w14:paraId="2EE256FD">
      <w:pPr>
        <w:ind w:firstLine="0" w:firstLineChars="0"/>
        <w:jc w:val="left"/>
        <w:rPr>
          <w:rFonts w:hint="eastAsia" w:ascii="黑体" w:hAnsi="黑体" w:eastAsia="黑体"/>
          <w:sz w:val="24"/>
          <w:szCs w:val="24"/>
        </w:rPr>
      </w:pPr>
      <w:r>
        <w:rPr>
          <w:rFonts w:hint="eastAsia" w:ascii="黑体" w:hAnsi="黑体" w:eastAsia="黑体"/>
          <w:sz w:val="24"/>
          <w:szCs w:val="24"/>
        </w:rPr>
        <w:t>课程代码：</w:t>
      </w:r>
    </w:p>
    <w:p w14:paraId="59005779">
      <w:pPr>
        <w:ind w:firstLine="0" w:firstLineChars="0"/>
        <w:jc w:val="left"/>
        <w:rPr>
          <w:rFonts w:hint="eastAsia" w:ascii="黑体" w:hAnsi="黑体" w:eastAsia="黑体"/>
          <w:sz w:val="24"/>
          <w:szCs w:val="24"/>
        </w:rPr>
      </w:pPr>
      <w:r>
        <w:rPr>
          <w:rFonts w:hint="eastAsia" w:ascii="黑体" w:hAnsi="黑体" w:eastAsia="黑体"/>
          <w:sz w:val="24"/>
          <w:szCs w:val="24"/>
        </w:rPr>
        <w:t>课程承担单位（部门）：</w:t>
      </w:r>
      <w:r>
        <w:rPr>
          <w:rFonts w:hint="eastAsia" w:ascii="黑体" w:hAnsi="黑体" w:eastAsia="黑体"/>
          <w:sz w:val="24"/>
          <w:szCs w:val="24"/>
          <w:lang w:eastAsia="zh-CN"/>
        </w:rPr>
        <w:t>服装教学部</w:t>
      </w:r>
      <w:r>
        <w:rPr>
          <w:rFonts w:hint="eastAsia" w:ascii="黑体" w:hAnsi="黑体" w:eastAsia="黑体"/>
          <w:sz w:val="24"/>
          <w:szCs w:val="24"/>
        </w:rPr>
        <w:t xml:space="preserve">                               </w:t>
      </w:r>
    </w:p>
    <w:p w14:paraId="07FC3CD3">
      <w:pPr>
        <w:ind w:firstLine="0" w:firstLineChars="0"/>
        <w:jc w:val="left"/>
        <w:rPr>
          <w:rFonts w:hint="eastAsia" w:ascii="黑体" w:hAnsi="黑体" w:eastAsia="黑体"/>
          <w:sz w:val="24"/>
          <w:szCs w:val="24"/>
        </w:rPr>
      </w:pPr>
      <w:r>
        <w:rPr>
          <w:rFonts w:hint="eastAsia" w:ascii="黑体" w:hAnsi="黑体" w:eastAsia="黑体"/>
          <w:sz w:val="24"/>
          <w:szCs w:val="24"/>
        </w:rPr>
        <w:t>制定人：</w:t>
      </w:r>
      <w:r>
        <w:rPr>
          <w:rFonts w:hint="eastAsia" w:ascii="黑体" w:hAnsi="黑体" w:eastAsia="黑体"/>
          <w:sz w:val="24"/>
          <w:szCs w:val="24"/>
          <w:lang w:eastAsia="zh-CN"/>
        </w:rPr>
        <w:t>廖彬蔚</w:t>
      </w:r>
      <w:r>
        <w:rPr>
          <w:rFonts w:hint="eastAsia" w:ascii="黑体" w:hAnsi="黑体" w:eastAsia="黑体"/>
          <w:sz w:val="24"/>
          <w:szCs w:val="24"/>
        </w:rPr>
        <w:t xml:space="preserve">               制定日期：</w:t>
      </w:r>
    </w:p>
    <w:p w14:paraId="30DB65E2">
      <w:pPr>
        <w:ind w:firstLine="0" w:firstLineChars="0"/>
        <w:jc w:val="left"/>
        <w:rPr>
          <w:rFonts w:hint="eastAsia" w:ascii="黑体" w:hAnsi="黑体" w:eastAsia="黑体"/>
          <w:sz w:val="24"/>
          <w:szCs w:val="24"/>
        </w:rPr>
      </w:pPr>
      <w:r>
        <w:rPr>
          <w:rFonts w:hint="eastAsia" w:ascii="黑体" w:hAnsi="黑体" w:eastAsia="黑体"/>
          <w:sz w:val="24"/>
          <w:szCs w:val="24"/>
        </w:rPr>
        <w:t>审核人：                     审核日期：</w:t>
      </w:r>
    </w:p>
    <w:p w14:paraId="6EDE8813">
      <w:pPr>
        <w:ind w:firstLine="0" w:firstLineChars="0"/>
        <w:jc w:val="left"/>
        <w:rPr>
          <w:rFonts w:hint="eastAsia"/>
          <w:b/>
          <w:bCs/>
          <w:sz w:val="24"/>
          <w:szCs w:val="24"/>
        </w:rPr>
      </w:pPr>
      <w:r>
        <w:rPr>
          <w:rFonts w:hint="eastAsia" w:ascii="黑体" w:hAnsi="黑体" w:eastAsia="黑体"/>
          <w:sz w:val="24"/>
          <w:szCs w:val="24"/>
        </w:rPr>
        <w:t>批准人：                     批准日期</w:t>
      </w:r>
    </w:p>
    <w:p w14:paraId="5A775B62">
      <w:pPr>
        <w:ind w:firstLine="0" w:firstLineChars="0"/>
        <w:jc w:val="center"/>
        <w:rPr>
          <w:rFonts w:hint="eastAsia" w:ascii="黑体" w:hAnsi="黑体" w:eastAsia="黑体"/>
        </w:rPr>
      </w:pPr>
    </w:p>
    <w:p w14:paraId="3AE2D78E">
      <w:pPr>
        <w:pStyle w:val="2"/>
        <w:spacing w:before="156" w:after="156"/>
        <w:ind w:firstLine="489" w:firstLineChars="174"/>
      </w:pPr>
      <w:r>
        <w:t>一、适用对象</w:t>
      </w:r>
    </w:p>
    <w:p w14:paraId="11B22601">
      <w:pPr>
        <w:ind w:firstLine="480" w:firstLineChars="200"/>
        <w:jc w:val="left"/>
        <w:rPr>
          <w:rFonts w:hint="eastAsia"/>
          <w:lang w:eastAsia="zh-CN"/>
        </w:rPr>
      </w:pPr>
      <w:r>
        <w:rPr>
          <w:rFonts w:hint="eastAsia" w:ascii="黑体" w:hAnsi="黑体" w:eastAsia="黑体"/>
          <w:sz w:val="24"/>
          <w:szCs w:val="24"/>
        </w:rPr>
        <w:t xml:space="preserve">中等职业学校 </w:t>
      </w:r>
      <w:r>
        <w:rPr>
          <w:rFonts w:hint="eastAsia" w:ascii="黑体" w:hAnsi="黑体" w:eastAsia="黑体"/>
          <w:sz w:val="24"/>
          <w:szCs w:val="24"/>
          <w:lang w:eastAsia="zh-CN"/>
        </w:rPr>
        <w:t>服装陈列与展示设计专业（时尚服装传播方向）</w:t>
      </w:r>
      <w:r>
        <w:rPr>
          <w:rFonts w:hint="eastAsia" w:ascii="黑体" w:hAnsi="黑体" w:eastAsia="黑体"/>
          <w:sz w:val="24"/>
          <w:szCs w:val="24"/>
        </w:rPr>
        <w:t>的学生</w:t>
      </w:r>
    </w:p>
    <w:p w14:paraId="2A8C2FD7">
      <w:pPr>
        <w:pStyle w:val="2"/>
        <w:numPr>
          <w:ilvl w:val="0"/>
          <w:numId w:val="0"/>
        </w:numPr>
        <w:spacing w:before="156" w:after="156"/>
        <w:ind w:firstLine="562" w:firstLineChars="200"/>
        <w:rPr>
          <w:rFonts w:hint="eastAsia"/>
        </w:rPr>
      </w:pPr>
      <w:r>
        <w:rPr>
          <w:rFonts w:hint="eastAsia"/>
          <w:lang w:eastAsia="zh-CN"/>
        </w:rPr>
        <w:t>二、</w:t>
      </w:r>
      <w:r>
        <w:rPr>
          <w:rFonts w:hint="eastAsia"/>
        </w:rPr>
        <w:t>适用专业</w:t>
      </w:r>
    </w:p>
    <w:p w14:paraId="1DD378ED">
      <w:pPr>
        <w:pStyle w:val="2"/>
        <w:numPr>
          <w:ilvl w:val="0"/>
          <w:numId w:val="0"/>
        </w:numPr>
        <w:spacing w:before="156" w:after="156"/>
        <w:ind w:firstLine="720" w:firstLineChars="300"/>
        <w:rPr>
          <w:rFonts w:hint="eastAsia" w:ascii="黑体" w:hAnsi="黑体" w:eastAsia="黑体" w:cs="Times New Roman"/>
          <w:b w:val="0"/>
          <w:bCs w:val="0"/>
          <w:sz w:val="24"/>
          <w:szCs w:val="24"/>
          <w:lang w:eastAsia="zh-CN"/>
        </w:rPr>
      </w:pPr>
      <w:r>
        <w:rPr>
          <w:rFonts w:hint="eastAsia" w:ascii="黑体" w:hAnsi="黑体" w:cs="Times New Roman"/>
          <w:b w:val="0"/>
          <w:bCs w:val="0"/>
          <w:sz w:val="24"/>
          <w:szCs w:val="24"/>
          <w:lang w:eastAsia="zh-CN"/>
        </w:rPr>
        <w:t>服装陈列与展示设计专业</w:t>
      </w:r>
      <w:r>
        <w:rPr>
          <w:rFonts w:hint="eastAsia" w:ascii="黑体" w:hAnsi="黑体" w:eastAsia="黑体" w:cs="Times New Roman"/>
          <w:b w:val="0"/>
          <w:bCs w:val="0"/>
          <w:sz w:val="24"/>
          <w:szCs w:val="24"/>
          <w:lang w:eastAsia="zh-CN"/>
        </w:rPr>
        <w:t>（时尚服装传播方向）</w:t>
      </w:r>
    </w:p>
    <w:p w14:paraId="34F7312E">
      <w:pPr>
        <w:pStyle w:val="2"/>
        <w:numPr>
          <w:ilvl w:val="0"/>
          <w:numId w:val="0"/>
        </w:numPr>
        <w:spacing w:before="156" w:after="156"/>
        <w:ind w:leftChars="174" w:firstLine="281" w:firstLineChars="100"/>
        <w:rPr>
          <w:rFonts w:hint="eastAsia"/>
          <w:lang w:eastAsia="zh-CN"/>
        </w:rPr>
      </w:pPr>
      <w:r>
        <w:rPr>
          <w:rFonts w:hint="eastAsia"/>
          <w:lang w:eastAsia="zh-CN"/>
        </w:rPr>
        <w:t>三、</w:t>
      </w:r>
      <w:r>
        <w:rPr>
          <w:rFonts w:hint="eastAsia"/>
        </w:rPr>
        <w:t>课程性质</w:t>
      </w:r>
      <w:r>
        <w:rPr>
          <w:rFonts w:hint="eastAsia"/>
          <w:lang w:eastAsia="zh-CN"/>
        </w:rPr>
        <w:t>、地位、作用</w:t>
      </w:r>
    </w:p>
    <w:p w14:paraId="17AD718B">
      <w:pPr>
        <w:pStyle w:val="8"/>
        <w:numPr>
          <w:ins w:id="2" w:author="User" w:date="2016-10-26T06:04:00Z"/>
        </w:numPr>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本课程是</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专业的</w:t>
      </w:r>
      <w:r>
        <w:rPr>
          <w:rFonts w:hint="eastAsia" w:ascii="宋体" w:hAnsi="宋体" w:cs="仿宋_GB2312"/>
          <w:position w:val="6"/>
          <w:sz w:val="24"/>
          <w:szCs w:val="24"/>
          <w:lang w:eastAsia="zh-CN"/>
        </w:rPr>
        <w:t>专业限选课程</w:t>
      </w:r>
      <w:r>
        <w:rPr>
          <w:rFonts w:hint="eastAsia" w:ascii="宋体" w:hAnsi="宋体" w:cs="仿宋_GB2312"/>
          <w:position w:val="6"/>
          <w:sz w:val="24"/>
          <w:szCs w:val="24"/>
        </w:rPr>
        <w:t>。</w:t>
      </w:r>
    </w:p>
    <w:p w14:paraId="5D19DF6F">
      <w:pPr>
        <w:pStyle w:val="8"/>
        <w:spacing w:line="420" w:lineRule="exact"/>
        <w:ind w:left="0" w:leftChars="0" w:right="-94" w:rightChars="-45" w:firstLine="480" w:firstLineChars="200"/>
        <w:rPr>
          <w:rFonts w:ascii="宋体" w:hAnsi="宋体" w:cs="仿宋_GB2312"/>
          <w:position w:val="6"/>
          <w:sz w:val="24"/>
          <w:szCs w:val="24"/>
        </w:rPr>
      </w:pPr>
      <w:r>
        <w:rPr>
          <w:rFonts w:hint="eastAsia" w:ascii="宋体" w:hAnsi="宋体" w:cs="仿宋_GB2312"/>
          <w:position w:val="6"/>
          <w:sz w:val="24"/>
          <w:szCs w:val="24"/>
        </w:rPr>
        <w:t>本课程是</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专业人才培养目标和相关职业岗位（群）的能力要求而设置的</w:t>
      </w:r>
      <w:r>
        <w:rPr>
          <w:rFonts w:hint="eastAsia" w:ascii="宋体" w:hAnsi="宋体" w:cs="仿宋_GB2312"/>
          <w:position w:val="6"/>
          <w:sz w:val="24"/>
          <w:szCs w:val="24"/>
          <w:lang w:eastAsia="zh-CN"/>
        </w:rPr>
        <w:t>。</w:t>
      </w:r>
      <w:r>
        <w:rPr>
          <w:rFonts w:hint="eastAsia" w:ascii="宋体" w:hAnsi="宋体" w:cs="仿宋_GB2312"/>
          <w:position w:val="6"/>
          <w:sz w:val="24"/>
          <w:szCs w:val="24"/>
        </w:rPr>
        <w:t>对本专业所面向的时尚摄影师所需要的知识、技能、和素质目标的达成起支撑作用。</w:t>
      </w:r>
    </w:p>
    <w:p w14:paraId="7D98E9E1">
      <w:pPr>
        <w:pStyle w:val="2"/>
        <w:numPr>
          <w:ilvl w:val="0"/>
          <w:numId w:val="0"/>
        </w:numPr>
        <w:spacing w:before="156" w:after="156"/>
        <w:ind w:firstLine="562" w:firstLineChars="200"/>
        <w:rPr>
          <w:rFonts w:hint="eastAsia"/>
          <w:lang w:eastAsia="zh-CN"/>
        </w:rPr>
      </w:pPr>
      <w:r>
        <w:rPr>
          <w:rFonts w:hint="eastAsia"/>
          <w:lang w:eastAsia="zh-CN"/>
        </w:rPr>
        <w:t>四、课程的教学目标、以及与相关课程的联系</w:t>
      </w:r>
    </w:p>
    <w:p w14:paraId="3084C7FC">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总体目标：</w:t>
      </w:r>
    </w:p>
    <w:p w14:paraId="008A34F2">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《时尚摄影》的课程目标，主要是让学生掌握服装摄影的基本拍摄技巧，让学生能够根据服装风格独立拍摄服装品牌产品推广平面照。</w:t>
      </w:r>
    </w:p>
    <w:p w14:paraId="6BC30695">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 xml:space="preserve">1、知识目标 </w:t>
      </w:r>
    </w:p>
    <w:p w14:paraId="583DEC19">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（1）能够在拍摄前构思服装摄影的艺术风格。</w:t>
      </w:r>
    </w:p>
    <w:p w14:paraId="1BD78A57">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（2）能够在视频中体现出推广的中心内容。</w:t>
      </w:r>
    </w:p>
    <w:p w14:paraId="049C7A64">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 xml:space="preserve">2、技能目标 </w:t>
      </w:r>
    </w:p>
    <w:p w14:paraId="2A4C923F">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（1）能够熟练使用摄影器材进行创作。</w:t>
      </w:r>
    </w:p>
    <w:p w14:paraId="6AC98738">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（3）能够使用后期软件为调整服装产品画面效果。</w:t>
      </w:r>
    </w:p>
    <w:p w14:paraId="1B941B13">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（3）能具有创造性思维的设计意识。</w:t>
      </w:r>
    </w:p>
    <w:p w14:paraId="342F6D57">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3、素质养成目标</w:t>
      </w:r>
    </w:p>
    <w:p w14:paraId="1CAABD3F">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通过本课程，培养学生能够根据项目要求，制作突出推广内容的视频，并提高学生在生活中善于发现美的触觉。</w:t>
      </w:r>
    </w:p>
    <w:p w14:paraId="7F08A61A">
      <w:pPr>
        <w:pStyle w:val="15"/>
        <w:ind w:firstLine="0" w:firstLineChars="0"/>
        <w:rPr>
          <w:rFonts w:ascii="Arial" w:hAnsi="Arial" w:eastAsia="黑体"/>
          <w:b/>
          <w:bCs/>
          <w:sz w:val="28"/>
          <w:szCs w:val="32"/>
        </w:rPr>
      </w:pPr>
      <w:r>
        <w:rPr>
          <w:rFonts w:hint="eastAsia" w:ascii="Arial" w:hAnsi="Arial" w:eastAsia="黑体"/>
          <w:b/>
          <w:bCs/>
          <w:sz w:val="28"/>
          <w:szCs w:val="32"/>
          <w:lang w:eastAsia="zh-CN"/>
        </w:rPr>
        <w:t>五</w:t>
      </w:r>
      <w:r>
        <w:rPr>
          <w:rFonts w:ascii="Arial" w:hAnsi="Arial" w:eastAsia="黑体"/>
          <w:b/>
          <w:bCs/>
          <w:sz w:val="28"/>
          <w:szCs w:val="32"/>
        </w:rPr>
        <w:t>、参考</w:t>
      </w:r>
      <w:r>
        <w:rPr>
          <w:rFonts w:hint="eastAsia" w:ascii="Arial" w:hAnsi="Arial" w:eastAsia="黑体"/>
          <w:b/>
          <w:bCs/>
          <w:sz w:val="28"/>
          <w:szCs w:val="32"/>
        </w:rPr>
        <w:t>学</w:t>
      </w:r>
      <w:r>
        <w:rPr>
          <w:rFonts w:ascii="Arial" w:hAnsi="Arial" w:eastAsia="黑体"/>
          <w:b/>
          <w:bCs/>
          <w:sz w:val="28"/>
          <w:szCs w:val="32"/>
        </w:rPr>
        <w:t>时</w:t>
      </w:r>
      <w:r>
        <w:rPr>
          <w:rFonts w:hint="eastAsia" w:ascii="Arial" w:hAnsi="Arial" w:eastAsia="黑体"/>
          <w:b/>
          <w:bCs/>
          <w:sz w:val="28"/>
          <w:szCs w:val="32"/>
        </w:rPr>
        <w:t>与</w:t>
      </w:r>
      <w:r>
        <w:rPr>
          <w:rFonts w:ascii="Arial" w:hAnsi="Arial" w:eastAsia="黑体"/>
          <w:b/>
          <w:bCs/>
          <w:sz w:val="28"/>
          <w:szCs w:val="32"/>
        </w:rPr>
        <w:t>学分</w:t>
      </w:r>
    </w:p>
    <w:p w14:paraId="48531E29">
      <w:pPr>
        <w:pStyle w:val="8"/>
        <w:spacing w:line="420" w:lineRule="exact"/>
        <w:ind w:left="0" w:leftChars="0" w:right="-94" w:rightChars="-45" w:firstLine="480" w:firstLineChars="200"/>
        <w:rPr>
          <w:rFonts w:hint="default" w:ascii="宋体" w:hAnsi="宋体" w:cs="仿宋_GB2312"/>
          <w:position w:val="6"/>
          <w:sz w:val="24"/>
          <w:szCs w:val="24"/>
          <w:lang w:val="en-US" w:eastAsia="zh-CN"/>
        </w:rPr>
      </w:pPr>
      <w:r>
        <w:rPr>
          <w:rFonts w:hint="eastAsia" w:ascii="宋体" w:hAnsi="宋体" w:cs="仿宋_GB2312"/>
          <w:position w:val="6"/>
          <w:sz w:val="24"/>
          <w:szCs w:val="24"/>
          <w:lang w:val="en-US" w:eastAsia="zh-CN"/>
        </w:rPr>
        <w:t>1.学时：136</w:t>
      </w:r>
    </w:p>
    <w:p w14:paraId="08232FD1">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2.学分：8</w:t>
      </w:r>
    </w:p>
    <w:p w14:paraId="12D810CB">
      <w:pPr>
        <w:pStyle w:val="15"/>
        <w:ind w:firstLine="0" w:firstLineChars="0"/>
        <w:rPr>
          <w:rFonts w:ascii="Arial" w:hAnsi="Arial" w:eastAsia="黑体"/>
          <w:b/>
          <w:bCs/>
          <w:sz w:val="28"/>
          <w:szCs w:val="32"/>
        </w:rPr>
      </w:pPr>
      <w:r>
        <w:rPr>
          <w:rFonts w:hint="eastAsia" w:ascii="Arial" w:hAnsi="Arial" w:eastAsia="黑体"/>
          <w:b/>
          <w:bCs/>
          <w:sz w:val="28"/>
          <w:szCs w:val="32"/>
          <w:lang w:eastAsia="zh-CN"/>
        </w:rPr>
        <w:t>六</w:t>
      </w:r>
      <w:r>
        <w:rPr>
          <w:rFonts w:hint="eastAsia" w:ascii="Arial" w:hAnsi="Arial" w:eastAsia="黑体"/>
          <w:b/>
          <w:bCs/>
          <w:sz w:val="28"/>
          <w:szCs w:val="32"/>
        </w:rPr>
        <w:t>、设计思路</w:t>
      </w:r>
    </w:p>
    <w:p w14:paraId="329AF980">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本课程依据对相关行业企业的调研，参照视频采编人员的职业技能鉴定规范，兼顾企业岗位就业群需要，并通过分析时尚摄影师、品牌推广员等的岗位典型工作任务获得。</w:t>
      </w:r>
    </w:p>
    <w:p w14:paraId="6614B8F0">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本课程主要从构思、拍摄、后期制作、产品发布等方面开展教学，实现循序渐进学习。</w:t>
      </w:r>
    </w:p>
    <w:p w14:paraId="6CC2AB78">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依据学生的学习基础、心理发展水平和全面发展的需求选择课程内容，力求反映时尚摄影课程特点，从前期拍摄到后期技巧的高级应用，以及拍摄风格方向着手教学，鼓励学生发挥创意，培养创新精神和实践能力。</w:t>
      </w:r>
    </w:p>
    <w:p w14:paraId="518ADC50">
      <w:pPr>
        <w:ind w:firstLine="0" w:firstLineChars="0"/>
        <w:rPr>
          <w:rFonts w:ascii="Arial" w:hAnsi="Arial" w:eastAsia="黑体"/>
          <w:b/>
          <w:bCs/>
          <w:sz w:val="28"/>
          <w:szCs w:val="32"/>
        </w:rPr>
      </w:pPr>
      <w:r>
        <w:rPr>
          <w:rFonts w:hint="eastAsia" w:ascii="Arial" w:hAnsi="Arial" w:eastAsia="黑体"/>
          <w:b/>
          <w:bCs/>
          <w:sz w:val="28"/>
          <w:szCs w:val="32"/>
          <w:lang w:eastAsia="zh-CN"/>
        </w:rPr>
        <w:t>七</w:t>
      </w:r>
      <w:r>
        <w:rPr>
          <w:rFonts w:hint="eastAsia" w:ascii="Arial" w:hAnsi="Arial" w:eastAsia="黑体"/>
          <w:b/>
          <w:bCs/>
          <w:sz w:val="28"/>
          <w:szCs w:val="32"/>
        </w:rPr>
        <w:t>、课程内容与教学要求</w:t>
      </w:r>
    </w:p>
    <w:p w14:paraId="126C03F2">
      <w:pPr>
        <w:pStyle w:val="5"/>
        <w:spacing w:before="0" w:beforeAutospacing="0" w:after="0" w:afterAutospacing="0" w:line="360" w:lineRule="auto"/>
        <w:ind w:firstLine="443" w:firstLineChars="210"/>
        <w:jc w:val="both"/>
        <w:rPr>
          <w:rFonts w:cs="仿宋_GB2312"/>
          <w:b/>
          <w:kern w:val="2"/>
          <w:position w:val="6"/>
        </w:rPr>
      </w:pPr>
      <w:r>
        <w:rPr>
          <w:rFonts w:hint="eastAsia" w:cs="仿宋_GB2312"/>
          <w:b/>
          <w:kern w:val="2"/>
          <w:position w:val="6"/>
        </w:rPr>
        <w:t>1.课时分配表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24"/>
        <w:gridCol w:w="773"/>
        <w:gridCol w:w="3487"/>
        <w:gridCol w:w="1284"/>
        <w:gridCol w:w="1080"/>
      </w:tblGrid>
      <w:tr w14:paraId="60897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4" w:type="dxa"/>
            <w:noWrap w:val="0"/>
            <w:vAlign w:val="top"/>
          </w:tcPr>
          <w:p w14:paraId="319E2FF0">
            <w:pPr>
              <w:ind w:firstLine="0" w:firstLineChars="0"/>
              <w:rPr>
                <w:rFonts w:ascii="宋体" w:hAnsi="宋体"/>
              </w:rPr>
            </w:pPr>
            <w:r>
              <w:rPr>
                <w:rFonts w:hint="eastAsia" w:ascii="宋体" w:hAnsi="宋体"/>
              </w:rPr>
              <w:t>模块（或工作情境）名称</w:t>
            </w:r>
          </w:p>
        </w:tc>
        <w:tc>
          <w:tcPr>
            <w:tcW w:w="773" w:type="dxa"/>
            <w:noWrap w:val="0"/>
            <w:vAlign w:val="top"/>
          </w:tcPr>
          <w:p w14:paraId="005BF991">
            <w:pPr>
              <w:ind w:firstLine="0" w:firstLineChars="0"/>
              <w:rPr>
                <w:rFonts w:ascii="宋体" w:hAnsi="宋体"/>
              </w:rPr>
            </w:pPr>
            <w:r>
              <w:rPr>
                <w:rFonts w:hint="eastAsia" w:ascii="宋体" w:hAnsi="宋体"/>
              </w:rPr>
              <w:t>序号</w:t>
            </w:r>
          </w:p>
        </w:tc>
        <w:tc>
          <w:tcPr>
            <w:tcW w:w="3487" w:type="dxa"/>
            <w:noWrap w:val="0"/>
            <w:vAlign w:val="top"/>
          </w:tcPr>
          <w:p w14:paraId="4B51BE4B">
            <w:pPr>
              <w:ind w:firstLine="480"/>
              <w:jc w:val="center"/>
              <w:rPr>
                <w:rFonts w:ascii="宋体" w:hAnsi="宋体"/>
              </w:rPr>
            </w:pPr>
            <w:r>
              <w:rPr>
                <w:rFonts w:hint="eastAsia" w:ascii="宋体" w:hAnsi="宋体"/>
              </w:rPr>
              <w:t>单元（或项目）内容</w:t>
            </w:r>
          </w:p>
        </w:tc>
        <w:tc>
          <w:tcPr>
            <w:tcW w:w="1284" w:type="dxa"/>
            <w:noWrap w:val="0"/>
            <w:vAlign w:val="top"/>
          </w:tcPr>
          <w:p w14:paraId="12FF0FC9">
            <w:pPr>
              <w:ind w:firstLine="0" w:firstLineChars="0"/>
              <w:rPr>
                <w:rFonts w:ascii="宋体" w:hAnsi="宋体"/>
              </w:rPr>
            </w:pPr>
            <w:r>
              <w:rPr>
                <w:rFonts w:hint="eastAsia" w:ascii="宋体" w:hAnsi="宋体"/>
              </w:rPr>
              <w:t>学时分配</w:t>
            </w:r>
          </w:p>
        </w:tc>
        <w:tc>
          <w:tcPr>
            <w:tcW w:w="1080" w:type="dxa"/>
            <w:noWrap w:val="0"/>
            <w:vAlign w:val="top"/>
          </w:tcPr>
          <w:p w14:paraId="7D98CEA9">
            <w:pPr>
              <w:ind w:firstLine="0" w:firstLineChars="0"/>
              <w:rPr>
                <w:rFonts w:ascii="宋体" w:hAnsi="宋体"/>
              </w:rPr>
            </w:pPr>
            <w:r>
              <w:rPr>
                <w:rFonts w:hint="eastAsia" w:ascii="宋体" w:hAnsi="宋体"/>
              </w:rPr>
              <w:t>备注</w:t>
            </w:r>
          </w:p>
        </w:tc>
      </w:tr>
      <w:tr w14:paraId="1ACC2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noWrap w:val="0"/>
            <w:vAlign w:val="center"/>
          </w:tcPr>
          <w:p w14:paraId="7BA7217D">
            <w:pPr>
              <w:ind w:firstLine="0" w:firstLineChars="0"/>
              <w:jc w:val="left"/>
              <w:rPr>
                <w:rFonts w:ascii="宋体" w:hAnsi="宋体"/>
                <w:szCs w:val="21"/>
              </w:rPr>
            </w:pPr>
            <w:r>
              <w:rPr>
                <w:rFonts w:ascii="宋体" w:hAnsi="宋体"/>
                <w:szCs w:val="21"/>
              </w:rPr>
              <w:t>模块一</w:t>
            </w:r>
          </w:p>
          <w:p w14:paraId="358B2CC9">
            <w:pPr>
              <w:ind w:firstLine="0" w:firstLineChars="0"/>
              <w:jc w:val="left"/>
              <w:rPr>
                <w:rFonts w:ascii="宋体" w:hAnsi="宋体"/>
                <w:szCs w:val="21"/>
              </w:rPr>
            </w:pPr>
            <w:r>
              <w:rPr>
                <w:rFonts w:hint="eastAsia" w:ascii="宋体" w:hAnsi="宋体"/>
                <w:szCs w:val="21"/>
              </w:rPr>
              <w:t>照相机的</w:t>
            </w:r>
            <w:r>
              <w:rPr>
                <w:rFonts w:ascii="宋体" w:hAnsi="宋体"/>
                <w:szCs w:val="21"/>
              </w:rPr>
              <w:t>基础操作</w:t>
            </w:r>
          </w:p>
        </w:tc>
        <w:tc>
          <w:tcPr>
            <w:tcW w:w="773" w:type="dxa"/>
            <w:noWrap w:val="0"/>
            <w:vAlign w:val="center"/>
          </w:tcPr>
          <w:p w14:paraId="63E012B5">
            <w:pPr>
              <w:ind w:firstLine="174" w:firstLineChars="83"/>
              <w:rPr>
                <w:rFonts w:ascii="宋体" w:hAnsi="宋体"/>
                <w:szCs w:val="21"/>
              </w:rPr>
            </w:pPr>
          </w:p>
        </w:tc>
        <w:tc>
          <w:tcPr>
            <w:tcW w:w="3487" w:type="dxa"/>
            <w:noWrap w:val="0"/>
            <w:vAlign w:val="center"/>
          </w:tcPr>
          <w:p w14:paraId="0F1C877C">
            <w:pPr>
              <w:ind w:firstLine="0" w:firstLineChars="0"/>
              <w:rPr>
                <w:rFonts w:ascii="宋体" w:hAnsi="宋体"/>
                <w:szCs w:val="21"/>
              </w:rPr>
            </w:pPr>
            <w:r>
              <w:rPr>
                <w:rFonts w:hint="eastAsia" w:ascii="宋体" w:hAnsi="宋体"/>
                <w:szCs w:val="21"/>
              </w:rPr>
              <w:t>照相机的基本操作</w:t>
            </w:r>
          </w:p>
        </w:tc>
        <w:tc>
          <w:tcPr>
            <w:tcW w:w="1284" w:type="dxa"/>
            <w:noWrap w:val="0"/>
            <w:vAlign w:val="center"/>
          </w:tcPr>
          <w:p w14:paraId="37E4A2DD">
            <w:pPr>
              <w:ind w:firstLine="480"/>
              <w:rPr>
                <w:rFonts w:hint="eastAsia" w:ascii="宋体" w:hAnsi="宋体" w:eastAsia="宋体"/>
                <w:lang w:eastAsia="zh-CN"/>
              </w:rPr>
            </w:pPr>
            <w:r>
              <w:rPr>
                <w:rFonts w:hint="eastAsia" w:ascii="宋体" w:hAnsi="宋体"/>
                <w:lang w:val="en-US" w:eastAsia="zh-CN"/>
              </w:rPr>
              <w:t>8</w:t>
            </w:r>
          </w:p>
        </w:tc>
        <w:tc>
          <w:tcPr>
            <w:tcW w:w="1080" w:type="dxa"/>
            <w:noWrap w:val="0"/>
            <w:vAlign w:val="center"/>
          </w:tcPr>
          <w:p w14:paraId="238BF9A6">
            <w:pPr>
              <w:ind w:firstLine="480"/>
              <w:rPr>
                <w:rFonts w:ascii="宋体" w:hAnsi="宋体"/>
              </w:rPr>
            </w:pPr>
          </w:p>
        </w:tc>
      </w:tr>
      <w:tr w14:paraId="7A3C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center"/>
          </w:tcPr>
          <w:p w14:paraId="24504632">
            <w:pPr>
              <w:ind w:firstLine="480"/>
              <w:rPr>
                <w:rFonts w:ascii="宋体" w:hAnsi="宋体"/>
                <w:szCs w:val="21"/>
              </w:rPr>
            </w:pPr>
          </w:p>
        </w:tc>
        <w:tc>
          <w:tcPr>
            <w:tcW w:w="773" w:type="dxa"/>
            <w:noWrap w:val="0"/>
            <w:vAlign w:val="center"/>
          </w:tcPr>
          <w:p w14:paraId="125EF22F">
            <w:pPr>
              <w:ind w:firstLine="174" w:firstLineChars="83"/>
              <w:rPr>
                <w:rFonts w:ascii="宋体" w:hAnsi="宋体"/>
                <w:szCs w:val="21"/>
              </w:rPr>
            </w:pPr>
          </w:p>
        </w:tc>
        <w:tc>
          <w:tcPr>
            <w:tcW w:w="3487" w:type="dxa"/>
            <w:noWrap w:val="0"/>
            <w:vAlign w:val="center"/>
          </w:tcPr>
          <w:p w14:paraId="06749804">
            <w:pPr>
              <w:ind w:firstLine="0" w:firstLineChars="0"/>
              <w:rPr>
                <w:rFonts w:ascii="宋体" w:hAnsi="宋体"/>
                <w:szCs w:val="21"/>
              </w:rPr>
            </w:pPr>
            <w:r>
              <w:rPr>
                <w:rFonts w:hint="eastAsia" w:ascii="宋体" w:hAnsi="宋体"/>
                <w:szCs w:val="21"/>
              </w:rPr>
              <w:t>曝光三要素</w:t>
            </w:r>
          </w:p>
        </w:tc>
        <w:tc>
          <w:tcPr>
            <w:tcW w:w="1284" w:type="dxa"/>
            <w:noWrap w:val="0"/>
            <w:vAlign w:val="center"/>
          </w:tcPr>
          <w:p w14:paraId="2CDDE52F">
            <w:pPr>
              <w:ind w:firstLine="480"/>
              <w:rPr>
                <w:rFonts w:ascii="宋体" w:hAnsi="宋体"/>
              </w:rPr>
            </w:pPr>
            <w:r>
              <w:rPr>
                <w:rFonts w:hint="eastAsia" w:ascii="宋体" w:hAnsi="宋体"/>
              </w:rPr>
              <w:t>8</w:t>
            </w:r>
          </w:p>
        </w:tc>
        <w:tc>
          <w:tcPr>
            <w:tcW w:w="1080" w:type="dxa"/>
            <w:noWrap w:val="0"/>
            <w:vAlign w:val="center"/>
          </w:tcPr>
          <w:p w14:paraId="611B38E7">
            <w:pPr>
              <w:ind w:firstLine="480"/>
              <w:rPr>
                <w:rFonts w:ascii="宋体" w:hAnsi="宋体"/>
              </w:rPr>
            </w:pPr>
          </w:p>
        </w:tc>
      </w:tr>
      <w:tr w14:paraId="68607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center"/>
          </w:tcPr>
          <w:p w14:paraId="6A376883">
            <w:pPr>
              <w:ind w:firstLine="480"/>
              <w:rPr>
                <w:rFonts w:ascii="宋体" w:hAnsi="宋体"/>
                <w:szCs w:val="21"/>
              </w:rPr>
            </w:pPr>
          </w:p>
        </w:tc>
        <w:tc>
          <w:tcPr>
            <w:tcW w:w="773" w:type="dxa"/>
            <w:noWrap w:val="0"/>
            <w:vAlign w:val="center"/>
          </w:tcPr>
          <w:p w14:paraId="51F6A95B">
            <w:pPr>
              <w:ind w:firstLine="174" w:firstLineChars="83"/>
              <w:rPr>
                <w:rFonts w:ascii="宋体" w:hAnsi="宋体"/>
                <w:szCs w:val="21"/>
              </w:rPr>
            </w:pPr>
          </w:p>
        </w:tc>
        <w:tc>
          <w:tcPr>
            <w:tcW w:w="3487" w:type="dxa"/>
            <w:noWrap w:val="0"/>
            <w:vAlign w:val="center"/>
          </w:tcPr>
          <w:p w14:paraId="660FE3A3">
            <w:pPr>
              <w:ind w:firstLine="0" w:firstLineChars="0"/>
              <w:rPr>
                <w:rFonts w:hint="eastAsia" w:ascii="宋体" w:hAnsi="宋体"/>
                <w:szCs w:val="21"/>
              </w:rPr>
            </w:pPr>
            <w:r>
              <w:rPr>
                <w:rFonts w:hint="eastAsia" w:ascii="宋体" w:hAnsi="宋体"/>
                <w:szCs w:val="21"/>
              </w:rPr>
              <w:t>用光造型</w:t>
            </w:r>
          </w:p>
        </w:tc>
        <w:tc>
          <w:tcPr>
            <w:tcW w:w="1284" w:type="dxa"/>
            <w:noWrap w:val="0"/>
            <w:vAlign w:val="center"/>
          </w:tcPr>
          <w:p w14:paraId="0D19D7AC">
            <w:pPr>
              <w:ind w:firstLine="480"/>
              <w:rPr>
                <w:rFonts w:hint="eastAsia" w:ascii="宋体" w:hAnsi="宋体"/>
              </w:rPr>
            </w:pPr>
            <w:r>
              <w:rPr>
                <w:rFonts w:hint="eastAsia" w:ascii="宋体" w:hAnsi="宋体"/>
              </w:rPr>
              <w:t>8</w:t>
            </w:r>
          </w:p>
        </w:tc>
        <w:tc>
          <w:tcPr>
            <w:tcW w:w="1080" w:type="dxa"/>
            <w:noWrap w:val="0"/>
            <w:vAlign w:val="center"/>
          </w:tcPr>
          <w:p w14:paraId="053B4422">
            <w:pPr>
              <w:ind w:firstLine="480"/>
              <w:rPr>
                <w:rFonts w:ascii="宋体" w:hAnsi="宋体"/>
              </w:rPr>
            </w:pPr>
          </w:p>
        </w:tc>
      </w:tr>
      <w:tr w14:paraId="2007F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noWrap w:val="0"/>
            <w:vAlign w:val="center"/>
          </w:tcPr>
          <w:p w14:paraId="18B046AC">
            <w:pPr>
              <w:ind w:firstLine="0" w:firstLineChars="0"/>
              <w:jc w:val="left"/>
              <w:rPr>
                <w:rFonts w:ascii="宋体" w:hAnsi="宋体"/>
                <w:szCs w:val="21"/>
              </w:rPr>
            </w:pPr>
            <w:r>
              <w:rPr>
                <w:rFonts w:ascii="宋体" w:hAnsi="宋体"/>
                <w:szCs w:val="21"/>
              </w:rPr>
              <w:t>模块二</w:t>
            </w:r>
          </w:p>
          <w:p w14:paraId="414957A9">
            <w:pPr>
              <w:ind w:firstLine="0" w:firstLineChars="0"/>
              <w:jc w:val="left"/>
              <w:rPr>
                <w:rFonts w:ascii="宋体" w:hAnsi="宋体"/>
                <w:szCs w:val="21"/>
              </w:rPr>
            </w:pPr>
            <w:r>
              <w:rPr>
                <w:rFonts w:hint="eastAsia" w:ascii="宋体" w:hAnsi="宋体"/>
                <w:szCs w:val="21"/>
              </w:rPr>
              <w:t>摄影视觉与构图</w:t>
            </w:r>
          </w:p>
        </w:tc>
        <w:tc>
          <w:tcPr>
            <w:tcW w:w="773" w:type="dxa"/>
            <w:noWrap w:val="0"/>
            <w:vAlign w:val="center"/>
          </w:tcPr>
          <w:p w14:paraId="07F31D07">
            <w:pPr>
              <w:ind w:firstLine="174" w:firstLineChars="83"/>
              <w:rPr>
                <w:rFonts w:ascii="宋体" w:hAnsi="宋体"/>
                <w:szCs w:val="21"/>
              </w:rPr>
            </w:pPr>
          </w:p>
        </w:tc>
        <w:tc>
          <w:tcPr>
            <w:tcW w:w="3487" w:type="dxa"/>
            <w:noWrap w:val="0"/>
            <w:vAlign w:val="center"/>
          </w:tcPr>
          <w:p w14:paraId="1C1E7F90">
            <w:pPr>
              <w:ind w:firstLine="0" w:firstLineChars="0"/>
              <w:rPr>
                <w:rFonts w:ascii="宋体" w:hAnsi="宋体"/>
                <w:szCs w:val="21"/>
              </w:rPr>
            </w:pPr>
            <w:r>
              <w:rPr>
                <w:rFonts w:hint="eastAsia" w:ascii="宋体" w:hAnsi="宋体"/>
                <w:szCs w:val="21"/>
              </w:rPr>
              <w:t>前景与背景的运用实践</w:t>
            </w:r>
          </w:p>
        </w:tc>
        <w:tc>
          <w:tcPr>
            <w:tcW w:w="1284" w:type="dxa"/>
            <w:noWrap w:val="0"/>
            <w:vAlign w:val="center"/>
          </w:tcPr>
          <w:p w14:paraId="44854FB6">
            <w:pPr>
              <w:ind w:firstLine="480"/>
              <w:rPr>
                <w:rFonts w:hint="eastAsia" w:ascii="宋体" w:hAnsi="宋体" w:eastAsia="宋体"/>
                <w:lang w:eastAsia="zh-CN"/>
              </w:rPr>
            </w:pPr>
            <w:r>
              <w:rPr>
                <w:rFonts w:hint="eastAsia" w:ascii="宋体" w:hAnsi="宋体"/>
                <w:lang w:val="en-US" w:eastAsia="zh-CN"/>
              </w:rPr>
              <w:t>8</w:t>
            </w:r>
          </w:p>
        </w:tc>
        <w:tc>
          <w:tcPr>
            <w:tcW w:w="1080" w:type="dxa"/>
            <w:noWrap w:val="0"/>
            <w:vAlign w:val="center"/>
          </w:tcPr>
          <w:p w14:paraId="735FE276">
            <w:pPr>
              <w:ind w:firstLine="480"/>
              <w:rPr>
                <w:rFonts w:ascii="宋体" w:hAnsi="宋体"/>
              </w:rPr>
            </w:pPr>
          </w:p>
        </w:tc>
      </w:tr>
      <w:tr w14:paraId="1A893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center"/>
          </w:tcPr>
          <w:p w14:paraId="5D2245F5">
            <w:pPr>
              <w:ind w:firstLine="480"/>
              <w:rPr>
                <w:rFonts w:ascii="宋体" w:hAnsi="宋体"/>
                <w:szCs w:val="21"/>
              </w:rPr>
            </w:pPr>
          </w:p>
        </w:tc>
        <w:tc>
          <w:tcPr>
            <w:tcW w:w="773" w:type="dxa"/>
            <w:noWrap w:val="0"/>
            <w:vAlign w:val="center"/>
          </w:tcPr>
          <w:p w14:paraId="0C7F81E8">
            <w:pPr>
              <w:ind w:firstLine="174" w:firstLineChars="83"/>
              <w:rPr>
                <w:rFonts w:ascii="宋体" w:hAnsi="宋体"/>
                <w:szCs w:val="21"/>
              </w:rPr>
            </w:pPr>
          </w:p>
        </w:tc>
        <w:tc>
          <w:tcPr>
            <w:tcW w:w="3487" w:type="dxa"/>
            <w:noWrap w:val="0"/>
            <w:vAlign w:val="center"/>
          </w:tcPr>
          <w:p w14:paraId="469D0DB8">
            <w:pPr>
              <w:ind w:firstLine="0" w:firstLineChars="0"/>
              <w:rPr>
                <w:rFonts w:ascii="宋体" w:hAnsi="宋体"/>
                <w:szCs w:val="21"/>
              </w:rPr>
            </w:pPr>
            <w:r>
              <w:rPr>
                <w:rFonts w:hint="eastAsia" w:ascii="宋体" w:hAnsi="宋体"/>
                <w:szCs w:val="21"/>
              </w:rPr>
              <w:t>视角的转换实践</w:t>
            </w:r>
          </w:p>
        </w:tc>
        <w:tc>
          <w:tcPr>
            <w:tcW w:w="1284" w:type="dxa"/>
            <w:noWrap w:val="0"/>
            <w:vAlign w:val="center"/>
          </w:tcPr>
          <w:p w14:paraId="1322F73E">
            <w:pPr>
              <w:ind w:firstLine="480"/>
              <w:rPr>
                <w:rFonts w:hint="eastAsia" w:ascii="宋体" w:hAnsi="宋体" w:eastAsia="宋体"/>
                <w:lang w:eastAsia="zh-CN"/>
              </w:rPr>
            </w:pPr>
            <w:r>
              <w:rPr>
                <w:rFonts w:hint="eastAsia" w:ascii="宋体" w:hAnsi="宋体"/>
                <w:lang w:val="en-US" w:eastAsia="zh-CN"/>
              </w:rPr>
              <w:t>8</w:t>
            </w:r>
          </w:p>
        </w:tc>
        <w:tc>
          <w:tcPr>
            <w:tcW w:w="1080" w:type="dxa"/>
            <w:noWrap w:val="0"/>
            <w:vAlign w:val="center"/>
          </w:tcPr>
          <w:p w14:paraId="157092A4">
            <w:pPr>
              <w:ind w:firstLine="480"/>
              <w:rPr>
                <w:rFonts w:ascii="宋体" w:hAnsi="宋体"/>
              </w:rPr>
            </w:pPr>
          </w:p>
        </w:tc>
      </w:tr>
      <w:tr w14:paraId="44278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center"/>
          </w:tcPr>
          <w:p w14:paraId="246C5058">
            <w:pPr>
              <w:ind w:firstLine="480"/>
              <w:rPr>
                <w:rFonts w:ascii="宋体" w:hAnsi="宋体"/>
                <w:szCs w:val="21"/>
              </w:rPr>
            </w:pPr>
          </w:p>
        </w:tc>
        <w:tc>
          <w:tcPr>
            <w:tcW w:w="773" w:type="dxa"/>
            <w:noWrap w:val="0"/>
            <w:vAlign w:val="center"/>
          </w:tcPr>
          <w:p w14:paraId="08508320">
            <w:pPr>
              <w:ind w:firstLine="174" w:firstLineChars="83"/>
              <w:rPr>
                <w:rFonts w:ascii="宋体" w:hAnsi="宋体"/>
                <w:szCs w:val="21"/>
              </w:rPr>
            </w:pPr>
          </w:p>
        </w:tc>
        <w:tc>
          <w:tcPr>
            <w:tcW w:w="3487" w:type="dxa"/>
            <w:noWrap w:val="0"/>
            <w:vAlign w:val="center"/>
          </w:tcPr>
          <w:p w14:paraId="039F75AA">
            <w:pPr>
              <w:ind w:firstLine="0" w:firstLineChars="0"/>
              <w:rPr>
                <w:rFonts w:ascii="宋体" w:hAnsi="宋体" w:cs="仿宋_GB2312"/>
                <w:position w:val="6"/>
                <w:szCs w:val="21"/>
              </w:rPr>
            </w:pPr>
            <w:r>
              <w:rPr>
                <w:rFonts w:hint="eastAsia" w:ascii="宋体" w:hAnsi="宋体" w:cs="仿宋_GB2312"/>
                <w:position w:val="6"/>
                <w:szCs w:val="21"/>
              </w:rPr>
              <w:t>不同拍摄点与画面变化实践</w:t>
            </w:r>
          </w:p>
        </w:tc>
        <w:tc>
          <w:tcPr>
            <w:tcW w:w="1284" w:type="dxa"/>
            <w:noWrap w:val="0"/>
            <w:vAlign w:val="center"/>
          </w:tcPr>
          <w:p w14:paraId="08487AC0">
            <w:pPr>
              <w:ind w:firstLine="480"/>
              <w:rPr>
                <w:rFonts w:hint="eastAsia" w:ascii="宋体" w:hAnsi="宋体" w:eastAsia="宋体"/>
                <w:lang w:eastAsia="zh-CN"/>
              </w:rPr>
            </w:pPr>
            <w:r>
              <w:rPr>
                <w:rFonts w:hint="eastAsia" w:ascii="宋体" w:hAnsi="宋体"/>
                <w:lang w:val="en-US" w:eastAsia="zh-CN"/>
              </w:rPr>
              <w:t>8</w:t>
            </w:r>
          </w:p>
        </w:tc>
        <w:tc>
          <w:tcPr>
            <w:tcW w:w="1080" w:type="dxa"/>
            <w:noWrap w:val="0"/>
            <w:vAlign w:val="center"/>
          </w:tcPr>
          <w:p w14:paraId="4C93C4DD">
            <w:pPr>
              <w:ind w:firstLine="480"/>
              <w:rPr>
                <w:rFonts w:ascii="宋体" w:hAnsi="宋体"/>
              </w:rPr>
            </w:pPr>
          </w:p>
        </w:tc>
      </w:tr>
      <w:tr w14:paraId="0CE40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center"/>
          </w:tcPr>
          <w:p w14:paraId="2B1FB15B">
            <w:pPr>
              <w:ind w:firstLine="480"/>
              <w:rPr>
                <w:rFonts w:ascii="宋体" w:hAnsi="宋体"/>
                <w:szCs w:val="21"/>
              </w:rPr>
            </w:pPr>
          </w:p>
        </w:tc>
        <w:tc>
          <w:tcPr>
            <w:tcW w:w="773" w:type="dxa"/>
            <w:noWrap w:val="0"/>
            <w:vAlign w:val="center"/>
          </w:tcPr>
          <w:p w14:paraId="79046C62">
            <w:pPr>
              <w:ind w:firstLine="174" w:firstLineChars="83"/>
              <w:rPr>
                <w:rFonts w:ascii="宋体" w:hAnsi="宋体"/>
                <w:szCs w:val="21"/>
              </w:rPr>
            </w:pPr>
          </w:p>
        </w:tc>
        <w:tc>
          <w:tcPr>
            <w:tcW w:w="3487" w:type="dxa"/>
            <w:noWrap w:val="0"/>
            <w:vAlign w:val="center"/>
          </w:tcPr>
          <w:p w14:paraId="502B92D0">
            <w:pPr>
              <w:ind w:firstLine="0" w:firstLineChars="0"/>
              <w:rPr>
                <w:rFonts w:ascii="宋体" w:hAnsi="宋体" w:cs="仿宋_GB2312"/>
                <w:position w:val="6"/>
                <w:szCs w:val="21"/>
              </w:rPr>
            </w:pPr>
            <w:r>
              <w:rPr>
                <w:rFonts w:hint="eastAsia" w:ascii="宋体" w:hAnsi="宋体" w:cs="仿宋_GB2312"/>
                <w:position w:val="6"/>
                <w:szCs w:val="21"/>
              </w:rPr>
              <w:t>视觉综合实训</w:t>
            </w:r>
          </w:p>
        </w:tc>
        <w:tc>
          <w:tcPr>
            <w:tcW w:w="1284" w:type="dxa"/>
            <w:noWrap w:val="0"/>
            <w:vAlign w:val="center"/>
          </w:tcPr>
          <w:p w14:paraId="6216AFB7">
            <w:pPr>
              <w:ind w:firstLine="480"/>
              <w:rPr>
                <w:rFonts w:hint="default" w:ascii="宋体" w:hAnsi="宋体" w:eastAsia="宋体"/>
                <w:lang w:val="en-US" w:eastAsia="zh-CN"/>
              </w:rPr>
            </w:pPr>
            <w:r>
              <w:rPr>
                <w:rFonts w:hint="eastAsia" w:ascii="宋体" w:hAnsi="宋体"/>
                <w:lang w:val="en-US" w:eastAsia="zh-CN"/>
              </w:rPr>
              <w:t>16</w:t>
            </w:r>
          </w:p>
        </w:tc>
        <w:tc>
          <w:tcPr>
            <w:tcW w:w="1080" w:type="dxa"/>
            <w:noWrap w:val="0"/>
            <w:vAlign w:val="center"/>
          </w:tcPr>
          <w:p w14:paraId="5725FD1C">
            <w:pPr>
              <w:ind w:firstLine="480"/>
              <w:rPr>
                <w:rFonts w:ascii="宋体" w:hAnsi="宋体"/>
              </w:rPr>
            </w:pPr>
          </w:p>
        </w:tc>
      </w:tr>
      <w:tr w14:paraId="0384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noWrap w:val="0"/>
            <w:vAlign w:val="center"/>
          </w:tcPr>
          <w:p w14:paraId="7B79950E">
            <w:pPr>
              <w:ind w:firstLine="0" w:firstLineChars="0"/>
              <w:jc w:val="left"/>
              <w:rPr>
                <w:rFonts w:ascii="宋体" w:hAnsi="宋体"/>
                <w:szCs w:val="21"/>
              </w:rPr>
            </w:pPr>
            <w:r>
              <w:rPr>
                <w:rFonts w:ascii="宋体" w:hAnsi="宋体"/>
                <w:szCs w:val="21"/>
              </w:rPr>
              <w:t>模块三</w:t>
            </w:r>
          </w:p>
          <w:p w14:paraId="533123F6">
            <w:pPr>
              <w:ind w:firstLine="0" w:firstLineChars="0"/>
              <w:jc w:val="left"/>
              <w:rPr>
                <w:rFonts w:ascii="黑体" w:hAnsi="黑体" w:eastAsia="黑体" w:cs="仿宋_GB2312"/>
                <w:color w:val="0000FF"/>
                <w:position w:val="6"/>
              </w:rPr>
            </w:pPr>
            <w:r>
              <w:rPr>
                <w:rFonts w:hint="eastAsia" w:ascii="宋体" w:hAnsi="宋体"/>
                <w:szCs w:val="21"/>
              </w:rPr>
              <w:t>服装拍摄风格</w:t>
            </w:r>
          </w:p>
        </w:tc>
        <w:tc>
          <w:tcPr>
            <w:tcW w:w="773" w:type="dxa"/>
            <w:noWrap w:val="0"/>
            <w:vAlign w:val="center"/>
          </w:tcPr>
          <w:p w14:paraId="78B25997">
            <w:pPr>
              <w:ind w:firstLine="174" w:firstLineChars="83"/>
              <w:rPr>
                <w:rFonts w:ascii="宋体" w:hAnsi="宋体"/>
                <w:szCs w:val="21"/>
              </w:rPr>
            </w:pPr>
          </w:p>
        </w:tc>
        <w:tc>
          <w:tcPr>
            <w:tcW w:w="3487" w:type="dxa"/>
            <w:noWrap w:val="0"/>
            <w:vAlign w:val="center"/>
          </w:tcPr>
          <w:p w14:paraId="4EA4DE98">
            <w:pPr>
              <w:ind w:firstLine="0" w:firstLineChars="0"/>
              <w:rPr>
                <w:rFonts w:ascii="宋体" w:hAnsi="宋体"/>
                <w:szCs w:val="21"/>
              </w:rPr>
            </w:pPr>
            <w:r>
              <w:rPr>
                <w:rFonts w:hint="eastAsia" w:ascii="宋体" w:hAnsi="宋体"/>
                <w:szCs w:val="21"/>
              </w:rPr>
              <w:t>服装挂拍</w:t>
            </w:r>
          </w:p>
        </w:tc>
        <w:tc>
          <w:tcPr>
            <w:tcW w:w="1284" w:type="dxa"/>
            <w:noWrap w:val="0"/>
            <w:vAlign w:val="center"/>
          </w:tcPr>
          <w:p w14:paraId="6F678D97">
            <w:pPr>
              <w:ind w:firstLine="480"/>
              <w:rPr>
                <w:rFonts w:hint="default" w:ascii="宋体" w:hAnsi="宋体" w:eastAsia="宋体"/>
                <w:lang w:val="en-US" w:eastAsia="zh-CN"/>
              </w:rPr>
            </w:pPr>
            <w:r>
              <w:rPr>
                <w:rFonts w:hint="eastAsia" w:ascii="宋体" w:hAnsi="宋体"/>
                <w:lang w:val="en-US" w:eastAsia="zh-CN"/>
              </w:rPr>
              <w:t>12</w:t>
            </w:r>
          </w:p>
        </w:tc>
        <w:tc>
          <w:tcPr>
            <w:tcW w:w="1080" w:type="dxa"/>
            <w:noWrap w:val="0"/>
            <w:vAlign w:val="center"/>
          </w:tcPr>
          <w:p w14:paraId="65EB4C43">
            <w:pPr>
              <w:ind w:firstLine="480"/>
              <w:rPr>
                <w:rFonts w:ascii="宋体" w:hAnsi="宋体"/>
              </w:rPr>
            </w:pPr>
          </w:p>
        </w:tc>
      </w:tr>
      <w:tr w14:paraId="5EB03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center"/>
          </w:tcPr>
          <w:p w14:paraId="0EECD09F">
            <w:pPr>
              <w:ind w:firstLine="0" w:firstLineChars="0"/>
              <w:jc w:val="left"/>
              <w:rPr>
                <w:rFonts w:ascii="宋体" w:hAnsi="宋体"/>
                <w:szCs w:val="21"/>
              </w:rPr>
            </w:pPr>
          </w:p>
        </w:tc>
        <w:tc>
          <w:tcPr>
            <w:tcW w:w="773" w:type="dxa"/>
            <w:noWrap w:val="0"/>
            <w:vAlign w:val="center"/>
          </w:tcPr>
          <w:p w14:paraId="34B289A7">
            <w:pPr>
              <w:ind w:firstLine="174" w:firstLineChars="83"/>
              <w:rPr>
                <w:rFonts w:ascii="宋体" w:hAnsi="宋体"/>
                <w:szCs w:val="21"/>
              </w:rPr>
            </w:pPr>
          </w:p>
        </w:tc>
        <w:tc>
          <w:tcPr>
            <w:tcW w:w="3487" w:type="dxa"/>
            <w:noWrap w:val="0"/>
            <w:vAlign w:val="center"/>
          </w:tcPr>
          <w:p w14:paraId="2D7FBD30">
            <w:pPr>
              <w:ind w:firstLine="0" w:firstLineChars="0"/>
              <w:rPr>
                <w:rFonts w:ascii="宋体" w:hAnsi="宋体"/>
                <w:szCs w:val="21"/>
              </w:rPr>
            </w:pPr>
            <w:r>
              <w:rPr>
                <w:rFonts w:hint="eastAsia" w:ascii="宋体" w:hAnsi="宋体"/>
                <w:szCs w:val="21"/>
              </w:rPr>
              <w:t>服装平铺拍摄</w:t>
            </w:r>
          </w:p>
        </w:tc>
        <w:tc>
          <w:tcPr>
            <w:tcW w:w="1284" w:type="dxa"/>
            <w:noWrap w:val="0"/>
            <w:vAlign w:val="center"/>
          </w:tcPr>
          <w:p w14:paraId="1F11AB89">
            <w:pPr>
              <w:ind w:firstLine="480"/>
              <w:rPr>
                <w:rFonts w:hint="default" w:ascii="宋体" w:hAnsi="宋体" w:eastAsia="宋体"/>
                <w:lang w:val="en-US" w:eastAsia="zh-CN"/>
              </w:rPr>
            </w:pPr>
            <w:r>
              <w:rPr>
                <w:rFonts w:hint="eastAsia" w:ascii="宋体" w:hAnsi="宋体"/>
                <w:lang w:val="en-US" w:eastAsia="zh-CN"/>
              </w:rPr>
              <w:t>12</w:t>
            </w:r>
          </w:p>
        </w:tc>
        <w:tc>
          <w:tcPr>
            <w:tcW w:w="1080" w:type="dxa"/>
            <w:noWrap w:val="0"/>
            <w:vAlign w:val="center"/>
          </w:tcPr>
          <w:p w14:paraId="409FE00F">
            <w:pPr>
              <w:ind w:firstLine="480"/>
              <w:rPr>
                <w:rFonts w:ascii="宋体" w:hAnsi="宋体"/>
              </w:rPr>
            </w:pPr>
          </w:p>
        </w:tc>
      </w:tr>
      <w:tr w14:paraId="40FE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center"/>
          </w:tcPr>
          <w:p w14:paraId="7683B7BD">
            <w:pPr>
              <w:ind w:firstLine="0" w:firstLineChars="0"/>
              <w:jc w:val="left"/>
              <w:rPr>
                <w:rFonts w:ascii="宋体" w:hAnsi="宋体"/>
                <w:szCs w:val="21"/>
              </w:rPr>
            </w:pPr>
          </w:p>
        </w:tc>
        <w:tc>
          <w:tcPr>
            <w:tcW w:w="773" w:type="dxa"/>
            <w:noWrap w:val="0"/>
            <w:vAlign w:val="center"/>
          </w:tcPr>
          <w:p w14:paraId="7485AA2A">
            <w:pPr>
              <w:ind w:firstLine="174" w:firstLineChars="83"/>
              <w:rPr>
                <w:rFonts w:ascii="宋体" w:hAnsi="宋体"/>
                <w:szCs w:val="21"/>
              </w:rPr>
            </w:pPr>
          </w:p>
        </w:tc>
        <w:tc>
          <w:tcPr>
            <w:tcW w:w="3487" w:type="dxa"/>
            <w:noWrap w:val="0"/>
            <w:vAlign w:val="center"/>
          </w:tcPr>
          <w:p w14:paraId="06E4ADE7">
            <w:pPr>
              <w:ind w:firstLine="0" w:firstLineChars="0"/>
              <w:rPr>
                <w:rFonts w:ascii="宋体" w:hAnsi="宋体"/>
                <w:szCs w:val="21"/>
              </w:rPr>
            </w:pPr>
            <w:r>
              <w:rPr>
                <w:rFonts w:hint="eastAsia" w:ascii="宋体" w:hAnsi="宋体"/>
                <w:szCs w:val="21"/>
              </w:rPr>
              <w:t>不同风格服装拍摄</w:t>
            </w:r>
          </w:p>
        </w:tc>
        <w:tc>
          <w:tcPr>
            <w:tcW w:w="1284" w:type="dxa"/>
            <w:noWrap w:val="0"/>
            <w:vAlign w:val="center"/>
          </w:tcPr>
          <w:p w14:paraId="4A63C0E5">
            <w:pPr>
              <w:ind w:firstLine="480"/>
              <w:rPr>
                <w:rFonts w:hint="default" w:ascii="宋体" w:hAnsi="宋体" w:eastAsia="宋体"/>
                <w:lang w:val="en-US" w:eastAsia="zh-CN"/>
              </w:rPr>
            </w:pPr>
            <w:r>
              <w:rPr>
                <w:rFonts w:hint="eastAsia" w:ascii="宋体" w:hAnsi="宋体"/>
                <w:lang w:val="en-US" w:eastAsia="zh-CN"/>
              </w:rPr>
              <w:t>24</w:t>
            </w:r>
          </w:p>
        </w:tc>
        <w:tc>
          <w:tcPr>
            <w:tcW w:w="1080" w:type="dxa"/>
            <w:noWrap w:val="0"/>
            <w:vAlign w:val="center"/>
          </w:tcPr>
          <w:p w14:paraId="198B8B7C">
            <w:pPr>
              <w:ind w:firstLine="480"/>
              <w:rPr>
                <w:rFonts w:ascii="宋体" w:hAnsi="宋体"/>
              </w:rPr>
            </w:pPr>
          </w:p>
        </w:tc>
      </w:tr>
      <w:tr w14:paraId="425B3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noWrap w:val="0"/>
            <w:vAlign w:val="center"/>
          </w:tcPr>
          <w:p w14:paraId="3B5FD075">
            <w:pPr>
              <w:ind w:firstLine="0" w:firstLineChars="0"/>
              <w:jc w:val="left"/>
              <w:rPr>
                <w:rFonts w:ascii="宋体" w:hAnsi="宋体"/>
                <w:szCs w:val="21"/>
              </w:rPr>
            </w:pPr>
            <w:r>
              <w:rPr>
                <w:rFonts w:ascii="宋体" w:hAnsi="宋体"/>
                <w:szCs w:val="21"/>
              </w:rPr>
              <w:t>模块</w:t>
            </w:r>
            <w:r>
              <w:rPr>
                <w:rFonts w:hint="eastAsia" w:ascii="宋体" w:hAnsi="宋体"/>
                <w:szCs w:val="21"/>
              </w:rPr>
              <w:t>四</w:t>
            </w:r>
          </w:p>
          <w:p w14:paraId="7A2DD00C">
            <w:pPr>
              <w:ind w:firstLine="0" w:firstLineChars="0"/>
              <w:jc w:val="left"/>
              <w:rPr>
                <w:rFonts w:ascii="宋体" w:hAnsi="宋体"/>
                <w:szCs w:val="21"/>
              </w:rPr>
            </w:pPr>
            <w:r>
              <w:rPr>
                <w:rFonts w:hint="eastAsia" w:ascii="宋体" w:hAnsi="宋体"/>
                <w:szCs w:val="21"/>
              </w:rPr>
              <w:t>案例实训</w:t>
            </w:r>
          </w:p>
        </w:tc>
        <w:tc>
          <w:tcPr>
            <w:tcW w:w="773" w:type="dxa"/>
            <w:noWrap w:val="0"/>
            <w:vAlign w:val="center"/>
          </w:tcPr>
          <w:p w14:paraId="3DB90854">
            <w:pPr>
              <w:ind w:firstLine="174" w:firstLineChars="83"/>
              <w:rPr>
                <w:rFonts w:ascii="宋体" w:hAnsi="宋体"/>
                <w:szCs w:val="21"/>
              </w:rPr>
            </w:pPr>
          </w:p>
        </w:tc>
        <w:tc>
          <w:tcPr>
            <w:tcW w:w="3487" w:type="dxa"/>
            <w:noWrap w:val="0"/>
            <w:vAlign w:val="center"/>
          </w:tcPr>
          <w:p w14:paraId="500C59F9">
            <w:pPr>
              <w:ind w:firstLine="0" w:firstLineChars="0"/>
              <w:rPr>
                <w:rFonts w:ascii="宋体" w:hAnsi="宋体"/>
                <w:szCs w:val="21"/>
              </w:rPr>
            </w:pPr>
            <w:r>
              <w:rPr>
                <w:rFonts w:hint="eastAsia" w:ascii="宋体" w:hAnsi="宋体"/>
                <w:szCs w:val="21"/>
              </w:rPr>
              <w:t>服装产品画册制作</w:t>
            </w:r>
          </w:p>
        </w:tc>
        <w:tc>
          <w:tcPr>
            <w:tcW w:w="1284" w:type="dxa"/>
            <w:noWrap w:val="0"/>
            <w:vAlign w:val="center"/>
          </w:tcPr>
          <w:p w14:paraId="4470E01A">
            <w:pPr>
              <w:ind w:firstLine="480"/>
              <w:rPr>
                <w:rFonts w:hint="default" w:ascii="宋体" w:hAnsi="宋体" w:eastAsia="宋体"/>
                <w:lang w:val="en-US" w:eastAsia="zh-CN"/>
              </w:rPr>
            </w:pPr>
            <w:r>
              <w:rPr>
                <w:rFonts w:hint="eastAsia" w:ascii="宋体" w:hAnsi="宋体"/>
                <w:lang w:val="en-US" w:eastAsia="zh-CN"/>
              </w:rPr>
              <w:t>24</w:t>
            </w:r>
          </w:p>
        </w:tc>
        <w:tc>
          <w:tcPr>
            <w:tcW w:w="1080" w:type="dxa"/>
            <w:noWrap w:val="0"/>
            <w:vAlign w:val="center"/>
          </w:tcPr>
          <w:p w14:paraId="3E7538D7">
            <w:pPr>
              <w:ind w:firstLine="480"/>
              <w:rPr>
                <w:rFonts w:ascii="宋体" w:hAnsi="宋体"/>
              </w:rPr>
            </w:pPr>
          </w:p>
        </w:tc>
      </w:tr>
      <w:tr w14:paraId="3D558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7084" w:type="dxa"/>
            <w:gridSpan w:val="3"/>
            <w:noWrap w:val="0"/>
            <w:vAlign w:val="center"/>
          </w:tcPr>
          <w:p w14:paraId="55195D4E">
            <w:pPr>
              <w:ind w:firstLine="480"/>
              <w:rPr>
                <w:rFonts w:ascii="宋体" w:hAnsi="宋体"/>
              </w:rPr>
            </w:pPr>
            <w:r>
              <w:rPr>
                <w:rFonts w:hint="eastAsia" w:ascii="宋体" w:hAnsi="宋体"/>
              </w:rPr>
              <w:t>总学时</w:t>
            </w:r>
          </w:p>
        </w:tc>
        <w:tc>
          <w:tcPr>
            <w:tcW w:w="1284" w:type="dxa"/>
            <w:noWrap w:val="0"/>
            <w:vAlign w:val="center"/>
          </w:tcPr>
          <w:p w14:paraId="781E59F1">
            <w:pPr>
              <w:ind w:firstLine="480"/>
              <w:rPr>
                <w:rFonts w:hint="default" w:ascii="宋体" w:hAnsi="宋体" w:eastAsia="宋体"/>
                <w:lang w:val="en-US" w:eastAsia="zh-CN"/>
              </w:rPr>
            </w:pPr>
            <w:r>
              <w:rPr>
                <w:rFonts w:hint="eastAsia" w:ascii="宋体" w:hAnsi="宋体"/>
                <w:lang w:val="en-US" w:eastAsia="zh-CN"/>
              </w:rPr>
              <w:t>136</w:t>
            </w:r>
          </w:p>
        </w:tc>
        <w:tc>
          <w:tcPr>
            <w:tcW w:w="1080" w:type="dxa"/>
            <w:noWrap w:val="0"/>
            <w:vAlign w:val="center"/>
          </w:tcPr>
          <w:p w14:paraId="4A296230">
            <w:pPr>
              <w:ind w:firstLine="480"/>
              <w:rPr>
                <w:rFonts w:ascii="宋体" w:hAnsi="宋体"/>
              </w:rPr>
            </w:pPr>
          </w:p>
        </w:tc>
      </w:tr>
    </w:tbl>
    <w:p w14:paraId="5C4D3606">
      <w:pPr>
        <w:pStyle w:val="5"/>
        <w:spacing w:line="360" w:lineRule="auto"/>
        <w:rPr>
          <w:rFonts w:ascii="黑体" w:hAnsi="黑体" w:eastAsia="黑体" w:cs="仿宋_GB2312"/>
          <w:kern w:val="2"/>
          <w:position w:val="6"/>
          <w:sz w:val="28"/>
          <w:szCs w:val="28"/>
        </w:rPr>
      </w:pPr>
      <w:r>
        <w:rPr>
          <w:rFonts w:hint="eastAsia" w:ascii="黑体" w:hAnsi="黑体" w:eastAsia="黑体" w:cs="仿宋_GB2312"/>
          <w:kern w:val="2"/>
          <w:position w:val="6"/>
          <w:sz w:val="28"/>
          <w:szCs w:val="28"/>
        </w:rPr>
        <w:tab/>
      </w:r>
      <w:r>
        <w:rPr>
          <w:rFonts w:hint="eastAsia" w:ascii="黑体" w:hAnsi="黑体" w:eastAsia="黑体" w:cs="仿宋_GB2312"/>
          <w:kern w:val="2"/>
          <w:position w:val="6"/>
          <w:sz w:val="28"/>
          <w:szCs w:val="28"/>
        </w:rPr>
        <w:t>2.单元（或项目）设计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8"/>
        <w:gridCol w:w="1114"/>
        <w:gridCol w:w="2491"/>
        <w:gridCol w:w="1080"/>
        <w:gridCol w:w="900"/>
        <w:gridCol w:w="1044"/>
        <w:gridCol w:w="1620"/>
      </w:tblGrid>
      <w:tr w14:paraId="58D95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gridSpan w:val="2"/>
            <w:tcBorders>
              <w:top w:val="single" w:color="auto" w:sz="4" w:space="0"/>
              <w:left w:val="single" w:color="auto" w:sz="4" w:space="0"/>
              <w:bottom w:val="single" w:color="auto" w:sz="4" w:space="0"/>
              <w:right w:val="single" w:color="auto" w:sz="4" w:space="0"/>
            </w:tcBorders>
            <w:noWrap w:val="0"/>
            <w:vAlign w:val="center"/>
          </w:tcPr>
          <w:p w14:paraId="03BD8FAF">
            <w:pPr>
              <w:widowControl/>
              <w:ind w:firstLine="0" w:firstLineChars="0"/>
              <w:jc w:val="center"/>
              <w:rPr>
                <w:rFonts w:ascii="宋体" w:hAnsi="宋体" w:cs="宋体"/>
                <w:kern w:val="0"/>
              </w:rPr>
            </w:pPr>
            <w:r>
              <w:rPr>
                <w:rFonts w:hint="eastAsia" w:ascii="宋体" w:hAnsi="宋体" w:cs="宋体"/>
                <w:kern w:val="0"/>
              </w:rPr>
              <w:t>模块一</w:t>
            </w:r>
          </w:p>
        </w:tc>
        <w:tc>
          <w:tcPr>
            <w:tcW w:w="7135" w:type="dxa"/>
            <w:gridSpan w:val="5"/>
            <w:tcBorders>
              <w:top w:val="single" w:color="auto" w:sz="4" w:space="0"/>
              <w:left w:val="single" w:color="auto" w:sz="4" w:space="0"/>
              <w:bottom w:val="single" w:color="auto" w:sz="4" w:space="0"/>
              <w:right w:val="single" w:color="auto" w:sz="4" w:space="0"/>
            </w:tcBorders>
            <w:noWrap w:val="0"/>
            <w:vAlign w:val="center"/>
          </w:tcPr>
          <w:p w14:paraId="7BABBA25">
            <w:pPr>
              <w:widowControl/>
              <w:ind w:firstLine="0" w:firstLineChars="0"/>
              <w:jc w:val="center"/>
              <w:rPr>
                <w:rFonts w:ascii="宋体" w:hAnsi="宋体" w:cs="宋体"/>
                <w:kern w:val="0"/>
              </w:rPr>
            </w:pPr>
            <w:r>
              <w:rPr>
                <w:rFonts w:hint="eastAsia" w:ascii="宋体" w:hAnsi="宋体"/>
                <w:szCs w:val="21"/>
              </w:rPr>
              <w:t>照相机的</w:t>
            </w:r>
            <w:r>
              <w:rPr>
                <w:rFonts w:ascii="宋体" w:hAnsi="宋体"/>
                <w:szCs w:val="21"/>
              </w:rPr>
              <w:t>基础操作</w:t>
            </w:r>
          </w:p>
        </w:tc>
      </w:tr>
      <w:tr w14:paraId="79318A5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725D516B">
            <w:pPr>
              <w:widowControl/>
              <w:ind w:firstLine="0" w:firstLineChars="0"/>
              <w:rPr>
                <w:rFonts w:ascii="宋体" w:hAnsi="宋体" w:cs="宋体"/>
                <w:kern w:val="0"/>
              </w:rPr>
            </w:pPr>
            <w:r>
              <w:rPr>
                <w:rFonts w:hint="eastAsia" w:ascii="宋体" w:hAnsi="宋体" w:cs="宋体"/>
                <w:kern w:val="0"/>
              </w:rPr>
              <w:t>单元1</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5E9B7028">
            <w:pPr>
              <w:ind w:firstLine="0" w:firstLineChars="0"/>
              <w:rPr>
                <w:rFonts w:ascii="宋体" w:hAnsi="宋体"/>
                <w:szCs w:val="21"/>
              </w:rPr>
            </w:pPr>
            <w:r>
              <w:rPr>
                <w:rFonts w:hint="eastAsia" w:ascii="宋体" w:hAnsi="宋体"/>
                <w:szCs w:val="21"/>
              </w:rPr>
              <w:t>照相机的基本操作</w:t>
            </w:r>
          </w:p>
        </w:tc>
        <w:tc>
          <w:tcPr>
            <w:tcW w:w="900" w:type="dxa"/>
            <w:vMerge w:val="restart"/>
            <w:tcBorders>
              <w:top w:val="nil"/>
              <w:left w:val="single" w:color="auto" w:sz="4" w:space="0"/>
              <w:right w:val="single" w:color="auto" w:sz="4" w:space="0"/>
            </w:tcBorders>
            <w:shd w:val="clear" w:color="auto" w:fill="auto"/>
            <w:noWrap w:val="0"/>
            <w:vAlign w:val="center"/>
          </w:tcPr>
          <w:p w14:paraId="676D09C3">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noWrap w:val="0"/>
            <w:vAlign w:val="center"/>
          </w:tcPr>
          <w:p w14:paraId="76237061">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noWrap w:val="0"/>
            <w:vAlign w:val="center"/>
          </w:tcPr>
          <w:p w14:paraId="4C349F37">
            <w:pPr>
              <w:widowControl/>
              <w:ind w:firstLine="0" w:firstLineChars="0"/>
              <w:jc w:val="left"/>
              <w:rPr>
                <w:rFonts w:ascii="宋体" w:hAnsi="宋体" w:cs="宋体"/>
                <w:kern w:val="0"/>
              </w:rPr>
            </w:pPr>
            <w:r>
              <w:rPr>
                <w:rFonts w:hint="eastAsia" w:ascii="宋体" w:hAnsi="宋体" w:cs="宋体"/>
                <w:kern w:val="0"/>
              </w:rPr>
              <w:t>4</w:t>
            </w:r>
          </w:p>
        </w:tc>
      </w:tr>
      <w:tr w14:paraId="1FEF46E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4D059A2A">
            <w:pPr>
              <w:widowControl/>
              <w:ind w:firstLine="0" w:firstLineChars="0"/>
              <w:rPr>
                <w:rFonts w:ascii="宋体" w:hAnsi="宋体" w:cs="宋体"/>
                <w:kern w:val="0"/>
              </w:rPr>
            </w:pPr>
            <w:r>
              <w:rPr>
                <w:rFonts w:hint="eastAsia" w:ascii="宋体" w:hAnsi="宋体" w:cs="宋体"/>
                <w:kern w:val="0"/>
              </w:rPr>
              <w:t>单元2</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49F64A75">
            <w:pPr>
              <w:ind w:firstLine="0" w:firstLineChars="0"/>
              <w:rPr>
                <w:rFonts w:ascii="宋体" w:hAnsi="宋体"/>
                <w:szCs w:val="21"/>
              </w:rPr>
            </w:pPr>
            <w:r>
              <w:rPr>
                <w:rFonts w:hint="eastAsia" w:ascii="宋体" w:hAnsi="宋体"/>
                <w:szCs w:val="21"/>
              </w:rPr>
              <w:t>曝光三要素</w:t>
            </w:r>
          </w:p>
        </w:tc>
        <w:tc>
          <w:tcPr>
            <w:tcW w:w="900" w:type="dxa"/>
            <w:vMerge w:val="continue"/>
            <w:tcBorders>
              <w:left w:val="single" w:color="auto" w:sz="4" w:space="0"/>
              <w:right w:val="single" w:color="auto" w:sz="4" w:space="0"/>
            </w:tcBorders>
            <w:shd w:val="clear" w:color="auto" w:fill="auto"/>
            <w:noWrap w:val="0"/>
            <w:vAlign w:val="center"/>
          </w:tcPr>
          <w:p w14:paraId="47EA5314">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0F542076">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tcBorders>
              <w:top w:val="nil"/>
              <w:left w:val="nil"/>
              <w:bottom w:val="single" w:color="auto" w:sz="4" w:space="0"/>
              <w:right w:val="single" w:color="auto" w:sz="4" w:space="0"/>
            </w:tcBorders>
            <w:noWrap w:val="0"/>
            <w:vAlign w:val="center"/>
          </w:tcPr>
          <w:p w14:paraId="60EBCE89">
            <w:pPr>
              <w:widowControl/>
              <w:ind w:firstLine="0" w:firstLineChars="0"/>
              <w:jc w:val="left"/>
              <w:rPr>
                <w:rFonts w:ascii="宋体" w:hAnsi="宋体" w:cs="宋体"/>
                <w:kern w:val="0"/>
              </w:rPr>
            </w:pPr>
            <w:r>
              <w:rPr>
                <w:rFonts w:hint="eastAsia" w:ascii="宋体" w:hAnsi="宋体" w:cs="宋体"/>
                <w:kern w:val="0"/>
              </w:rPr>
              <w:t>8</w:t>
            </w:r>
          </w:p>
        </w:tc>
      </w:tr>
      <w:tr w14:paraId="0CEFD02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4853453E">
            <w:pPr>
              <w:widowControl/>
              <w:ind w:firstLine="0" w:firstLineChars="0"/>
              <w:rPr>
                <w:rFonts w:ascii="宋体" w:hAnsi="宋体" w:cs="宋体"/>
                <w:kern w:val="0"/>
              </w:rPr>
            </w:pPr>
            <w:r>
              <w:rPr>
                <w:rFonts w:hint="eastAsia" w:ascii="宋体" w:hAnsi="宋体" w:cs="宋体"/>
                <w:kern w:val="0"/>
              </w:rPr>
              <w:t>单元3</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2F9D8221">
            <w:pPr>
              <w:widowControl/>
              <w:ind w:firstLine="0" w:firstLineChars="0"/>
              <w:jc w:val="left"/>
              <w:rPr>
                <w:rFonts w:ascii="宋体" w:hAnsi="宋体" w:cs="宋体"/>
                <w:kern w:val="0"/>
              </w:rPr>
            </w:pPr>
            <w:r>
              <w:rPr>
                <w:rFonts w:hint="eastAsia" w:ascii="宋体" w:hAnsi="宋体"/>
                <w:szCs w:val="21"/>
              </w:rPr>
              <w:t>用光造型</w:t>
            </w:r>
          </w:p>
        </w:tc>
        <w:tc>
          <w:tcPr>
            <w:tcW w:w="900" w:type="dxa"/>
            <w:vMerge w:val="continue"/>
            <w:tcBorders>
              <w:left w:val="single" w:color="auto" w:sz="4" w:space="0"/>
              <w:right w:val="single" w:color="auto" w:sz="4" w:space="0"/>
            </w:tcBorders>
            <w:shd w:val="clear" w:color="auto" w:fill="auto"/>
            <w:noWrap w:val="0"/>
            <w:vAlign w:val="center"/>
          </w:tcPr>
          <w:p w14:paraId="502BD0C8">
            <w:pPr>
              <w:widowControl/>
              <w:ind w:firstLine="0" w:firstLineChars="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22BCD399">
            <w:pPr>
              <w:widowControl/>
              <w:ind w:firstLine="0" w:firstLineChars="0"/>
              <w:rPr>
                <w:rFonts w:ascii="宋体" w:hAnsi="宋体" w:cs="宋体"/>
                <w:kern w:val="0"/>
                <w:szCs w:val="21"/>
              </w:rPr>
            </w:pPr>
            <w:r>
              <w:rPr>
                <w:rFonts w:hint="eastAsia" w:ascii="宋体" w:hAnsi="宋体" w:cs="宋体"/>
                <w:kern w:val="0"/>
                <w:szCs w:val="21"/>
              </w:rPr>
              <w:t>一体化</w:t>
            </w:r>
          </w:p>
        </w:tc>
        <w:tc>
          <w:tcPr>
            <w:tcW w:w="1620" w:type="dxa"/>
            <w:tcBorders>
              <w:top w:val="nil"/>
              <w:left w:val="nil"/>
              <w:bottom w:val="single" w:color="auto" w:sz="4" w:space="0"/>
              <w:right w:val="single" w:color="auto" w:sz="4" w:space="0"/>
            </w:tcBorders>
            <w:noWrap w:val="0"/>
            <w:vAlign w:val="center"/>
          </w:tcPr>
          <w:p w14:paraId="0D3C47C0">
            <w:pPr>
              <w:widowControl/>
              <w:ind w:firstLine="0" w:firstLineChars="0"/>
              <w:jc w:val="left"/>
              <w:rPr>
                <w:rFonts w:ascii="宋体" w:hAnsi="宋体" w:cs="宋体"/>
                <w:kern w:val="0"/>
              </w:rPr>
            </w:pPr>
            <w:r>
              <w:rPr>
                <w:rFonts w:hint="eastAsia" w:ascii="宋体" w:hAnsi="宋体" w:cs="宋体"/>
                <w:kern w:val="0"/>
              </w:rPr>
              <w:t>8</w:t>
            </w:r>
          </w:p>
        </w:tc>
      </w:tr>
      <w:tr w14:paraId="70266AB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47" w:type="dxa"/>
            <w:gridSpan w:val="7"/>
            <w:tcBorders>
              <w:top w:val="single" w:color="auto" w:sz="4" w:space="0"/>
              <w:left w:val="single" w:color="auto" w:sz="4" w:space="0"/>
              <w:bottom w:val="single" w:color="auto" w:sz="4" w:space="0"/>
              <w:right w:val="single" w:color="auto" w:sz="4" w:space="0"/>
            </w:tcBorders>
            <w:noWrap w:val="0"/>
            <w:vAlign w:val="center"/>
          </w:tcPr>
          <w:p w14:paraId="1158AF24">
            <w:pPr>
              <w:widowControl/>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7148151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47" w:type="dxa"/>
            <w:gridSpan w:val="7"/>
            <w:tcBorders>
              <w:top w:val="single" w:color="auto" w:sz="4" w:space="0"/>
              <w:left w:val="single" w:color="auto" w:sz="4" w:space="0"/>
              <w:bottom w:val="single" w:color="auto" w:sz="4" w:space="0"/>
              <w:right w:val="single" w:color="auto" w:sz="4" w:space="0"/>
            </w:tcBorders>
            <w:noWrap w:val="0"/>
            <w:vAlign w:val="center"/>
          </w:tcPr>
          <w:p w14:paraId="0CC07C94">
            <w:pPr>
              <w:widowControl/>
              <w:ind w:firstLine="480"/>
              <w:jc w:val="left"/>
              <w:rPr>
                <w:rFonts w:ascii="宋体" w:hAnsi="宋体" w:cs="宋体"/>
                <w:kern w:val="0"/>
              </w:rPr>
            </w:pPr>
            <w:r>
              <w:rPr>
                <w:rFonts w:hint="eastAsia" w:ascii="宋体" w:hAnsi="宋体" w:cs="宋体"/>
                <w:kern w:val="0"/>
              </w:rPr>
              <w:t>认知目标：</w:t>
            </w:r>
            <w:r>
              <w:rPr>
                <w:rFonts w:ascii="宋体" w:hAnsi="宋体" w:cs="宋体"/>
                <w:kern w:val="0"/>
              </w:rPr>
              <w:t xml:space="preserve"> 了解</w:t>
            </w:r>
            <w:r>
              <w:rPr>
                <w:rFonts w:hint="eastAsia" w:ascii="宋体" w:hAnsi="宋体" w:cs="宋体"/>
                <w:kern w:val="0"/>
              </w:rPr>
              <w:t>时尚摄影</w:t>
            </w:r>
            <w:r>
              <w:rPr>
                <w:rFonts w:ascii="宋体" w:hAnsi="宋体" w:cs="宋体"/>
                <w:kern w:val="0"/>
              </w:rPr>
              <w:t>的基本概念</w:t>
            </w:r>
            <w:r>
              <w:rPr>
                <w:rFonts w:hint="eastAsia" w:ascii="宋体" w:hAnsi="宋体" w:cs="宋体"/>
                <w:kern w:val="0"/>
              </w:rPr>
              <w:t>。</w:t>
            </w:r>
          </w:p>
          <w:p w14:paraId="46D745AC">
            <w:pPr>
              <w:widowControl/>
              <w:ind w:firstLine="480"/>
              <w:jc w:val="left"/>
              <w:rPr>
                <w:rFonts w:ascii="宋体" w:hAnsi="宋体" w:cs="宋体"/>
                <w:kern w:val="0"/>
              </w:rPr>
            </w:pPr>
            <w:r>
              <w:rPr>
                <w:rFonts w:hint="eastAsia" w:ascii="宋体" w:hAnsi="宋体" w:cs="宋体"/>
                <w:kern w:val="0"/>
              </w:rPr>
              <w:t>技能目标：</w:t>
            </w:r>
            <w:r>
              <w:rPr>
                <w:rFonts w:ascii="宋体" w:hAnsi="宋体" w:cs="宋体"/>
                <w:kern w:val="0"/>
              </w:rPr>
              <w:t xml:space="preserve"> 掌握</w:t>
            </w:r>
            <w:r>
              <w:rPr>
                <w:rFonts w:hint="eastAsia" w:ascii="宋体" w:hAnsi="宋体" w:cs="宋体"/>
                <w:kern w:val="0"/>
              </w:rPr>
              <w:t>照相机</w:t>
            </w:r>
            <w:r>
              <w:rPr>
                <w:rFonts w:ascii="宋体" w:hAnsi="宋体" w:cs="宋体"/>
                <w:kern w:val="0"/>
              </w:rPr>
              <w:t>的基础操作</w:t>
            </w:r>
            <w:r>
              <w:rPr>
                <w:rFonts w:hint="eastAsia" w:ascii="宋体" w:hAnsi="宋体" w:cs="宋体"/>
                <w:kern w:val="0"/>
              </w:rPr>
              <w:t>。</w:t>
            </w:r>
          </w:p>
        </w:tc>
      </w:tr>
      <w:tr w14:paraId="55B6C55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42D3A3B3">
            <w:pPr>
              <w:widowControl/>
              <w:ind w:firstLine="0" w:firstLineChars="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noWrap w:val="0"/>
            <w:vAlign w:val="center"/>
          </w:tcPr>
          <w:p w14:paraId="083FD7B0">
            <w:pPr>
              <w:widowControl/>
              <w:ind w:firstLine="0" w:firstLineChars="0"/>
              <w:jc w:val="left"/>
              <w:rPr>
                <w:rFonts w:ascii="宋体" w:hAnsi="宋体" w:cs="宋体"/>
                <w:kern w:val="0"/>
              </w:rPr>
            </w:pPr>
            <w:r>
              <w:rPr>
                <w:rFonts w:hint="eastAsia" w:ascii="宋体" w:hAnsi="宋体" w:cs="宋体"/>
                <w:kern w:val="0"/>
              </w:rPr>
              <w:t>主要教学方法</w:t>
            </w:r>
          </w:p>
        </w:tc>
      </w:tr>
      <w:tr w14:paraId="40A113B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33" w:hRule="atLeast"/>
          <w:jc w:val="center"/>
        </w:trPr>
        <w:tc>
          <w:tcPr>
            <w:tcW w:w="4703"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7BB189DE">
            <w:pPr>
              <w:widowControl/>
              <w:ind w:firstLine="0" w:firstLineChars="0"/>
              <w:jc w:val="left"/>
              <w:rPr>
                <w:rFonts w:ascii="宋体" w:hAnsi="宋体" w:cs="宋体"/>
                <w:kern w:val="0"/>
              </w:rPr>
            </w:pPr>
            <w:r>
              <w:rPr>
                <w:rFonts w:ascii="宋体" w:hAnsi="宋体" w:cs="宋体"/>
                <w:kern w:val="0"/>
              </w:rPr>
              <w:t>重点</w:t>
            </w:r>
            <w:r>
              <w:rPr>
                <w:rFonts w:hint="eastAsia" w:ascii="宋体" w:hAnsi="宋体" w:cs="宋体"/>
                <w:kern w:val="0"/>
              </w:rPr>
              <w:t>：</w:t>
            </w:r>
          </w:p>
          <w:p w14:paraId="01D3369D">
            <w:pPr>
              <w:widowControl/>
              <w:ind w:firstLine="0" w:firstLineChars="0"/>
              <w:jc w:val="left"/>
            </w:pPr>
            <w:r>
              <w:t>1 </w:t>
            </w:r>
            <w:r>
              <w:rPr>
                <w:rFonts w:hint="eastAsia"/>
              </w:rPr>
              <w:t>、照相机的</w:t>
            </w:r>
            <w:r>
              <w:t>基础</w:t>
            </w:r>
            <w:r>
              <w:rPr>
                <w:rFonts w:hint="eastAsia"/>
              </w:rPr>
              <w:t>操作</w:t>
            </w:r>
          </w:p>
          <w:p w14:paraId="7A282105">
            <w:pPr>
              <w:widowControl/>
              <w:ind w:firstLine="0" w:firstLineChars="0"/>
              <w:jc w:val="left"/>
            </w:pPr>
            <w:r>
              <w:t>2 </w:t>
            </w:r>
            <w:r>
              <w:rPr>
                <w:rFonts w:hint="eastAsia"/>
              </w:rPr>
              <w:t>、掌握在不同光线下画面的准确曝光</w:t>
            </w:r>
          </w:p>
          <w:p w14:paraId="2A7D8B5C">
            <w:pPr>
              <w:widowControl/>
              <w:ind w:firstLine="0" w:firstLineChars="0"/>
              <w:jc w:val="left"/>
              <w:rPr>
                <w:rFonts w:ascii="宋体" w:hAnsi="宋体" w:cs="宋体"/>
                <w:kern w:val="0"/>
              </w:rPr>
            </w:pPr>
            <w:r>
              <w:rPr>
                <w:rFonts w:hint="eastAsia"/>
              </w:rPr>
              <w:t>3、运用不同光型拍摄作品</w:t>
            </w:r>
          </w:p>
          <w:p w14:paraId="7B08E1EB">
            <w:pPr>
              <w:pStyle w:val="15"/>
              <w:widowControl/>
              <w:ind w:firstLine="0" w:firstLineChars="0"/>
              <w:jc w:val="left"/>
              <w:rPr>
                <w:rFonts w:ascii="宋体" w:hAnsi="宋体" w:cs="宋体"/>
                <w:kern w:val="0"/>
              </w:rPr>
            </w:pPr>
            <w:r>
              <w:rPr>
                <w:rFonts w:ascii="宋体" w:hAnsi="宋体" w:cs="宋体"/>
                <w:kern w:val="0"/>
              </w:rPr>
              <w:t>难点</w:t>
            </w:r>
            <w:r>
              <w:rPr>
                <w:rFonts w:hint="eastAsia" w:ascii="宋体" w:hAnsi="宋体" w:cs="宋体"/>
                <w:kern w:val="0"/>
              </w:rPr>
              <w:t>：</w:t>
            </w:r>
          </w:p>
          <w:p w14:paraId="71459339">
            <w:pPr>
              <w:pStyle w:val="15"/>
              <w:widowControl/>
              <w:numPr>
                <w:ilvl w:val="0"/>
                <w:numId w:val="25"/>
              </w:numPr>
              <w:ind w:firstLineChars="0"/>
              <w:jc w:val="left"/>
              <w:rPr>
                <w:rFonts w:ascii="宋体" w:hAnsi="宋体" w:cs="宋体"/>
                <w:kern w:val="0"/>
              </w:rPr>
            </w:pPr>
            <w:r>
              <w:rPr>
                <w:rFonts w:hint="eastAsia" w:ascii="宋体" w:hAnsi="宋体" w:cs="宋体"/>
                <w:kern w:val="0"/>
              </w:rPr>
              <w:t>如何准备控制曝光。</w:t>
            </w:r>
          </w:p>
          <w:p w14:paraId="0DCD3270">
            <w:pPr>
              <w:pStyle w:val="15"/>
              <w:widowControl/>
              <w:numPr>
                <w:ilvl w:val="0"/>
                <w:numId w:val="25"/>
              </w:numPr>
              <w:ind w:firstLineChars="0"/>
              <w:jc w:val="left"/>
              <w:rPr>
                <w:rFonts w:ascii="宋体" w:hAnsi="宋体" w:cs="宋体"/>
                <w:kern w:val="0"/>
              </w:rPr>
            </w:pPr>
            <w:r>
              <w:rPr>
                <w:rFonts w:hint="eastAsia" w:ascii="宋体" w:hAnsi="宋体" w:cs="宋体"/>
                <w:kern w:val="0"/>
              </w:rPr>
              <w:t>根据服装特点选择光线。</w:t>
            </w:r>
          </w:p>
          <w:p w14:paraId="47291628">
            <w:pPr>
              <w:pStyle w:val="15"/>
              <w:widowControl/>
              <w:ind w:left="360" w:firstLine="0" w:firstLineChars="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0A591171">
            <w:pPr>
              <w:widowControl/>
              <w:ind w:firstLine="480"/>
              <w:jc w:val="left"/>
              <w:rPr>
                <w:rFonts w:ascii="宋体" w:hAnsi="宋体" w:cs="宋体"/>
                <w:kern w:val="0"/>
              </w:rPr>
            </w:pPr>
            <w:r>
              <w:rPr>
                <w:rFonts w:hint="eastAsia" w:ascii="宋体" w:hAnsi="宋体" w:cs="宋体"/>
                <w:kern w:val="0"/>
              </w:rPr>
              <w:t>理论实践一体化教法</w:t>
            </w:r>
          </w:p>
        </w:tc>
      </w:tr>
      <w:tr w14:paraId="7A41021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770BDD7">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2441E5FA">
            <w:pPr>
              <w:widowControl/>
              <w:ind w:firstLine="0" w:firstLineChars="0"/>
              <w:jc w:val="left"/>
              <w:rPr>
                <w:rFonts w:ascii="宋体" w:hAnsi="宋体" w:cs="宋体"/>
                <w:kern w:val="0"/>
              </w:rPr>
            </w:pPr>
            <w:r>
              <w:rPr>
                <w:rFonts w:hint="eastAsia" w:ascii="宋体" w:hAnsi="宋体" w:cs="宋体"/>
                <w:kern w:val="0"/>
              </w:rPr>
              <w:t>教学地点</w:t>
            </w:r>
          </w:p>
        </w:tc>
      </w:tr>
      <w:tr w14:paraId="0AFC42C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63"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1A4F1044">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03A44EC3">
            <w:pPr>
              <w:widowControl/>
              <w:ind w:firstLine="480"/>
              <w:jc w:val="left"/>
              <w:rPr>
                <w:rFonts w:ascii="宋体" w:hAnsi="宋体" w:cs="宋体"/>
                <w:kern w:val="0"/>
              </w:rPr>
            </w:pPr>
            <w:r>
              <w:rPr>
                <w:rFonts w:hint="eastAsia" w:ascii="宋体" w:hAnsi="宋体" w:cs="宋体"/>
                <w:kern w:val="0"/>
              </w:rPr>
              <w:t>摄影实训室</w:t>
            </w:r>
          </w:p>
        </w:tc>
      </w:tr>
      <w:tr w14:paraId="07E3B74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14A631D">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0C0471FA">
            <w:pPr>
              <w:widowControl/>
              <w:ind w:firstLine="0" w:firstLineChars="0"/>
              <w:jc w:val="left"/>
              <w:rPr>
                <w:rFonts w:ascii="宋体" w:hAnsi="宋体" w:cs="宋体"/>
                <w:kern w:val="0"/>
              </w:rPr>
            </w:pPr>
            <w:r>
              <w:rPr>
                <w:rFonts w:hint="eastAsia" w:ascii="宋体" w:hAnsi="宋体" w:cs="宋体"/>
                <w:kern w:val="0"/>
              </w:rPr>
              <w:t>教学及参考资料</w:t>
            </w:r>
          </w:p>
        </w:tc>
      </w:tr>
      <w:tr w14:paraId="70AAE8A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AD16BD0">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4663DAB4">
            <w:pPr>
              <w:widowControl/>
              <w:ind w:firstLine="480"/>
              <w:jc w:val="left"/>
              <w:rPr>
                <w:rFonts w:ascii="宋体" w:hAnsi="宋体" w:cs="宋体"/>
                <w:kern w:val="0"/>
              </w:rPr>
            </w:pPr>
            <w:r>
              <w:rPr>
                <w:rFonts w:hint="eastAsia" w:ascii="宋体" w:hAnsi="宋体" w:cs="宋体"/>
                <w:kern w:val="0"/>
              </w:rPr>
              <w:t>《</w:t>
            </w:r>
            <w:r>
              <w:rPr>
                <w:rFonts w:hint="eastAsia" w:ascii="宋体" w:hAnsi="宋体" w:cs="宋体"/>
                <w:bCs/>
                <w:kern w:val="0"/>
              </w:rPr>
              <w:t>时尚摄影</w:t>
            </w:r>
            <w:r>
              <w:rPr>
                <w:rFonts w:hint="eastAsia" w:ascii="宋体" w:hAnsi="宋体" w:cs="宋体"/>
                <w:kern w:val="0"/>
              </w:rPr>
              <w:t xml:space="preserve">》曹颐著 </w:t>
            </w:r>
            <w:r>
              <w:rPr>
                <w:rFonts w:ascii="Tahoma" w:hAnsi="Tahoma" w:cs="Tahoma"/>
                <w:color w:val="000000"/>
                <w:shd w:val="clear" w:color="auto" w:fill="FFFFFF"/>
              </w:rPr>
              <w:t> </w:t>
            </w:r>
            <w:r>
              <w:fldChar w:fldCharType="begin"/>
            </w:r>
            <w:r>
              <w:instrText xml:space="preserve"> HYPERLINK "https://book.jd.com/publish/%E6%B5%99%E6%B1%9F%E6%91%84%E5%BD%B1%E5%87%BA%E7%89%88%E7%A4%BE_1.html" \t "_blank" \o "浙江摄影出版社" </w:instrText>
            </w:r>
            <w:r>
              <w:fldChar w:fldCharType="separate"/>
            </w:r>
            <w:r>
              <w:rPr>
                <w:rStyle w:val="14"/>
                <w:rFonts w:ascii="Tahoma" w:hAnsi="Tahoma" w:cs="Tahoma"/>
                <w:color w:val="000000"/>
                <w:u w:val="none"/>
                <w:shd w:val="clear" w:color="auto" w:fill="FFFFFF"/>
              </w:rPr>
              <w:t>浙江摄影出版社</w:t>
            </w:r>
            <w:r>
              <w:rPr>
                <w:rFonts w:ascii="Tahoma" w:hAnsi="Tahoma" w:cs="Tahoma"/>
                <w:color w:val="000000"/>
                <w:shd w:val="clear" w:color="auto" w:fill="FFFFFF"/>
              </w:rPr>
              <w:fldChar w:fldCharType="end"/>
            </w:r>
          </w:p>
        </w:tc>
      </w:tr>
      <w:tr w14:paraId="549AC61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7FD87A1">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6B269737">
            <w:pPr>
              <w:widowControl/>
              <w:ind w:firstLine="0" w:firstLineChars="0"/>
              <w:jc w:val="left"/>
              <w:rPr>
                <w:rFonts w:ascii="宋体" w:hAnsi="宋体" w:cs="宋体"/>
                <w:kern w:val="0"/>
              </w:rPr>
            </w:pPr>
            <w:r>
              <w:rPr>
                <w:rFonts w:hint="eastAsia" w:ascii="宋体" w:hAnsi="宋体" w:cs="宋体"/>
                <w:kern w:val="0"/>
              </w:rPr>
              <w:t>练习与习题建议</w:t>
            </w:r>
          </w:p>
        </w:tc>
      </w:tr>
      <w:tr w14:paraId="2DBFC56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075"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E78850D">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41A66852">
            <w:pPr>
              <w:widowControl/>
              <w:ind w:firstLine="480"/>
              <w:jc w:val="left"/>
              <w:rPr>
                <w:rFonts w:ascii="宋体" w:hAnsi="宋体" w:cs="宋体"/>
                <w:kern w:val="0"/>
              </w:rPr>
            </w:pPr>
            <w:r>
              <w:rPr>
                <w:rFonts w:ascii="宋体" w:hAnsi="宋体" w:cs="宋体"/>
                <w:kern w:val="0"/>
              </w:rPr>
              <w:t>针对每个单元的内容准备练习素材供学生练习</w:t>
            </w:r>
            <w:r>
              <w:rPr>
                <w:rFonts w:hint="eastAsia" w:ascii="宋体" w:hAnsi="宋体" w:cs="宋体"/>
                <w:kern w:val="0"/>
              </w:rPr>
              <w:t>。</w:t>
            </w:r>
          </w:p>
        </w:tc>
      </w:tr>
      <w:tr w14:paraId="79CE241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2FCC420D">
            <w:pPr>
              <w:widowControl/>
              <w:ind w:firstLine="0" w:firstLineChars="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noWrap w:val="0"/>
            <w:vAlign w:val="center"/>
          </w:tcPr>
          <w:p w14:paraId="1964EC96">
            <w:pPr>
              <w:widowControl/>
              <w:ind w:firstLine="0" w:firstLineChars="0"/>
              <w:jc w:val="center"/>
              <w:rPr>
                <w:rFonts w:ascii="宋体" w:hAnsi="宋体" w:cs="宋体"/>
                <w:kern w:val="0"/>
              </w:rPr>
            </w:pPr>
            <w:r>
              <w:rPr>
                <w:rFonts w:hint="eastAsia" w:ascii="宋体" w:hAnsi="宋体" w:cs="宋体"/>
                <w:kern w:val="0"/>
              </w:rPr>
              <w:t>权重分配</w:t>
            </w:r>
          </w:p>
        </w:tc>
      </w:tr>
      <w:tr w14:paraId="534EC80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35"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4C558ECB">
            <w:pPr>
              <w:widowControl/>
              <w:ind w:firstLine="0" w:firstLineChars="0"/>
              <w:jc w:val="center"/>
              <w:rPr>
                <w:rFonts w:ascii="宋体" w:hAnsi="宋体" w:cs="宋体"/>
                <w:kern w:val="0"/>
              </w:rPr>
            </w:pPr>
            <w:r>
              <w:rPr>
                <w:rFonts w:ascii="宋体" w:hAnsi="宋体" w:cs="宋体"/>
                <w:kern w:val="0"/>
              </w:rPr>
              <w:t>作业考核</w:t>
            </w:r>
          </w:p>
        </w:tc>
        <w:tc>
          <w:tcPr>
            <w:tcW w:w="4644" w:type="dxa"/>
            <w:gridSpan w:val="4"/>
            <w:tcBorders>
              <w:top w:val="nil"/>
              <w:left w:val="nil"/>
              <w:bottom w:val="single" w:color="auto" w:sz="4" w:space="0"/>
              <w:right w:val="single" w:color="auto" w:sz="4" w:space="0"/>
            </w:tcBorders>
            <w:noWrap w:val="0"/>
            <w:vAlign w:val="center"/>
          </w:tcPr>
          <w:p w14:paraId="12CCF811">
            <w:pPr>
              <w:widowControl/>
              <w:ind w:firstLine="0" w:firstLineChars="0"/>
              <w:jc w:val="center"/>
              <w:rPr>
                <w:rFonts w:ascii="宋体" w:hAnsi="宋体" w:cs="宋体"/>
                <w:kern w:val="0"/>
              </w:rPr>
            </w:pPr>
            <w:r>
              <w:rPr>
                <w:rFonts w:hint="eastAsia" w:ascii="宋体" w:hAnsi="宋体" w:cs="宋体"/>
                <w:kern w:val="0"/>
              </w:rPr>
              <w:t>100%</w:t>
            </w:r>
          </w:p>
        </w:tc>
      </w:tr>
    </w:tbl>
    <w:p w14:paraId="2AFFB6EC">
      <w:pPr>
        <w:pStyle w:val="5"/>
        <w:spacing w:line="360" w:lineRule="auto"/>
        <w:rPr>
          <w:rFonts w:hint="eastAsia" w:ascii="黑体" w:hAnsi="黑体" w:eastAsia="黑体" w:cs="仿宋_GB2312"/>
          <w:kern w:val="2"/>
          <w:position w:val="6"/>
          <w:sz w:val="28"/>
          <w:szCs w:val="28"/>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8"/>
        <w:gridCol w:w="1114"/>
        <w:gridCol w:w="2491"/>
        <w:gridCol w:w="1080"/>
        <w:gridCol w:w="900"/>
        <w:gridCol w:w="1044"/>
        <w:gridCol w:w="1620"/>
      </w:tblGrid>
      <w:tr w14:paraId="1DEF3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gridSpan w:val="2"/>
            <w:tcBorders>
              <w:top w:val="single" w:color="auto" w:sz="4" w:space="0"/>
              <w:left w:val="single" w:color="auto" w:sz="4" w:space="0"/>
              <w:bottom w:val="single" w:color="auto" w:sz="4" w:space="0"/>
              <w:right w:val="single" w:color="auto" w:sz="4" w:space="0"/>
            </w:tcBorders>
            <w:noWrap w:val="0"/>
            <w:vAlign w:val="center"/>
          </w:tcPr>
          <w:p w14:paraId="7826687F">
            <w:pPr>
              <w:widowControl/>
              <w:ind w:firstLine="0" w:firstLineChars="0"/>
              <w:jc w:val="center"/>
              <w:rPr>
                <w:rFonts w:ascii="宋体" w:hAnsi="宋体" w:cs="宋体"/>
                <w:kern w:val="0"/>
              </w:rPr>
            </w:pPr>
            <w:r>
              <w:rPr>
                <w:rFonts w:hint="eastAsia" w:ascii="宋体" w:hAnsi="宋体" w:cs="宋体"/>
                <w:kern w:val="0"/>
              </w:rPr>
              <w:t>模块二</w:t>
            </w:r>
          </w:p>
        </w:tc>
        <w:tc>
          <w:tcPr>
            <w:tcW w:w="7135" w:type="dxa"/>
            <w:gridSpan w:val="5"/>
            <w:tcBorders>
              <w:top w:val="single" w:color="auto" w:sz="4" w:space="0"/>
              <w:left w:val="single" w:color="auto" w:sz="4" w:space="0"/>
              <w:bottom w:val="single" w:color="auto" w:sz="4" w:space="0"/>
              <w:right w:val="single" w:color="auto" w:sz="4" w:space="0"/>
            </w:tcBorders>
            <w:noWrap w:val="0"/>
            <w:vAlign w:val="center"/>
          </w:tcPr>
          <w:p w14:paraId="5A66FA2E">
            <w:pPr>
              <w:widowControl/>
              <w:ind w:firstLine="0" w:firstLineChars="0"/>
              <w:jc w:val="center"/>
              <w:rPr>
                <w:rFonts w:ascii="宋体" w:hAnsi="宋体" w:cs="宋体"/>
                <w:kern w:val="0"/>
              </w:rPr>
            </w:pPr>
            <w:r>
              <w:rPr>
                <w:rFonts w:hint="eastAsia" w:ascii="宋体" w:hAnsi="宋体"/>
                <w:szCs w:val="21"/>
              </w:rPr>
              <w:t>摄影视觉与构图</w:t>
            </w:r>
          </w:p>
        </w:tc>
      </w:tr>
      <w:tr w14:paraId="0791FEB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6DDD61F7">
            <w:pPr>
              <w:widowControl/>
              <w:ind w:firstLine="0" w:firstLineChars="0"/>
              <w:rPr>
                <w:rFonts w:ascii="宋体" w:hAnsi="宋体" w:cs="宋体"/>
                <w:kern w:val="0"/>
              </w:rPr>
            </w:pPr>
            <w:r>
              <w:rPr>
                <w:rFonts w:hint="eastAsia" w:ascii="宋体" w:hAnsi="宋体" w:cs="宋体"/>
                <w:kern w:val="0"/>
              </w:rPr>
              <w:t>单元1</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0853D425">
            <w:pPr>
              <w:ind w:firstLine="0" w:firstLineChars="0"/>
              <w:rPr>
                <w:rFonts w:ascii="宋体" w:hAnsi="宋体"/>
                <w:szCs w:val="21"/>
              </w:rPr>
            </w:pPr>
            <w:r>
              <w:rPr>
                <w:rFonts w:hint="eastAsia" w:ascii="宋体" w:hAnsi="宋体"/>
                <w:szCs w:val="21"/>
              </w:rPr>
              <w:t>前景与背景的运用时间</w:t>
            </w:r>
          </w:p>
        </w:tc>
        <w:tc>
          <w:tcPr>
            <w:tcW w:w="900" w:type="dxa"/>
            <w:vMerge w:val="restart"/>
            <w:tcBorders>
              <w:top w:val="nil"/>
              <w:left w:val="single" w:color="auto" w:sz="4" w:space="0"/>
              <w:right w:val="single" w:color="auto" w:sz="4" w:space="0"/>
            </w:tcBorders>
            <w:shd w:val="clear" w:color="auto" w:fill="auto"/>
            <w:noWrap w:val="0"/>
            <w:vAlign w:val="center"/>
          </w:tcPr>
          <w:p w14:paraId="64B119EA">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noWrap w:val="0"/>
            <w:vAlign w:val="center"/>
          </w:tcPr>
          <w:p w14:paraId="45A3AFF9">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noWrap w:val="0"/>
            <w:vAlign w:val="center"/>
          </w:tcPr>
          <w:p w14:paraId="75F19A17">
            <w:pPr>
              <w:widowControl/>
              <w:ind w:firstLine="0" w:firstLineChars="0"/>
              <w:jc w:val="left"/>
              <w:rPr>
                <w:rFonts w:ascii="宋体" w:hAnsi="宋体" w:cs="宋体"/>
                <w:kern w:val="0"/>
              </w:rPr>
            </w:pPr>
            <w:r>
              <w:rPr>
                <w:rFonts w:hint="eastAsia" w:ascii="宋体" w:hAnsi="宋体" w:cs="宋体"/>
                <w:kern w:val="0"/>
              </w:rPr>
              <w:t>4</w:t>
            </w:r>
          </w:p>
        </w:tc>
      </w:tr>
      <w:tr w14:paraId="0695755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48594D7C">
            <w:pPr>
              <w:widowControl/>
              <w:ind w:firstLine="0" w:firstLineChars="0"/>
              <w:rPr>
                <w:rFonts w:ascii="宋体" w:hAnsi="宋体" w:cs="宋体"/>
                <w:kern w:val="0"/>
              </w:rPr>
            </w:pPr>
            <w:r>
              <w:rPr>
                <w:rFonts w:hint="eastAsia" w:ascii="宋体" w:hAnsi="宋体" w:cs="宋体"/>
                <w:kern w:val="0"/>
              </w:rPr>
              <w:t>单元2</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2C6BE4F8">
            <w:pPr>
              <w:ind w:firstLine="0" w:firstLineChars="0"/>
              <w:rPr>
                <w:rFonts w:ascii="宋体" w:hAnsi="宋体"/>
                <w:szCs w:val="21"/>
              </w:rPr>
            </w:pPr>
            <w:r>
              <w:rPr>
                <w:rFonts w:hint="eastAsia" w:ascii="宋体" w:hAnsi="宋体"/>
                <w:szCs w:val="21"/>
              </w:rPr>
              <w:t>视角的转换实践</w:t>
            </w:r>
          </w:p>
        </w:tc>
        <w:tc>
          <w:tcPr>
            <w:tcW w:w="900" w:type="dxa"/>
            <w:vMerge w:val="continue"/>
            <w:tcBorders>
              <w:left w:val="single" w:color="auto" w:sz="4" w:space="0"/>
              <w:right w:val="single" w:color="auto" w:sz="4" w:space="0"/>
            </w:tcBorders>
            <w:shd w:val="clear" w:color="auto" w:fill="auto"/>
            <w:noWrap w:val="0"/>
            <w:vAlign w:val="center"/>
          </w:tcPr>
          <w:p w14:paraId="0ABC9446">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7CE939D2">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tcBorders>
              <w:top w:val="nil"/>
              <w:left w:val="nil"/>
              <w:bottom w:val="single" w:color="auto" w:sz="4" w:space="0"/>
              <w:right w:val="single" w:color="auto" w:sz="4" w:space="0"/>
            </w:tcBorders>
            <w:noWrap w:val="0"/>
            <w:vAlign w:val="center"/>
          </w:tcPr>
          <w:p w14:paraId="3C08FA9F">
            <w:pPr>
              <w:widowControl/>
              <w:ind w:firstLine="0" w:firstLineChars="0"/>
              <w:jc w:val="left"/>
              <w:rPr>
                <w:rFonts w:ascii="宋体" w:hAnsi="宋体" w:cs="宋体"/>
                <w:kern w:val="0"/>
              </w:rPr>
            </w:pPr>
            <w:r>
              <w:rPr>
                <w:rFonts w:hint="eastAsia" w:ascii="宋体" w:hAnsi="宋体" w:cs="宋体"/>
                <w:kern w:val="0"/>
              </w:rPr>
              <w:t>8</w:t>
            </w:r>
          </w:p>
        </w:tc>
      </w:tr>
      <w:tr w14:paraId="7549F18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2E6B23BB">
            <w:pPr>
              <w:widowControl/>
              <w:ind w:firstLine="0" w:firstLineChars="0"/>
              <w:rPr>
                <w:rFonts w:ascii="宋体" w:hAnsi="宋体" w:cs="宋体"/>
                <w:kern w:val="0"/>
              </w:rPr>
            </w:pPr>
            <w:r>
              <w:rPr>
                <w:rFonts w:hint="eastAsia" w:ascii="宋体" w:hAnsi="宋体" w:cs="宋体"/>
                <w:kern w:val="0"/>
              </w:rPr>
              <w:t>单元3</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05416FFA">
            <w:pPr>
              <w:ind w:firstLine="0" w:firstLineChars="0"/>
              <w:rPr>
                <w:rFonts w:ascii="宋体" w:hAnsi="宋体" w:cs="仿宋_GB2312"/>
                <w:position w:val="6"/>
                <w:szCs w:val="21"/>
              </w:rPr>
            </w:pPr>
            <w:r>
              <w:rPr>
                <w:rFonts w:hint="eastAsia" w:ascii="宋体" w:hAnsi="宋体" w:cs="仿宋_GB2312"/>
                <w:position w:val="6"/>
                <w:szCs w:val="21"/>
              </w:rPr>
              <w:t>不同拍摄点与画面变化实践</w:t>
            </w:r>
          </w:p>
        </w:tc>
        <w:tc>
          <w:tcPr>
            <w:tcW w:w="900" w:type="dxa"/>
            <w:vMerge w:val="continue"/>
            <w:tcBorders>
              <w:left w:val="single" w:color="auto" w:sz="4" w:space="0"/>
              <w:right w:val="single" w:color="auto" w:sz="4" w:space="0"/>
            </w:tcBorders>
            <w:shd w:val="clear" w:color="auto" w:fill="auto"/>
            <w:noWrap w:val="0"/>
            <w:vAlign w:val="center"/>
          </w:tcPr>
          <w:p w14:paraId="0CB30068">
            <w:pPr>
              <w:widowControl/>
              <w:ind w:firstLine="0" w:firstLineChars="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7EA0A0D7">
            <w:pPr>
              <w:widowControl/>
              <w:ind w:firstLine="0" w:firstLineChars="0"/>
              <w:rPr>
                <w:rFonts w:ascii="宋体" w:hAnsi="宋体" w:cs="宋体"/>
                <w:kern w:val="0"/>
                <w:szCs w:val="21"/>
              </w:rPr>
            </w:pPr>
            <w:r>
              <w:rPr>
                <w:rFonts w:hint="eastAsia" w:ascii="宋体" w:hAnsi="宋体" w:cs="宋体"/>
                <w:kern w:val="0"/>
                <w:szCs w:val="21"/>
              </w:rPr>
              <w:t>一体化</w:t>
            </w:r>
          </w:p>
        </w:tc>
        <w:tc>
          <w:tcPr>
            <w:tcW w:w="1620" w:type="dxa"/>
            <w:tcBorders>
              <w:top w:val="nil"/>
              <w:left w:val="nil"/>
              <w:bottom w:val="single" w:color="auto" w:sz="4" w:space="0"/>
              <w:right w:val="single" w:color="auto" w:sz="4" w:space="0"/>
            </w:tcBorders>
            <w:noWrap w:val="0"/>
            <w:vAlign w:val="center"/>
          </w:tcPr>
          <w:p w14:paraId="6B03A942">
            <w:pPr>
              <w:widowControl/>
              <w:ind w:firstLine="0" w:firstLineChars="0"/>
              <w:jc w:val="left"/>
              <w:rPr>
                <w:rFonts w:ascii="宋体" w:hAnsi="宋体" w:cs="宋体"/>
                <w:kern w:val="0"/>
              </w:rPr>
            </w:pPr>
            <w:r>
              <w:rPr>
                <w:rFonts w:hint="eastAsia" w:ascii="宋体" w:hAnsi="宋体" w:cs="宋体"/>
                <w:kern w:val="0"/>
              </w:rPr>
              <w:t>8</w:t>
            </w:r>
          </w:p>
        </w:tc>
      </w:tr>
      <w:tr w14:paraId="4FF2D93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110DB603">
            <w:pPr>
              <w:widowControl/>
              <w:ind w:firstLine="0" w:firstLineChars="0"/>
              <w:rPr>
                <w:rFonts w:ascii="宋体" w:hAnsi="宋体" w:cs="宋体"/>
                <w:kern w:val="0"/>
              </w:rPr>
            </w:pPr>
            <w:r>
              <w:rPr>
                <w:rFonts w:hint="eastAsia" w:ascii="宋体" w:hAnsi="宋体" w:cs="宋体"/>
                <w:kern w:val="0"/>
              </w:rPr>
              <w:t>单元4</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362B393D">
            <w:pPr>
              <w:ind w:firstLine="0" w:firstLineChars="0"/>
              <w:rPr>
                <w:rFonts w:ascii="宋体" w:hAnsi="宋体" w:cs="仿宋_GB2312"/>
                <w:position w:val="6"/>
                <w:szCs w:val="21"/>
              </w:rPr>
            </w:pPr>
            <w:r>
              <w:rPr>
                <w:rFonts w:hint="eastAsia" w:ascii="宋体" w:hAnsi="宋体" w:cs="仿宋_GB2312"/>
                <w:position w:val="6"/>
                <w:szCs w:val="21"/>
              </w:rPr>
              <w:t>视觉综合实训</w:t>
            </w:r>
          </w:p>
        </w:tc>
        <w:tc>
          <w:tcPr>
            <w:tcW w:w="900" w:type="dxa"/>
            <w:tcBorders>
              <w:left w:val="single" w:color="auto" w:sz="4" w:space="0"/>
              <w:right w:val="single" w:color="auto" w:sz="4" w:space="0"/>
            </w:tcBorders>
            <w:shd w:val="clear" w:color="auto" w:fill="auto"/>
            <w:noWrap w:val="0"/>
            <w:vAlign w:val="center"/>
          </w:tcPr>
          <w:p w14:paraId="604148C9">
            <w:pPr>
              <w:widowControl/>
              <w:ind w:firstLine="0" w:firstLineChars="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02F5A48B">
            <w:pPr>
              <w:widowControl/>
              <w:ind w:firstLine="0" w:firstLineChars="0"/>
              <w:rPr>
                <w:rFonts w:ascii="宋体" w:hAnsi="宋体" w:cs="宋体"/>
                <w:kern w:val="0"/>
                <w:szCs w:val="21"/>
              </w:rPr>
            </w:pPr>
          </w:p>
        </w:tc>
        <w:tc>
          <w:tcPr>
            <w:tcW w:w="1620" w:type="dxa"/>
            <w:tcBorders>
              <w:top w:val="nil"/>
              <w:left w:val="nil"/>
              <w:bottom w:val="single" w:color="auto" w:sz="4" w:space="0"/>
              <w:right w:val="single" w:color="auto" w:sz="4" w:space="0"/>
            </w:tcBorders>
            <w:noWrap w:val="0"/>
            <w:vAlign w:val="center"/>
          </w:tcPr>
          <w:p w14:paraId="32E48738">
            <w:pPr>
              <w:widowControl/>
              <w:ind w:firstLine="0" w:firstLineChars="0"/>
              <w:jc w:val="left"/>
              <w:rPr>
                <w:rFonts w:ascii="宋体" w:hAnsi="宋体" w:cs="宋体"/>
                <w:kern w:val="0"/>
              </w:rPr>
            </w:pPr>
          </w:p>
        </w:tc>
      </w:tr>
      <w:tr w14:paraId="6887A4E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47" w:type="dxa"/>
            <w:gridSpan w:val="7"/>
            <w:tcBorders>
              <w:top w:val="single" w:color="auto" w:sz="4" w:space="0"/>
              <w:left w:val="single" w:color="auto" w:sz="4" w:space="0"/>
              <w:bottom w:val="single" w:color="auto" w:sz="4" w:space="0"/>
              <w:right w:val="single" w:color="auto" w:sz="4" w:space="0"/>
            </w:tcBorders>
            <w:noWrap w:val="0"/>
            <w:vAlign w:val="center"/>
          </w:tcPr>
          <w:p w14:paraId="478CF5A3">
            <w:pPr>
              <w:widowControl/>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6A9896F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47" w:type="dxa"/>
            <w:gridSpan w:val="7"/>
            <w:tcBorders>
              <w:top w:val="single" w:color="auto" w:sz="4" w:space="0"/>
              <w:left w:val="single" w:color="auto" w:sz="4" w:space="0"/>
              <w:bottom w:val="single" w:color="auto" w:sz="4" w:space="0"/>
              <w:right w:val="single" w:color="auto" w:sz="4" w:space="0"/>
            </w:tcBorders>
            <w:noWrap w:val="0"/>
            <w:vAlign w:val="center"/>
          </w:tcPr>
          <w:p w14:paraId="02761D50">
            <w:pPr>
              <w:widowControl/>
              <w:ind w:firstLine="480"/>
              <w:jc w:val="left"/>
              <w:rPr>
                <w:rFonts w:ascii="宋体" w:hAnsi="宋体" w:cs="宋体"/>
                <w:kern w:val="0"/>
              </w:rPr>
            </w:pPr>
            <w:r>
              <w:rPr>
                <w:rFonts w:hint="eastAsia" w:ascii="宋体" w:hAnsi="宋体" w:cs="宋体"/>
                <w:kern w:val="0"/>
              </w:rPr>
              <w:t>认知目标：时尚视觉的培养</w:t>
            </w:r>
          </w:p>
          <w:p w14:paraId="0C585E67">
            <w:pPr>
              <w:widowControl/>
              <w:ind w:firstLine="480"/>
              <w:jc w:val="left"/>
              <w:rPr>
                <w:rFonts w:ascii="宋体" w:hAnsi="宋体" w:cs="宋体"/>
                <w:kern w:val="0"/>
              </w:rPr>
            </w:pPr>
            <w:r>
              <w:rPr>
                <w:rFonts w:hint="eastAsia" w:ascii="宋体" w:hAnsi="宋体" w:cs="宋体"/>
                <w:kern w:val="0"/>
              </w:rPr>
              <w:t>技能目标：</w:t>
            </w:r>
            <w:r>
              <w:rPr>
                <w:rFonts w:ascii="宋体" w:hAnsi="宋体" w:cs="宋体"/>
                <w:kern w:val="0"/>
              </w:rPr>
              <w:t xml:space="preserve"> 掌握</w:t>
            </w:r>
            <w:r>
              <w:rPr>
                <w:rFonts w:hint="eastAsia" w:ascii="宋体" w:hAnsi="宋体" w:cs="宋体"/>
                <w:kern w:val="0"/>
              </w:rPr>
              <w:t>背景与前景、不同视角、拍摄角度等实际</w:t>
            </w:r>
            <w:r>
              <w:rPr>
                <w:rFonts w:ascii="宋体" w:hAnsi="宋体" w:cs="宋体"/>
                <w:kern w:val="0"/>
              </w:rPr>
              <w:t>应用</w:t>
            </w:r>
            <w:r>
              <w:rPr>
                <w:rFonts w:hint="eastAsia" w:ascii="宋体" w:hAnsi="宋体" w:cs="宋体"/>
                <w:kern w:val="0"/>
              </w:rPr>
              <w:t>。</w:t>
            </w:r>
          </w:p>
        </w:tc>
      </w:tr>
      <w:tr w14:paraId="1F143A5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553272C8">
            <w:pPr>
              <w:widowControl/>
              <w:ind w:firstLine="0" w:firstLineChars="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noWrap w:val="0"/>
            <w:vAlign w:val="center"/>
          </w:tcPr>
          <w:p w14:paraId="1A161EA6">
            <w:pPr>
              <w:widowControl/>
              <w:ind w:firstLine="0" w:firstLineChars="0"/>
              <w:jc w:val="left"/>
              <w:rPr>
                <w:rFonts w:ascii="宋体" w:hAnsi="宋体" w:cs="宋体"/>
                <w:kern w:val="0"/>
              </w:rPr>
            </w:pPr>
            <w:r>
              <w:rPr>
                <w:rFonts w:hint="eastAsia" w:ascii="宋体" w:hAnsi="宋体" w:cs="宋体"/>
                <w:kern w:val="0"/>
              </w:rPr>
              <w:t>主要教学方法</w:t>
            </w:r>
          </w:p>
        </w:tc>
      </w:tr>
      <w:tr w14:paraId="1242303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33" w:hRule="atLeast"/>
          <w:jc w:val="center"/>
        </w:trPr>
        <w:tc>
          <w:tcPr>
            <w:tcW w:w="4703"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31CF7FFD">
            <w:pPr>
              <w:widowControl/>
              <w:ind w:firstLine="0" w:firstLineChars="0"/>
              <w:jc w:val="left"/>
              <w:rPr>
                <w:rFonts w:ascii="宋体" w:hAnsi="宋体" w:cs="宋体"/>
                <w:kern w:val="0"/>
              </w:rPr>
            </w:pPr>
            <w:r>
              <w:rPr>
                <w:rFonts w:ascii="宋体" w:hAnsi="宋体" w:cs="宋体"/>
                <w:kern w:val="0"/>
              </w:rPr>
              <w:t>重点</w:t>
            </w:r>
            <w:r>
              <w:rPr>
                <w:rFonts w:hint="eastAsia" w:ascii="宋体" w:hAnsi="宋体" w:cs="宋体"/>
                <w:kern w:val="0"/>
              </w:rPr>
              <w:t>：</w:t>
            </w:r>
          </w:p>
          <w:p w14:paraId="17A34D92">
            <w:pPr>
              <w:pStyle w:val="15"/>
              <w:widowControl/>
              <w:numPr>
                <w:ilvl w:val="0"/>
                <w:numId w:val="26"/>
              </w:numPr>
              <w:ind w:firstLineChars="0"/>
              <w:jc w:val="left"/>
              <w:rPr>
                <w:rFonts w:ascii="宋体" w:hAnsi="宋体" w:cs="宋体"/>
                <w:kern w:val="0"/>
              </w:rPr>
            </w:pPr>
            <w:r>
              <w:t> </w:t>
            </w:r>
            <w:r>
              <w:rPr>
                <w:rFonts w:hint="eastAsia"/>
              </w:rPr>
              <w:t>前景和背景运用的拍摄</w:t>
            </w:r>
            <w:r>
              <w:t>方法</w:t>
            </w:r>
          </w:p>
          <w:p w14:paraId="5876E22C">
            <w:pPr>
              <w:pStyle w:val="15"/>
              <w:widowControl/>
              <w:numPr>
                <w:ilvl w:val="0"/>
                <w:numId w:val="26"/>
              </w:numPr>
              <w:ind w:firstLineChars="0"/>
              <w:jc w:val="left"/>
              <w:rPr>
                <w:rFonts w:ascii="宋体" w:hAnsi="宋体" w:cs="宋体"/>
                <w:kern w:val="0"/>
              </w:rPr>
            </w:pPr>
            <w:r>
              <w:t>视</w:t>
            </w:r>
            <w:r>
              <w:rPr>
                <w:rFonts w:hint="eastAsia"/>
              </w:rPr>
              <w:t>角改变的拍摄方法</w:t>
            </w:r>
          </w:p>
          <w:p w14:paraId="42868F6C">
            <w:pPr>
              <w:pStyle w:val="15"/>
              <w:widowControl/>
              <w:numPr>
                <w:ilvl w:val="0"/>
                <w:numId w:val="26"/>
              </w:numPr>
              <w:ind w:firstLineChars="0"/>
              <w:jc w:val="left"/>
              <w:rPr>
                <w:rFonts w:ascii="宋体" w:hAnsi="宋体" w:cs="宋体"/>
                <w:kern w:val="0"/>
              </w:rPr>
            </w:pPr>
            <w:r>
              <w:rPr>
                <w:rFonts w:hint="eastAsia"/>
              </w:rPr>
              <w:t>拍摄角度的具体应用</w:t>
            </w:r>
          </w:p>
          <w:p w14:paraId="4614B087">
            <w:pPr>
              <w:pStyle w:val="15"/>
              <w:widowControl/>
              <w:ind w:firstLine="0" w:firstLineChars="0"/>
              <w:jc w:val="left"/>
              <w:rPr>
                <w:rFonts w:ascii="宋体" w:hAnsi="宋体" w:cs="宋体"/>
                <w:kern w:val="0"/>
              </w:rPr>
            </w:pPr>
            <w:r>
              <w:rPr>
                <w:rFonts w:ascii="宋体" w:hAnsi="宋体" w:cs="宋体"/>
                <w:kern w:val="0"/>
              </w:rPr>
              <w:t>难点</w:t>
            </w:r>
            <w:r>
              <w:rPr>
                <w:rFonts w:hint="eastAsia" w:ascii="宋体" w:hAnsi="宋体" w:cs="宋体"/>
                <w:kern w:val="0"/>
              </w:rPr>
              <w:t>：</w:t>
            </w:r>
          </w:p>
          <w:p w14:paraId="60392978">
            <w:pPr>
              <w:pStyle w:val="15"/>
              <w:widowControl/>
              <w:numPr>
                <w:ilvl w:val="0"/>
                <w:numId w:val="27"/>
              </w:numPr>
              <w:ind w:firstLineChars="0"/>
              <w:jc w:val="left"/>
              <w:rPr>
                <w:rFonts w:ascii="宋体" w:hAnsi="宋体" w:cs="宋体"/>
                <w:kern w:val="0"/>
              </w:rPr>
            </w:pPr>
            <w:r>
              <w:rPr>
                <w:rFonts w:hint="eastAsia" w:ascii="宋体" w:hAnsi="宋体" w:cs="宋体"/>
                <w:kern w:val="0"/>
              </w:rPr>
              <w:t>如何合理应用拍摄角度、景别的进阶技巧</w:t>
            </w:r>
          </w:p>
        </w:tc>
        <w:tc>
          <w:tcPr>
            <w:tcW w:w="4644" w:type="dxa"/>
            <w:gridSpan w:val="4"/>
            <w:tcBorders>
              <w:top w:val="nil"/>
              <w:left w:val="nil"/>
              <w:bottom w:val="single" w:color="auto" w:sz="4" w:space="0"/>
              <w:right w:val="single" w:color="auto" w:sz="4" w:space="0"/>
            </w:tcBorders>
            <w:noWrap w:val="0"/>
            <w:vAlign w:val="center"/>
          </w:tcPr>
          <w:p w14:paraId="2A7F6D6E">
            <w:pPr>
              <w:widowControl/>
              <w:ind w:firstLine="480"/>
              <w:jc w:val="left"/>
              <w:rPr>
                <w:rFonts w:ascii="宋体" w:hAnsi="宋体" w:cs="宋体"/>
                <w:kern w:val="0"/>
              </w:rPr>
            </w:pPr>
            <w:r>
              <w:rPr>
                <w:rFonts w:hint="eastAsia" w:ascii="宋体" w:hAnsi="宋体" w:cs="宋体"/>
                <w:kern w:val="0"/>
              </w:rPr>
              <w:t>理论实践一体化教法</w:t>
            </w:r>
          </w:p>
        </w:tc>
      </w:tr>
      <w:tr w14:paraId="7E73A34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33B373D">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1654A7CE">
            <w:pPr>
              <w:widowControl/>
              <w:ind w:firstLine="0" w:firstLineChars="0"/>
              <w:jc w:val="left"/>
              <w:rPr>
                <w:rFonts w:ascii="宋体" w:hAnsi="宋体" w:cs="宋体"/>
                <w:kern w:val="0"/>
              </w:rPr>
            </w:pPr>
            <w:r>
              <w:rPr>
                <w:rFonts w:hint="eastAsia" w:ascii="宋体" w:hAnsi="宋体" w:cs="宋体"/>
                <w:kern w:val="0"/>
              </w:rPr>
              <w:t>教学地点</w:t>
            </w:r>
          </w:p>
        </w:tc>
      </w:tr>
      <w:tr w14:paraId="7CAA1F5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63"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D477EAF">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48A59106">
            <w:pPr>
              <w:widowControl/>
              <w:ind w:firstLine="480"/>
              <w:jc w:val="left"/>
              <w:rPr>
                <w:rFonts w:ascii="宋体" w:hAnsi="宋体" w:cs="宋体"/>
                <w:kern w:val="0"/>
              </w:rPr>
            </w:pPr>
            <w:r>
              <w:rPr>
                <w:rFonts w:hint="eastAsia" w:ascii="宋体" w:hAnsi="宋体" w:cs="宋体"/>
                <w:kern w:val="0"/>
              </w:rPr>
              <w:t>摄影实训室</w:t>
            </w:r>
          </w:p>
        </w:tc>
      </w:tr>
      <w:tr w14:paraId="1D434A0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A5D0B15">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3AE090A7">
            <w:pPr>
              <w:widowControl/>
              <w:ind w:firstLine="0" w:firstLineChars="0"/>
              <w:jc w:val="left"/>
              <w:rPr>
                <w:rFonts w:ascii="宋体" w:hAnsi="宋体" w:cs="宋体"/>
                <w:kern w:val="0"/>
              </w:rPr>
            </w:pPr>
            <w:r>
              <w:rPr>
                <w:rFonts w:hint="eastAsia" w:ascii="宋体" w:hAnsi="宋体" w:cs="宋体"/>
                <w:kern w:val="0"/>
              </w:rPr>
              <w:t>教学及参考资料</w:t>
            </w:r>
          </w:p>
        </w:tc>
      </w:tr>
      <w:tr w14:paraId="0B571C7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1A72D7EA">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09396D1B">
            <w:pPr>
              <w:widowControl/>
              <w:ind w:firstLine="480"/>
              <w:jc w:val="left"/>
              <w:rPr>
                <w:rFonts w:ascii="宋体" w:hAnsi="宋体" w:cs="宋体"/>
                <w:kern w:val="0"/>
              </w:rPr>
            </w:pPr>
            <w:r>
              <w:rPr>
                <w:rFonts w:hint="eastAsia" w:ascii="宋体" w:hAnsi="宋体" w:cs="宋体"/>
                <w:kern w:val="0"/>
              </w:rPr>
              <w:t>《</w:t>
            </w:r>
            <w:r>
              <w:rPr>
                <w:rFonts w:hint="eastAsia" w:ascii="宋体" w:hAnsi="宋体" w:cs="宋体"/>
                <w:bCs/>
                <w:kern w:val="0"/>
              </w:rPr>
              <w:t>时尚摄影</w:t>
            </w:r>
            <w:r>
              <w:rPr>
                <w:rFonts w:hint="eastAsia" w:ascii="宋体" w:hAnsi="宋体" w:cs="宋体"/>
                <w:kern w:val="0"/>
              </w:rPr>
              <w:t xml:space="preserve">》曹颐著 </w:t>
            </w:r>
            <w:r>
              <w:rPr>
                <w:rFonts w:ascii="Tahoma" w:hAnsi="Tahoma" w:cs="Tahoma"/>
                <w:color w:val="000000"/>
                <w:shd w:val="clear" w:color="auto" w:fill="FFFFFF"/>
              </w:rPr>
              <w:t> </w:t>
            </w:r>
            <w:r>
              <w:fldChar w:fldCharType="begin"/>
            </w:r>
            <w:r>
              <w:instrText xml:space="preserve"> HYPERLINK "https://book.jd.com/publish/%E6%B5%99%E6%B1%9F%E6%91%84%E5%BD%B1%E5%87%BA%E7%89%88%E7%A4%BE_1.html" \t "_blank" \o "浙江摄影出版社" </w:instrText>
            </w:r>
            <w:r>
              <w:fldChar w:fldCharType="separate"/>
            </w:r>
            <w:r>
              <w:rPr>
                <w:rStyle w:val="14"/>
                <w:rFonts w:ascii="Tahoma" w:hAnsi="Tahoma" w:cs="Tahoma"/>
                <w:color w:val="000000"/>
                <w:u w:val="none"/>
                <w:shd w:val="clear" w:color="auto" w:fill="FFFFFF"/>
              </w:rPr>
              <w:t>浙江摄影出版社</w:t>
            </w:r>
            <w:r>
              <w:rPr>
                <w:rFonts w:ascii="Tahoma" w:hAnsi="Tahoma" w:cs="Tahoma"/>
                <w:color w:val="000000"/>
                <w:shd w:val="clear" w:color="auto" w:fill="FFFFFF"/>
              </w:rPr>
              <w:fldChar w:fldCharType="end"/>
            </w:r>
          </w:p>
        </w:tc>
      </w:tr>
      <w:tr w14:paraId="208242B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70496AB">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6A9A560A">
            <w:pPr>
              <w:widowControl/>
              <w:ind w:firstLine="0" w:firstLineChars="0"/>
              <w:jc w:val="left"/>
              <w:rPr>
                <w:rFonts w:ascii="宋体" w:hAnsi="宋体" w:cs="宋体"/>
                <w:kern w:val="0"/>
              </w:rPr>
            </w:pPr>
            <w:r>
              <w:rPr>
                <w:rFonts w:hint="eastAsia" w:ascii="宋体" w:hAnsi="宋体" w:cs="宋体"/>
                <w:kern w:val="0"/>
              </w:rPr>
              <w:t>练习与习题建议</w:t>
            </w:r>
          </w:p>
        </w:tc>
      </w:tr>
      <w:tr w14:paraId="33D7236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075"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49A216D5">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382A35E5">
            <w:pPr>
              <w:widowControl/>
              <w:ind w:firstLine="480"/>
              <w:jc w:val="left"/>
              <w:rPr>
                <w:rFonts w:ascii="宋体" w:hAnsi="宋体" w:cs="宋体"/>
                <w:kern w:val="0"/>
              </w:rPr>
            </w:pPr>
            <w:r>
              <w:rPr>
                <w:rFonts w:ascii="宋体" w:hAnsi="宋体" w:cs="宋体"/>
                <w:kern w:val="0"/>
              </w:rPr>
              <w:t>针对每个单元的内容准备练习素材供学生练习</w:t>
            </w:r>
            <w:r>
              <w:rPr>
                <w:rFonts w:hint="eastAsia" w:ascii="宋体" w:hAnsi="宋体" w:cs="宋体"/>
                <w:kern w:val="0"/>
              </w:rPr>
              <w:t>。</w:t>
            </w:r>
          </w:p>
        </w:tc>
      </w:tr>
      <w:tr w14:paraId="33E17A4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5AD59E69">
            <w:pPr>
              <w:widowControl/>
              <w:ind w:firstLine="0" w:firstLineChars="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noWrap w:val="0"/>
            <w:vAlign w:val="center"/>
          </w:tcPr>
          <w:p w14:paraId="6EC3F9E5">
            <w:pPr>
              <w:widowControl/>
              <w:ind w:firstLine="0" w:firstLineChars="0"/>
              <w:jc w:val="center"/>
              <w:rPr>
                <w:rFonts w:ascii="宋体" w:hAnsi="宋体" w:cs="宋体"/>
                <w:kern w:val="0"/>
              </w:rPr>
            </w:pPr>
            <w:r>
              <w:rPr>
                <w:rFonts w:hint="eastAsia" w:ascii="宋体" w:hAnsi="宋体" w:cs="宋体"/>
                <w:kern w:val="0"/>
              </w:rPr>
              <w:t>权重分配</w:t>
            </w:r>
          </w:p>
        </w:tc>
      </w:tr>
      <w:tr w14:paraId="2A0B026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35"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2B77D38D">
            <w:pPr>
              <w:widowControl/>
              <w:ind w:firstLine="0" w:firstLineChars="0"/>
              <w:jc w:val="center"/>
              <w:rPr>
                <w:rFonts w:ascii="宋体" w:hAnsi="宋体" w:cs="宋体"/>
                <w:kern w:val="0"/>
              </w:rPr>
            </w:pPr>
            <w:r>
              <w:rPr>
                <w:rFonts w:ascii="宋体" w:hAnsi="宋体" w:cs="宋体"/>
                <w:kern w:val="0"/>
              </w:rPr>
              <w:t>作业考核</w:t>
            </w:r>
          </w:p>
        </w:tc>
        <w:tc>
          <w:tcPr>
            <w:tcW w:w="4644" w:type="dxa"/>
            <w:gridSpan w:val="4"/>
            <w:tcBorders>
              <w:top w:val="nil"/>
              <w:left w:val="nil"/>
              <w:bottom w:val="single" w:color="auto" w:sz="4" w:space="0"/>
              <w:right w:val="single" w:color="auto" w:sz="4" w:space="0"/>
            </w:tcBorders>
            <w:noWrap w:val="0"/>
            <w:vAlign w:val="center"/>
          </w:tcPr>
          <w:p w14:paraId="34390EFF">
            <w:pPr>
              <w:widowControl/>
              <w:ind w:firstLine="0" w:firstLineChars="0"/>
              <w:jc w:val="center"/>
              <w:rPr>
                <w:rFonts w:ascii="宋体" w:hAnsi="宋体" w:cs="宋体"/>
                <w:kern w:val="0"/>
              </w:rPr>
            </w:pPr>
            <w:r>
              <w:rPr>
                <w:rFonts w:hint="eastAsia" w:ascii="宋体" w:hAnsi="宋体" w:cs="宋体"/>
                <w:kern w:val="0"/>
              </w:rPr>
              <w:t>100%</w:t>
            </w:r>
          </w:p>
        </w:tc>
      </w:tr>
    </w:tbl>
    <w:p w14:paraId="63225312">
      <w:pPr>
        <w:pStyle w:val="5"/>
        <w:spacing w:line="360" w:lineRule="auto"/>
        <w:rPr>
          <w:rFonts w:ascii="黑体" w:hAnsi="黑体" w:eastAsia="黑体" w:cs="仿宋_GB2312"/>
          <w:kern w:val="2"/>
          <w:position w:val="6"/>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8"/>
        <w:gridCol w:w="1114"/>
        <w:gridCol w:w="2491"/>
        <w:gridCol w:w="1080"/>
        <w:gridCol w:w="900"/>
        <w:gridCol w:w="1044"/>
        <w:gridCol w:w="1620"/>
      </w:tblGrid>
      <w:tr w14:paraId="75CA5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gridSpan w:val="2"/>
            <w:tcBorders>
              <w:top w:val="single" w:color="auto" w:sz="4" w:space="0"/>
              <w:left w:val="single" w:color="auto" w:sz="4" w:space="0"/>
              <w:bottom w:val="single" w:color="auto" w:sz="4" w:space="0"/>
              <w:right w:val="single" w:color="auto" w:sz="4" w:space="0"/>
            </w:tcBorders>
            <w:noWrap w:val="0"/>
            <w:vAlign w:val="center"/>
          </w:tcPr>
          <w:p w14:paraId="0166A3DA">
            <w:pPr>
              <w:widowControl/>
              <w:ind w:firstLine="0" w:firstLineChars="0"/>
              <w:jc w:val="center"/>
              <w:rPr>
                <w:rFonts w:ascii="宋体" w:hAnsi="宋体" w:cs="宋体"/>
                <w:kern w:val="0"/>
              </w:rPr>
            </w:pPr>
            <w:r>
              <w:rPr>
                <w:rFonts w:hint="eastAsia" w:ascii="宋体" w:hAnsi="宋体" w:cs="宋体"/>
                <w:kern w:val="0"/>
              </w:rPr>
              <w:t>模块三</w:t>
            </w:r>
          </w:p>
        </w:tc>
        <w:tc>
          <w:tcPr>
            <w:tcW w:w="7135" w:type="dxa"/>
            <w:gridSpan w:val="5"/>
            <w:tcBorders>
              <w:top w:val="single" w:color="auto" w:sz="4" w:space="0"/>
              <w:left w:val="single" w:color="auto" w:sz="4" w:space="0"/>
              <w:bottom w:val="single" w:color="auto" w:sz="4" w:space="0"/>
              <w:right w:val="single" w:color="auto" w:sz="4" w:space="0"/>
            </w:tcBorders>
            <w:noWrap w:val="0"/>
            <w:vAlign w:val="center"/>
          </w:tcPr>
          <w:p w14:paraId="15D29D16">
            <w:pPr>
              <w:widowControl/>
              <w:ind w:firstLine="0" w:firstLineChars="0"/>
              <w:jc w:val="center"/>
              <w:rPr>
                <w:rFonts w:ascii="宋体" w:hAnsi="宋体" w:cs="宋体"/>
                <w:kern w:val="0"/>
              </w:rPr>
            </w:pPr>
            <w:r>
              <w:rPr>
                <w:rFonts w:hint="eastAsia" w:ascii="宋体" w:hAnsi="宋体"/>
                <w:szCs w:val="21"/>
              </w:rPr>
              <w:t>服装拍摄风格</w:t>
            </w:r>
          </w:p>
        </w:tc>
      </w:tr>
      <w:tr w14:paraId="631FCE7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28BE520F">
            <w:pPr>
              <w:widowControl/>
              <w:ind w:firstLine="0" w:firstLineChars="0"/>
              <w:rPr>
                <w:rFonts w:ascii="宋体" w:hAnsi="宋体" w:cs="宋体"/>
                <w:kern w:val="0"/>
              </w:rPr>
            </w:pPr>
            <w:r>
              <w:rPr>
                <w:rFonts w:hint="eastAsia" w:ascii="宋体" w:hAnsi="宋体" w:cs="宋体"/>
                <w:kern w:val="0"/>
              </w:rPr>
              <w:t>单元1</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029EE5C5">
            <w:pPr>
              <w:ind w:firstLine="0" w:firstLineChars="0"/>
              <w:rPr>
                <w:rFonts w:ascii="宋体" w:hAnsi="宋体"/>
                <w:szCs w:val="21"/>
              </w:rPr>
            </w:pPr>
            <w:r>
              <w:rPr>
                <w:rFonts w:hint="eastAsia" w:ascii="宋体" w:hAnsi="宋体"/>
                <w:szCs w:val="21"/>
              </w:rPr>
              <w:t>服装挂拍</w:t>
            </w:r>
          </w:p>
        </w:tc>
        <w:tc>
          <w:tcPr>
            <w:tcW w:w="900" w:type="dxa"/>
            <w:vMerge w:val="restart"/>
            <w:tcBorders>
              <w:top w:val="nil"/>
              <w:left w:val="single" w:color="auto" w:sz="4" w:space="0"/>
              <w:right w:val="single" w:color="auto" w:sz="4" w:space="0"/>
            </w:tcBorders>
            <w:shd w:val="clear" w:color="auto" w:fill="auto"/>
            <w:noWrap w:val="0"/>
            <w:vAlign w:val="center"/>
          </w:tcPr>
          <w:p w14:paraId="1D0993AF">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noWrap w:val="0"/>
            <w:vAlign w:val="center"/>
          </w:tcPr>
          <w:p w14:paraId="749334C2">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noWrap w:val="0"/>
            <w:vAlign w:val="center"/>
          </w:tcPr>
          <w:p w14:paraId="06AD8B66">
            <w:pPr>
              <w:widowControl/>
              <w:ind w:firstLine="0" w:firstLineChars="0"/>
              <w:jc w:val="left"/>
              <w:rPr>
                <w:rFonts w:ascii="宋体" w:hAnsi="宋体" w:cs="宋体"/>
                <w:kern w:val="0"/>
              </w:rPr>
            </w:pPr>
            <w:r>
              <w:rPr>
                <w:rFonts w:hint="eastAsia" w:ascii="宋体" w:hAnsi="宋体" w:cs="宋体"/>
                <w:kern w:val="0"/>
              </w:rPr>
              <w:t>4</w:t>
            </w:r>
          </w:p>
        </w:tc>
      </w:tr>
      <w:tr w14:paraId="542692F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2D79912E">
            <w:pPr>
              <w:widowControl/>
              <w:ind w:firstLine="0" w:firstLineChars="0"/>
              <w:rPr>
                <w:rFonts w:ascii="宋体" w:hAnsi="宋体" w:cs="宋体"/>
                <w:kern w:val="0"/>
              </w:rPr>
            </w:pPr>
            <w:r>
              <w:rPr>
                <w:rFonts w:hint="eastAsia" w:ascii="宋体" w:hAnsi="宋体" w:cs="宋体"/>
                <w:kern w:val="0"/>
              </w:rPr>
              <w:t>单元2</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30697BB7">
            <w:pPr>
              <w:ind w:firstLine="0" w:firstLineChars="0"/>
              <w:rPr>
                <w:rFonts w:ascii="宋体" w:hAnsi="宋体"/>
                <w:szCs w:val="21"/>
              </w:rPr>
            </w:pPr>
            <w:r>
              <w:rPr>
                <w:rFonts w:hint="eastAsia" w:ascii="宋体" w:hAnsi="宋体"/>
                <w:szCs w:val="21"/>
              </w:rPr>
              <w:t>服装平铺</w:t>
            </w:r>
          </w:p>
        </w:tc>
        <w:tc>
          <w:tcPr>
            <w:tcW w:w="900" w:type="dxa"/>
            <w:vMerge w:val="continue"/>
            <w:tcBorders>
              <w:left w:val="single" w:color="auto" w:sz="4" w:space="0"/>
              <w:right w:val="single" w:color="auto" w:sz="4" w:space="0"/>
            </w:tcBorders>
            <w:shd w:val="clear" w:color="auto" w:fill="auto"/>
            <w:noWrap w:val="0"/>
            <w:vAlign w:val="center"/>
          </w:tcPr>
          <w:p w14:paraId="4D590AA3">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71EE84CF">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tcBorders>
              <w:top w:val="nil"/>
              <w:left w:val="nil"/>
              <w:bottom w:val="single" w:color="auto" w:sz="4" w:space="0"/>
              <w:right w:val="single" w:color="auto" w:sz="4" w:space="0"/>
            </w:tcBorders>
            <w:noWrap w:val="0"/>
            <w:vAlign w:val="center"/>
          </w:tcPr>
          <w:p w14:paraId="012CC8B0">
            <w:pPr>
              <w:widowControl/>
              <w:ind w:firstLine="0" w:firstLineChars="0"/>
              <w:jc w:val="left"/>
              <w:rPr>
                <w:rFonts w:ascii="宋体" w:hAnsi="宋体" w:cs="宋体"/>
                <w:kern w:val="0"/>
              </w:rPr>
            </w:pPr>
            <w:r>
              <w:rPr>
                <w:rFonts w:hint="eastAsia" w:ascii="宋体" w:hAnsi="宋体" w:cs="宋体"/>
                <w:kern w:val="0"/>
              </w:rPr>
              <w:t>4</w:t>
            </w:r>
          </w:p>
        </w:tc>
      </w:tr>
      <w:tr w14:paraId="3DC94FB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26C01249">
            <w:pPr>
              <w:widowControl/>
              <w:ind w:firstLine="0" w:firstLineChars="0"/>
              <w:rPr>
                <w:rFonts w:ascii="宋体" w:hAnsi="宋体" w:cs="宋体"/>
                <w:kern w:val="0"/>
              </w:rPr>
            </w:pPr>
            <w:r>
              <w:rPr>
                <w:rFonts w:hint="eastAsia" w:ascii="宋体" w:hAnsi="宋体" w:cs="宋体"/>
                <w:kern w:val="0"/>
              </w:rPr>
              <w:t>单元3</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64712658">
            <w:pPr>
              <w:ind w:firstLine="0" w:firstLineChars="0"/>
              <w:rPr>
                <w:rFonts w:ascii="宋体" w:hAnsi="宋体"/>
                <w:szCs w:val="21"/>
              </w:rPr>
            </w:pPr>
            <w:r>
              <w:rPr>
                <w:rFonts w:hint="eastAsia" w:ascii="宋体" w:hAnsi="宋体"/>
                <w:szCs w:val="21"/>
              </w:rPr>
              <w:t>不同风格服装拍摄</w:t>
            </w:r>
          </w:p>
        </w:tc>
        <w:tc>
          <w:tcPr>
            <w:tcW w:w="900" w:type="dxa"/>
            <w:vMerge w:val="continue"/>
            <w:tcBorders>
              <w:left w:val="single" w:color="auto" w:sz="4" w:space="0"/>
              <w:right w:val="single" w:color="auto" w:sz="4" w:space="0"/>
            </w:tcBorders>
            <w:shd w:val="clear" w:color="auto" w:fill="auto"/>
            <w:noWrap w:val="0"/>
            <w:vAlign w:val="center"/>
          </w:tcPr>
          <w:p w14:paraId="7781D15D">
            <w:pPr>
              <w:widowControl/>
              <w:ind w:firstLine="0" w:firstLineChars="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60FB8C52">
            <w:pPr>
              <w:widowControl/>
              <w:ind w:firstLine="0" w:firstLineChars="0"/>
              <w:rPr>
                <w:rFonts w:ascii="宋体" w:hAnsi="宋体" w:cs="宋体"/>
                <w:kern w:val="0"/>
                <w:szCs w:val="21"/>
              </w:rPr>
            </w:pPr>
            <w:r>
              <w:rPr>
                <w:rFonts w:hint="eastAsia" w:ascii="宋体" w:hAnsi="宋体" w:cs="宋体"/>
                <w:kern w:val="0"/>
                <w:szCs w:val="21"/>
              </w:rPr>
              <w:t>一体化</w:t>
            </w:r>
          </w:p>
        </w:tc>
        <w:tc>
          <w:tcPr>
            <w:tcW w:w="1620" w:type="dxa"/>
            <w:tcBorders>
              <w:top w:val="nil"/>
              <w:left w:val="nil"/>
              <w:bottom w:val="single" w:color="auto" w:sz="4" w:space="0"/>
              <w:right w:val="single" w:color="auto" w:sz="4" w:space="0"/>
            </w:tcBorders>
            <w:noWrap w:val="0"/>
            <w:vAlign w:val="center"/>
          </w:tcPr>
          <w:p w14:paraId="6FE5E7AF">
            <w:pPr>
              <w:widowControl/>
              <w:ind w:firstLine="0" w:firstLineChars="0"/>
              <w:jc w:val="left"/>
              <w:rPr>
                <w:rFonts w:ascii="宋体" w:hAnsi="宋体" w:cs="宋体"/>
                <w:kern w:val="0"/>
              </w:rPr>
            </w:pPr>
            <w:r>
              <w:rPr>
                <w:rFonts w:hint="eastAsia" w:ascii="宋体" w:hAnsi="宋体" w:cs="宋体"/>
                <w:kern w:val="0"/>
              </w:rPr>
              <w:t>16</w:t>
            </w:r>
          </w:p>
        </w:tc>
      </w:tr>
      <w:tr w14:paraId="48C879D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47" w:type="dxa"/>
            <w:gridSpan w:val="7"/>
            <w:tcBorders>
              <w:top w:val="single" w:color="auto" w:sz="4" w:space="0"/>
              <w:left w:val="single" w:color="auto" w:sz="4" w:space="0"/>
              <w:bottom w:val="single" w:color="auto" w:sz="4" w:space="0"/>
              <w:right w:val="single" w:color="auto" w:sz="4" w:space="0"/>
            </w:tcBorders>
            <w:noWrap w:val="0"/>
            <w:vAlign w:val="center"/>
          </w:tcPr>
          <w:p w14:paraId="5F5FFFFF">
            <w:pPr>
              <w:widowControl/>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7696067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47" w:type="dxa"/>
            <w:gridSpan w:val="7"/>
            <w:tcBorders>
              <w:top w:val="single" w:color="auto" w:sz="4" w:space="0"/>
              <w:left w:val="single" w:color="auto" w:sz="4" w:space="0"/>
              <w:bottom w:val="single" w:color="auto" w:sz="4" w:space="0"/>
              <w:right w:val="single" w:color="auto" w:sz="4" w:space="0"/>
            </w:tcBorders>
            <w:noWrap w:val="0"/>
            <w:vAlign w:val="center"/>
          </w:tcPr>
          <w:p w14:paraId="41A68F2C">
            <w:pPr>
              <w:widowControl/>
              <w:ind w:firstLine="480"/>
              <w:jc w:val="left"/>
              <w:rPr>
                <w:rFonts w:ascii="宋体" w:hAnsi="宋体" w:cs="宋体"/>
                <w:kern w:val="0"/>
              </w:rPr>
            </w:pPr>
            <w:r>
              <w:rPr>
                <w:rFonts w:hint="eastAsia" w:ascii="宋体" w:hAnsi="宋体" w:cs="宋体"/>
                <w:kern w:val="0"/>
              </w:rPr>
              <w:t>认知目标：</w:t>
            </w:r>
            <w:r>
              <w:rPr>
                <w:rFonts w:ascii="宋体" w:hAnsi="宋体" w:cs="宋体"/>
                <w:kern w:val="0"/>
              </w:rPr>
              <w:t xml:space="preserve"> 了解</w:t>
            </w:r>
            <w:r>
              <w:rPr>
                <w:rFonts w:hint="eastAsia" w:ascii="宋体" w:hAnsi="宋体" w:cs="宋体"/>
                <w:kern w:val="0"/>
              </w:rPr>
              <w:t>如何根据服装的特点进行拍摄风格制定。</w:t>
            </w:r>
          </w:p>
          <w:p w14:paraId="60746D33">
            <w:pPr>
              <w:widowControl/>
              <w:ind w:firstLine="480"/>
              <w:jc w:val="left"/>
              <w:rPr>
                <w:rFonts w:ascii="宋体" w:hAnsi="宋体" w:cs="宋体"/>
                <w:kern w:val="0"/>
              </w:rPr>
            </w:pPr>
            <w:r>
              <w:rPr>
                <w:rFonts w:hint="eastAsia" w:ascii="宋体" w:hAnsi="宋体" w:cs="宋体"/>
                <w:kern w:val="0"/>
              </w:rPr>
              <w:t>技能目标：</w:t>
            </w:r>
            <w:r>
              <w:rPr>
                <w:rFonts w:ascii="宋体" w:hAnsi="宋体" w:cs="宋体"/>
                <w:kern w:val="0"/>
              </w:rPr>
              <w:t xml:space="preserve"> 掌握</w:t>
            </w:r>
            <w:r>
              <w:rPr>
                <w:rFonts w:hint="eastAsia" w:ascii="宋体" w:hAnsi="宋体" w:cs="宋体"/>
                <w:kern w:val="0"/>
              </w:rPr>
              <w:t>时尚服装拍摄方法，合理选用拍摄场景、模特、配饰等。</w:t>
            </w:r>
          </w:p>
        </w:tc>
      </w:tr>
      <w:tr w14:paraId="4B318C5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4498D340">
            <w:pPr>
              <w:widowControl/>
              <w:ind w:firstLine="0" w:firstLineChars="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noWrap w:val="0"/>
            <w:vAlign w:val="center"/>
          </w:tcPr>
          <w:p w14:paraId="4D4FE3CC">
            <w:pPr>
              <w:widowControl/>
              <w:ind w:firstLine="0" w:firstLineChars="0"/>
              <w:jc w:val="left"/>
              <w:rPr>
                <w:rFonts w:ascii="宋体" w:hAnsi="宋体" w:cs="宋体"/>
                <w:kern w:val="0"/>
              </w:rPr>
            </w:pPr>
            <w:r>
              <w:rPr>
                <w:rFonts w:hint="eastAsia" w:ascii="宋体" w:hAnsi="宋体" w:cs="宋体"/>
                <w:kern w:val="0"/>
              </w:rPr>
              <w:t>主要教学方法</w:t>
            </w:r>
          </w:p>
        </w:tc>
      </w:tr>
      <w:tr w14:paraId="5C5BDFB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33" w:hRule="atLeast"/>
          <w:jc w:val="center"/>
        </w:trPr>
        <w:tc>
          <w:tcPr>
            <w:tcW w:w="4703"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37496247">
            <w:pPr>
              <w:widowControl/>
              <w:ind w:firstLine="0" w:firstLineChars="0"/>
              <w:jc w:val="left"/>
              <w:rPr>
                <w:rFonts w:ascii="宋体" w:hAnsi="宋体" w:cs="宋体"/>
                <w:kern w:val="0"/>
              </w:rPr>
            </w:pPr>
            <w:r>
              <w:rPr>
                <w:rFonts w:ascii="宋体" w:hAnsi="宋体" w:cs="宋体"/>
                <w:kern w:val="0"/>
              </w:rPr>
              <w:t>重点</w:t>
            </w:r>
            <w:r>
              <w:rPr>
                <w:rFonts w:hint="eastAsia" w:ascii="宋体" w:hAnsi="宋体" w:cs="宋体"/>
                <w:kern w:val="0"/>
              </w:rPr>
              <w:t>：</w:t>
            </w:r>
          </w:p>
          <w:p w14:paraId="58C2FA40">
            <w:pPr>
              <w:pStyle w:val="15"/>
              <w:widowControl/>
              <w:numPr>
                <w:ilvl w:val="0"/>
                <w:numId w:val="28"/>
              </w:numPr>
              <w:ind w:firstLineChars="0"/>
              <w:jc w:val="left"/>
              <w:rPr>
                <w:rFonts w:ascii="宋体" w:hAnsi="宋体" w:cs="宋体"/>
                <w:kern w:val="0"/>
              </w:rPr>
            </w:pPr>
            <w:r>
              <w:rPr>
                <w:rFonts w:hint="eastAsia" w:ascii="宋体" w:hAnsi="宋体" w:cs="宋体"/>
                <w:kern w:val="0"/>
              </w:rPr>
              <w:t>掌握摄影器材的使用</w:t>
            </w:r>
          </w:p>
          <w:p w14:paraId="34560726">
            <w:pPr>
              <w:pStyle w:val="15"/>
              <w:widowControl/>
              <w:numPr>
                <w:ilvl w:val="0"/>
                <w:numId w:val="28"/>
              </w:numPr>
              <w:ind w:firstLineChars="0"/>
              <w:jc w:val="left"/>
              <w:rPr>
                <w:rFonts w:ascii="宋体" w:hAnsi="宋体" w:cs="宋体"/>
                <w:kern w:val="0"/>
              </w:rPr>
            </w:pPr>
            <w:r>
              <w:rPr>
                <w:rFonts w:hint="eastAsia" w:ascii="宋体" w:hAnsi="宋体" w:cs="宋体"/>
                <w:kern w:val="0"/>
              </w:rPr>
              <w:t>掌握摄影棚内景与室外场景的拍摄技巧</w:t>
            </w:r>
          </w:p>
          <w:p w14:paraId="2AC3771A">
            <w:pPr>
              <w:pStyle w:val="15"/>
              <w:widowControl/>
              <w:ind w:firstLine="0" w:firstLineChars="0"/>
              <w:jc w:val="left"/>
              <w:rPr>
                <w:rFonts w:ascii="宋体" w:hAnsi="宋体" w:cs="宋体"/>
                <w:kern w:val="0"/>
              </w:rPr>
            </w:pPr>
            <w:r>
              <w:rPr>
                <w:rFonts w:ascii="宋体" w:hAnsi="宋体" w:cs="宋体"/>
                <w:kern w:val="0"/>
              </w:rPr>
              <w:t>难点</w:t>
            </w:r>
            <w:r>
              <w:rPr>
                <w:rFonts w:hint="eastAsia" w:ascii="宋体" w:hAnsi="宋体" w:cs="宋体"/>
                <w:kern w:val="0"/>
              </w:rPr>
              <w:t>：</w:t>
            </w:r>
          </w:p>
          <w:p w14:paraId="6B5C6CC1">
            <w:pPr>
              <w:pStyle w:val="15"/>
              <w:widowControl/>
              <w:numPr>
                <w:ilvl w:val="0"/>
                <w:numId w:val="29"/>
              </w:numPr>
              <w:ind w:firstLineChars="0"/>
              <w:jc w:val="left"/>
              <w:rPr>
                <w:rFonts w:ascii="宋体" w:hAnsi="宋体" w:cs="宋体"/>
                <w:kern w:val="0"/>
              </w:rPr>
            </w:pPr>
            <w:r>
              <w:rPr>
                <w:rFonts w:hint="eastAsia" w:ascii="宋体" w:hAnsi="宋体" w:cs="宋体"/>
                <w:kern w:val="0"/>
              </w:rPr>
              <w:t>如何根据服装的特点拍出时尚感</w:t>
            </w:r>
          </w:p>
        </w:tc>
        <w:tc>
          <w:tcPr>
            <w:tcW w:w="4644" w:type="dxa"/>
            <w:gridSpan w:val="4"/>
            <w:tcBorders>
              <w:top w:val="nil"/>
              <w:left w:val="nil"/>
              <w:bottom w:val="single" w:color="auto" w:sz="4" w:space="0"/>
              <w:right w:val="single" w:color="auto" w:sz="4" w:space="0"/>
            </w:tcBorders>
            <w:noWrap w:val="0"/>
            <w:vAlign w:val="center"/>
          </w:tcPr>
          <w:p w14:paraId="08FB11E3">
            <w:pPr>
              <w:widowControl/>
              <w:ind w:firstLine="480"/>
              <w:jc w:val="left"/>
              <w:rPr>
                <w:rFonts w:ascii="宋体" w:hAnsi="宋体" w:cs="宋体"/>
                <w:kern w:val="0"/>
              </w:rPr>
            </w:pPr>
            <w:r>
              <w:rPr>
                <w:rFonts w:hint="eastAsia" w:ascii="宋体" w:hAnsi="宋体" w:cs="宋体"/>
                <w:kern w:val="0"/>
              </w:rPr>
              <w:t>理论实践一体化教法</w:t>
            </w:r>
          </w:p>
        </w:tc>
      </w:tr>
      <w:tr w14:paraId="3DD978D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DADC0EB">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7BEAD012">
            <w:pPr>
              <w:widowControl/>
              <w:ind w:firstLine="0" w:firstLineChars="0"/>
              <w:jc w:val="left"/>
              <w:rPr>
                <w:rFonts w:ascii="宋体" w:hAnsi="宋体" w:cs="宋体"/>
                <w:kern w:val="0"/>
              </w:rPr>
            </w:pPr>
            <w:r>
              <w:rPr>
                <w:rFonts w:hint="eastAsia" w:ascii="宋体" w:hAnsi="宋体" w:cs="宋体"/>
                <w:kern w:val="0"/>
              </w:rPr>
              <w:t>教学地点</w:t>
            </w:r>
          </w:p>
        </w:tc>
      </w:tr>
      <w:tr w14:paraId="2C27563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63"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103031FE">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3CCB7042">
            <w:pPr>
              <w:widowControl/>
              <w:ind w:firstLine="480"/>
              <w:jc w:val="left"/>
              <w:rPr>
                <w:rFonts w:ascii="宋体" w:hAnsi="宋体" w:cs="宋体"/>
                <w:kern w:val="0"/>
              </w:rPr>
            </w:pPr>
            <w:r>
              <w:rPr>
                <w:rFonts w:hint="eastAsia" w:ascii="宋体" w:hAnsi="宋体" w:cs="宋体"/>
                <w:kern w:val="0"/>
              </w:rPr>
              <w:t>摄影实训室或摄影拍摄基地</w:t>
            </w:r>
          </w:p>
        </w:tc>
      </w:tr>
      <w:tr w14:paraId="42998ED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97A0B9A">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34D438CF">
            <w:pPr>
              <w:widowControl/>
              <w:ind w:firstLine="0" w:firstLineChars="0"/>
              <w:jc w:val="left"/>
              <w:rPr>
                <w:rFonts w:ascii="宋体" w:hAnsi="宋体" w:cs="宋体"/>
                <w:kern w:val="0"/>
              </w:rPr>
            </w:pPr>
            <w:r>
              <w:rPr>
                <w:rFonts w:hint="eastAsia" w:ascii="宋体" w:hAnsi="宋体" w:cs="宋体"/>
                <w:kern w:val="0"/>
              </w:rPr>
              <w:t>教学及参考资料</w:t>
            </w:r>
          </w:p>
        </w:tc>
      </w:tr>
      <w:tr w14:paraId="2DBE1DA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EA521B1">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2702D84C">
            <w:pPr>
              <w:widowControl/>
              <w:ind w:firstLine="480"/>
              <w:jc w:val="left"/>
              <w:rPr>
                <w:rFonts w:ascii="宋体" w:hAnsi="宋体" w:cs="宋体"/>
                <w:kern w:val="0"/>
              </w:rPr>
            </w:pPr>
            <w:r>
              <w:rPr>
                <w:rFonts w:hint="eastAsia" w:ascii="宋体" w:hAnsi="宋体" w:cs="宋体"/>
                <w:kern w:val="0"/>
              </w:rPr>
              <w:t>《</w:t>
            </w:r>
            <w:r>
              <w:rPr>
                <w:rFonts w:hint="eastAsia" w:ascii="宋体" w:hAnsi="宋体" w:cs="宋体"/>
                <w:bCs/>
                <w:kern w:val="0"/>
              </w:rPr>
              <w:t>时尚摄影</w:t>
            </w:r>
            <w:r>
              <w:rPr>
                <w:rFonts w:hint="eastAsia" w:ascii="宋体" w:hAnsi="宋体" w:cs="宋体"/>
                <w:kern w:val="0"/>
              </w:rPr>
              <w:t xml:space="preserve">》曹颐著 </w:t>
            </w:r>
            <w:r>
              <w:rPr>
                <w:rFonts w:ascii="Tahoma" w:hAnsi="Tahoma" w:cs="Tahoma"/>
                <w:color w:val="000000"/>
                <w:shd w:val="clear" w:color="auto" w:fill="FFFFFF"/>
              </w:rPr>
              <w:t> </w:t>
            </w:r>
            <w:r>
              <w:fldChar w:fldCharType="begin"/>
            </w:r>
            <w:r>
              <w:instrText xml:space="preserve"> HYPERLINK "https://book.jd.com/publish/%E6%B5%99%E6%B1%9F%E6%91%84%E5%BD%B1%E5%87%BA%E7%89%88%E7%A4%BE_1.html" \t "_blank" \o "浙江摄影出版社" </w:instrText>
            </w:r>
            <w:r>
              <w:fldChar w:fldCharType="separate"/>
            </w:r>
            <w:r>
              <w:rPr>
                <w:rStyle w:val="14"/>
                <w:rFonts w:ascii="Tahoma" w:hAnsi="Tahoma" w:cs="Tahoma"/>
                <w:color w:val="000000"/>
                <w:u w:val="none"/>
                <w:shd w:val="clear" w:color="auto" w:fill="FFFFFF"/>
              </w:rPr>
              <w:t>浙江摄影出版社</w:t>
            </w:r>
            <w:r>
              <w:rPr>
                <w:rFonts w:ascii="Tahoma" w:hAnsi="Tahoma" w:cs="Tahoma"/>
                <w:color w:val="000000"/>
                <w:shd w:val="clear" w:color="auto" w:fill="FFFFFF"/>
              </w:rPr>
              <w:fldChar w:fldCharType="end"/>
            </w:r>
          </w:p>
        </w:tc>
      </w:tr>
      <w:tr w14:paraId="5D1C107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0A5EA824">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735FEF77">
            <w:pPr>
              <w:widowControl/>
              <w:ind w:firstLine="0" w:firstLineChars="0"/>
              <w:jc w:val="left"/>
              <w:rPr>
                <w:rFonts w:ascii="宋体" w:hAnsi="宋体" w:cs="宋体"/>
                <w:kern w:val="0"/>
              </w:rPr>
            </w:pPr>
            <w:r>
              <w:rPr>
                <w:rFonts w:hint="eastAsia" w:ascii="宋体" w:hAnsi="宋体" w:cs="宋体"/>
                <w:kern w:val="0"/>
              </w:rPr>
              <w:t>练习与习题建议</w:t>
            </w:r>
          </w:p>
        </w:tc>
      </w:tr>
      <w:tr w14:paraId="603AB46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075"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4B52C1D3">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047CF59C">
            <w:pPr>
              <w:widowControl/>
              <w:ind w:firstLine="480"/>
              <w:jc w:val="left"/>
              <w:rPr>
                <w:rFonts w:ascii="宋体" w:hAnsi="宋体" w:cs="宋体"/>
                <w:kern w:val="0"/>
              </w:rPr>
            </w:pPr>
            <w:r>
              <w:rPr>
                <w:rFonts w:ascii="宋体" w:hAnsi="宋体" w:cs="宋体"/>
                <w:kern w:val="0"/>
              </w:rPr>
              <w:t>针对每个单元的内容准备练习素材供学生练习</w:t>
            </w:r>
            <w:r>
              <w:rPr>
                <w:rFonts w:hint="eastAsia" w:ascii="宋体" w:hAnsi="宋体" w:cs="宋体"/>
                <w:kern w:val="0"/>
              </w:rPr>
              <w:t>。</w:t>
            </w:r>
          </w:p>
        </w:tc>
      </w:tr>
      <w:tr w14:paraId="6A67A4E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40FA24AF">
            <w:pPr>
              <w:widowControl/>
              <w:ind w:firstLine="0" w:firstLineChars="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noWrap w:val="0"/>
            <w:vAlign w:val="center"/>
          </w:tcPr>
          <w:p w14:paraId="647E5047">
            <w:pPr>
              <w:widowControl/>
              <w:ind w:firstLine="0" w:firstLineChars="0"/>
              <w:jc w:val="center"/>
              <w:rPr>
                <w:rFonts w:ascii="宋体" w:hAnsi="宋体" w:cs="宋体"/>
                <w:kern w:val="0"/>
              </w:rPr>
            </w:pPr>
            <w:r>
              <w:rPr>
                <w:rFonts w:hint="eastAsia" w:ascii="宋体" w:hAnsi="宋体" w:cs="宋体"/>
                <w:kern w:val="0"/>
              </w:rPr>
              <w:t>权重分配</w:t>
            </w:r>
          </w:p>
        </w:tc>
      </w:tr>
      <w:tr w14:paraId="6C8A2CD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35"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28EC7EC2">
            <w:pPr>
              <w:widowControl/>
              <w:ind w:firstLine="0" w:firstLineChars="0"/>
              <w:jc w:val="center"/>
              <w:rPr>
                <w:rFonts w:ascii="宋体" w:hAnsi="宋体" w:cs="宋体"/>
                <w:kern w:val="0"/>
              </w:rPr>
            </w:pPr>
            <w:r>
              <w:rPr>
                <w:rFonts w:ascii="宋体" w:hAnsi="宋体" w:cs="宋体"/>
                <w:kern w:val="0"/>
              </w:rPr>
              <w:t>作业考核</w:t>
            </w:r>
          </w:p>
        </w:tc>
        <w:tc>
          <w:tcPr>
            <w:tcW w:w="4644" w:type="dxa"/>
            <w:gridSpan w:val="4"/>
            <w:tcBorders>
              <w:top w:val="nil"/>
              <w:left w:val="nil"/>
              <w:bottom w:val="single" w:color="auto" w:sz="4" w:space="0"/>
              <w:right w:val="single" w:color="auto" w:sz="4" w:space="0"/>
            </w:tcBorders>
            <w:noWrap w:val="0"/>
            <w:vAlign w:val="center"/>
          </w:tcPr>
          <w:p w14:paraId="6B2F1E15">
            <w:pPr>
              <w:widowControl/>
              <w:ind w:firstLine="0" w:firstLineChars="0"/>
              <w:jc w:val="center"/>
              <w:rPr>
                <w:rFonts w:ascii="宋体" w:hAnsi="宋体" w:cs="宋体"/>
                <w:kern w:val="0"/>
              </w:rPr>
            </w:pPr>
            <w:r>
              <w:rPr>
                <w:rFonts w:hint="eastAsia" w:ascii="宋体" w:hAnsi="宋体" w:cs="宋体"/>
                <w:kern w:val="0"/>
              </w:rPr>
              <w:t>100%</w:t>
            </w:r>
          </w:p>
        </w:tc>
      </w:tr>
    </w:tbl>
    <w:p w14:paraId="0C6FE9B4">
      <w:pPr>
        <w:pStyle w:val="5"/>
        <w:spacing w:line="360" w:lineRule="auto"/>
        <w:rPr>
          <w:rFonts w:ascii="黑体" w:hAnsi="黑体" w:eastAsia="黑体" w:cs="仿宋_GB2312"/>
          <w:kern w:val="2"/>
          <w:position w:val="6"/>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8"/>
        <w:gridCol w:w="1114"/>
        <w:gridCol w:w="2491"/>
        <w:gridCol w:w="1080"/>
        <w:gridCol w:w="900"/>
        <w:gridCol w:w="1044"/>
        <w:gridCol w:w="1620"/>
      </w:tblGrid>
      <w:tr w14:paraId="7965E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gridSpan w:val="2"/>
            <w:tcBorders>
              <w:top w:val="single" w:color="auto" w:sz="4" w:space="0"/>
              <w:left w:val="single" w:color="auto" w:sz="4" w:space="0"/>
              <w:bottom w:val="single" w:color="auto" w:sz="4" w:space="0"/>
              <w:right w:val="single" w:color="auto" w:sz="4" w:space="0"/>
            </w:tcBorders>
            <w:noWrap w:val="0"/>
            <w:vAlign w:val="center"/>
          </w:tcPr>
          <w:p w14:paraId="7A764895">
            <w:pPr>
              <w:widowControl/>
              <w:ind w:firstLine="0" w:firstLineChars="0"/>
              <w:jc w:val="center"/>
              <w:rPr>
                <w:rFonts w:ascii="宋体" w:hAnsi="宋体" w:cs="宋体"/>
                <w:kern w:val="0"/>
              </w:rPr>
            </w:pPr>
            <w:r>
              <w:rPr>
                <w:rFonts w:hint="eastAsia" w:ascii="宋体" w:hAnsi="宋体" w:cs="宋体"/>
                <w:kern w:val="0"/>
              </w:rPr>
              <w:t>模块四</w:t>
            </w:r>
          </w:p>
        </w:tc>
        <w:tc>
          <w:tcPr>
            <w:tcW w:w="7135" w:type="dxa"/>
            <w:gridSpan w:val="5"/>
            <w:tcBorders>
              <w:top w:val="single" w:color="auto" w:sz="4" w:space="0"/>
              <w:left w:val="single" w:color="auto" w:sz="4" w:space="0"/>
              <w:bottom w:val="single" w:color="auto" w:sz="4" w:space="0"/>
              <w:right w:val="single" w:color="auto" w:sz="4" w:space="0"/>
            </w:tcBorders>
            <w:noWrap w:val="0"/>
            <w:vAlign w:val="center"/>
          </w:tcPr>
          <w:p w14:paraId="7B767F57">
            <w:pPr>
              <w:widowControl/>
              <w:ind w:firstLine="0" w:firstLineChars="0"/>
              <w:jc w:val="center"/>
              <w:rPr>
                <w:rFonts w:ascii="宋体" w:hAnsi="宋体" w:cs="宋体"/>
                <w:kern w:val="0"/>
              </w:rPr>
            </w:pPr>
            <w:r>
              <w:rPr>
                <w:rFonts w:hint="eastAsia" w:ascii="宋体" w:hAnsi="宋体"/>
                <w:szCs w:val="21"/>
              </w:rPr>
              <w:t>服装产品画册制作</w:t>
            </w:r>
          </w:p>
        </w:tc>
      </w:tr>
      <w:tr w14:paraId="7ED96D4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671E510D">
            <w:pPr>
              <w:widowControl/>
              <w:ind w:firstLine="0" w:firstLineChars="0"/>
              <w:rPr>
                <w:rFonts w:ascii="宋体" w:hAnsi="宋体" w:cs="宋体"/>
                <w:kern w:val="0"/>
              </w:rPr>
            </w:pPr>
            <w:r>
              <w:rPr>
                <w:rFonts w:hint="eastAsia" w:ascii="宋体" w:hAnsi="宋体" w:cs="宋体"/>
                <w:kern w:val="0"/>
              </w:rPr>
              <w:t>单元1</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578D4F72">
            <w:pPr>
              <w:widowControl/>
              <w:ind w:firstLine="0" w:firstLineChars="0"/>
              <w:jc w:val="left"/>
              <w:rPr>
                <w:rFonts w:ascii="宋体" w:hAnsi="宋体" w:cs="宋体"/>
                <w:kern w:val="0"/>
              </w:rPr>
            </w:pPr>
            <w:r>
              <w:rPr>
                <w:rFonts w:hint="eastAsia" w:ascii="宋体" w:hAnsi="宋体"/>
                <w:szCs w:val="21"/>
              </w:rPr>
              <w:t>服装产品画册制作</w:t>
            </w:r>
          </w:p>
        </w:tc>
        <w:tc>
          <w:tcPr>
            <w:tcW w:w="900" w:type="dxa"/>
            <w:vMerge w:val="restart"/>
            <w:tcBorders>
              <w:top w:val="nil"/>
              <w:left w:val="single" w:color="auto" w:sz="4" w:space="0"/>
              <w:right w:val="single" w:color="auto" w:sz="4" w:space="0"/>
            </w:tcBorders>
            <w:shd w:val="clear" w:color="auto" w:fill="auto"/>
            <w:noWrap w:val="0"/>
            <w:vAlign w:val="center"/>
          </w:tcPr>
          <w:p w14:paraId="5B190FA5">
            <w:pPr>
              <w:widowControl/>
              <w:ind w:firstLine="0" w:firstLineChars="0"/>
              <w:rPr>
                <w:rFonts w:ascii="宋体" w:hAnsi="宋体" w:cs="宋体"/>
                <w:kern w:val="0"/>
              </w:rPr>
            </w:pPr>
            <w:r>
              <w:rPr>
                <w:rFonts w:hint="eastAsia" w:ascii="宋体" w:hAnsi="宋体" w:cs="宋体"/>
                <w:kern w:val="0"/>
              </w:rPr>
              <w:t>学时</w:t>
            </w:r>
          </w:p>
        </w:tc>
        <w:tc>
          <w:tcPr>
            <w:tcW w:w="1044" w:type="dxa"/>
            <w:tcBorders>
              <w:top w:val="nil"/>
              <w:left w:val="nil"/>
              <w:bottom w:val="single" w:color="auto" w:sz="4" w:space="0"/>
              <w:right w:val="single" w:color="auto" w:sz="4" w:space="0"/>
            </w:tcBorders>
            <w:shd w:val="clear" w:color="auto" w:fill="FFFFFF"/>
            <w:noWrap w:val="0"/>
            <w:vAlign w:val="center"/>
          </w:tcPr>
          <w:p w14:paraId="2FF90205">
            <w:pPr>
              <w:widowControl/>
              <w:ind w:firstLine="0" w:firstLineChars="0"/>
              <w:rPr>
                <w:rFonts w:ascii="宋体" w:hAnsi="宋体" w:cs="宋体"/>
                <w:kern w:val="0"/>
                <w:szCs w:val="21"/>
              </w:rPr>
            </w:pPr>
            <w:r>
              <w:rPr>
                <w:rFonts w:hint="eastAsia" w:ascii="宋体" w:hAnsi="宋体" w:cs="宋体"/>
                <w:kern w:val="0"/>
                <w:szCs w:val="21"/>
              </w:rPr>
              <w:t>理论</w:t>
            </w:r>
          </w:p>
        </w:tc>
        <w:tc>
          <w:tcPr>
            <w:tcW w:w="1620" w:type="dxa"/>
            <w:tcBorders>
              <w:top w:val="nil"/>
              <w:left w:val="nil"/>
              <w:bottom w:val="single" w:color="auto" w:sz="4" w:space="0"/>
              <w:right w:val="single" w:color="auto" w:sz="4" w:space="0"/>
            </w:tcBorders>
            <w:noWrap w:val="0"/>
            <w:vAlign w:val="center"/>
          </w:tcPr>
          <w:p w14:paraId="53B4E9BC">
            <w:pPr>
              <w:widowControl/>
              <w:ind w:firstLine="0" w:firstLineChars="0"/>
              <w:jc w:val="left"/>
              <w:rPr>
                <w:rFonts w:ascii="宋体" w:hAnsi="宋体" w:cs="宋体"/>
                <w:kern w:val="0"/>
              </w:rPr>
            </w:pPr>
            <w:r>
              <w:rPr>
                <w:rFonts w:hint="eastAsia" w:ascii="宋体" w:hAnsi="宋体" w:cs="宋体"/>
                <w:kern w:val="0"/>
              </w:rPr>
              <w:t>2</w:t>
            </w:r>
          </w:p>
        </w:tc>
      </w:tr>
      <w:tr w14:paraId="16B932B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5155F8D4">
            <w:pPr>
              <w:widowControl/>
              <w:ind w:firstLine="0" w:firstLineChars="0"/>
              <w:rPr>
                <w:rFonts w:ascii="宋体" w:hAnsi="宋体" w:cs="宋体"/>
                <w:kern w:val="0"/>
              </w:rPr>
            </w:pPr>
            <w:r>
              <w:rPr>
                <w:rFonts w:hint="eastAsia" w:ascii="宋体" w:hAnsi="宋体" w:cs="宋体"/>
                <w:kern w:val="0"/>
              </w:rPr>
              <w:t>单元2</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629E888E">
            <w:pPr>
              <w:widowControl/>
              <w:ind w:firstLine="0" w:firstLineChars="0"/>
              <w:jc w:val="left"/>
              <w:rPr>
                <w:rFonts w:ascii="宋体" w:hAnsi="宋体" w:cs="宋体"/>
                <w:kern w:val="0"/>
              </w:rPr>
            </w:pPr>
          </w:p>
        </w:tc>
        <w:tc>
          <w:tcPr>
            <w:tcW w:w="900" w:type="dxa"/>
            <w:vMerge w:val="continue"/>
            <w:tcBorders>
              <w:left w:val="single" w:color="auto" w:sz="4" w:space="0"/>
              <w:right w:val="single" w:color="auto" w:sz="4" w:space="0"/>
            </w:tcBorders>
            <w:shd w:val="clear" w:color="auto" w:fill="auto"/>
            <w:noWrap w:val="0"/>
            <w:vAlign w:val="center"/>
          </w:tcPr>
          <w:p w14:paraId="2D9C875B">
            <w:pPr>
              <w:widowControl/>
              <w:ind w:firstLine="48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548A1314">
            <w:pPr>
              <w:widowControl/>
              <w:ind w:firstLine="0" w:firstLineChars="0"/>
              <w:rPr>
                <w:rFonts w:ascii="宋体" w:hAnsi="宋体" w:cs="宋体"/>
                <w:kern w:val="0"/>
                <w:szCs w:val="21"/>
              </w:rPr>
            </w:pPr>
            <w:r>
              <w:rPr>
                <w:rFonts w:hint="eastAsia" w:ascii="宋体" w:hAnsi="宋体" w:cs="宋体"/>
                <w:kern w:val="0"/>
                <w:szCs w:val="21"/>
              </w:rPr>
              <w:t>实践</w:t>
            </w:r>
          </w:p>
        </w:tc>
        <w:tc>
          <w:tcPr>
            <w:tcW w:w="1620" w:type="dxa"/>
            <w:tcBorders>
              <w:top w:val="nil"/>
              <w:left w:val="nil"/>
              <w:bottom w:val="single" w:color="auto" w:sz="4" w:space="0"/>
              <w:right w:val="single" w:color="auto" w:sz="4" w:space="0"/>
            </w:tcBorders>
            <w:noWrap w:val="0"/>
            <w:vAlign w:val="center"/>
          </w:tcPr>
          <w:p w14:paraId="5E7D9F04">
            <w:pPr>
              <w:widowControl/>
              <w:ind w:firstLine="0" w:firstLineChars="0"/>
              <w:jc w:val="left"/>
              <w:rPr>
                <w:rFonts w:ascii="宋体" w:hAnsi="宋体" w:cs="宋体"/>
                <w:kern w:val="0"/>
              </w:rPr>
            </w:pPr>
            <w:r>
              <w:rPr>
                <w:rFonts w:hint="eastAsia" w:ascii="宋体" w:hAnsi="宋体" w:cs="宋体"/>
                <w:kern w:val="0"/>
              </w:rPr>
              <w:t>2</w:t>
            </w:r>
          </w:p>
        </w:tc>
      </w:tr>
      <w:tr w14:paraId="2D7A84B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098" w:type="dxa"/>
            <w:tcBorders>
              <w:top w:val="nil"/>
              <w:left w:val="single" w:color="auto" w:sz="4" w:space="0"/>
              <w:bottom w:val="single" w:color="auto" w:sz="4" w:space="0"/>
              <w:right w:val="single" w:color="auto" w:sz="4" w:space="0"/>
            </w:tcBorders>
            <w:shd w:val="clear" w:color="auto" w:fill="auto"/>
            <w:noWrap w:val="0"/>
            <w:vAlign w:val="center"/>
          </w:tcPr>
          <w:p w14:paraId="1DC3B452">
            <w:pPr>
              <w:widowControl/>
              <w:ind w:firstLine="0" w:firstLineChars="0"/>
              <w:rPr>
                <w:rFonts w:ascii="宋体" w:hAnsi="宋体" w:cs="宋体"/>
                <w:kern w:val="0"/>
              </w:rPr>
            </w:pPr>
            <w:r>
              <w:rPr>
                <w:rFonts w:hint="eastAsia" w:ascii="宋体" w:hAnsi="宋体" w:cs="宋体"/>
                <w:kern w:val="0"/>
              </w:rPr>
              <w:t>单元3</w:t>
            </w:r>
          </w:p>
        </w:tc>
        <w:tc>
          <w:tcPr>
            <w:tcW w:w="4685" w:type="dxa"/>
            <w:gridSpan w:val="3"/>
            <w:tcBorders>
              <w:top w:val="nil"/>
              <w:left w:val="nil"/>
              <w:bottom w:val="single" w:color="auto" w:sz="4" w:space="0"/>
              <w:right w:val="single" w:color="auto" w:sz="4" w:space="0"/>
            </w:tcBorders>
            <w:shd w:val="clear" w:color="auto" w:fill="auto"/>
            <w:noWrap w:val="0"/>
            <w:vAlign w:val="center"/>
          </w:tcPr>
          <w:p w14:paraId="0E4CDE4B">
            <w:pPr>
              <w:widowControl/>
              <w:ind w:firstLine="0" w:firstLineChars="0"/>
              <w:jc w:val="left"/>
              <w:rPr>
                <w:rFonts w:ascii="宋体" w:hAnsi="宋体" w:cs="宋体"/>
                <w:kern w:val="0"/>
              </w:rPr>
            </w:pPr>
          </w:p>
        </w:tc>
        <w:tc>
          <w:tcPr>
            <w:tcW w:w="900" w:type="dxa"/>
            <w:vMerge w:val="continue"/>
            <w:tcBorders>
              <w:left w:val="single" w:color="auto" w:sz="4" w:space="0"/>
              <w:right w:val="single" w:color="auto" w:sz="4" w:space="0"/>
            </w:tcBorders>
            <w:shd w:val="clear" w:color="auto" w:fill="auto"/>
            <w:noWrap w:val="0"/>
            <w:vAlign w:val="center"/>
          </w:tcPr>
          <w:p w14:paraId="62C015F4">
            <w:pPr>
              <w:widowControl/>
              <w:ind w:firstLine="0" w:firstLineChars="0"/>
              <w:jc w:val="left"/>
              <w:rPr>
                <w:rFonts w:ascii="宋体" w:hAnsi="宋体" w:cs="宋体"/>
                <w:kern w:val="0"/>
              </w:rPr>
            </w:pPr>
          </w:p>
        </w:tc>
        <w:tc>
          <w:tcPr>
            <w:tcW w:w="1044" w:type="dxa"/>
            <w:tcBorders>
              <w:top w:val="nil"/>
              <w:left w:val="nil"/>
              <w:bottom w:val="single" w:color="auto" w:sz="4" w:space="0"/>
              <w:right w:val="single" w:color="auto" w:sz="4" w:space="0"/>
            </w:tcBorders>
            <w:shd w:val="clear" w:color="auto" w:fill="FFFFFF"/>
            <w:noWrap w:val="0"/>
            <w:vAlign w:val="center"/>
          </w:tcPr>
          <w:p w14:paraId="09E51952">
            <w:pPr>
              <w:widowControl/>
              <w:ind w:firstLine="0" w:firstLineChars="0"/>
              <w:rPr>
                <w:rFonts w:ascii="宋体" w:hAnsi="宋体" w:cs="宋体"/>
                <w:kern w:val="0"/>
                <w:szCs w:val="21"/>
              </w:rPr>
            </w:pPr>
            <w:r>
              <w:rPr>
                <w:rFonts w:hint="eastAsia" w:ascii="宋体" w:hAnsi="宋体" w:cs="宋体"/>
                <w:kern w:val="0"/>
                <w:szCs w:val="21"/>
              </w:rPr>
              <w:t>一体化</w:t>
            </w:r>
          </w:p>
        </w:tc>
        <w:tc>
          <w:tcPr>
            <w:tcW w:w="1620" w:type="dxa"/>
            <w:tcBorders>
              <w:top w:val="nil"/>
              <w:left w:val="nil"/>
              <w:bottom w:val="single" w:color="auto" w:sz="4" w:space="0"/>
              <w:right w:val="single" w:color="auto" w:sz="4" w:space="0"/>
            </w:tcBorders>
            <w:noWrap w:val="0"/>
            <w:vAlign w:val="center"/>
          </w:tcPr>
          <w:p w14:paraId="71C007D5">
            <w:pPr>
              <w:widowControl/>
              <w:ind w:firstLine="0" w:firstLineChars="0"/>
              <w:jc w:val="left"/>
              <w:rPr>
                <w:rFonts w:ascii="宋体" w:hAnsi="宋体" w:cs="宋体"/>
                <w:kern w:val="0"/>
              </w:rPr>
            </w:pPr>
          </w:p>
        </w:tc>
      </w:tr>
      <w:tr w14:paraId="36F6D41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47" w:type="dxa"/>
            <w:gridSpan w:val="7"/>
            <w:tcBorders>
              <w:top w:val="single" w:color="auto" w:sz="4" w:space="0"/>
              <w:left w:val="single" w:color="auto" w:sz="4" w:space="0"/>
              <w:bottom w:val="single" w:color="auto" w:sz="4" w:space="0"/>
              <w:right w:val="single" w:color="auto" w:sz="4" w:space="0"/>
            </w:tcBorders>
            <w:noWrap w:val="0"/>
            <w:vAlign w:val="center"/>
          </w:tcPr>
          <w:p w14:paraId="067A5F04">
            <w:pPr>
              <w:widowControl/>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7ECE7A3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47" w:type="dxa"/>
            <w:gridSpan w:val="7"/>
            <w:tcBorders>
              <w:top w:val="single" w:color="auto" w:sz="4" w:space="0"/>
              <w:left w:val="single" w:color="auto" w:sz="4" w:space="0"/>
              <w:bottom w:val="single" w:color="auto" w:sz="4" w:space="0"/>
              <w:right w:val="single" w:color="auto" w:sz="4" w:space="0"/>
            </w:tcBorders>
            <w:noWrap w:val="0"/>
            <w:vAlign w:val="center"/>
          </w:tcPr>
          <w:p w14:paraId="6E528056">
            <w:pPr>
              <w:widowControl/>
              <w:ind w:firstLine="480"/>
              <w:jc w:val="left"/>
              <w:rPr>
                <w:rFonts w:ascii="宋体" w:hAnsi="宋体" w:cs="宋体"/>
                <w:kern w:val="0"/>
              </w:rPr>
            </w:pPr>
            <w:r>
              <w:rPr>
                <w:rFonts w:hint="eastAsia" w:ascii="宋体" w:hAnsi="宋体" w:cs="宋体"/>
                <w:kern w:val="0"/>
              </w:rPr>
              <w:t>认知目标：</w:t>
            </w:r>
            <w:r>
              <w:rPr>
                <w:rFonts w:ascii="宋体" w:hAnsi="宋体" w:cs="宋体"/>
                <w:kern w:val="0"/>
              </w:rPr>
              <w:t>了解如何分析客户需求</w:t>
            </w:r>
          </w:p>
          <w:p w14:paraId="78ABD17B">
            <w:pPr>
              <w:widowControl/>
              <w:ind w:firstLine="480"/>
              <w:jc w:val="left"/>
              <w:rPr>
                <w:rFonts w:ascii="宋体" w:hAnsi="宋体" w:cs="宋体"/>
                <w:kern w:val="0"/>
              </w:rPr>
            </w:pPr>
            <w:r>
              <w:rPr>
                <w:rFonts w:hint="eastAsia" w:ascii="宋体" w:hAnsi="宋体" w:cs="宋体"/>
                <w:kern w:val="0"/>
              </w:rPr>
              <w:t>技能目标：整理之前所拍摄的作品</w:t>
            </w:r>
            <w:r>
              <w:rPr>
                <w:rFonts w:ascii="宋体" w:hAnsi="宋体" w:cs="宋体"/>
                <w:kern w:val="0"/>
              </w:rPr>
              <w:t>制作完整的推广</w:t>
            </w:r>
            <w:r>
              <w:rPr>
                <w:rFonts w:hint="eastAsia" w:ascii="宋体" w:hAnsi="宋体" w:cs="宋体"/>
                <w:kern w:val="0"/>
              </w:rPr>
              <w:t>画册。</w:t>
            </w:r>
          </w:p>
        </w:tc>
      </w:tr>
      <w:tr w14:paraId="037B199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0B59F2A1">
            <w:pPr>
              <w:widowControl/>
              <w:ind w:firstLine="0" w:firstLineChars="0"/>
              <w:jc w:val="center"/>
              <w:rPr>
                <w:rFonts w:ascii="宋体" w:hAnsi="宋体" w:cs="宋体"/>
                <w:kern w:val="0"/>
              </w:rPr>
            </w:pPr>
            <w:r>
              <w:rPr>
                <w:rFonts w:hint="eastAsia" w:ascii="宋体" w:hAnsi="宋体" w:cs="宋体"/>
                <w:kern w:val="0"/>
              </w:rPr>
              <w:t>主要内容（标注重点和难点）</w:t>
            </w:r>
          </w:p>
        </w:tc>
        <w:tc>
          <w:tcPr>
            <w:tcW w:w="4644" w:type="dxa"/>
            <w:gridSpan w:val="4"/>
            <w:tcBorders>
              <w:top w:val="nil"/>
              <w:left w:val="nil"/>
              <w:bottom w:val="single" w:color="auto" w:sz="4" w:space="0"/>
              <w:right w:val="single" w:color="auto" w:sz="4" w:space="0"/>
            </w:tcBorders>
            <w:noWrap w:val="0"/>
            <w:vAlign w:val="center"/>
          </w:tcPr>
          <w:p w14:paraId="65D1E16C">
            <w:pPr>
              <w:widowControl/>
              <w:ind w:firstLine="0" w:firstLineChars="0"/>
              <w:jc w:val="left"/>
              <w:rPr>
                <w:rFonts w:ascii="宋体" w:hAnsi="宋体" w:cs="宋体"/>
                <w:kern w:val="0"/>
              </w:rPr>
            </w:pPr>
            <w:r>
              <w:rPr>
                <w:rFonts w:hint="eastAsia" w:ascii="宋体" w:hAnsi="宋体" w:cs="宋体"/>
                <w:kern w:val="0"/>
              </w:rPr>
              <w:t>主要教学方法</w:t>
            </w:r>
          </w:p>
        </w:tc>
      </w:tr>
      <w:tr w14:paraId="0C80978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33" w:hRule="atLeast"/>
          <w:jc w:val="center"/>
        </w:trPr>
        <w:tc>
          <w:tcPr>
            <w:tcW w:w="4703"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32841C26">
            <w:pPr>
              <w:pStyle w:val="15"/>
              <w:widowControl/>
              <w:numPr>
                <w:ilvl w:val="0"/>
                <w:numId w:val="30"/>
              </w:numPr>
              <w:ind w:firstLineChars="0"/>
              <w:jc w:val="left"/>
              <w:rPr>
                <w:rFonts w:ascii="宋体" w:hAnsi="宋体" w:cs="宋体"/>
                <w:kern w:val="0"/>
              </w:rPr>
            </w:pPr>
            <w:r>
              <w:rPr>
                <w:rFonts w:hint="eastAsia" w:ascii="宋体" w:hAnsi="宋体" w:cs="宋体"/>
                <w:kern w:val="0"/>
              </w:rPr>
              <w:t>服装产品画册设计与制作</w:t>
            </w:r>
          </w:p>
          <w:p w14:paraId="6A87056D">
            <w:pPr>
              <w:widowControl/>
              <w:ind w:firstLine="0" w:firstLineChars="0"/>
              <w:jc w:val="left"/>
              <w:rPr>
                <w:rFonts w:ascii="宋体" w:hAnsi="宋体" w:cs="宋体"/>
                <w:kern w:val="0"/>
              </w:rPr>
            </w:pPr>
            <w:r>
              <w:rPr>
                <w:rFonts w:ascii="宋体" w:hAnsi="宋体" w:cs="宋体"/>
                <w:kern w:val="0"/>
              </w:rPr>
              <w:t>重点</w:t>
            </w:r>
            <w:r>
              <w:rPr>
                <w:rFonts w:hint="eastAsia" w:ascii="宋体" w:hAnsi="宋体" w:cs="宋体"/>
                <w:kern w:val="0"/>
              </w:rPr>
              <w:t>：</w:t>
            </w:r>
          </w:p>
          <w:p w14:paraId="3CF9451A">
            <w:pPr>
              <w:pStyle w:val="15"/>
              <w:widowControl/>
              <w:numPr>
                <w:ilvl w:val="0"/>
                <w:numId w:val="31"/>
              </w:numPr>
              <w:ind w:firstLineChars="0"/>
              <w:jc w:val="left"/>
              <w:rPr>
                <w:rFonts w:ascii="宋体" w:hAnsi="宋体" w:cs="宋体"/>
                <w:kern w:val="0"/>
              </w:rPr>
            </w:pPr>
            <w:r>
              <w:rPr>
                <w:rFonts w:hint="eastAsia" w:ascii="宋体" w:hAnsi="宋体" w:cs="宋体"/>
                <w:kern w:val="0"/>
              </w:rPr>
              <w:t>采集项目所需视频片段</w:t>
            </w:r>
          </w:p>
          <w:p w14:paraId="5D3004DB">
            <w:pPr>
              <w:pStyle w:val="15"/>
              <w:widowControl/>
              <w:numPr>
                <w:ilvl w:val="0"/>
                <w:numId w:val="31"/>
              </w:numPr>
              <w:ind w:firstLineChars="0"/>
              <w:jc w:val="left"/>
              <w:rPr>
                <w:rFonts w:ascii="宋体" w:hAnsi="宋体" w:cs="宋体"/>
                <w:kern w:val="0"/>
              </w:rPr>
            </w:pPr>
            <w:r>
              <w:rPr>
                <w:rFonts w:hint="eastAsia" w:ascii="宋体" w:hAnsi="宋体" w:cs="宋体"/>
                <w:kern w:val="0"/>
              </w:rPr>
              <w:t>将片段剪辑并润色</w:t>
            </w:r>
          </w:p>
          <w:p w14:paraId="4701B2A9">
            <w:pPr>
              <w:pStyle w:val="15"/>
              <w:widowControl/>
              <w:ind w:firstLine="0" w:firstLineChars="0"/>
              <w:jc w:val="left"/>
              <w:rPr>
                <w:rFonts w:ascii="宋体" w:hAnsi="宋体" w:cs="宋体"/>
                <w:kern w:val="0"/>
              </w:rPr>
            </w:pPr>
            <w:r>
              <w:rPr>
                <w:rFonts w:ascii="宋体" w:hAnsi="宋体" w:cs="宋体"/>
                <w:kern w:val="0"/>
              </w:rPr>
              <w:t>难点</w:t>
            </w:r>
            <w:r>
              <w:rPr>
                <w:rFonts w:hint="eastAsia" w:ascii="宋体" w:hAnsi="宋体" w:cs="宋体"/>
                <w:kern w:val="0"/>
              </w:rPr>
              <w:t>：</w:t>
            </w:r>
          </w:p>
          <w:p w14:paraId="4AD853FC">
            <w:pPr>
              <w:pStyle w:val="15"/>
              <w:widowControl/>
              <w:ind w:firstLine="0" w:firstLineChars="0"/>
              <w:jc w:val="left"/>
              <w:rPr>
                <w:rFonts w:ascii="宋体" w:hAnsi="宋体" w:cs="宋体"/>
                <w:kern w:val="0"/>
              </w:rPr>
            </w:pPr>
            <w:r>
              <w:rPr>
                <w:rFonts w:hint="eastAsia" w:ascii="宋体" w:hAnsi="宋体" w:cs="宋体"/>
                <w:kern w:val="0"/>
              </w:rPr>
              <w:t>1、排版设计具有吸引力和创新性</w:t>
            </w:r>
          </w:p>
        </w:tc>
        <w:tc>
          <w:tcPr>
            <w:tcW w:w="4644" w:type="dxa"/>
            <w:gridSpan w:val="4"/>
            <w:tcBorders>
              <w:top w:val="nil"/>
              <w:left w:val="nil"/>
              <w:bottom w:val="single" w:color="auto" w:sz="4" w:space="0"/>
              <w:right w:val="single" w:color="auto" w:sz="4" w:space="0"/>
            </w:tcBorders>
            <w:noWrap w:val="0"/>
            <w:vAlign w:val="center"/>
          </w:tcPr>
          <w:p w14:paraId="5F7AAE54">
            <w:pPr>
              <w:widowControl/>
              <w:ind w:firstLine="480"/>
              <w:jc w:val="left"/>
              <w:rPr>
                <w:rFonts w:ascii="宋体" w:hAnsi="宋体" w:cs="宋体"/>
                <w:kern w:val="0"/>
              </w:rPr>
            </w:pPr>
            <w:r>
              <w:rPr>
                <w:rFonts w:hint="eastAsia" w:ascii="宋体" w:hAnsi="宋体" w:cs="宋体"/>
                <w:kern w:val="0"/>
              </w:rPr>
              <w:t>任务驱动法</w:t>
            </w:r>
          </w:p>
        </w:tc>
      </w:tr>
      <w:tr w14:paraId="32E8CF2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DE1F24C">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6F662C9B">
            <w:pPr>
              <w:widowControl/>
              <w:ind w:firstLine="0" w:firstLineChars="0"/>
              <w:jc w:val="left"/>
              <w:rPr>
                <w:rFonts w:ascii="宋体" w:hAnsi="宋体" w:cs="宋体"/>
                <w:kern w:val="0"/>
              </w:rPr>
            </w:pPr>
            <w:r>
              <w:rPr>
                <w:rFonts w:hint="eastAsia" w:ascii="宋体" w:hAnsi="宋体" w:cs="宋体"/>
                <w:kern w:val="0"/>
              </w:rPr>
              <w:t>教学地点</w:t>
            </w:r>
          </w:p>
        </w:tc>
      </w:tr>
      <w:tr w14:paraId="118369C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63"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7C1AB43">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64B35ACC">
            <w:pPr>
              <w:widowControl/>
              <w:ind w:firstLine="480"/>
              <w:jc w:val="left"/>
              <w:rPr>
                <w:rFonts w:ascii="宋体" w:hAnsi="宋体" w:cs="宋体"/>
                <w:kern w:val="0"/>
              </w:rPr>
            </w:pPr>
            <w:r>
              <w:rPr>
                <w:rFonts w:hint="eastAsia" w:ascii="宋体" w:hAnsi="宋体" w:cs="宋体"/>
                <w:kern w:val="0"/>
              </w:rPr>
              <w:t>多媒体电脑机房</w:t>
            </w:r>
          </w:p>
        </w:tc>
      </w:tr>
      <w:tr w14:paraId="0E09477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19AA221">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6A9E86BE">
            <w:pPr>
              <w:widowControl/>
              <w:ind w:firstLine="0" w:firstLineChars="0"/>
              <w:jc w:val="left"/>
              <w:rPr>
                <w:rFonts w:ascii="宋体" w:hAnsi="宋体" w:cs="宋体"/>
                <w:kern w:val="0"/>
              </w:rPr>
            </w:pPr>
            <w:r>
              <w:rPr>
                <w:rFonts w:hint="eastAsia" w:ascii="宋体" w:hAnsi="宋体" w:cs="宋体"/>
                <w:kern w:val="0"/>
              </w:rPr>
              <w:t>教学及参考资料</w:t>
            </w:r>
          </w:p>
        </w:tc>
      </w:tr>
      <w:tr w14:paraId="464AD09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A67DA87">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50DB64EE">
            <w:pPr>
              <w:widowControl/>
              <w:ind w:firstLine="480"/>
              <w:jc w:val="left"/>
              <w:rPr>
                <w:rFonts w:ascii="宋体" w:hAnsi="宋体" w:cs="宋体"/>
                <w:kern w:val="0"/>
              </w:rPr>
            </w:pPr>
            <w:r>
              <w:rPr>
                <w:rFonts w:hint="eastAsia" w:ascii="宋体" w:hAnsi="宋体" w:cs="宋体"/>
                <w:kern w:val="0"/>
              </w:rPr>
              <w:t>《</w:t>
            </w:r>
            <w:r>
              <w:rPr>
                <w:rFonts w:hint="eastAsia" w:ascii="宋体" w:hAnsi="宋体" w:cs="宋体"/>
                <w:bCs/>
                <w:kern w:val="0"/>
              </w:rPr>
              <w:t>时尚摄影</w:t>
            </w:r>
            <w:r>
              <w:rPr>
                <w:rFonts w:hint="eastAsia" w:ascii="宋体" w:hAnsi="宋体" w:cs="宋体"/>
                <w:kern w:val="0"/>
              </w:rPr>
              <w:t xml:space="preserve">》曹颐著 </w:t>
            </w:r>
            <w:r>
              <w:rPr>
                <w:rFonts w:ascii="Tahoma" w:hAnsi="Tahoma" w:cs="Tahoma"/>
                <w:color w:val="000000"/>
                <w:shd w:val="clear" w:color="auto" w:fill="FFFFFF"/>
              </w:rPr>
              <w:t> </w:t>
            </w:r>
            <w:r>
              <w:fldChar w:fldCharType="begin"/>
            </w:r>
            <w:r>
              <w:instrText xml:space="preserve"> HYPERLINK "https://book.jd.com/publish/%E6%B5%99%E6%B1%9F%E6%91%84%E5%BD%B1%E5%87%BA%E7%89%88%E7%A4%BE_1.html" \t "_blank" \o "浙江摄影出版社" </w:instrText>
            </w:r>
            <w:r>
              <w:fldChar w:fldCharType="separate"/>
            </w:r>
            <w:r>
              <w:rPr>
                <w:rStyle w:val="14"/>
                <w:rFonts w:ascii="Tahoma" w:hAnsi="Tahoma" w:cs="Tahoma"/>
                <w:color w:val="000000"/>
                <w:u w:val="none"/>
                <w:shd w:val="clear" w:color="auto" w:fill="FFFFFF"/>
              </w:rPr>
              <w:t>浙江摄影出版社</w:t>
            </w:r>
            <w:r>
              <w:rPr>
                <w:rFonts w:ascii="Tahoma" w:hAnsi="Tahoma" w:cs="Tahoma"/>
                <w:color w:val="000000"/>
                <w:shd w:val="clear" w:color="auto" w:fill="FFFFFF"/>
              </w:rPr>
              <w:fldChar w:fldCharType="end"/>
            </w:r>
          </w:p>
        </w:tc>
      </w:tr>
      <w:tr w14:paraId="4555CB9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F67F7F4">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0B6970A2">
            <w:pPr>
              <w:widowControl/>
              <w:ind w:firstLine="0" w:firstLineChars="0"/>
              <w:jc w:val="left"/>
              <w:rPr>
                <w:rFonts w:ascii="宋体" w:hAnsi="宋体" w:cs="宋体"/>
                <w:kern w:val="0"/>
              </w:rPr>
            </w:pPr>
            <w:r>
              <w:rPr>
                <w:rFonts w:hint="eastAsia" w:ascii="宋体" w:hAnsi="宋体" w:cs="宋体"/>
                <w:kern w:val="0"/>
              </w:rPr>
              <w:t>练习与习题建议</w:t>
            </w:r>
          </w:p>
        </w:tc>
      </w:tr>
      <w:tr w14:paraId="007C3D8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075" w:hRule="atLeast"/>
          <w:jc w:val="center"/>
        </w:trPr>
        <w:tc>
          <w:tcPr>
            <w:tcW w:w="4703"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7302F2F">
            <w:pPr>
              <w:widowControl/>
              <w:ind w:firstLine="480"/>
              <w:jc w:val="left"/>
              <w:rPr>
                <w:rFonts w:ascii="宋体" w:hAnsi="宋体" w:cs="宋体"/>
                <w:kern w:val="0"/>
              </w:rPr>
            </w:pPr>
          </w:p>
        </w:tc>
        <w:tc>
          <w:tcPr>
            <w:tcW w:w="4644" w:type="dxa"/>
            <w:gridSpan w:val="4"/>
            <w:tcBorders>
              <w:top w:val="nil"/>
              <w:left w:val="nil"/>
              <w:bottom w:val="single" w:color="auto" w:sz="4" w:space="0"/>
              <w:right w:val="single" w:color="auto" w:sz="4" w:space="0"/>
            </w:tcBorders>
            <w:noWrap w:val="0"/>
            <w:vAlign w:val="center"/>
          </w:tcPr>
          <w:p w14:paraId="549725F4">
            <w:pPr>
              <w:widowControl/>
              <w:ind w:firstLine="0" w:firstLineChars="0"/>
              <w:jc w:val="left"/>
            </w:pPr>
            <w:r>
              <w:rPr>
                <w:rFonts w:hint="eastAsia" w:ascii="宋体" w:hAnsi="宋体" w:cs="宋体"/>
                <w:kern w:val="0"/>
              </w:rPr>
              <w:t>1、收集课程作业完成服装画册的设计与制作。</w:t>
            </w:r>
          </w:p>
          <w:p w14:paraId="6EDB0662">
            <w:pPr>
              <w:ind w:firstLine="0" w:firstLineChars="0"/>
            </w:pPr>
          </w:p>
        </w:tc>
      </w:tr>
      <w:tr w14:paraId="7908123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2349D329">
            <w:pPr>
              <w:widowControl/>
              <w:ind w:firstLine="0" w:firstLineChars="0"/>
              <w:jc w:val="center"/>
              <w:rPr>
                <w:rFonts w:ascii="宋体" w:hAnsi="宋体" w:cs="宋体"/>
                <w:kern w:val="0"/>
              </w:rPr>
            </w:pPr>
            <w:r>
              <w:rPr>
                <w:rFonts w:hint="eastAsia" w:ascii="宋体" w:hAnsi="宋体" w:cs="宋体"/>
                <w:kern w:val="0"/>
              </w:rPr>
              <w:t>考核与评价方式说明</w:t>
            </w:r>
          </w:p>
        </w:tc>
        <w:tc>
          <w:tcPr>
            <w:tcW w:w="4644" w:type="dxa"/>
            <w:gridSpan w:val="4"/>
            <w:tcBorders>
              <w:top w:val="nil"/>
              <w:left w:val="nil"/>
              <w:bottom w:val="single" w:color="auto" w:sz="4" w:space="0"/>
              <w:right w:val="single" w:color="auto" w:sz="4" w:space="0"/>
            </w:tcBorders>
            <w:noWrap w:val="0"/>
            <w:vAlign w:val="center"/>
          </w:tcPr>
          <w:p w14:paraId="5733DBF0">
            <w:pPr>
              <w:widowControl/>
              <w:ind w:firstLine="0" w:firstLineChars="0"/>
              <w:jc w:val="center"/>
              <w:rPr>
                <w:rFonts w:ascii="宋体" w:hAnsi="宋体" w:cs="宋体"/>
                <w:kern w:val="0"/>
              </w:rPr>
            </w:pPr>
            <w:r>
              <w:rPr>
                <w:rFonts w:hint="eastAsia" w:ascii="宋体" w:hAnsi="宋体" w:cs="宋体"/>
                <w:kern w:val="0"/>
              </w:rPr>
              <w:t>权重分配</w:t>
            </w:r>
          </w:p>
        </w:tc>
      </w:tr>
      <w:tr w14:paraId="74FD338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35" w:hRule="atLeast"/>
          <w:jc w:val="center"/>
        </w:trPr>
        <w:tc>
          <w:tcPr>
            <w:tcW w:w="4703" w:type="dxa"/>
            <w:gridSpan w:val="3"/>
            <w:tcBorders>
              <w:top w:val="single" w:color="auto" w:sz="4" w:space="0"/>
              <w:left w:val="single" w:color="auto" w:sz="4" w:space="0"/>
              <w:bottom w:val="single" w:color="auto" w:sz="4" w:space="0"/>
              <w:right w:val="single" w:color="auto" w:sz="4" w:space="0"/>
            </w:tcBorders>
            <w:noWrap w:val="0"/>
            <w:vAlign w:val="center"/>
          </w:tcPr>
          <w:p w14:paraId="4E5BD806">
            <w:pPr>
              <w:widowControl/>
              <w:ind w:firstLine="0" w:firstLineChars="0"/>
              <w:jc w:val="center"/>
              <w:rPr>
                <w:rFonts w:ascii="宋体" w:hAnsi="宋体" w:cs="宋体"/>
                <w:kern w:val="0"/>
              </w:rPr>
            </w:pPr>
            <w:r>
              <w:rPr>
                <w:rFonts w:ascii="宋体" w:hAnsi="宋体" w:cs="宋体"/>
                <w:kern w:val="0"/>
              </w:rPr>
              <w:t>作业考核</w:t>
            </w:r>
          </w:p>
        </w:tc>
        <w:tc>
          <w:tcPr>
            <w:tcW w:w="4644" w:type="dxa"/>
            <w:gridSpan w:val="4"/>
            <w:tcBorders>
              <w:top w:val="nil"/>
              <w:left w:val="nil"/>
              <w:bottom w:val="single" w:color="auto" w:sz="4" w:space="0"/>
              <w:right w:val="single" w:color="auto" w:sz="4" w:space="0"/>
            </w:tcBorders>
            <w:noWrap w:val="0"/>
            <w:vAlign w:val="center"/>
          </w:tcPr>
          <w:p w14:paraId="0965637D">
            <w:pPr>
              <w:widowControl/>
              <w:ind w:firstLine="0" w:firstLineChars="0"/>
              <w:jc w:val="center"/>
              <w:rPr>
                <w:rFonts w:ascii="宋体" w:hAnsi="宋体" w:cs="宋体"/>
                <w:kern w:val="0"/>
              </w:rPr>
            </w:pPr>
            <w:r>
              <w:rPr>
                <w:rFonts w:hint="eastAsia" w:ascii="宋体" w:hAnsi="宋体" w:cs="宋体"/>
                <w:kern w:val="0"/>
              </w:rPr>
              <w:t>100%</w:t>
            </w:r>
          </w:p>
        </w:tc>
      </w:tr>
    </w:tbl>
    <w:p w14:paraId="09C66C08">
      <w:pPr>
        <w:pStyle w:val="5"/>
        <w:spacing w:line="360" w:lineRule="auto"/>
        <w:rPr>
          <w:rFonts w:ascii="黑体" w:hAnsi="黑体" w:eastAsia="黑体" w:cs="仿宋_GB2312"/>
          <w:b/>
          <w:kern w:val="2"/>
          <w:position w:val="6"/>
          <w:sz w:val="28"/>
          <w:szCs w:val="28"/>
        </w:rPr>
      </w:pPr>
      <w:r>
        <w:rPr>
          <w:rFonts w:hint="eastAsia" w:ascii="黑体" w:hAnsi="黑体" w:eastAsia="黑体" w:cs="仿宋_GB2312"/>
          <w:b/>
          <w:kern w:val="2"/>
          <w:position w:val="6"/>
          <w:sz w:val="28"/>
          <w:szCs w:val="28"/>
          <w:lang w:eastAsia="zh-CN"/>
        </w:rPr>
        <w:t>八</w:t>
      </w:r>
      <w:r>
        <w:rPr>
          <w:rFonts w:hint="eastAsia" w:ascii="黑体" w:hAnsi="黑体" w:eastAsia="黑体" w:cs="仿宋_GB2312"/>
          <w:b/>
          <w:kern w:val="2"/>
          <w:position w:val="6"/>
          <w:sz w:val="28"/>
          <w:szCs w:val="28"/>
        </w:rPr>
        <w:t>、课程实施</w:t>
      </w:r>
    </w:p>
    <w:p w14:paraId="67C877F3">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1.教学方法建议</w:t>
      </w:r>
    </w:p>
    <w:p w14:paraId="26C77CF0">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 xml:space="preserve">根据本课程的教学目标要求和课程特点以及有关学情，选择适合于本课程的最优化教学法。综合考虑教学效果和教学可操作性等因素，本课程选用讲授法、示范教学法。 </w:t>
      </w:r>
    </w:p>
    <w:p w14:paraId="2E836705">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2.师资条件要求</w:t>
      </w:r>
    </w:p>
    <w:p w14:paraId="196BDEB4">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教师应具备教师资格证。</w:t>
      </w:r>
    </w:p>
    <w:p w14:paraId="39EA5BE3">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本科以上美术专业的学历或摄影高级技师。</w:t>
      </w:r>
    </w:p>
    <w:p w14:paraId="536CD578">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3.教学条件基本要求</w:t>
      </w:r>
    </w:p>
    <w:p w14:paraId="184EE44A">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教学场所：专业摄影实训室。教学设备：单反相机及相关附件。</w:t>
      </w:r>
    </w:p>
    <w:p w14:paraId="52076B5D">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4.教学资源基本要求</w:t>
      </w:r>
    </w:p>
    <w:p w14:paraId="1FBAA470">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（1）教材的选用与编写：</w:t>
      </w:r>
    </w:p>
    <w:p w14:paraId="1549F269">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教材：《时尚摄影》曹颐著  </w:t>
      </w:r>
      <w:r>
        <w:rPr>
          <w:rFonts w:hint="eastAsia" w:ascii="宋体" w:hAnsi="宋体" w:cs="仿宋_GB2312"/>
          <w:position w:val="6"/>
          <w:sz w:val="24"/>
          <w:szCs w:val="24"/>
        </w:rPr>
        <w:fldChar w:fldCharType="begin"/>
      </w:r>
      <w:r>
        <w:rPr>
          <w:rFonts w:hint="eastAsia" w:ascii="宋体" w:hAnsi="宋体" w:cs="仿宋_GB2312"/>
          <w:position w:val="6"/>
          <w:sz w:val="24"/>
          <w:szCs w:val="24"/>
        </w:rPr>
        <w:instrText xml:space="preserve"> HYPERLINK "https://book.jd.com/publish/%E6%B5%99%E6%B1%9F%E6%91%84%E5%BD%B1%E5%87%BA%E7%89%88%E7%A4%BE_1.html" \t "_blank" \o "浙江摄影出版社" </w:instrText>
      </w:r>
      <w:r>
        <w:rPr>
          <w:rFonts w:hint="eastAsia" w:ascii="宋体" w:hAnsi="宋体" w:cs="仿宋_GB2312"/>
          <w:position w:val="6"/>
          <w:sz w:val="24"/>
          <w:szCs w:val="24"/>
        </w:rPr>
        <w:fldChar w:fldCharType="separate"/>
      </w:r>
      <w:r>
        <w:rPr>
          <w:rFonts w:hint="eastAsia" w:ascii="宋体" w:hAnsi="宋体" w:cs="仿宋_GB2312"/>
          <w:position w:val="6"/>
          <w:sz w:val="24"/>
          <w:szCs w:val="24"/>
        </w:rPr>
        <w:t>浙江摄影出版社</w:t>
      </w:r>
      <w:r>
        <w:rPr>
          <w:rFonts w:hint="eastAsia" w:ascii="宋体" w:hAnsi="宋体" w:cs="仿宋_GB2312"/>
          <w:position w:val="6"/>
          <w:sz w:val="24"/>
          <w:szCs w:val="24"/>
        </w:rPr>
        <w:fldChar w:fldCharType="end"/>
      </w:r>
    </w:p>
    <w:p w14:paraId="3E76947E">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参考教材：《时尚人像摄影》作者: 王培蓓 著出版社:辽宁科学技术出版社</w:t>
      </w:r>
    </w:p>
    <w:p w14:paraId="4E902B1C">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（2）教材配套网络教学视频。</w:t>
      </w:r>
    </w:p>
    <w:p w14:paraId="2284FC62">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（3）超星信息化教学平台。</w:t>
      </w:r>
    </w:p>
    <w:p w14:paraId="7AE5035A">
      <w:pPr>
        <w:pStyle w:val="5"/>
        <w:spacing w:line="360" w:lineRule="auto"/>
        <w:rPr>
          <w:rFonts w:ascii="黑体" w:hAnsi="黑体" w:eastAsia="黑体" w:cs="仿宋_GB2312"/>
          <w:b/>
          <w:kern w:val="2"/>
          <w:position w:val="6"/>
          <w:sz w:val="28"/>
          <w:szCs w:val="28"/>
        </w:rPr>
      </w:pPr>
      <w:r>
        <w:rPr>
          <w:rFonts w:hint="eastAsia" w:ascii="黑体" w:hAnsi="黑体" w:eastAsia="黑体" w:cs="仿宋_GB2312"/>
          <w:b/>
          <w:kern w:val="2"/>
          <w:position w:val="6"/>
          <w:sz w:val="28"/>
          <w:szCs w:val="28"/>
          <w:lang w:eastAsia="zh-CN"/>
        </w:rPr>
        <w:t>九</w:t>
      </w:r>
      <w:r>
        <w:rPr>
          <w:rFonts w:hint="eastAsia" w:ascii="黑体" w:hAnsi="黑体" w:eastAsia="黑体" w:cs="仿宋_GB2312"/>
          <w:b/>
          <w:kern w:val="2"/>
          <w:position w:val="6"/>
          <w:sz w:val="28"/>
          <w:szCs w:val="28"/>
        </w:rPr>
        <w:t>、教学评价、考核要求</w:t>
      </w:r>
    </w:p>
    <w:p w14:paraId="1BAC0BC1">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评价采用多元评价方法，重视教学过程评价，突出阶段评价、目标评价、理论与实践一体化评价等，注重学生动手能力和在实践中分析问题、解决问题能力的考核，关注学生个别差异，鼓励学生创新实践。</w:t>
      </w:r>
    </w:p>
    <w:p w14:paraId="77898894">
      <w:pPr>
        <w:pStyle w:val="5"/>
        <w:spacing w:line="360" w:lineRule="auto"/>
        <w:rPr>
          <w:rFonts w:ascii="黑体" w:hAnsi="黑体" w:eastAsia="黑体" w:cs="仿宋_GB2312"/>
          <w:b/>
          <w:kern w:val="2"/>
          <w:position w:val="6"/>
          <w:sz w:val="28"/>
          <w:szCs w:val="28"/>
        </w:rPr>
      </w:pPr>
      <w:r>
        <w:rPr>
          <w:rFonts w:hint="eastAsia" w:ascii="黑体" w:hAnsi="黑体" w:eastAsia="黑体" w:cs="仿宋_GB2312"/>
          <w:b/>
          <w:kern w:val="2"/>
          <w:position w:val="6"/>
          <w:sz w:val="28"/>
          <w:szCs w:val="28"/>
          <w:lang w:eastAsia="zh-CN"/>
        </w:rPr>
        <w:t>十</w:t>
      </w:r>
      <w:r>
        <w:rPr>
          <w:rFonts w:hint="eastAsia" w:ascii="黑体" w:hAnsi="黑体" w:eastAsia="黑体" w:cs="仿宋_GB2312"/>
          <w:b/>
          <w:kern w:val="2"/>
          <w:position w:val="6"/>
          <w:sz w:val="28"/>
          <w:szCs w:val="28"/>
        </w:rPr>
        <w:t>、编制依据</w:t>
      </w:r>
    </w:p>
    <w:p w14:paraId="535A2BEF">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该课程标准是以依据</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专业调研报告和人才培养方案而编制的。</w:t>
      </w:r>
    </w:p>
    <w:p w14:paraId="232030FF">
      <w:pPr>
        <w:ind w:firstLine="0" w:firstLineChars="0"/>
        <w:rPr>
          <w:rFonts w:hint="eastAsia" w:ascii="黑体" w:hAnsi="黑体" w:eastAsia="黑体" w:cs="仿宋_GB2312"/>
          <w:position w:val="6"/>
        </w:rPr>
      </w:pPr>
    </w:p>
    <w:p w14:paraId="3FFA3A1A">
      <w:pPr>
        <w:ind w:firstLine="883"/>
        <w:jc w:val="center"/>
        <w:rPr>
          <w:rFonts w:hint="eastAsia"/>
          <w:b/>
          <w:bCs/>
          <w:sz w:val="44"/>
        </w:rPr>
      </w:pPr>
    </w:p>
    <w:p w14:paraId="0782BBB4">
      <w:pPr>
        <w:ind w:firstLine="883"/>
        <w:jc w:val="center"/>
        <w:rPr>
          <w:rFonts w:hint="eastAsia"/>
          <w:b/>
          <w:bCs/>
          <w:sz w:val="44"/>
        </w:rPr>
      </w:pPr>
    </w:p>
    <w:p w14:paraId="274C3A60">
      <w:pPr>
        <w:ind w:firstLine="0" w:firstLineChars="0"/>
        <w:jc w:val="center"/>
        <w:rPr>
          <w:rFonts w:hint="eastAsia" w:ascii="黑体" w:eastAsia="黑体"/>
          <w:b/>
          <w:sz w:val="44"/>
          <w:szCs w:val="44"/>
        </w:rPr>
      </w:pPr>
      <w:r>
        <w:rPr>
          <w:rFonts w:hint="eastAsia" w:ascii="黑体" w:eastAsia="黑体"/>
          <w:b/>
          <w:sz w:val="44"/>
          <w:szCs w:val="44"/>
        </w:rPr>
        <w:t>《</w:t>
      </w:r>
      <w:r>
        <w:rPr>
          <w:rFonts w:hint="eastAsia" w:ascii="黑体" w:eastAsia="黑体"/>
          <w:b/>
          <w:sz w:val="44"/>
          <w:szCs w:val="44"/>
          <w:lang w:val="en-US" w:eastAsia="zh-CN"/>
        </w:rPr>
        <w:t>服装史</w:t>
      </w:r>
      <w:r>
        <w:rPr>
          <w:rFonts w:hint="eastAsia" w:ascii="黑体" w:eastAsia="黑体"/>
          <w:b/>
          <w:sz w:val="44"/>
          <w:szCs w:val="44"/>
        </w:rPr>
        <w:t>》课程标准</w:t>
      </w:r>
    </w:p>
    <w:p w14:paraId="1E252109">
      <w:pPr>
        <w:ind w:firstLine="0" w:firstLineChars="0"/>
        <w:jc w:val="left"/>
        <w:rPr>
          <w:rFonts w:hint="eastAsia" w:ascii="黑体" w:hAnsi="黑体" w:eastAsia="黑体"/>
        </w:rPr>
      </w:pPr>
    </w:p>
    <w:p w14:paraId="64322981">
      <w:pPr>
        <w:ind w:firstLine="0" w:firstLineChars="0"/>
        <w:jc w:val="left"/>
        <w:rPr>
          <w:rFonts w:hint="eastAsia" w:ascii="黑体" w:hAnsi="黑体" w:eastAsia="黑体"/>
          <w:sz w:val="24"/>
          <w:szCs w:val="24"/>
        </w:rPr>
      </w:pPr>
      <w:r>
        <w:rPr>
          <w:rFonts w:hint="eastAsia" w:ascii="黑体" w:hAnsi="黑体" w:eastAsia="黑体"/>
          <w:sz w:val="24"/>
          <w:szCs w:val="24"/>
        </w:rPr>
        <w:t>课程代码：</w:t>
      </w:r>
    </w:p>
    <w:p w14:paraId="2994B549">
      <w:pPr>
        <w:ind w:firstLine="0" w:firstLineChars="0"/>
        <w:jc w:val="left"/>
        <w:rPr>
          <w:rFonts w:hint="eastAsia" w:ascii="黑体" w:hAnsi="黑体" w:eastAsia="黑体"/>
          <w:sz w:val="24"/>
          <w:szCs w:val="24"/>
        </w:rPr>
      </w:pPr>
      <w:r>
        <w:rPr>
          <w:rFonts w:hint="eastAsia" w:ascii="黑体" w:hAnsi="黑体" w:eastAsia="黑体"/>
          <w:sz w:val="24"/>
          <w:szCs w:val="24"/>
        </w:rPr>
        <w:t>课程承担单位（部门）：</w:t>
      </w:r>
      <w:r>
        <w:rPr>
          <w:rFonts w:hint="eastAsia" w:ascii="黑体" w:hAnsi="黑体" w:eastAsia="黑体"/>
          <w:sz w:val="24"/>
          <w:szCs w:val="24"/>
          <w:lang w:eastAsia="zh-CN"/>
        </w:rPr>
        <w:t>服装教学部</w:t>
      </w:r>
      <w:r>
        <w:rPr>
          <w:rFonts w:hint="eastAsia" w:ascii="黑体" w:hAnsi="黑体" w:eastAsia="黑体"/>
          <w:sz w:val="24"/>
          <w:szCs w:val="24"/>
        </w:rPr>
        <w:t xml:space="preserve">                               </w:t>
      </w:r>
    </w:p>
    <w:p w14:paraId="5E4403E6">
      <w:pPr>
        <w:ind w:firstLine="0" w:firstLineChars="0"/>
        <w:jc w:val="left"/>
        <w:rPr>
          <w:rFonts w:hint="eastAsia" w:ascii="黑体" w:hAnsi="黑体" w:eastAsia="黑体"/>
          <w:sz w:val="24"/>
          <w:szCs w:val="24"/>
        </w:rPr>
      </w:pPr>
      <w:r>
        <w:rPr>
          <w:rFonts w:hint="eastAsia" w:ascii="黑体" w:hAnsi="黑体" w:eastAsia="黑体"/>
          <w:sz w:val="24"/>
          <w:szCs w:val="24"/>
        </w:rPr>
        <w:t>制定人：</w:t>
      </w:r>
      <w:r>
        <w:rPr>
          <w:rFonts w:hint="eastAsia" w:ascii="黑体" w:hAnsi="黑体" w:eastAsia="黑体"/>
          <w:sz w:val="24"/>
          <w:szCs w:val="24"/>
          <w:lang w:eastAsia="zh-CN"/>
        </w:rPr>
        <w:t>曾敏</w:t>
      </w:r>
      <w:r>
        <w:rPr>
          <w:rFonts w:hint="eastAsia" w:ascii="黑体" w:hAnsi="黑体" w:eastAsia="黑体"/>
          <w:sz w:val="24"/>
          <w:szCs w:val="24"/>
        </w:rPr>
        <w:t xml:space="preserve">                 制定日期：</w:t>
      </w:r>
    </w:p>
    <w:p w14:paraId="4C24C814">
      <w:pPr>
        <w:ind w:firstLine="0" w:firstLineChars="0"/>
        <w:jc w:val="left"/>
        <w:rPr>
          <w:rFonts w:hint="eastAsia" w:ascii="黑体" w:hAnsi="黑体" w:eastAsia="黑体"/>
          <w:sz w:val="24"/>
          <w:szCs w:val="24"/>
        </w:rPr>
      </w:pPr>
      <w:r>
        <w:rPr>
          <w:rFonts w:hint="eastAsia" w:ascii="黑体" w:hAnsi="黑体" w:eastAsia="黑体"/>
          <w:sz w:val="24"/>
          <w:szCs w:val="24"/>
        </w:rPr>
        <w:t>审核人：                     审核日期：</w:t>
      </w:r>
    </w:p>
    <w:p w14:paraId="0D8AC8DA">
      <w:pPr>
        <w:ind w:firstLine="0" w:firstLineChars="0"/>
        <w:jc w:val="left"/>
        <w:rPr>
          <w:rFonts w:hint="eastAsia"/>
          <w:b/>
          <w:bCs/>
          <w:sz w:val="24"/>
          <w:szCs w:val="24"/>
        </w:rPr>
      </w:pPr>
      <w:r>
        <w:rPr>
          <w:rFonts w:hint="eastAsia" w:ascii="黑体" w:hAnsi="黑体" w:eastAsia="黑体"/>
          <w:sz w:val="24"/>
          <w:szCs w:val="24"/>
        </w:rPr>
        <w:t>批准人：                     批准日期</w:t>
      </w:r>
    </w:p>
    <w:p w14:paraId="7D3F7963">
      <w:pPr>
        <w:ind w:firstLine="0" w:firstLineChars="0"/>
        <w:jc w:val="center"/>
        <w:rPr>
          <w:rFonts w:hint="eastAsia" w:ascii="黑体" w:hAnsi="黑体" w:eastAsia="黑体"/>
        </w:rPr>
      </w:pPr>
    </w:p>
    <w:p w14:paraId="4C4B3E94">
      <w:pPr>
        <w:pStyle w:val="2"/>
        <w:spacing w:before="156" w:after="156"/>
        <w:ind w:firstLine="489" w:firstLineChars="174"/>
      </w:pPr>
      <w:r>
        <w:t>一、适用对象</w:t>
      </w:r>
    </w:p>
    <w:p w14:paraId="25D82241">
      <w:pPr>
        <w:ind w:firstLine="480" w:firstLineChars="200"/>
        <w:jc w:val="left"/>
        <w:rPr>
          <w:rFonts w:hint="eastAsia"/>
          <w:lang w:eastAsia="zh-CN"/>
        </w:rPr>
      </w:pPr>
      <w:r>
        <w:rPr>
          <w:rFonts w:hint="eastAsia" w:ascii="黑体" w:hAnsi="黑体" w:eastAsia="黑体"/>
          <w:sz w:val="24"/>
          <w:szCs w:val="24"/>
        </w:rPr>
        <w:t xml:space="preserve">中等职业学校 </w:t>
      </w:r>
      <w:r>
        <w:rPr>
          <w:rFonts w:hint="eastAsia" w:ascii="黑体" w:hAnsi="黑体" w:eastAsia="黑体"/>
          <w:sz w:val="24"/>
          <w:szCs w:val="24"/>
          <w:lang w:eastAsia="zh-CN"/>
        </w:rPr>
        <w:t>服装陈列与展示设计专业（时尚服装传播方向）</w:t>
      </w:r>
      <w:r>
        <w:rPr>
          <w:rFonts w:hint="eastAsia" w:ascii="黑体" w:hAnsi="黑体" w:eastAsia="黑体"/>
          <w:sz w:val="24"/>
          <w:szCs w:val="24"/>
        </w:rPr>
        <w:t>的学生</w:t>
      </w:r>
    </w:p>
    <w:p w14:paraId="056DE664">
      <w:pPr>
        <w:pStyle w:val="2"/>
        <w:numPr>
          <w:ilvl w:val="0"/>
          <w:numId w:val="0"/>
        </w:numPr>
        <w:spacing w:before="156" w:after="156"/>
        <w:ind w:firstLine="562" w:firstLineChars="200"/>
        <w:rPr>
          <w:rFonts w:hint="eastAsia"/>
        </w:rPr>
      </w:pPr>
      <w:r>
        <w:rPr>
          <w:rFonts w:hint="eastAsia"/>
          <w:lang w:eastAsia="zh-CN"/>
        </w:rPr>
        <w:t>二、</w:t>
      </w:r>
      <w:r>
        <w:rPr>
          <w:rFonts w:hint="eastAsia"/>
        </w:rPr>
        <w:t>适用专业</w:t>
      </w:r>
    </w:p>
    <w:p w14:paraId="7F70BCEB">
      <w:pPr>
        <w:pStyle w:val="2"/>
        <w:numPr>
          <w:ilvl w:val="0"/>
          <w:numId w:val="0"/>
        </w:numPr>
        <w:spacing w:before="156" w:after="156"/>
        <w:ind w:firstLine="720" w:firstLineChars="300"/>
        <w:rPr>
          <w:rFonts w:hint="eastAsia" w:ascii="黑体" w:hAnsi="黑体" w:eastAsia="黑体" w:cs="Times New Roman"/>
          <w:b w:val="0"/>
          <w:bCs w:val="0"/>
          <w:sz w:val="24"/>
          <w:szCs w:val="24"/>
          <w:lang w:eastAsia="zh-CN"/>
        </w:rPr>
      </w:pPr>
      <w:r>
        <w:rPr>
          <w:rFonts w:hint="eastAsia" w:ascii="黑体" w:hAnsi="黑体" w:cs="Times New Roman"/>
          <w:b w:val="0"/>
          <w:bCs w:val="0"/>
          <w:sz w:val="24"/>
          <w:szCs w:val="24"/>
          <w:lang w:eastAsia="zh-CN"/>
        </w:rPr>
        <w:t>服装陈列与展示设计专业</w:t>
      </w:r>
      <w:r>
        <w:rPr>
          <w:rFonts w:hint="eastAsia" w:ascii="黑体" w:hAnsi="黑体" w:eastAsia="黑体" w:cs="Times New Roman"/>
          <w:b w:val="0"/>
          <w:bCs w:val="0"/>
          <w:sz w:val="24"/>
          <w:szCs w:val="24"/>
          <w:lang w:eastAsia="zh-CN"/>
        </w:rPr>
        <w:t>（时尚服装传播方向）</w:t>
      </w:r>
    </w:p>
    <w:p w14:paraId="14C4D1DA">
      <w:pPr>
        <w:pStyle w:val="2"/>
        <w:numPr>
          <w:ilvl w:val="0"/>
          <w:numId w:val="0"/>
        </w:numPr>
        <w:spacing w:before="156" w:after="156"/>
        <w:ind w:leftChars="174" w:firstLine="281" w:firstLineChars="100"/>
        <w:rPr>
          <w:rFonts w:hint="eastAsia"/>
          <w:lang w:eastAsia="zh-CN"/>
        </w:rPr>
      </w:pPr>
      <w:r>
        <w:rPr>
          <w:rFonts w:hint="eastAsia"/>
          <w:lang w:eastAsia="zh-CN"/>
        </w:rPr>
        <w:t>三、</w:t>
      </w:r>
      <w:r>
        <w:rPr>
          <w:rFonts w:hint="eastAsia"/>
        </w:rPr>
        <w:t>课程性质</w:t>
      </w:r>
      <w:r>
        <w:rPr>
          <w:rFonts w:hint="eastAsia"/>
          <w:lang w:eastAsia="zh-CN"/>
        </w:rPr>
        <w:t>、地位、作用</w:t>
      </w:r>
    </w:p>
    <w:p w14:paraId="74B587FD">
      <w:pPr>
        <w:pStyle w:val="8"/>
        <w:numPr>
          <w:ins w:id="3" w:author="User" w:date="2016-10-26T06:04:00Z"/>
        </w:numPr>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本课程是</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专业的</w:t>
      </w:r>
      <w:r>
        <w:rPr>
          <w:rFonts w:hint="eastAsia" w:ascii="宋体" w:hAnsi="宋体" w:cs="仿宋_GB2312"/>
          <w:position w:val="6"/>
          <w:sz w:val="24"/>
          <w:szCs w:val="24"/>
          <w:lang w:eastAsia="zh-CN"/>
        </w:rPr>
        <w:t>专业限选课程</w:t>
      </w:r>
      <w:r>
        <w:rPr>
          <w:rFonts w:hint="eastAsia" w:ascii="宋体" w:hAnsi="宋体" w:cs="仿宋_GB2312"/>
          <w:position w:val="6"/>
          <w:sz w:val="24"/>
          <w:szCs w:val="24"/>
        </w:rPr>
        <w:t>。</w:t>
      </w:r>
    </w:p>
    <w:p w14:paraId="1DD82AF8">
      <w:pPr>
        <w:pStyle w:val="8"/>
        <w:spacing w:line="420" w:lineRule="exact"/>
        <w:ind w:left="0" w:leftChars="0" w:right="-94" w:rightChars="-45" w:firstLine="480" w:firstLineChars="200"/>
        <w:rPr>
          <w:rFonts w:hint="default" w:ascii="宋体" w:hAnsi="宋体" w:cs="仿宋_GB2312"/>
          <w:position w:val="6"/>
          <w:sz w:val="24"/>
          <w:szCs w:val="24"/>
          <w:lang w:val="en-US" w:eastAsia="zh-CN"/>
        </w:rPr>
      </w:pPr>
      <w:r>
        <w:rPr>
          <w:rFonts w:hint="eastAsia" w:ascii="宋体" w:hAnsi="宋体" w:cs="仿宋_GB2312"/>
          <w:position w:val="6"/>
          <w:sz w:val="24"/>
          <w:szCs w:val="24"/>
        </w:rPr>
        <w:t>本课程是</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专业人才培养目标和相关职业岗位（群）的能力要求而设置的</w:t>
      </w:r>
      <w:r>
        <w:rPr>
          <w:rFonts w:hint="eastAsia" w:ascii="宋体" w:hAnsi="宋体" w:cs="仿宋_GB2312"/>
          <w:position w:val="6"/>
          <w:sz w:val="24"/>
          <w:szCs w:val="24"/>
          <w:lang w:eastAsia="zh-CN"/>
        </w:rPr>
        <w:t>。</w:t>
      </w:r>
      <w:r>
        <w:rPr>
          <w:rFonts w:hint="eastAsia" w:ascii="宋体" w:hAnsi="宋体" w:cs="仿宋_GB2312"/>
          <w:position w:val="6"/>
          <w:sz w:val="24"/>
          <w:szCs w:val="24"/>
          <w:lang w:val="en-US" w:eastAsia="zh-CN"/>
        </w:rPr>
        <w:t>是开展其他专业课程的基础。它以对不同时期的服装造型、细节、图案，配饰等基本知识的系统学习为基础，强调学生对服装的变迁，以及服装的变化与社会、经济的关系的了解。</w:t>
      </w:r>
      <w:r>
        <w:rPr>
          <w:rFonts w:hint="eastAsia" w:ascii="宋体" w:hAnsi="宋体" w:cs="仿宋_GB2312"/>
          <w:position w:val="6"/>
          <w:sz w:val="24"/>
          <w:szCs w:val="24"/>
        </w:rPr>
        <w:t>是学生掌握服装行业信息、从事服装设计的源泉，通过教学力求使学生了解中、外服装的起源与演变过程，掌握流行规律，了解不同时期不同</w:t>
      </w:r>
      <w:r>
        <w:rPr>
          <w:rFonts w:hint="eastAsia" w:ascii="宋体" w:hAnsi="宋体" w:cs="仿宋_GB2312"/>
          <w:position w:val="6"/>
          <w:sz w:val="24"/>
          <w:szCs w:val="24"/>
          <w:lang w:val="en-US" w:eastAsia="zh-CN"/>
        </w:rPr>
        <w:t>种族</w:t>
      </w:r>
      <w:r>
        <w:rPr>
          <w:rFonts w:hint="eastAsia" w:ascii="宋体" w:hAnsi="宋体" w:cs="仿宋_GB2312"/>
          <w:position w:val="6"/>
          <w:sz w:val="24"/>
          <w:szCs w:val="24"/>
        </w:rPr>
        <w:t>服装的特色，</w:t>
      </w:r>
      <w:r>
        <w:rPr>
          <w:rFonts w:hint="eastAsia" w:ascii="宋体" w:hAnsi="宋体" w:cs="仿宋_GB2312"/>
          <w:position w:val="6"/>
          <w:sz w:val="24"/>
          <w:szCs w:val="24"/>
          <w:lang w:val="en-US" w:eastAsia="zh-CN"/>
        </w:rPr>
        <w:t>为之后的专业学习打下基础。</w:t>
      </w:r>
    </w:p>
    <w:p w14:paraId="1276A0DE">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课程的主要任务是通过学习使学生了解</w:t>
      </w:r>
      <w:r>
        <w:rPr>
          <w:rFonts w:hint="eastAsia" w:ascii="宋体" w:hAnsi="宋体" w:cs="仿宋_GB2312"/>
          <w:position w:val="6"/>
          <w:sz w:val="24"/>
          <w:szCs w:val="24"/>
          <w:lang w:val="en-US" w:eastAsia="zh-CN"/>
        </w:rPr>
        <w:t>不同时期的服装造型，以及服装发展变迁的规律。</w:t>
      </w:r>
      <w:r>
        <w:rPr>
          <w:rFonts w:hint="eastAsia" w:ascii="宋体" w:hAnsi="宋体" w:cs="仿宋_GB2312"/>
          <w:position w:val="6"/>
          <w:sz w:val="24"/>
          <w:szCs w:val="24"/>
        </w:rPr>
        <w:t>并能将所掌握的知识应用于</w:t>
      </w:r>
      <w:r>
        <w:rPr>
          <w:rFonts w:hint="eastAsia" w:ascii="宋体" w:hAnsi="宋体" w:cs="仿宋_GB2312"/>
          <w:position w:val="6"/>
          <w:sz w:val="24"/>
          <w:szCs w:val="24"/>
          <w:lang w:val="en-US" w:eastAsia="zh-CN"/>
        </w:rPr>
        <w:t>服装陈列与推广应用</w:t>
      </w:r>
      <w:r>
        <w:rPr>
          <w:rFonts w:hint="eastAsia" w:ascii="宋体" w:hAnsi="宋体" w:cs="仿宋_GB2312"/>
          <w:position w:val="6"/>
          <w:sz w:val="24"/>
          <w:szCs w:val="24"/>
        </w:rPr>
        <w:t>中，为之后的专业课学习提供理论支撑。</w:t>
      </w:r>
    </w:p>
    <w:p w14:paraId="32F79017">
      <w:pPr>
        <w:pStyle w:val="2"/>
        <w:numPr>
          <w:ilvl w:val="0"/>
          <w:numId w:val="0"/>
        </w:numPr>
        <w:spacing w:before="156" w:after="156"/>
        <w:ind w:firstLine="843" w:firstLineChars="300"/>
        <w:rPr>
          <w:rFonts w:hint="eastAsia"/>
          <w:lang w:eastAsia="zh-CN"/>
        </w:rPr>
      </w:pPr>
      <w:r>
        <w:rPr>
          <w:rFonts w:hint="eastAsia"/>
          <w:lang w:eastAsia="zh-CN"/>
        </w:rPr>
        <w:t>四、课程的教学目标、以及与相关课程的联系</w:t>
      </w:r>
    </w:p>
    <w:p w14:paraId="6B3E4640">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总体目标</w:t>
      </w:r>
    </w:p>
    <w:p w14:paraId="7E8DDF1E">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本课程的教学目标是：培养学生</w:t>
      </w:r>
      <w:r>
        <w:rPr>
          <w:rFonts w:hint="eastAsia" w:ascii="宋体" w:hAnsi="宋体" w:cs="仿宋_GB2312"/>
          <w:position w:val="6"/>
          <w:sz w:val="24"/>
          <w:szCs w:val="24"/>
          <w:lang w:val="en-US" w:eastAsia="zh-CN"/>
        </w:rPr>
        <w:t>自我学习</w:t>
      </w:r>
      <w:r>
        <w:rPr>
          <w:rFonts w:hint="eastAsia" w:ascii="宋体" w:hAnsi="宋体" w:cs="仿宋_GB2312"/>
          <w:position w:val="6"/>
          <w:sz w:val="24"/>
          <w:szCs w:val="24"/>
        </w:rPr>
        <w:t>和实践能力为重点，</w:t>
      </w:r>
      <w:r>
        <w:rPr>
          <w:rFonts w:hint="eastAsia" w:ascii="宋体" w:hAnsi="宋体" w:cs="仿宋_GB2312"/>
          <w:position w:val="6"/>
          <w:sz w:val="24"/>
          <w:szCs w:val="24"/>
          <w:lang w:val="en-US" w:eastAsia="zh-CN"/>
        </w:rPr>
        <w:t>掌握不同时期的服装造型的</w:t>
      </w:r>
      <w:r>
        <w:rPr>
          <w:rFonts w:hint="eastAsia" w:ascii="宋体" w:hAnsi="宋体" w:cs="仿宋_GB2312"/>
          <w:position w:val="6"/>
          <w:sz w:val="24"/>
          <w:szCs w:val="24"/>
        </w:rPr>
        <w:t>基本要素，了解不同时期不同</w:t>
      </w:r>
      <w:r>
        <w:rPr>
          <w:rFonts w:hint="eastAsia" w:ascii="宋体" w:hAnsi="宋体" w:cs="仿宋_GB2312"/>
          <w:position w:val="6"/>
          <w:sz w:val="24"/>
          <w:szCs w:val="24"/>
          <w:lang w:val="en-US" w:eastAsia="zh-CN"/>
        </w:rPr>
        <w:t>种族</w:t>
      </w:r>
      <w:r>
        <w:rPr>
          <w:rFonts w:hint="eastAsia" w:ascii="宋体" w:hAnsi="宋体" w:cs="仿宋_GB2312"/>
          <w:position w:val="6"/>
          <w:sz w:val="24"/>
          <w:szCs w:val="24"/>
        </w:rPr>
        <w:t>服装的特色</w:t>
      </w:r>
      <w:r>
        <w:rPr>
          <w:rFonts w:hint="eastAsia" w:ascii="宋体" w:hAnsi="宋体" w:cs="仿宋_GB2312"/>
          <w:position w:val="6"/>
          <w:sz w:val="24"/>
          <w:szCs w:val="24"/>
          <w:lang w:val="en-US" w:eastAsia="zh-CN"/>
        </w:rPr>
        <w:t>等</w:t>
      </w:r>
      <w:r>
        <w:rPr>
          <w:rFonts w:hint="eastAsia" w:ascii="宋体" w:hAnsi="宋体" w:cs="仿宋_GB2312"/>
          <w:position w:val="6"/>
          <w:sz w:val="24"/>
          <w:szCs w:val="24"/>
        </w:rPr>
        <w:t>专业知识。并注意加强</w:t>
      </w:r>
      <w:r>
        <w:rPr>
          <w:rFonts w:hint="eastAsia" w:ascii="宋体" w:hAnsi="宋体" w:cs="仿宋_GB2312"/>
          <w:position w:val="6"/>
          <w:sz w:val="24"/>
          <w:szCs w:val="24"/>
          <w:lang w:val="en-US" w:eastAsia="zh-CN"/>
        </w:rPr>
        <w:t>服装从业人员</w:t>
      </w:r>
      <w:r>
        <w:rPr>
          <w:rFonts w:hint="eastAsia" w:ascii="宋体" w:hAnsi="宋体" w:cs="仿宋_GB2312"/>
          <w:position w:val="6"/>
          <w:sz w:val="24"/>
          <w:szCs w:val="24"/>
        </w:rPr>
        <w:t>素质和团体精神等方面的思想教育。</w:t>
      </w:r>
    </w:p>
    <w:p w14:paraId="3FCACA05">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 xml:space="preserve">1、知识目标 </w:t>
      </w:r>
    </w:p>
    <w:p w14:paraId="775A051E">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（1）了解不同时期不同</w:t>
      </w:r>
      <w:r>
        <w:rPr>
          <w:rFonts w:hint="eastAsia" w:ascii="宋体" w:hAnsi="宋体" w:cs="仿宋_GB2312"/>
          <w:position w:val="6"/>
          <w:sz w:val="24"/>
          <w:szCs w:val="24"/>
          <w:lang w:val="en-US" w:eastAsia="zh-CN"/>
        </w:rPr>
        <w:t>种族</w:t>
      </w:r>
      <w:r>
        <w:rPr>
          <w:rFonts w:hint="eastAsia" w:ascii="宋体" w:hAnsi="宋体" w:cs="仿宋_GB2312"/>
          <w:position w:val="6"/>
          <w:sz w:val="24"/>
          <w:szCs w:val="24"/>
        </w:rPr>
        <w:t>服装的特色。</w:t>
      </w:r>
    </w:p>
    <w:p w14:paraId="73AD23F3">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w:t>
      </w:r>
      <w:r>
        <w:rPr>
          <w:rFonts w:hint="eastAsia" w:ascii="宋体" w:hAnsi="宋体" w:cs="仿宋_GB2312"/>
          <w:position w:val="6"/>
          <w:sz w:val="24"/>
          <w:szCs w:val="24"/>
          <w:lang w:val="en-US" w:eastAsia="zh-CN"/>
        </w:rPr>
        <w:t>掌握不同时期的服装造型</w:t>
      </w:r>
      <w:r>
        <w:rPr>
          <w:rFonts w:hint="eastAsia" w:ascii="宋体" w:hAnsi="宋体" w:cs="仿宋_GB2312"/>
          <w:position w:val="6"/>
          <w:sz w:val="24"/>
          <w:szCs w:val="24"/>
        </w:rPr>
        <w:t>。</w:t>
      </w:r>
    </w:p>
    <w:p w14:paraId="71047B65">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 xml:space="preserve">2、技能目标 </w:t>
      </w:r>
    </w:p>
    <w:p w14:paraId="76AB9442">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（1）认知</w:t>
      </w:r>
      <w:r>
        <w:rPr>
          <w:rFonts w:hint="eastAsia" w:ascii="宋体" w:hAnsi="宋体" w:cs="仿宋_GB2312"/>
          <w:position w:val="6"/>
          <w:sz w:val="24"/>
          <w:szCs w:val="24"/>
          <w:lang w:val="en-US" w:eastAsia="zh-CN"/>
        </w:rPr>
        <w:t>服装潮流的变化的规律</w:t>
      </w:r>
      <w:r>
        <w:rPr>
          <w:rFonts w:hint="eastAsia" w:ascii="宋体" w:hAnsi="宋体" w:cs="仿宋_GB2312"/>
          <w:position w:val="6"/>
          <w:sz w:val="24"/>
          <w:szCs w:val="24"/>
        </w:rPr>
        <w:t>。</w:t>
      </w:r>
    </w:p>
    <w:p w14:paraId="7D35A2F2">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（2）掌握</w:t>
      </w:r>
      <w:r>
        <w:rPr>
          <w:rFonts w:hint="eastAsia" w:ascii="宋体" w:hAnsi="宋体" w:cs="仿宋_GB2312"/>
          <w:position w:val="6"/>
          <w:sz w:val="24"/>
          <w:szCs w:val="24"/>
          <w:lang w:val="en-US" w:eastAsia="zh-CN"/>
        </w:rPr>
        <w:t>服饰传播的基本</w:t>
      </w:r>
      <w:r>
        <w:rPr>
          <w:rFonts w:hint="eastAsia" w:ascii="宋体" w:hAnsi="宋体" w:cs="仿宋_GB2312"/>
          <w:position w:val="6"/>
          <w:sz w:val="24"/>
          <w:szCs w:val="24"/>
        </w:rPr>
        <w:t>原则及技巧。</w:t>
      </w:r>
    </w:p>
    <w:p w14:paraId="34925BAB">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3、素质养成目标</w:t>
      </w:r>
    </w:p>
    <w:p w14:paraId="50C7C831">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培养学生</w:t>
      </w:r>
      <w:r>
        <w:rPr>
          <w:rFonts w:hint="eastAsia" w:ascii="宋体" w:hAnsi="宋体" w:cs="仿宋_GB2312"/>
          <w:position w:val="6"/>
          <w:sz w:val="24"/>
          <w:szCs w:val="24"/>
          <w:lang w:val="en-US" w:eastAsia="zh-CN"/>
        </w:rPr>
        <w:t>掌握不同时期的服装造型、细节、图案，配饰等基本知识</w:t>
      </w:r>
      <w:r>
        <w:rPr>
          <w:rFonts w:hint="eastAsia" w:ascii="宋体" w:hAnsi="宋体" w:cs="仿宋_GB2312"/>
          <w:position w:val="6"/>
          <w:sz w:val="24"/>
          <w:szCs w:val="24"/>
        </w:rPr>
        <w:t>，了解</w:t>
      </w:r>
      <w:r>
        <w:rPr>
          <w:rFonts w:hint="eastAsia" w:ascii="宋体" w:hAnsi="宋体" w:cs="仿宋_GB2312"/>
          <w:position w:val="6"/>
          <w:sz w:val="24"/>
          <w:szCs w:val="24"/>
          <w:lang w:val="en-US" w:eastAsia="zh-CN"/>
        </w:rPr>
        <w:t>服装发展变迁的规律，</w:t>
      </w:r>
      <w:r>
        <w:rPr>
          <w:rFonts w:hint="eastAsia" w:ascii="宋体" w:hAnsi="宋体" w:cs="仿宋_GB2312"/>
          <w:position w:val="6"/>
          <w:sz w:val="24"/>
          <w:szCs w:val="24"/>
        </w:rPr>
        <w:t>以同步提升学生个人修养、提升审美水平为目的，通过</w:t>
      </w:r>
      <w:r>
        <w:rPr>
          <w:rFonts w:hint="eastAsia" w:ascii="宋体" w:hAnsi="宋体" w:cs="仿宋_GB2312"/>
          <w:position w:val="6"/>
          <w:sz w:val="24"/>
          <w:szCs w:val="24"/>
          <w:lang w:val="en-US" w:eastAsia="zh-CN"/>
        </w:rPr>
        <w:t>调查法、研究学习</w:t>
      </w:r>
      <w:r>
        <w:rPr>
          <w:rFonts w:hint="eastAsia" w:ascii="宋体" w:hAnsi="宋体" w:cs="仿宋_GB2312"/>
          <w:position w:val="6"/>
          <w:sz w:val="24"/>
          <w:szCs w:val="24"/>
        </w:rPr>
        <w:t>完成项目任务，培养学生</w:t>
      </w:r>
      <w:r>
        <w:rPr>
          <w:rFonts w:hint="eastAsia" w:ascii="宋体" w:hAnsi="宋体" w:cs="仿宋_GB2312"/>
          <w:position w:val="6"/>
          <w:sz w:val="24"/>
          <w:szCs w:val="24"/>
          <w:lang w:val="en-US" w:eastAsia="zh-CN"/>
        </w:rPr>
        <w:t>研究探索</w:t>
      </w:r>
      <w:r>
        <w:rPr>
          <w:rFonts w:hint="eastAsia" w:ascii="宋体" w:hAnsi="宋体" w:cs="仿宋_GB2312"/>
          <w:position w:val="6"/>
          <w:sz w:val="24"/>
          <w:szCs w:val="24"/>
        </w:rPr>
        <w:t>、自我学习的能力。</w:t>
      </w:r>
    </w:p>
    <w:p w14:paraId="088A2778">
      <w:pPr>
        <w:pStyle w:val="2"/>
        <w:spacing w:before="156" w:after="156"/>
        <w:rPr>
          <w:rFonts w:hint="eastAsia" w:ascii="黑体" w:hAnsi="黑体"/>
          <w:color w:val="0000FF"/>
          <w:szCs w:val="28"/>
          <w:u w:val="single"/>
        </w:rPr>
      </w:pPr>
      <w:r>
        <w:rPr>
          <w:rFonts w:hint="eastAsia"/>
          <w:lang w:eastAsia="zh-CN"/>
        </w:rPr>
        <w:t>五</w:t>
      </w:r>
      <w:r>
        <w:t>、参考</w:t>
      </w:r>
      <w:r>
        <w:rPr>
          <w:rFonts w:hint="eastAsia"/>
        </w:rPr>
        <w:t>学</w:t>
      </w:r>
      <w:r>
        <w:t>时</w:t>
      </w:r>
      <w:r>
        <w:rPr>
          <w:rFonts w:hint="eastAsia"/>
        </w:rPr>
        <w:t>与</w:t>
      </w:r>
      <w:r>
        <w:t>学分</w:t>
      </w:r>
    </w:p>
    <w:p w14:paraId="15E902E3">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 xml:space="preserve">1.学时 </w:t>
      </w:r>
      <w:r>
        <w:rPr>
          <w:rFonts w:hint="eastAsia" w:ascii="宋体" w:hAnsi="宋体" w:cs="仿宋_GB2312"/>
          <w:position w:val="6"/>
          <w:sz w:val="24"/>
          <w:szCs w:val="24"/>
          <w:lang w:val="en-US" w:eastAsia="zh-CN"/>
        </w:rPr>
        <w:t xml:space="preserve"> </w:t>
      </w:r>
      <w:r>
        <w:rPr>
          <w:rFonts w:hint="eastAsia" w:ascii="宋体" w:hAnsi="宋体" w:cs="仿宋_GB2312"/>
          <w:position w:val="6"/>
          <w:sz w:val="24"/>
          <w:szCs w:val="24"/>
        </w:rPr>
        <w:t>36</w:t>
      </w:r>
    </w:p>
    <w:p w14:paraId="2ADDBFC0">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2.学分  2</w:t>
      </w:r>
    </w:p>
    <w:p w14:paraId="6CB95E4E">
      <w:pPr>
        <w:pStyle w:val="2"/>
        <w:spacing w:before="156" w:after="156"/>
        <w:rPr>
          <w:rFonts w:hint="eastAsia"/>
        </w:rPr>
      </w:pPr>
      <w:r>
        <w:rPr>
          <w:rFonts w:hint="eastAsia"/>
          <w:lang w:eastAsia="zh-CN"/>
        </w:rPr>
        <w:t>六</w:t>
      </w:r>
      <w:r>
        <w:rPr>
          <w:rFonts w:hint="eastAsia"/>
        </w:rPr>
        <w:t>、设计思路</w:t>
      </w:r>
    </w:p>
    <w:p w14:paraId="6EEDD2AC">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本课程设计思路依据对服饰企业</w:t>
      </w:r>
      <w:r>
        <w:rPr>
          <w:rFonts w:hint="eastAsia" w:ascii="宋体" w:hAnsi="宋体" w:cs="仿宋_GB2312"/>
          <w:position w:val="6"/>
          <w:sz w:val="24"/>
          <w:szCs w:val="24"/>
          <w:lang w:eastAsia="zh-CN"/>
        </w:rPr>
        <w:t>、</w:t>
      </w:r>
      <w:r>
        <w:rPr>
          <w:rFonts w:hint="eastAsia" w:ascii="宋体" w:hAnsi="宋体" w:cs="仿宋_GB2312"/>
          <w:position w:val="6"/>
          <w:sz w:val="24"/>
          <w:szCs w:val="24"/>
          <w:lang w:val="en-US" w:eastAsia="zh-CN"/>
        </w:rPr>
        <w:t>服装造型行业</w:t>
      </w:r>
      <w:r>
        <w:rPr>
          <w:rFonts w:hint="eastAsia" w:ascii="宋体" w:hAnsi="宋体" w:cs="仿宋_GB2312"/>
          <w:position w:val="6"/>
          <w:sz w:val="24"/>
          <w:szCs w:val="24"/>
        </w:rPr>
        <w:t>的调研，参照</w:t>
      </w:r>
      <w:r>
        <w:rPr>
          <w:rFonts w:hint="eastAsia" w:ascii="宋体" w:hAnsi="宋体" w:cs="仿宋_GB2312"/>
          <w:position w:val="6"/>
          <w:sz w:val="24"/>
          <w:szCs w:val="24"/>
          <w:lang w:val="en-US" w:eastAsia="zh-CN"/>
        </w:rPr>
        <w:t>服装设计助理</w:t>
      </w:r>
      <w:r>
        <w:rPr>
          <w:rFonts w:hint="eastAsia" w:ascii="宋体" w:hAnsi="宋体" w:cs="仿宋_GB2312"/>
          <w:position w:val="6"/>
          <w:sz w:val="24"/>
          <w:szCs w:val="24"/>
        </w:rPr>
        <w:t>、</w:t>
      </w:r>
      <w:r>
        <w:rPr>
          <w:rFonts w:hint="eastAsia" w:ascii="宋体" w:hAnsi="宋体" w:cs="仿宋_GB2312"/>
          <w:position w:val="6"/>
          <w:sz w:val="24"/>
          <w:szCs w:val="24"/>
          <w:lang w:val="en-US" w:eastAsia="zh-CN"/>
        </w:rPr>
        <w:t>服装造型助理、服装陈列师</w:t>
      </w:r>
      <w:r>
        <w:rPr>
          <w:rFonts w:hint="eastAsia" w:ascii="宋体" w:hAnsi="宋体" w:cs="仿宋_GB2312"/>
          <w:position w:val="6"/>
          <w:sz w:val="24"/>
          <w:szCs w:val="24"/>
        </w:rPr>
        <w:t>的职业技能鉴定规范，兼顾企业岗位就业群需要；并通过解析</w:t>
      </w:r>
      <w:r>
        <w:rPr>
          <w:rFonts w:hint="eastAsia" w:ascii="宋体" w:hAnsi="宋体" w:cs="仿宋_GB2312"/>
          <w:position w:val="6"/>
          <w:sz w:val="24"/>
          <w:szCs w:val="24"/>
          <w:lang w:val="en-US" w:eastAsia="zh-CN"/>
        </w:rPr>
        <w:t>服装设计师、服装陈设、服装造型</w:t>
      </w:r>
      <w:r>
        <w:rPr>
          <w:rFonts w:hint="eastAsia" w:ascii="宋体" w:hAnsi="宋体" w:cs="仿宋_GB2312"/>
          <w:position w:val="6"/>
          <w:sz w:val="24"/>
          <w:szCs w:val="24"/>
        </w:rPr>
        <w:t>（群）的典型工作任务获得。</w:t>
      </w:r>
    </w:p>
    <w:p w14:paraId="3BD3BE21">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lang w:val="en-US" w:eastAsia="zh-CN"/>
        </w:rPr>
        <w:t>课程内容是根据所学的模块设置不同的任务，针对职业教育的学生特点与学情需要，从简到繁，进行服装专业的过程学习，在自主学习过程中掌握该门课程必须的知识要点，循序渐进学习各个时期的服装造型特点，把学了能用、学了会用作为基础目标，通过一个个小任务实现本课程的教学目的和能力培养。</w:t>
      </w:r>
    </w:p>
    <w:p w14:paraId="22CAE468">
      <w:pPr>
        <w:pStyle w:val="2"/>
        <w:spacing w:before="156" w:after="156"/>
        <w:rPr>
          <w:rFonts w:hint="eastAsia" w:ascii="微软雅黑" w:eastAsia="微软雅黑" w:cs="微软雅黑"/>
          <w:color w:val="555555"/>
          <w:kern w:val="0"/>
          <w:sz w:val="28"/>
          <w:szCs w:val="28"/>
          <w:highlight w:val="white"/>
          <w:lang w:val="zh-CN"/>
        </w:rPr>
      </w:pPr>
      <w:r>
        <w:rPr>
          <w:rFonts w:hint="eastAsia"/>
          <w:lang w:eastAsia="zh-CN"/>
        </w:rPr>
        <w:t>七</w:t>
      </w:r>
      <w:r>
        <w:rPr>
          <w:rFonts w:hint="eastAsia"/>
        </w:rPr>
        <w:t>、课程内容与教学要求</w:t>
      </w:r>
    </w:p>
    <w:p w14:paraId="4007CCB8">
      <w:pPr>
        <w:pStyle w:val="5"/>
        <w:spacing w:before="0" w:beforeAutospacing="0" w:after="0" w:afterAutospacing="0" w:line="360" w:lineRule="auto"/>
        <w:jc w:val="both"/>
        <w:rPr>
          <w:rFonts w:hint="eastAsia" w:cs="仿宋_GB2312"/>
          <w:kern w:val="2"/>
          <w:position w:val="6"/>
        </w:rPr>
      </w:pPr>
      <w:r>
        <w:rPr>
          <w:rFonts w:hint="eastAsia" w:cs="仿宋_GB2312"/>
          <w:b/>
          <w:kern w:val="2"/>
          <w:position w:val="6"/>
        </w:rPr>
        <w:t>1.课时分配表</w:t>
      </w:r>
    </w:p>
    <w:p w14:paraId="029C2225">
      <w:pPr>
        <w:pStyle w:val="5"/>
        <w:spacing w:before="0" w:beforeAutospacing="0" w:after="0" w:afterAutospacing="0" w:line="360" w:lineRule="auto"/>
        <w:ind w:firstLine="441" w:firstLineChars="210"/>
        <w:jc w:val="both"/>
        <w:rPr>
          <w:rFonts w:hint="eastAsia" w:cs="仿宋_GB2312"/>
          <w:kern w:val="2"/>
          <w:position w:val="6"/>
        </w:rPr>
      </w:pPr>
      <w:r>
        <w:rPr>
          <w:rFonts w:hint="eastAsia" w:cs="仿宋_GB2312"/>
          <w:kern w:val="2"/>
          <w:position w:val="6"/>
        </w:rPr>
        <w:t>（如无模块或工作情境，则删除第一列）</w:t>
      </w:r>
    </w:p>
    <w:tbl>
      <w:tblPr>
        <w:tblStyle w:val="9"/>
        <w:tblW w:w="94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9"/>
        <w:gridCol w:w="1772"/>
        <w:gridCol w:w="3363"/>
        <w:gridCol w:w="1284"/>
        <w:gridCol w:w="1080"/>
      </w:tblGrid>
      <w:tr w14:paraId="70B35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noWrap w:val="0"/>
            <w:vAlign w:val="top"/>
          </w:tcPr>
          <w:p w14:paraId="1E7507F6">
            <w:pPr>
              <w:ind w:firstLine="0" w:firstLineChars="0"/>
              <w:jc w:val="center"/>
              <w:rPr>
                <w:rFonts w:hint="eastAsia" w:ascii="宋体" w:hAnsi="宋体"/>
              </w:rPr>
            </w:pPr>
            <w:r>
              <w:rPr>
                <w:rFonts w:hint="eastAsia" w:ascii="宋体" w:hAnsi="宋体"/>
              </w:rPr>
              <w:t>模块名称</w:t>
            </w:r>
          </w:p>
        </w:tc>
        <w:tc>
          <w:tcPr>
            <w:tcW w:w="1772" w:type="dxa"/>
            <w:noWrap w:val="0"/>
            <w:vAlign w:val="top"/>
          </w:tcPr>
          <w:p w14:paraId="7570CED8">
            <w:pPr>
              <w:ind w:firstLine="0" w:firstLineChars="0"/>
              <w:jc w:val="center"/>
              <w:rPr>
                <w:rFonts w:hint="eastAsia" w:ascii="宋体" w:hAnsi="宋体"/>
              </w:rPr>
            </w:pPr>
            <w:r>
              <w:rPr>
                <w:rFonts w:hint="eastAsia" w:ascii="宋体" w:hAnsi="宋体"/>
              </w:rPr>
              <w:t>序号</w:t>
            </w:r>
          </w:p>
        </w:tc>
        <w:tc>
          <w:tcPr>
            <w:tcW w:w="3363" w:type="dxa"/>
            <w:noWrap w:val="0"/>
            <w:vAlign w:val="top"/>
          </w:tcPr>
          <w:p w14:paraId="5EA06AEC">
            <w:pPr>
              <w:ind w:firstLine="0" w:firstLineChars="0"/>
              <w:jc w:val="center"/>
              <w:rPr>
                <w:rFonts w:hint="eastAsia" w:ascii="宋体" w:hAnsi="宋体"/>
              </w:rPr>
            </w:pPr>
            <w:r>
              <w:rPr>
                <w:rFonts w:hint="eastAsia" w:ascii="宋体" w:hAnsi="宋体"/>
              </w:rPr>
              <w:t>单元（或项目）内容</w:t>
            </w:r>
          </w:p>
        </w:tc>
        <w:tc>
          <w:tcPr>
            <w:tcW w:w="1284" w:type="dxa"/>
            <w:noWrap w:val="0"/>
            <w:vAlign w:val="top"/>
          </w:tcPr>
          <w:p w14:paraId="636D0902">
            <w:pPr>
              <w:ind w:firstLine="0" w:firstLineChars="0"/>
              <w:jc w:val="center"/>
              <w:rPr>
                <w:rFonts w:hint="eastAsia" w:ascii="宋体" w:hAnsi="宋体"/>
              </w:rPr>
            </w:pPr>
            <w:r>
              <w:rPr>
                <w:rFonts w:hint="eastAsia" w:ascii="宋体" w:hAnsi="宋体"/>
              </w:rPr>
              <w:t>学时分配</w:t>
            </w:r>
          </w:p>
        </w:tc>
        <w:tc>
          <w:tcPr>
            <w:tcW w:w="1080" w:type="dxa"/>
            <w:noWrap w:val="0"/>
            <w:vAlign w:val="top"/>
          </w:tcPr>
          <w:p w14:paraId="4E02474E">
            <w:pPr>
              <w:ind w:firstLine="0" w:firstLineChars="0"/>
              <w:jc w:val="center"/>
              <w:rPr>
                <w:rFonts w:hint="eastAsia" w:ascii="宋体" w:hAnsi="宋体"/>
              </w:rPr>
            </w:pPr>
            <w:r>
              <w:rPr>
                <w:rFonts w:hint="eastAsia" w:ascii="宋体" w:hAnsi="宋体"/>
              </w:rPr>
              <w:t>备注</w:t>
            </w:r>
          </w:p>
        </w:tc>
      </w:tr>
      <w:tr w14:paraId="243BF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restart"/>
            <w:noWrap w:val="0"/>
            <w:vAlign w:val="center"/>
          </w:tcPr>
          <w:p w14:paraId="64C406C8">
            <w:pPr>
              <w:ind w:firstLine="0" w:firstLineChars="0"/>
              <w:jc w:val="center"/>
              <w:rPr>
                <w:rFonts w:hint="default" w:ascii="宋体" w:hAnsi="宋体" w:eastAsia="宋体"/>
                <w:lang w:val="en-US" w:eastAsia="zh-CN"/>
              </w:rPr>
            </w:pPr>
            <w:r>
              <w:rPr>
                <w:rFonts w:hint="eastAsia" w:ascii="宋体" w:hAnsi="宋体"/>
                <w:lang w:val="en-US" w:eastAsia="zh-CN"/>
              </w:rPr>
              <w:t>欧洲服装史</w:t>
            </w:r>
          </w:p>
        </w:tc>
        <w:tc>
          <w:tcPr>
            <w:tcW w:w="1772" w:type="dxa"/>
            <w:noWrap w:val="0"/>
            <w:vAlign w:val="center"/>
          </w:tcPr>
          <w:p w14:paraId="7851E8CC">
            <w:pPr>
              <w:ind w:firstLine="0" w:firstLineChars="0"/>
              <w:jc w:val="center"/>
              <w:rPr>
                <w:rFonts w:hint="default" w:ascii="宋体" w:hAnsi="宋体" w:eastAsia="宋体"/>
                <w:szCs w:val="21"/>
                <w:lang w:val="en-US" w:eastAsia="zh-CN"/>
              </w:rPr>
            </w:pPr>
            <w:r>
              <w:rPr>
                <w:rFonts w:hint="eastAsia" w:ascii="宋体" w:hAnsi="宋体"/>
                <w:szCs w:val="21"/>
                <w:lang w:val="en-US" w:eastAsia="zh-CN"/>
              </w:rPr>
              <w:t>单元一</w:t>
            </w:r>
          </w:p>
        </w:tc>
        <w:tc>
          <w:tcPr>
            <w:tcW w:w="3363" w:type="dxa"/>
            <w:noWrap w:val="0"/>
            <w:vAlign w:val="center"/>
          </w:tcPr>
          <w:p w14:paraId="5C3E11CA">
            <w:pPr>
              <w:autoSpaceDE w:val="0"/>
              <w:autoSpaceDN w:val="0"/>
              <w:adjustRightInd w:val="0"/>
              <w:spacing w:line="240" w:lineRule="auto"/>
              <w:ind w:firstLine="0" w:firstLineChars="0"/>
              <w:rPr>
                <w:rFonts w:hint="default"/>
                <w:sz w:val="24"/>
                <w:lang w:val="en-US" w:eastAsia="zh-CN"/>
              </w:rPr>
            </w:pPr>
            <w:r>
              <w:rPr>
                <w:rFonts w:hint="eastAsia"/>
                <w:sz w:val="24"/>
                <w:lang w:val="en-US" w:eastAsia="zh-CN"/>
              </w:rPr>
              <w:t>西方</w:t>
            </w:r>
            <w:r>
              <w:rPr>
                <w:rFonts w:hint="eastAsia"/>
                <w:sz w:val="24"/>
              </w:rPr>
              <w:t>服饰的产生与发展和经济、文化背景</w:t>
            </w:r>
          </w:p>
        </w:tc>
        <w:tc>
          <w:tcPr>
            <w:tcW w:w="1284" w:type="dxa"/>
            <w:noWrap w:val="0"/>
            <w:vAlign w:val="top"/>
          </w:tcPr>
          <w:p w14:paraId="12FE51A2">
            <w:pPr>
              <w:ind w:firstLine="0" w:firstLineChars="0"/>
              <w:jc w:val="center"/>
              <w:rPr>
                <w:rFonts w:hint="eastAsia" w:ascii="宋体" w:hAnsi="宋体" w:eastAsia="宋体"/>
                <w:lang w:eastAsia="zh-CN"/>
              </w:rPr>
            </w:pPr>
            <w:r>
              <w:rPr>
                <w:rFonts w:hint="eastAsia" w:ascii="宋体" w:hAnsi="宋体"/>
                <w:lang w:val="en-US" w:eastAsia="zh-CN"/>
              </w:rPr>
              <w:t>2</w:t>
            </w:r>
          </w:p>
        </w:tc>
        <w:tc>
          <w:tcPr>
            <w:tcW w:w="1080" w:type="dxa"/>
            <w:noWrap w:val="0"/>
            <w:vAlign w:val="top"/>
          </w:tcPr>
          <w:p w14:paraId="72E652F1">
            <w:pPr>
              <w:ind w:firstLine="0" w:firstLineChars="0"/>
              <w:jc w:val="center"/>
              <w:rPr>
                <w:rFonts w:hint="eastAsia" w:ascii="宋体" w:hAnsi="宋体"/>
              </w:rPr>
            </w:pPr>
          </w:p>
        </w:tc>
      </w:tr>
      <w:tr w14:paraId="1265B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7B47C530">
            <w:pPr>
              <w:ind w:firstLine="0" w:firstLineChars="0"/>
              <w:jc w:val="center"/>
              <w:rPr>
                <w:rFonts w:hint="eastAsia" w:ascii="宋体" w:hAnsi="宋体"/>
                <w:szCs w:val="21"/>
              </w:rPr>
            </w:pPr>
          </w:p>
        </w:tc>
        <w:tc>
          <w:tcPr>
            <w:tcW w:w="1772" w:type="dxa"/>
            <w:vMerge w:val="restart"/>
            <w:noWrap w:val="0"/>
            <w:vAlign w:val="top"/>
          </w:tcPr>
          <w:p w14:paraId="2D6D9884">
            <w:pPr>
              <w:ind w:firstLine="0" w:firstLineChars="0"/>
              <w:jc w:val="center"/>
              <w:rPr>
                <w:rFonts w:hint="eastAsia" w:ascii="宋体" w:hAnsi="宋体"/>
                <w:szCs w:val="21"/>
              </w:rPr>
            </w:pPr>
            <w:r>
              <w:rPr>
                <w:rFonts w:hint="eastAsia" w:ascii="宋体" w:hAnsi="宋体"/>
                <w:szCs w:val="21"/>
                <w:lang w:val="en-US" w:eastAsia="zh-CN"/>
              </w:rPr>
              <w:t>单元二</w:t>
            </w:r>
          </w:p>
        </w:tc>
        <w:tc>
          <w:tcPr>
            <w:tcW w:w="3363" w:type="dxa"/>
            <w:noWrap w:val="0"/>
            <w:vAlign w:val="center"/>
          </w:tcPr>
          <w:p w14:paraId="31A04D88">
            <w:pPr>
              <w:autoSpaceDE w:val="0"/>
              <w:autoSpaceDN w:val="0"/>
              <w:adjustRightInd w:val="0"/>
              <w:spacing w:line="240" w:lineRule="auto"/>
              <w:ind w:firstLine="0" w:firstLineChars="0"/>
              <w:rPr>
                <w:rFonts w:hint="eastAsia"/>
                <w:sz w:val="24"/>
                <w:lang w:val="zh-CN"/>
              </w:rPr>
            </w:pPr>
            <w:r>
              <w:rPr>
                <w:rFonts w:hint="eastAsia"/>
                <w:sz w:val="24"/>
              </w:rPr>
              <w:t>各国服饰在各个时期的特征</w:t>
            </w:r>
          </w:p>
        </w:tc>
        <w:tc>
          <w:tcPr>
            <w:tcW w:w="1284" w:type="dxa"/>
            <w:noWrap w:val="0"/>
            <w:vAlign w:val="top"/>
          </w:tcPr>
          <w:p w14:paraId="615E9527">
            <w:pPr>
              <w:ind w:firstLine="0" w:firstLineChars="0"/>
              <w:jc w:val="center"/>
              <w:rPr>
                <w:rFonts w:hint="eastAsia" w:ascii="宋体" w:hAnsi="宋体" w:eastAsia="宋体"/>
                <w:lang w:eastAsia="zh-CN"/>
              </w:rPr>
            </w:pPr>
            <w:r>
              <w:rPr>
                <w:rFonts w:hint="eastAsia" w:ascii="宋体" w:hAnsi="宋体"/>
                <w:lang w:val="en-US" w:eastAsia="zh-CN"/>
              </w:rPr>
              <w:t>8</w:t>
            </w:r>
          </w:p>
        </w:tc>
        <w:tc>
          <w:tcPr>
            <w:tcW w:w="1080" w:type="dxa"/>
            <w:noWrap w:val="0"/>
            <w:vAlign w:val="top"/>
          </w:tcPr>
          <w:p w14:paraId="4098DFD7">
            <w:pPr>
              <w:ind w:firstLine="0" w:firstLineChars="0"/>
              <w:jc w:val="center"/>
              <w:rPr>
                <w:rFonts w:hint="eastAsia" w:ascii="宋体" w:hAnsi="宋体"/>
              </w:rPr>
            </w:pPr>
          </w:p>
        </w:tc>
      </w:tr>
      <w:tr w14:paraId="414EC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1122942C">
            <w:pPr>
              <w:ind w:firstLine="0" w:firstLineChars="0"/>
              <w:jc w:val="center"/>
              <w:rPr>
                <w:rFonts w:hint="eastAsia" w:ascii="宋体" w:hAnsi="宋体"/>
                <w:szCs w:val="21"/>
              </w:rPr>
            </w:pPr>
          </w:p>
        </w:tc>
        <w:tc>
          <w:tcPr>
            <w:tcW w:w="1772" w:type="dxa"/>
            <w:vMerge w:val="continue"/>
            <w:noWrap w:val="0"/>
            <w:vAlign w:val="top"/>
          </w:tcPr>
          <w:p w14:paraId="68A7FFB8">
            <w:pPr>
              <w:ind w:firstLine="0" w:firstLineChars="0"/>
              <w:jc w:val="center"/>
              <w:rPr>
                <w:rFonts w:hint="eastAsia" w:ascii="宋体" w:hAnsi="宋体"/>
                <w:szCs w:val="21"/>
              </w:rPr>
            </w:pPr>
          </w:p>
        </w:tc>
        <w:tc>
          <w:tcPr>
            <w:tcW w:w="3363" w:type="dxa"/>
            <w:noWrap w:val="0"/>
            <w:vAlign w:val="center"/>
          </w:tcPr>
          <w:p w14:paraId="42D48680">
            <w:pPr>
              <w:autoSpaceDE w:val="0"/>
              <w:autoSpaceDN w:val="0"/>
              <w:adjustRightInd w:val="0"/>
              <w:spacing w:line="240" w:lineRule="auto"/>
              <w:ind w:firstLine="0" w:firstLineChars="0"/>
              <w:rPr>
                <w:rFonts w:hint="eastAsia"/>
                <w:sz w:val="24"/>
                <w:lang w:val="zh-CN"/>
              </w:rPr>
            </w:pPr>
            <w:r>
              <w:rPr>
                <w:rFonts w:hint="eastAsia"/>
                <w:sz w:val="24"/>
              </w:rPr>
              <w:t>东方文化对西方服饰的影响</w:t>
            </w:r>
          </w:p>
        </w:tc>
        <w:tc>
          <w:tcPr>
            <w:tcW w:w="1284" w:type="dxa"/>
            <w:noWrap w:val="0"/>
            <w:vAlign w:val="top"/>
          </w:tcPr>
          <w:p w14:paraId="2FED81B6">
            <w:pPr>
              <w:ind w:firstLine="0" w:firstLineChars="0"/>
              <w:jc w:val="center"/>
              <w:rPr>
                <w:rFonts w:hint="eastAsia" w:ascii="宋体" w:hAnsi="宋体" w:eastAsia="宋体"/>
                <w:lang w:val="en-US" w:eastAsia="zh-CN"/>
              </w:rPr>
            </w:pPr>
            <w:r>
              <w:rPr>
                <w:rFonts w:hint="eastAsia" w:ascii="宋体" w:hAnsi="宋体"/>
                <w:lang w:val="en-US" w:eastAsia="zh-CN"/>
              </w:rPr>
              <w:t>2</w:t>
            </w:r>
          </w:p>
        </w:tc>
        <w:tc>
          <w:tcPr>
            <w:tcW w:w="1080" w:type="dxa"/>
            <w:noWrap w:val="0"/>
            <w:vAlign w:val="top"/>
          </w:tcPr>
          <w:p w14:paraId="568C9720">
            <w:pPr>
              <w:ind w:firstLine="0" w:firstLineChars="0"/>
              <w:jc w:val="center"/>
              <w:rPr>
                <w:rFonts w:hint="eastAsia" w:ascii="宋体" w:hAnsi="宋体"/>
              </w:rPr>
            </w:pPr>
          </w:p>
        </w:tc>
      </w:tr>
      <w:tr w14:paraId="2DED5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39763708">
            <w:pPr>
              <w:ind w:firstLine="0" w:firstLineChars="0"/>
              <w:jc w:val="center"/>
              <w:rPr>
                <w:rFonts w:hint="eastAsia" w:ascii="宋体" w:hAnsi="宋体"/>
                <w:szCs w:val="21"/>
              </w:rPr>
            </w:pPr>
          </w:p>
        </w:tc>
        <w:tc>
          <w:tcPr>
            <w:tcW w:w="1772" w:type="dxa"/>
            <w:noWrap w:val="0"/>
            <w:vAlign w:val="center"/>
          </w:tcPr>
          <w:p w14:paraId="5915E54B">
            <w:pPr>
              <w:ind w:firstLine="0" w:firstLineChars="0"/>
              <w:jc w:val="center"/>
              <w:rPr>
                <w:rFonts w:hint="default" w:ascii="宋体" w:hAnsi="宋体" w:eastAsia="宋体"/>
                <w:szCs w:val="21"/>
                <w:lang w:val="en-US" w:eastAsia="zh-CN"/>
              </w:rPr>
            </w:pPr>
            <w:r>
              <w:rPr>
                <w:rFonts w:hint="eastAsia" w:ascii="宋体" w:hAnsi="宋体"/>
                <w:szCs w:val="21"/>
                <w:lang w:val="en-US" w:eastAsia="zh-CN"/>
              </w:rPr>
              <w:t>单元三</w:t>
            </w:r>
          </w:p>
        </w:tc>
        <w:tc>
          <w:tcPr>
            <w:tcW w:w="3363" w:type="dxa"/>
            <w:noWrap w:val="0"/>
            <w:vAlign w:val="center"/>
          </w:tcPr>
          <w:p w14:paraId="46FF29B6">
            <w:pPr>
              <w:autoSpaceDE w:val="0"/>
              <w:autoSpaceDN w:val="0"/>
              <w:adjustRightInd w:val="0"/>
              <w:spacing w:line="240" w:lineRule="auto"/>
              <w:ind w:firstLine="0" w:firstLineChars="0"/>
              <w:rPr>
                <w:rFonts w:hint="eastAsia"/>
                <w:sz w:val="24"/>
                <w:lang w:val="zh-CN"/>
              </w:rPr>
            </w:pPr>
            <w:r>
              <w:rPr>
                <w:rFonts w:hint="eastAsia"/>
                <w:sz w:val="24"/>
              </w:rPr>
              <w:t>现代世界服饰的现状及发展趋势</w:t>
            </w:r>
          </w:p>
        </w:tc>
        <w:tc>
          <w:tcPr>
            <w:tcW w:w="1284" w:type="dxa"/>
            <w:noWrap w:val="0"/>
            <w:vAlign w:val="top"/>
          </w:tcPr>
          <w:p w14:paraId="1D7987D4">
            <w:pPr>
              <w:ind w:firstLine="0" w:firstLineChars="0"/>
              <w:jc w:val="center"/>
              <w:rPr>
                <w:rFonts w:hint="eastAsia" w:ascii="宋体" w:hAnsi="宋体" w:eastAsia="宋体"/>
                <w:lang w:eastAsia="zh-CN"/>
              </w:rPr>
            </w:pPr>
            <w:r>
              <w:rPr>
                <w:rFonts w:hint="eastAsia" w:ascii="宋体" w:hAnsi="宋体"/>
                <w:lang w:val="en-US" w:eastAsia="zh-CN"/>
              </w:rPr>
              <w:t>4</w:t>
            </w:r>
          </w:p>
        </w:tc>
        <w:tc>
          <w:tcPr>
            <w:tcW w:w="1080" w:type="dxa"/>
            <w:noWrap w:val="0"/>
            <w:vAlign w:val="top"/>
          </w:tcPr>
          <w:p w14:paraId="6B19C621">
            <w:pPr>
              <w:ind w:firstLine="0" w:firstLineChars="0"/>
              <w:jc w:val="center"/>
              <w:rPr>
                <w:rFonts w:hint="eastAsia" w:ascii="宋体" w:hAnsi="宋体"/>
              </w:rPr>
            </w:pPr>
          </w:p>
        </w:tc>
      </w:tr>
      <w:tr w14:paraId="6D9E5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363EA2E4">
            <w:pPr>
              <w:ind w:firstLine="0" w:firstLineChars="0"/>
              <w:jc w:val="center"/>
              <w:rPr>
                <w:rFonts w:hint="eastAsia" w:ascii="宋体" w:hAnsi="宋体"/>
                <w:szCs w:val="21"/>
              </w:rPr>
            </w:pPr>
          </w:p>
          <w:p w14:paraId="50827A53">
            <w:pPr>
              <w:ind w:firstLine="0" w:firstLineChars="0"/>
              <w:jc w:val="center"/>
              <w:rPr>
                <w:rFonts w:hint="eastAsia" w:ascii="宋体" w:hAnsi="宋体"/>
                <w:szCs w:val="21"/>
              </w:rPr>
            </w:pPr>
          </w:p>
          <w:p w14:paraId="5C987D88">
            <w:pPr>
              <w:ind w:firstLine="0" w:firstLineChars="0"/>
              <w:jc w:val="center"/>
              <w:rPr>
                <w:rFonts w:hint="eastAsia" w:ascii="宋体" w:hAnsi="宋体"/>
                <w:szCs w:val="21"/>
              </w:rPr>
            </w:pPr>
          </w:p>
        </w:tc>
        <w:tc>
          <w:tcPr>
            <w:tcW w:w="1772" w:type="dxa"/>
            <w:noWrap w:val="0"/>
            <w:vAlign w:val="center"/>
          </w:tcPr>
          <w:p w14:paraId="6F1CC220">
            <w:pPr>
              <w:ind w:firstLine="0" w:firstLineChars="0"/>
              <w:jc w:val="center"/>
              <w:rPr>
                <w:rFonts w:hint="default" w:ascii="宋体" w:hAnsi="宋体"/>
                <w:lang w:val="en-US"/>
              </w:rPr>
            </w:pPr>
            <w:r>
              <w:rPr>
                <w:rFonts w:hint="eastAsia" w:ascii="宋体" w:hAnsi="宋体"/>
                <w:szCs w:val="21"/>
                <w:lang w:val="en-US" w:eastAsia="zh-CN"/>
              </w:rPr>
              <w:t>单元四</w:t>
            </w:r>
          </w:p>
        </w:tc>
        <w:tc>
          <w:tcPr>
            <w:tcW w:w="3363" w:type="dxa"/>
            <w:noWrap w:val="0"/>
            <w:vAlign w:val="center"/>
          </w:tcPr>
          <w:p w14:paraId="46ED4C67">
            <w:pPr>
              <w:autoSpaceDE w:val="0"/>
              <w:autoSpaceDN w:val="0"/>
              <w:adjustRightInd w:val="0"/>
              <w:spacing w:line="240" w:lineRule="auto"/>
              <w:ind w:firstLine="0" w:firstLineChars="0"/>
              <w:rPr>
                <w:rFonts w:hint="eastAsia"/>
                <w:sz w:val="24"/>
                <w:lang w:val="zh-CN"/>
              </w:rPr>
            </w:pPr>
            <w:r>
              <w:rPr>
                <w:rFonts w:hint="eastAsia"/>
                <w:sz w:val="24"/>
              </w:rPr>
              <w:t>西方服饰</w:t>
            </w:r>
            <w:r>
              <w:rPr>
                <w:rFonts w:hint="eastAsia"/>
                <w:sz w:val="24"/>
                <w:lang w:val="en-US" w:eastAsia="zh-CN"/>
              </w:rPr>
              <w:t>造型</w:t>
            </w:r>
            <w:r>
              <w:rPr>
                <w:rFonts w:hint="eastAsia"/>
                <w:sz w:val="24"/>
              </w:rPr>
              <w:t>的发展</w:t>
            </w:r>
          </w:p>
        </w:tc>
        <w:tc>
          <w:tcPr>
            <w:tcW w:w="1284" w:type="dxa"/>
            <w:noWrap w:val="0"/>
            <w:vAlign w:val="top"/>
          </w:tcPr>
          <w:p w14:paraId="5AA4B85A">
            <w:pPr>
              <w:ind w:firstLine="0" w:firstLineChars="0"/>
              <w:jc w:val="center"/>
              <w:rPr>
                <w:rFonts w:hint="eastAsia" w:ascii="宋体" w:hAnsi="宋体" w:eastAsia="宋体"/>
                <w:lang w:val="en-US" w:eastAsia="zh-CN"/>
              </w:rPr>
            </w:pPr>
            <w:r>
              <w:rPr>
                <w:rFonts w:hint="eastAsia" w:ascii="宋体" w:hAnsi="宋体"/>
                <w:lang w:val="en-US" w:eastAsia="zh-CN"/>
              </w:rPr>
              <w:t>2</w:t>
            </w:r>
          </w:p>
        </w:tc>
        <w:tc>
          <w:tcPr>
            <w:tcW w:w="1080" w:type="dxa"/>
            <w:noWrap w:val="0"/>
            <w:vAlign w:val="top"/>
          </w:tcPr>
          <w:p w14:paraId="5C404964">
            <w:pPr>
              <w:ind w:firstLine="0" w:firstLineChars="0"/>
              <w:jc w:val="center"/>
              <w:rPr>
                <w:rFonts w:hint="eastAsia" w:ascii="宋体" w:hAnsi="宋体"/>
              </w:rPr>
            </w:pPr>
          </w:p>
        </w:tc>
      </w:tr>
      <w:tr w14:paraId="4555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restart"/>
            <w:noWrap w:val="0"/>
            <w:vAlign w:val="center"/>
          </w:tcPr>
          <w:p w14:paraId="64B88EC1">
            <w:pPr>
              <w:ind w:firstLine="0" w:firstLineChars="0"/>
              <w:jc w:val="center"/>
              <w:rPr>
                <w:rFonts w:hint="default" w:ascii="宋体" w:hAnsi="宋体" w:eastAsia="宋体"/>
                <w:lang w:val="en-US" w:eastAsia="zh-CN"/>
              </w:rPr>
            </w:pPr>
            <w:r>
              <w:rPr>
                <w:rFonts w:hint="eastAsia" w:ascii="宋体" w:hAnsi="宋体"/>
                <w:lang w:val="en-US" w:eastAsia="zh-CN"/>
              </w:rPr>
              <w:t>中国服装史</w:t>
            </w:r>
          </w:p>
        </w:tc>
        <w:tc>
          <w:tcPr>
            <w:tcW w:w="1772" w:type="dxa"/>
            <w:noWrap w:val="0"/>
            <w:vAlign w:val="center"/>
          </w:tcPr>
          <w:p w14:paraId="7B5B20F3">
            <w:pPr>
              <w:ind w:firstLine="0" w:firstLineChars="0"/>
              <w:jc w:val="center"/>
              <w:rPr>
                <w:rFonts w:hint="eastAsia" w:ascii="宋体" w:hAnsi="宋体"/>
                <w:szCs w:val="21"/>
                <w:lang w:val="en-US" w:eastAsia="zh-CN"/>
              </w:rPr>
            </w:pPr>
            <w:r>
              <w:rPr>
                <w:rFonts w:hint="eastAsia" w:ascii="宋体" w:hAnsi="宋体"/>
                <w:szCs w:val="21"/>
                <w:lang w:val="en-US" w:eastAsia="zh-CN"/>
              </w:rPr>
              <w:t>单元一</w:t>
            </w:r>
          </w:p>
        </w:tc>
        <w:tc>
          <w:tcPr>
            <w:tcW w:w="3363" w:type="dxa"/>
            <w:noWrap w:val="0"/>
            <w:vAlign w:val="top"/>
          </w:tcPr>
          <w:p w14:paraId="63F50E62">
            <w:pPr>
              <w:autoSpaceDE w:val="0"/>
              <w:autoSpaceDN w:val="0"/>
              <w:adjustRightInd w:val="0"/>
              <w:spacing w:line="240" w:lineRule="auto"/>
              <w:ind w:firstLine="0" w:firstLineChars="0"/>
              <w:rPr>
                <w:rFonts w:hint="eastAsia"/>
                <w:sz w:val="24"/>
                <w:lang w:val="zh-CN"/>
              </w:rPr>
            </w:pPr>
            <w:r>
              <w:rPr>
                <w:rFonts w:hint="eastAsia"/>
                <w:sz w:val="24"/>
              </w:rPr>
              <w:t>中国服饰的起源与发展</w:t>
            </w:r>
          </w:p>
        </w:tc>
        <w:tc>
          <w:tcPr>
            <w:tcW w:w="1284" w:type="dxa"/>
            <w:noWrap w:val="0"/>
            <w:vAlign w:val="top"/>
          </w:tcPr>
          <w:p w14:paraId="28845CD1">
            <w:pPr>
              <w:ind w:firstLine="0" w:firstLineChars="0"/>
              <w:jc w:val="center"/>
              <w:rPr>
                <w:rFonts w:hint="eastAsia" w:ascii="宋体" w:hAnsi="宋体" w:eastAsia="宋体"/>
                <w:lang w:val="en-US" w:eastAsia="zh-CN"/>
              </w:rPr>
            </w:pPr>
            <w:r>
              <w:rPr>
                <w:rFonts w:hint="eastAsia" w:ascii="宋体" w:hAnsi="宋体"/>
                <w:lang w:val="en-US" w:eastAsia="zh-CN"/>
              </w:rPr>
              <w:t>2</w:t>
            </w:r>
          </w:p>
        </w:tc>
        <w:tc>
          <w:tcPr>
            <w:tcW w:w="1080" w:type="dxa"/>
            <w:noWrap w:val="0"/>
            <w:vAlign w:val="top"/>
          </w:tcPr>
          <w:p w14:paraId="20FA5FFE">
            <w:pPr>
              <w:ind w:firstLine="0" w:firstLineChars="0"/>
              <w:jc w:val="both"/>
              <w:rPr>
                <w:rFonts w:hint="eastAsia" w:ascii="宋体" w:hAnsi="宋体"/>
              </w:rPr>
            </w:pPr>
          </w:p>
        </w:tc>
      </w:tr>
      <w:tr w14:paraId="3B44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58DAD5E4">
            <w:pPr>
              <w:ind w:firstLine="0" w:firstLineChars="0"/>
              <w:jc w:val="center"/>
              <w:rPr>
                <w:rFonts w:hint="eastAsia" w:ascii="宋体" w:hAnsi="宋体"/>
              </w:rPr>
            </w:pPr>
          </w:p>
        </w:tc>
        <w:tc>
          <w:tcPr>
            <w:tcW w:w="1772" w:type="dxa"/>
            <w:vMerge w:val="restart"/>
            <w:noWrap w:val="0"/>
            <w:vAlign w:val="top"/>
          </w:tcPr>
          <w:p w14:paraId="7B30C15B">
            <w:pPr>
              <w:ind w:firstLine="0" w:firstLineChars="0"/>
              <w:jc w:val="center"/>
              <w:rPr>
                <w:rFonts w:hint="eastAsia" w:ascii="宋体" w:hAnsi="宋体"/>
              </w:rPr>
            </w:pPr>
            <w:r>
              <w:rPr>
                <w:rFonts w:hint="eastAsia" w:ascii="宋体" w:hAnsi="宋体"/>
                <w:szCs w:val="21"/>
                <w:lang w:val="en-US" w:eastAsia="zh-CN"/>
              </w:rPr>
              <w:t>单元二</w:t>
            </w:r>
          </w:p>
        </w:tc>
        <w:tc>
          <w:tcPr>
            <w:tcW w:w="3363" w:type="dxa"/>
            <w:noWrap w:val="0"/>
            <w:vAlign w:val="top"/>
          </w:tcPr>
          <w:p w14:paraId="1D929945">
            <w:pPr>
              <w:autoSpaceDE w:val="0"/>
              <w:autoSpaceDN w:val="0"/>
              <w:adjustRightInd w:val="0"/>
              <w:spacing w:line="240" w:lineRule="auto"/>
              <w:ind w:firstLine="0" w:firstLineChars="0"/>
              <w:rPr>
                <w:rFonts w:hint="eastAsia"/>
                <w:sz w:val="24"/>
                <w:lang w:val="zh-CN"/>
              </w:rPr>
            </w:pPr>
            <w:r>
              <w:rPr>
                <w:rFonts w:hint="eastAsia"/>
                <w:sz w:val="24"/>
              </w:rPr>
              <w:t>中国各个历史时期服饰特点及主要服饰</w:t>
            </w:r>
          </w:p>
        </w:tc>
        <w:tc>
          <w:tcPr>
            <w:tcW w:w="1284" w:type="dxa"/>
            <w:noWrap w:val="0"/>
            <w:vAlign w:val="top"/>
          </w:tcPr>
          <w:p w14:paraId="4C0B4DB7">
            <w:pPr>
              <w:ind w:firstLine="0" w:firstLineChars="0"/>
              <w:jc w:val="center"/>
              <w:rPr>
                <w:rFonts w:hint="eastAsia" w:ascii="宋体" w:hAnsi="宋体" w:eastAsia="宋体"/>
                <w:lang w:val="en-US" w:eastAsia="zh-CN"/>
              </w:rPr>
            </w:pPr>
            <w:r>
              <w:rPr>
                <w:rFonts w:hint="eastAsia" w:ascii="宋体" w:hAnsi="宋体"/>
                <w:lang w:val="en-US" w:eastAsia="zh-CN"/>
              </w:rPr>
              <w:t>8</w:t>
            </w:r>
          </w:p>
        </w:tc>
        <w:tc>
          <w:tcPr>
            <w:tcW w:w="1080" w:type="dxa"/>
            <w:noWrap w:val="0"/>
            <w:vAlign w:val="top"/>
          </w:tcPr>
          <w:p w14:paraId="30E3783E">
            <w:pPr>
              <w:ind w:firstLine="0" w:firstLineChars="0"/>
              <w:jc w:val="center"/>
              <w:rPr>
                <w:rFonts w:hint="eastAsia" w:ascii="宋体" w:hAnsi="宋体"/>
              </w:rPr>
            </w:pPr>
          </w:p>
        </w:tc>
      </w:tr>
      <w:tr w14:paraId="7635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018FE2B7">
            <w:pPr>
              <w:ind w:firstLine="0" w:firstLineChars="0"/>
              <w:jc w:val="center"/>
              <w:rPr>
                <w:rFonts w:hint="eastAsia" w:ascii="宋体" w:hAnsi="宋体"/>
              </w:rPr>
            </w:pPr>
          </w:p>
        </w:tc>
        <w:tc>
          <w:tcPr>
            <w:tcW w:w="1772" w:type="dxa"/>
            <w:vMerge w:val="continue"/>
            <w:noWrap w:val="0"/>
            <w:vAlign w:val="top"/>
          </w:tcPr>
          <w:p w14:paraId="2042253E">
            <w:pPr>
              <w:ind w:firstLine="0" w:firstLineChars="0"/>
              <w:jc w:val="center"/>
              <w:rPr>
                <w:rFonts w:hint="eastAsia" w:ascii="宋体" w:hAnsi="宋体"/>
              </w:rPr>
            </w:pPr>
          </w:p>
        </w:tc>
        <w:tc>
          <w:tcPr>
            <w:tcW w:w="3363" w:type="dxa"/>
            <w:noWrap w:val="0"/>
            <w:vAlign w:val="top"/>
          </w:tcPr>
          <w:p w14:paraId="5C778A07">
            <w:pPr>
              <w:autoSpaceDE w:val="0"/>
              <w:autoSpaceDN w:val="0"/>
              <w:adjustRightInd w:val="0"/>
              <w:spacing w:line="240" w:lineRule="auto"/>
              <w:ind w:firstLine="0" w:firstLineChars="0"/>
              <w:rPr>
                <w:rFonts w:hint="eastAsia"/>
                <w:sz w:val="24"/>
                <w:lang w:val="zh-CN"/>
              </w:rPr>
            </w:pPr>
            <w:r>
              <w:rPr>
                <w:rFonts w:hint="eastAsia"/>
                <w:sz w:val="24"/>
              </w:rPr>
              <w:t>中国汉民族服饰与其它民族服饰的关系</w:t>
            </w:r>
          </w:p>
        </w:tc>
        <w:tc>
          <w:tcPr>
            <w:tcW w:w="1284" w:type="dxa"/>
            <w:noWrap w:val="0"/>
            <w:vAlign w:val="top"/>
          </w:tcPr>
          <w:p w14:paraId="5A3FEFF5">
            <w:pPr>
              <w:ind w:firstLine="0" w:firstLineChars="0"/>
              <w:jc w:val="center"/>
              <w:rPr>
                <w:rFonts w:hint="eastAsia" w:ascii="宋体" w:hAnsi="宋体" w:eastAsia="宋体"/>
                <w:lang w:val="en-US" w:eastAsia="zh-CN"/>
              </w:rPr>
            </w:pPr>
            <w:r>
              <w:rPr>
                <w:rFonts w:hint="eastAsia" w:ascii="宋体" w:hAnsi="宋体"/>
                <w:lang w:val="en-US" w:eastAsia="zh-CN"/>
              </w:rPr>
              <w:t>4</w:t>
            </w:r>
          </w:p>
        </w:tc>
        <w:tc>
          <w:tcPr>
            <w:tcW w:w="1080" w:type="dxa"/>
            <w:noWrap w:val="0"/>
            <w:vAlign w:val="top"/>
          </w:tcPr>
          <w:p w14:paraId="1D37D7AB">
            <w:pPr>
              <w:ind w:firstLine="0" w:firstLineChars="0"/>
              <w:jc w:val="center"/>
              <w:rPr>
                <w:rFonts w:hint="eastAsia" w:ascii="宋体" w:hAnsi="宋体"/>
              </w:rPr>
            </w:pPr>
          </w:p>
        </w:tc>
      </w:tr>
      <w:tr w14:paraId="1E36B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49" w:type="dxa"/>
            <w:vMerge w:val="continue"/>
            <w:noWrap w:val="0"/>
            <w:vAlign w:val="top"/>
          </w:tcPr>
          <w:p w14:paraId="3421819A">
            <w:pPr>
              <w:ind w:firstLine="0" w:firstLineChars="0"/>
              <w:jc w:val="center"/>
              <w:rPr>
                <w:rFonts w:ascii="宋体" w:hAnsi="Calibri" w:cs="宋体"/>
                <w:kern w:val="0"/>
                <w:sz w:val="21"/>
                <w:szCs w:val="21"/>
                <w:lang w:val="zh-CN"/>
              </w:rPr>
            </w:pPr>
          </w:p>
        </w:tc>
        <w:tc>
          <w:tcPr>
            <w:tcW w:w="1772" w:type="dxa"/>
            <w:noWrap w:val="0"/>
            <w:vAlign w:val="top"/>
          </w:tcPr>
          <w:p w14:paraId="68500DDA">
            <w:pPr>
              <w:ind w:firstLine="0" w:firstLineChars="0"/>
              <w:jc w:val="center"/>
              <w:rPr>
                <w:rFonts w:hint="eastAsia" w:ascii="宋体" w:hAnsi="宋体"/>
              </w:rPr>
            </w:pPr>
            <w:r>
              <w:rPr>
                <w:rFonts w:hint="eastAsia" w:ascii="宋体" w:hAnsi="宋体"/>
                <w:szCs w:val="21"/>
                <w:lang w:val="en-US" w:eastAsia="zh-CN"/>
              </w:rPr>
              <w:t>单元三</w:t>
            </w:r>
          </w:p>
        </w:tc>
        <w:tc>
          <w:tcPr>
            <w:tcW w:w="3363" w:type="dxa"/>
            <w:noWrap w:val="0"/>
            <w:vAlign w:val="top"/>
          </w:tcPr>
          <w:p w14:paraId="54371980">
            <w:pPr>
              <w:autoSpaceDE w:val="0"/>
              <w:autoSpaceDN w:val="0"/>
              <w:adjustRightInd w:val="0"/>
              <w:spacing w:line="240" w:lineRule="auto"/>
              <w:ind w:firstLine="0" w:firstLineChars="0"/>
              <w:rPr>
                <w:rFonts w:hint="default"/>
                <w:sz w:val="24"/>
                <w:lang w:val="en-US" w:eastAsia="zh-CN"/>
              </w:rPr>
            </w:pPr>
            <w:r>
              <w:rPr>
                <w:rFonts w:hint="eastAsia"/>
                <w:sz w:val="24"/>
              </w:rPr>
              <w:t>中国古代服饰的发展</w:t>
            </w:r>
          </w:p>
        </w:tc>
        <w:tc>
          <w:tcPr>
            <w:tcW w:w="1284" w:type="dxa"/>
            <w:noWrap w:val="0"/>
            <w:vAlign w:val="top"/>
          </w:tcPr>
          <w:p w14:paraId="05746449">
            <w:pPr>
              <w:ind w:firstLine="0" w:firstLineChars="0"/>
              <w:jc w:val="center"/>
              <w:rPr>
                <w:rFonts w:hint="eastAsia" w:ascii="宋体" w:hAnsi="宋体" w:eastAsia="宋体"/>
                <w:lang w:val="en-US" w:eastAsia="zh-CN"/>
              </w:rPr>
            </w:pPr>
            <w:r>
              <w:rPr>
                <w:rFonts w:hint="eastAsia" w:ascii="宋体" w:hAnsi="宋体"/>
                <w:lang w:val="en-US" w:eastAsia="zh-CN"/>
              </w:rPr>
              <w:t>4</w:t>
            </w:r>
          </w:p>
        </w:tc>
        <w:tc>
          <w:tcPr>
            <w:tcW w:w="1080" w:type="dxa"/>
            <w:noWrap w:val="0"/>
            <w:vAlign w:val="top"/>
          </w:tcPr>
          <w:p w14:paraId="67CCA093">
            <w:pPr>
              <w:ind w:firstLine="0" w:firstLineChars="0"/>
              <w:jc w:val="center"/>
              <w:rPr>
                <w:rFonts w:hint="eastAsia" w:ascii="宋体" w:hAnsi="宋体"/>
              </w:rPr>
            </w:pPr>
          </w:p>
        </w:tc>
      </w:tr>
      <w:tr w14:paraId="397ED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7084" w:type="dxa"/>
            <w:gridSpan w:val="3"/>
            <w:noWrap w:val="0"/>
            <w:vAlign w:val="top"/>
          </w:tcPr>
          <w:p w14:paraId="0816E140">
            <w:pPr>
              <w:ind w:firstLine="0" w:firstLineChars="0"/>
              <w:jc w:val="center"/>
              <w:rPr>
                <w:rFonts w:hint="eastAsia" w:ascii="宋体" w:hAnsi="宋体"/>
              </w:rPr>
            </w:pPr>
            <w:r>
              <w:rPr>
                <w:rFonts w:hint="eastAsia" w:ascii="宋体" w:hAnsi="宋体"/>
              </w:rPr>
              <w:t>总学时</w:t>
            </w:r>
          </w:p>
        </w:tc>
        <w:tc>
          <w:tcPr>
            <w:tcW w:w="1284" w:type="dxa"/>
            <w:noWrap w:val="0"/>
            <w:vAlign w:val="top"/>
          </w:tcPr>
          <w:p w14:paraId="5861F859">
            <w:pPr>
              <w:ind w:firstLine="0" w:firstLineChars="0"/>
              <w:jc w:val="center"/>
              <w:rPr>
                <w:rFonts w:hint="eastAsia" w:ascii="宋体" w:hAnsi="宋体"/>
              </w:rPr>
            </w:pPr>
            <w:r>
              <w:rPr>
                <w:rFonts w:hint="eastAsia" w:ascii="宋体" w:hAnsi="宋体"/>
              </w:rPr>
              <w:t>36</w:t>
            </w:r>
          </w:p>
        </w:tc>
        <w:tc>
          <w:tcPr>
            <w:tcW w:w="1080" w:type="dxa"/>
            <w:noWrap w:val="0"/>
            <w:vAlign w:val="top"/>
          </w:tcPr>
          <w:p w14:paraId="5A579F2C">
            <w:pPr>
              <w:ind w:firstLine="0" w:firstLineChars="0"/>
              <w:jc w:val="center"/>
              <w:rPr>
                <w:rFonts w:hint="eastAsia" w:ascii="宋体" w:hAnsi="宋体"/>
              </w:rPr>
            </w:pPr>
          </w:p>
        </w:tc>
      </w:tr>
    </w:tbl>
    <w:p w14:paraId="3F09E609">
      <w:pPr>
        <w:pStyle w:val="5"/>
        <w:spacing w:before="0" w:beforeAutospacing="0" w:after="0" w:afterAutospacing="0" w:line="360" w:lineRule="auto"/>
        <w:ind w:firstLine="441" w:firstLineChars="210"/>
        <w:jc w:val="both"/>
        <w:rPr>
          <w:rFonts w:hint="eastAsia" w:ascii="黑体" w:hAnsi="黑体" w:eastAsia="黑体" w:cs="仿宋_GB2312"/>
          <w:kern w:val="2"/>
          <w:position w:val="6"/>
        </w:rPr>
      </w:pPr>
    </w:p>
    <w:p w14:paraId="4956451E">
      <w:pPr>
        <w:pStyle w:val="5"/>
        <w:spacing w:before="0" w:beforeAutospacing="0" w:after="0" w:afterAutospacing="0" w:line="360" w:lineRule="auto"/>
        <w:ind w:firstLine="443" w:firstLineChars="210"/>
        <w:jc w:val="both"/>
        <w:rPr>
          <w:rFonts w:hint="eastAsia" w:cs="仿宋_GB2312"/>
          <w:b/>
          <w:kern w:val="2"/>
          <w:position w:val="6"/>
        </w:rPr>
      </w:pPr>
      <w:r>
        <w:rPr>
          <w:rFonts w:hint="eastAsia" w:cs="仿宋_GB2312"/>
          <w:b/>
          <w:kern w:val="2"/>
          <w:position w:val="6"/>
        </w:rPr>
        <w:t>2.单元（或项目）设计</w:t>
      </w:r>
    </w:p>
    <w:tbl>
      <w:tblPr>
        <w:tblStyle w:val="9"/>
        <w:tblW w:w="95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370"/>
        <w:gridCol w:w="2209"/>
        <w:gridCol w:w="1080"/>
        <w:gridCol w:w="900"/>
        <w:gridCol w:w="1080"/>
        <w:gridCol w:w="1620"/>
      </w:tblGrid>
      <w:tr w14:paraId="3EC21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1" w:type="dxa"/>
            <w:gridSpan w:val="2"/>
            <w:tcBorders>
              <w:top w:val="single" w:color="auto" w:sz="4" w:space="0"/>
              <w:left w:val="single" w:color="auto" w:sz="4" w:space="0"/>
              <w:bottom w:val="single" w:color="auto" w:sz="4" w:space="0"/>
              <w:right w:val="single" w:color="auto" w:sz="4" w:space="0"/>
            </w:tcBorders>
            <w:noWrap w:val="0"/>
            <w:vAlign w:val="center"/>
          </w:tcPr>
          <w:p w14:paraId="35B6B8DE">
            <w:pPr>
              <w:widowControl/>
              <w:spacing w:line="240" w:lineRule="auto"/>
              <w:ind w:firstLine="0" w:firstLineChars="0"/>
              <w:rPr>
                <w:rFonts w:ascii="宋体" w:hAnsi="宋体" w:cs="宋体"/>
                <w:kern w:val="0"/>
              </w:rPr>
            </w:pPr>
            <w:r>
              <w:rPr>
                <w:rFonts w:hint="eastAsia" w:ascii="宋体" w:hAnsi="宋体" w:cs="宋体"/>
                <w:kern w:val="0"/>
              </w:rPr>
              <w:t>模块（或工作情境）</w:t>
            </w:r>
          </w:p>
        </w:tc>
        <w:tc>
          <w:tcPr>
            <w:tcW w:w="6889" w:type="dxa"/>
            <w:gridSpan w:val="5"/>
            <w:tcBorders>
              <w:top w:val="single" w:color="auto" w:sz="4" w:space="0"/>
              <w:left w:val="single" w:color="auto" w:sz="4" w:space="0"/>
              <w:bottom w:val="single" w:color="auto" w:sz="4" w:space="0"/>
              <w:right w:val="single" w:color="auto" w:sz="4" w:space="0"/>
            </w:tcBorders>
            <w:noWrap w:val="0"/>
            <w:vAlign w:val="center"/>
          </w:tcPr>
          <w:p w14:paraId="474317EB">
            <w:pPr>
              <w:rPr>
                <w:rFonts w:hint="default" w:ascii="宋体" w:hAnsi="宋体" w:eastAsia="宋体" w:cs="宋体"/>
                <w:kern w:val="0"/>
                <w:lang w:val="en-US" w:eastAsia="zh-CN"/>
              </w:rPr>
            </w:pPr>
            <w:r>
              <w:rPr>
                <w:rFonts w:hint="eastAsia" w:ascii="宋体" w:hAnsi="宋体"/>
                <w:lang w:val="en-US" w:eastAsia="zh-CN"/>
              </w:rPr>
              <w:t>欧洲服装史</w:t>
            </w:r>
          </w:p>
        </w:tc>
      </w:tr>
      <w:tr w14:paraId="3479064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281" w:type="dxa"/>
            <w:tcBorders>
              <w:top w:val="nil"/>
              <w:left w:val="single" w:color="auto" w:sz="4" w:space="0"/>
              <w:bottom w:val="single" w:color="auto" w:sz="4" w:space="0"/>
              <w:right w:val="single" w:color="auto" w:sz="4" w:space="0"/>
            </w:tcBorders>
            <w:shd w:val="clear" w:color="auto" w:fill="auto"/>
            <w:noWrap w:val="0"/>
            <w:vAlign w:val="center"/>
          </w:tcPr>
          <w:p w14:paraId="5D5D391B">
            <w:pPr>
              <w:ind w:firstLine="0" w:firstLineChars="0"/>
              <w:jc w:val="center"/>
              <w:rPr>
                <w:rFonts w:ascii="宋体" w:hAnsi="宋体" w:cs="宋体"/>
                <w:kern w:val="0"/>
              </w:rPr>
            </w:pPr>
            <w:r>
              <w:rPr>
                <w:rFonts w:hint="eastAsia" w:ascii="宋体" w:hAnsi="宋体"/>
                <w:szCs w:val="21"/>
                <w:lang w:val="en-US" w:eastAsia="zh-CN"/>
              </w:rPr>
              <w:t>单元一</w:t>
            </w:r>
          </w:p>
        </w:tc>
        <w:tc>
          <w:tcPr>
            <w:tcW w:w="4659" w:type="dxa"/>
            <w:gridSpan w:val="3"/>
            <w:tcBorders>
              <w:top w:val="nil"/>
              <w:left w:val="nil"/>
              <w:bottom w:val="single" w:color="auto" w:sz="4" w:space="0"/>
              <w:right w:val="single" w:color="auto" w:sz="4" w:space="0"/>
            </w:tcBorders>
            <w:shd w:val="clear" w:color="auto" w:fill="auto"/>
            <w:noWrap w:val="0"/>
            <w:vAlign w:val="center"/>
          </w:tcPr>
          <w:p w14:paraId="2FDB1A6B">
            <w:pPr>
              <w:autoSpaceDE w:val="0"/>
              <w:autoSpaceDN w:val="0"/>
              <w:adjustRightInd w:val="0"/>
              <w:spacing w:line="240" w:lineRule="auto"/>
              <w:ind w:firstLine="0" w:firstLineChars="0"/>
              <w:rPr>
                <w:rFonts w:ascii="宋体" w:hAnsi="宋体" w:cs="宋体"/>
                <w:kern w:val="0"/>
              </w:rPr>
            </w:pPr>
            <w:r>
              <w:rPr>
                <w:rFonts w:hint="eastAsia"/>
                <w:sz w:val="24"/>
              </w:rPr>
              <w:t>外国服饰的产生与发展和经济、文化背景</w:t>
            </w:r>
          </w:p>
        </w:tc>
        <w:tc>
          <w:tcPr>
            <w:tcW w:w="900" w:type="dxa"/>
            <w:vMerge w:val="restart"/>
            <w:tcBorders>
              <w:top w:val="nil"/>
              <w:left w:val="single" w:color="auto" w:sz="4" w:space="0"/>
              <w:right w:val="single" w:color="auto" w:sz="4" w:space="0"/>
            </w:tcBorders>
            <w:shd w:val="clear" w:color="auto" w:fill="auto"/>
            <w:noWrap w:val="0"/>
            <w:vAlign w:val="center"/>
          </w:tcPr>
          <w:p w14:paraId="46586F31">
            <w:pPr>
              <w:widowControl/>
              <w:spacing w:line="240" w:lineRule="auto"/>
              <w:ind w:firstLine="0" w:firstLineChars="0"/>
              <w:jc w:val="center"/>
              <w:rPr>
                <w:rFonts w:ascii="宋体" w:hAnsi="宋体" w:cs="宋体"/>
                <w:kern w:val="0"/>
              </w:rPr>
            </w:pPr>
            <w:r>
              <w:rPr>
                <w:rFonts w:hint="eastAsia" w:ascii="宋体" w:hAnsi="宋体" w:cs="宋体"/>
                <w:kern w:val="0"/>
              </w:rPr>
              <w:t>学时</w:t>
            </w:r>
          </w:p>
        </w:tc>
        <w:tc>
          <w:tcPr>
            <w:tcW w:w="1080" w:type="dxa"/>
            <w:tcBorders>
              <w:top w:val="nil"/>
              <w:left w:val="nil"/>
              <w:bottom w:val="single" w:color="auto" w:sz="4" w:space="0"/>
              <w:right w:val="single" w:color="auto" w:sz="4" w:space="0"/>
            </w:tcBorders>
            <w:shd w:val="clear" w:color="auto" w:fill="FFFFFF"/>
            <w:noWrap w:val="0"/>
            <w:vAlign w:val="center"/>
          </w:tcPr>
          <w:p w14:paraId="6BB2318A">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理论</w:t>
            </w:r>
          </w:p>
        </w:tc>
        <w:tc>
          <w:tcPr>
            <w:tcW w:w="1620" w:type="dxa"/>
            <w:tcBorders>
              <w:top w:val="nil"/>
              <w:left w:val="nil"/>
              <w:bottom w:val="single" w:color="auto" w:sz="4" w:space="0"/>
              <w:right w:val="single" w:color="auto" w:sz="4" w:space="0"/>
            </w:tcBorders>
            <w:noWrap w:val="0"/>
            <w:vAlign w:val="center"/>
          </w:tcPr>
          <w:p w14:paraId="74048F2F">
            <w:pPr>
              <w:widowControl/>
              <w:spacing w:line="240" w:lineRule="auto"/>
              <w:ind w:firstLine="0" w:firstLineChars="0"/>
              <w:jc w:val="left"/>
              <w:rPr>
                <w:rFonts w:hint="default" w:ascii="宋体" w:hAnsi="宋体" w:eastAsia="宋体" w:cs="宋体"/>
                <w:kern w:val="0"/>
                <w:lang w:val="en-US" w:eastAsia="zh-CN"/>
              </w:rPr>
            </w:pPr>
            <w:r>
              <w:rPr>
                <w:rFonts w:hint="eastAsia" w:ascii="宋体" w:hAnsi="宋体" w:cs="宋体"/>
                <w:kern w:val="0"/>
              </w:rPr>
              <w:t>　</w:t>
            </w:r>
            <w:r>
              <w:rPr>
                <w:rFonts w:hint="eastAsia" w:ascii="宋体" w:hAnsi="宋体" w:cs="宋体"/>
                <w:kern w:val="0"/>
                <w:lang w:val="en-US" w:eastAsia="zh-CN"/>
              </w:rPr>
              <w:t>14</w:t>
            </w:r>
          </w:p>
        </w:tc>
      </w:tr>
      <w:tr w14:paraId="32353B9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281" w:type="dxa"/>
            <w:tcBorders>
              <w:top w:val="nil"/>
              <w:left w:val="single" w:color="auto" w:sz="4" w:space="0"/>
              <w:bottom w:val="single" w:color="auto" w:sz="4" w:space="0"/>
              <w:right w:val="single" w:color="auto" w:sz="4" w:space="0"/>
            </w:tcBorders>
            <w:shd w:val="clear" w:color="auto" w:fill="auto"/>
            <w:noWrap w:val="0"/>
            <w:vAlign w:val="center"/>
          </w:tcPr>
          <w:p w14:paraId="62C3C19B">
            <w:pPr>
              <w:ind w:firstLine="0" w:firstLineChars="0"/>
              <w:jc w:val="center"/>
              <w:rPr>
                <w:rFonts w:ascii="宋体" w:hAnsi="宋体" w:cs="宋体"/>
                <w:kern w:val="0"/>
              </w:rPr>
            </w:pPr>
            <w:r>
              <w:rPr>
                <w:rFonts w:hint="eastAsia" w:ascii="宋体" w:hAnsi="宋体"/>
                <w:szCs w:val="21"/>
                <w:lang w:val="en-US" w:eastAsia="zh-CN"/>
              </w:rPr>
              <w:t>单元二</w:t>
            </w:r>
          </w:p>
        </w:tc>
        <w:tc>
          <w:tcPr>
            <w:tcW w:w="4659" w:type="dxa"/>
            <w:gridSpan w:val="3"/>
            <w:tcBorders>
              <w:top w:val="nil"/>
              <w:left w:val="nil"/>
              <w:bottom w:val="single" w:color="auto" w:sz="4" w:space="0"/>
              <w:right w:val="single" w:color="auto" w:sz="4" w:space="0"/>
            </w:tcBorders>
            <w:shd w:val="clear" w:color="auto" w:fill="auto"/>
            <w:noWrap w:val="0"/>
            <w:vAlign w:val="center"/>
          </w:tcPr>
          <w:p w14:paraId="11FDE3C6">
            <w:pPr>
              <w:autoSpaceDE w:val="0"/>
              <w:autoSpaceDN w:val="0"/>
              <w:adjustRightInd w:val="0"/>
              <w:spacing w:line="240" w:lineRule="auto"/>
              <w:ind w:firstLine="0" w:firstLineChars="0"/>
              <w:rPr>
                <w:rFonts w:hint="eastAsia" w:ascii="宋体" w:hAnsi="Calibri" w:cs="宋体"/>
                <w:kern w:val="0"/>
                <w:sz w:val="21"/>
                <w:szCs w:val="21"/>
                <w:lang w:val="zh-CN"/>
              </w:rPr>
            </w:pPr>
            <w:r>
              <w:rPr>
                <w:rFonts w:hint="eastAsia"/>
                <w:sz w:val="24"/>
              </w:rPr>
              <w:t>各国服饰在各个时期的特征</w:t>
            </w:r>
          </w:p>
        </w:tc>
        <w:tc>
          <w:tcPr>
            <w:tcW w:w="900" w:type="dxa"/>
            <w:vMerge w:val="continue"/>
            <w:tcBorders>
              <w:left w:val="single" w:color="auto" w:sz="4" w:space="0"/>
              <w:right w:val="single" w:color="auto" w:sz="4" w:space="0"/>
            </w:tcBorders>
            <w:shd w:val="clear" w:color="auto" w:fill="auto"/>
            <w:noWrap w:val="0"/>
            <w:vAlign w:val="center"/>
          </w:tcPr>
          <w:p w14:paraId="2B12D9A5">
            <w:pPr>
              <w:widowControl/>
              <w:spacing w:line="240" w:lineRule="auto"/>
              <w:ind w:firstLine="0" w:firstLineChars="0"/>
              <w:jc w:val="left"/>
              <w:rPr>
                <w:rFonts w:ascii="宋体" w:hAnsi="宋体" w:cs="宋体"/>
                <w:kern w:val="0"/>
              </w:rPr>
            </w:pPr>
          </w:p>
        </w:tc>
        <w:tc>
          <w:tcPr>
            <w:tcW w:w="1080" w:type="dxa"/>
            <w:tcBorders>
              <w:top w:val="nil"/>
              <w:left w:val="nil"/>
              <w:bottom w:val="single" w:color="auto" w:sz="4" w:space="0"/>
              <w:right w:val="single" w:color="auto" w:sz="4" w:space="0"/>
            </w:tcBorders>
            <w:shd w:val="clear" w:color="auto" w:fill="FFFFFF"/>
            <w:noWrap w:val="0"/>
            <w:vAlign w:val="center"/>
          </w:tcPr>
          <w:p w14:paraId="394F7400">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实践</w:t>
            </w:r>
          </w:p>
        </w:tc>
        <w:tc>
          <w:tcPr>
            <w:tcW w:w="1620" w:type="dxa"/>
            <w:tcBorders>
              <w:top w:val="nil"/>
              <w:left w:val="nil"/>
              <w:bottom w:val="single" w:color="auto" w:sz="4" w:space="0"/>
              <w:right w:val="single" w:color="auto" w:sz="4" w:space="0"/>
            </w:tcBorders>
            <w:noWrap w:val="0"/>
            <w:vAlign w:val="center"/>
          </w:tcPr>
          <w:p w14:paraId="10EA232E">
            <w:pPr>
              <w:widowControl/>
              <w:spacing w:line="240" w:lineRule="auto"/>
              <w:ind w:firstLine="210" w:firstLineChars="100"/>
              <w:jc w:val="left"/>
              <w:rPr>
                <w:rFonts w:hint="eastAsia" w:ascii="宋体" w:hAnsi="宋体" w:eastAsia="宋体" w:cs="宋体"/>
                <w:kern w:val="0"/>
                <w:lang w:eastAsia="zh-CN"/>
              </w:rPr>
            </w:pPr>
            <w:r>
              <w:rPr>
                <w:rFonts w:hint="eastAsia" w:ascii="宋体" w:hAnsi="宋体" w:cs="宋体"/>
                <w:kern w:val="0"/>
                <w:lang w:val="en-US" w:eastAsia="zh-CN"/>
              </w:rPr>
              <w:t>4</w:t>
            </w:r>
          </w:p>
        </w:tc>
      </w:tr>
      <w:tr w14:paraId="4C02B01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281" w:type="dxa"/>
            <w:tcBorders>
              <w:top w:val="nil"/>
              <w:left w:val="single" w:color="auto" w:sz="4" w:space="0"/>
              <w:bottom w:val="single" w:color="auto" w:sz="4" w:space="0"/>
              <w:right w:val="single" w:color="auto" w:sz="4" w:space="0"/>
            </w:tcBorders>
            <w:shd w:val="clear" w:color="auto" w:fill="auto"/>
            <w:noWrap w:val="0"/>
            <w:vAlign w:val="center"/>
          </w:tcPr>
          <w:p w14:paraId="4DA4D524">
            <w:pPr>
              <w:ind w:firstLine="0" w:firstLineChars="0"/>
              <w:jc w:val="center"/>
              <w:rPr>
                <w:rFonts w:hint="eastAsia" w:ascii="宋体" w:hAnsi="宋体" w:eastAsia="宋体" w:cs="宋体"/>
                <w:kern w:val="0"/>
                <w:lang w:eastAsia="zh-CN"/>
              </w:rPr>
            </w:pPr>
            <w:r>
              <w:rPr>
                <w:rFonts w:hint="eastAsia" w:ascii="宋体" w:hAnsi="宋体"/>
                <w:szCs w:val="21"/>
                <w:lang w:val="en-US" w:eastAsia="zh-CN"/>
              </w:rPr>
              <w:t>单元三</w:t>
            </w:r>
          </w:p>
        </w:tc>
        <w:tc>
          <w:tcPr>
            <w:tcW w:w="4659" w:type="dxa"/>
            <w:gridSpan w:val="3"/>
            <w:tcBorders>
              <w:top w:val="nil"/>
              <w:left w:val="nil"/>
              <w:bottom w:val="single" w:color="auto" w:sz="4" w:space="0"/>
              <w:right w:val="single" w:color="auto" w:sz="4" w:space="0"/>
            </w:tcBorders>
            <w:shd w:val="clear" w:color="auto" w:fill="auto"/>
            <w:noWrap w:val="0"/>
            <w:vAlign w:val="center"/>
          </w:tcPr>
          <w:p w14:paraId="0996B64D">
            <w:pPr>
              <w:autoSpaceDE w:val="0"/>
              <w:autoSpaceDN w:val="0"/>
              <w:adjustRightInd w:val="0"/>
              <w:spacing w:line="240" w:lineRule="auto"/>
              <w:ind w:firstLine="0" w:firstLineChars="0"/>
              <w:rPr>
                <w:rFonts w:hint="eastAsia" w:ascii="宋体" w:hAnsi="宋体" w:cs="宋体"/>
                <w:kern w:val="0"/>
              </w:rPr>
            </w:pPr>
            <w:r>
              <w:rPr>
                <w:rFonts w:hint="eastAsia"/>
                <w:sz w:val="24"/>
              </w:rPr>
              <w:t>现代世界服饰的现状及发展趋势</w:t>
            </w:r>
          </w:p>
        </w:tc>
        <w:tc>
          <w:tcPr>
            <w:tcW w:w="900" w:type="dxa"/>
            <w:vMerge w:val="continue"/>
            <w:tcBorders>
              <w:left w:val="single" w:color="auto" w:sz="4" w:space="0"/>
              <w:right w:val="single" w:color="auto" w:sz="4" w:space="0"/>
            </w:tcBorders>
            <w:shd w:val="clear" w:color="auto" w:fill="auto"/>
            <w:noWrap w:val="0"/>
            <w:vAlign w:val="center"/>
          </w:tcPr>
          <w:p w14:paraId="62A543F3">
            <w:pPr>
              <w:widowControl/>
              <w:spacing w:line="240" w:lineRule="auto"/>
              <w:ind w:firstLine="0" w:firstLineChars="0"/>
              <w:jc w:val="left"/>
              <w:rPr>
                <w:rFonts w:ascii="宋体" w:hAnsi="宋体" w:cs="宋体"/>
                <w:kern w:val="0"/>
              </w:rPr>
            </w:pPr>
          </w:p>
        </w:tc>
        <w:tc>
          <w:tcPr>
            <w:tcW w:w="1080" w:type="dxa"/>
            <w:tcBorders>
              <w:top w:val="nil"/>
              <w:left w:val="nil"/>
              <w:bottom w:val="single" w:color="auto" w:sz="4" w:space="0"/>
              <w:right w:val="single" w:color="auto" w:sz="4" w:space="0"/>
            </w:tcBorders>
            <w:shd w:val="clear" w:color="auto" w:fill="FFFFFF"/>
            <w:noWrap w:val="0"/>
            <w:vAlign w:val="center"/>
          </w:tcPr>
          <w:p w14:paraId="1524C2F3">
            <w:pPr>
              <w:widowControl/>
              <w:spacing w:line="240" w:lineRule="auto"/>
              <w:ind w:firstLine="0" w:firstLineChars="0"/>
              <w:jc w:val="center"/>
              <w:rPr>
                <w:rFonts w:hint="eastAsia" w:ascii="宋体" w:hAnsi="宋体" w:cs="宋体"/>
                <w:kern w:val="0"/>
                <w:sz w:val="21"/>
                <w:szCs w:val="21"/>
              </w:rPr>
            </w:pPr>
          </w:p>
        </w:tc>
        <w:tc>
          <w:tcPr>
            <w:tcW w:w="1620" w:type="dxa"/>
            <w:tcBorders>
              <w:top w:val="nil"/>
              <w:left w:val="nil"/>
              <w:bottom w:val="single" w:color="auto" w:sz="4" w:space="0"/>
              <w:right w:val="single" w:color="auto" w:sz="4" w:space="0"/>
            </w:tcBorders>
            <w:noWrap w:val="0"/>
            <w:vAlign w:val="center"/>
          </w:tcPr>
          <w:p w14:paraId="545CF38D">
            <w:pPr>
              <w:widowControl/>
              <w:spacing w:line="240" w:lineRule="auto"/>
              <w:ind w:firstLine="210" w:firstLineChars="100"/>
              <w:jc w:val="left"/>
              <w:rPr>
                <w:rFonts w:hint="eastAsia" w:ascii="宋体" w:hAnsi="宋体" w:cs="宋体"/>
                <w:kern w:val="0"/>
              </w:rPr>
            </w:pPr>
          </w:p>
        </w:tc>
      </w:tr>
      <w:tr w14:paraId="067CA18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281" w:type="dxa"/>
            <w:tcBorders>
              <w:top w:val="nil"/>
              <w:left w:val="single" w:color="auto" w:sz="4" w:space="0"/>
              <w:bottom w:val="single" w:color="auto" w:sz="4" w:space="0"/>
              <w:right w:val="single" w:color="auto" w:sz="4" w:space="0"/>
            </w:tcBorders>
            <w:shd w:val="clear" w:color="auto" w:fill="auto"/>
            <w:noWrap w:val="0"/>
            <w:vAlign w:val="center"/>
          </w:tcPr>
          <w:p w14:paraId="06513708">
            <w:pPr>
              <w:ind w:firstLine="0" w:firstLineChars="0"/>
              <w:jc w:val="center"/>
              <w:rPr>
                <w:rFonts w:hint="default" w:ascii="宋体" w:hAnsi="宋体"/>
                <w:szCs w:val="21"/>
                <w:lang w:val="en-US" w:eastAsia="zh-CN"/>
              </w:rPr>
            </w:pPr>
            <w:r>
              <w:rPr>
                <w:rFonts w:hint="eastAsia" w:ascii="宋体" w:hAnsi="宋体"/>
                <w:szCs w:val="21"/>
                <w:lang w:val="en-US" w:eastAsia="zh-CN"/>
              </w:rPr>
              <w:t>单元四</w:t>
            </w:r>
          </w:p>
        </w:tc>
        <w:tc>
          <w:tcPr>
            <w:tcW w:w="4659" w:type="dxa"/>
            <w:gridSpan w:val="3"/>
            <w:tcBorders>
              <w:top w:val="nil"/>
              <w:left w:val="nil"/>
              <w:bottom w:val="single" w:color="auto" w:sz="4" w:space="0"/>
              <w:right w:val="single" w:color="auto" w:sz="4" w:space="0"/>
            </w:tcBorders>
            <w:shd w:val="clear" w:color="auto" w:fill="auto"/>
            <w:noWrap w:val="0"/>
            <w:vAlign w:val="center"/>
          </w:tcPr>
          <w:p w14:paraId="7809F2FF">
            <w:pPr>
              <w:autoSpaceDE w:val="0"/>
              <w:autoSpaceDN w:val="0"/>
              <w:adjustRightInd w:val="0"/>
              <w:spacing w:line="240" w:lineRule="auto"/>
              <w:ind w:firstLine="0" w:firstLineChars="0"/>
              <w:rPr>
                <w:rFonts w:hint="eastAsia"/>
                <w:sz w:val="24"/>
              </w:rPr>
            </w:pPr>
            <w:r>
              <w:rPr>
                <w:rFonts w:hint="eastAsia"/>
                <w:sz w:val="24"/>
              </w:rPr>
              <w:t>西方服饰</w:t>
            </w:r>
            <w:r>
              <w:rPr>
                <w:rFonts w:hint="eastAsia"/>
                <w:sz w:val="24"/>
                <w:lang w:val="en-US" w:eastAsia="zh-CN"/>
              </w:rPr>
              <w:t>造型</w:t>
            </w:r>
            <w:r>
              <w:rPr>
                <w:rFonts w:hint="eastAsia"/>
                <w:sz w:val="24"/>
              </w:rPr>
              <w:t>的发展</w:t>
            </w:r>
          </w:p>
        </w:tc>
        <w:tc>
          <w:tcPr>
            <w:tcW w:w="900" w:type="dxa"/>
            <w:vMerge w:val="continue"/>
            <w:tcBorders>
              <w:left w:val="single" w:color="auto" w:sz="4" w:space="0"/>
              <w:bottom w:val="single" w:color="000000" w:sz="4" w:space="0"/>
              <w:right w:val="single" w:color="auto" w:sz="4" w:space="0"/>
            </w:tcBorders>
            <w:shd w:val="clear" w:color="auto" w:fill="auto"/>
            <w:noWrap w:val="0"/>
            <w:vAlign w:val="center"/>
          </w:tcPr>
          <w:p w14:paraId="40E8BF81">
            <w:pPr>
              <w:widowControl/>
              <w:spacing w:line="240" w:lineRule="auto"/>
              <w:ind w:firstLine="0" w:firstLineChars="0"/>
              <w:jc w:val="left"/>
              <w:rPr>
                <w:rFonts w:ascii="宋体" w:hAnsi="宋体" w:cs="宋体"/>
                <w:kern w:val="0"/>
              </w:rPr>
            </w:pPr>
          </w:p>
        </w:tc>
        <w:tc>
          <w:tcPr>
            <w:tcW w:w="1080" w:type="dxa"/>
            <w:tcBorders>
              <w:top w:val="nil"/>
              <w:left w:val="nil"/>
              <w:bottom w:val="single" w:color="auto" w:sz="4" w:space="0"/>
              <w:right w:val="single" w:color="auto" w:sz="4" w:space="0"/>
            </w:tcBorders>
            <w:shd w:val="clear" w:color="auto" w:fill="FFFFFF"/>
            <w:noWrap w:val="0"/>
            <w:vAlign w:val="center"/>
          </w:tcPr>
          <w:p w14:paraId="74DDD4E2">
            <w:pPr>
              <w:widowControl/>
              <w:spacing w:line="240" w:lineRule="auto"/>
              <w:ind w:firstLine="0" w:firstLineChars="0"/>
              <w:jc w:val="center"/>
              <w:rPr>
                <w:rFonts w:hint="eastAsia" w:ascii="宋体" w:hAnsi="宋体" w:cs="宋体"/>
                <w:kern w:val="0"/>
                <w:sz w:val="21"/>
                <w:szCs w:val="21"/>
              </w:rPr>
            </w:pPr>
          </w:p>
        </w:tc>
        <w:tc>
          <w:tcPr>
            <w:tcW w:w="1620" w:type="dxa"/>
            <w:tcBorders>
              <w:top w:val="nil"/>
              <w:left w:val="nil"/>
              <w:bottom w:val="single" w:color="auto" w:sz="4" w:space="0"/>
              <w:right w:val="single" w:color="auto" w:sz="4" w:space="0"/>
            </w:tcBorders>
            <w:noWrap w:val="0"/>
            <w:vAlign w:val="center"/>
          </w:tcPr>
          <w:p w14:paraId="3BE93919">
            <w:pPr>
              <w:widowControl/>
              <w:spacing w:line="240" w:lineRule="auto"/>
              <w:ind w:firstLine="210" w:firstLineChars="100"/>
              <w:jc w:val="left"/>
              <w:rPr>
                <w:rFonts w:hint="eastAsia" w:ascii="宋体" w:hAnsi="宋体" w:cs="宋体"/>
                <w:kern w:val="0"/>
              </w:rPr>
            </w:pPr>
          </w:p>
        </w:tc>
      </w:tr>
      <w:tr w14:paraId="5062903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540" w:type="dxa"/>
            <w:gridSpan w:val="7"/>
            <w:tcBorders>
              <w:top w:val="single" w:color="auto" w:sz="4" w:space="0"/>
              <w:left w:val="single" w:color="auto" w:sz="4" w:space="0"/>
              <w:bottom w:val="single" w:color="auto" w:sz="4" w:space="0"/>
              <w:right w:val="single" w:color="auto" w:sz="4" w:space="0"/>
            </w:tcBorders>
            <w:noWrap w:val="0"/>
            <w:vAlign w:val="center"/>
          </w:tcPr>
          <w:p w14:paraId="33FDA19B">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000B998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540" w:type="dxa"/>
            <w:gridSpan w:val="7"/>
            <w:tcBorders>
              <w:top w:val="single" w:color="auto" w:sz="4" w:space="0"/>
              <w:left w:val="single" w:color="auto" w:sz="4" w:space="0"/>
              <w:bottom w:val="single" w:color="auto" w:sz="4" w:space="0"/>
              <w:right w:val="single" w:color="auto" w:sz="4" w:space="0"/>
            </w:tcBorders>
            <w:noWrap w:val="0"/>
            <w:vAlign w:val="center"/>
          </w:tcPr>
          <w:p w14:paraId="7A99FCD9">
            <w:pPr>
              <w:widowControl/>
              <w:spacing w:line="240" w:lineRule="auto"/>
              <w:ind w:firstLine="0" w:firstLineChars="0"/>
              <w:jc w:val="left"/>
              <w:rPr>
                <w:rFonts w:hint="default" w:ascii="宋体" w:hAnsi="宋体" w:eastAsia="宋体" w:cs="宋体"/>
                <w:kern w:val="0"/>
                <w:lang w:val="en-US" w:eastAsia="zh-CN"/>
              </w:rPr>
            </w:pPr>
            <w:r>
              <w:rPr>
                <w:rFonts w:hint="eastAsia" w:ascii="宋体" w:cs="宋体"/>
                <w:kern w:val="0"/>
                <w:lang w:val="en-US" w:eastAsia="zh-CN"/>
              </w:rPr>
              <w:t>认识服装品牌、认识服装设计大师，了解服装流行行为，掌握流行预测的基本原则和方法，了解服装设计程序，</w:t>
            </w:r>
            <w:r>
              <w:rPr>
                <w:rFonts w:hint="eastAsia"/>
              </w:rPr>
              <w:t>让学生全方位了解</w:t>
            </w:r>
            <w:r>
              <w:rPr>
                <w:rFonts w:hint="eastAsia"/>
                <w:lang w:val="en-US" w:eastAsia="zh-CN"/>
              </w:rPr>
              <w:t>服装</w:t>
            </w:r>
            <w:r>
              <w:rPr>
                <w:rFonts w:hint="eastAsia"/>
              </w:rPr>
              <w:t>设计的基础知识。</w:t>
            </w:r>
          </w:p>
        </w:tc>
      </w:tr>
      <w:tr w14:paraId="61EEE2B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2CE9EE88">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680" w:type="dxa"/>
            <w:gridSpan w:val="4"/>
            <w:tcBorders>
              <w:top w:val="nil"/>
              <w:left w:val="nil"/>
              <w:bottom w:val="single" w:color="auto" w:sz="4" w:space="0"/>
              <w:right w:val="single" w:color="auto" w:sz="4" w:space="0"/>
            </w:tcBorders>
            <w:noWrap w:val="0"/>
            <w:vAlign w:val="center"/>
          </w:tcPr>
          <w:p w14:paraId="78781835">
            <w:pPr>
              <w:widowControl/>
              <w:spacing w:line="240" w:lineRule="auto"/>
              <w:ind w:firstLine="0" w:firstLineChars="0"/>
              <w:jc w:val="left"/>
              <w:rPr>
                <w:rFonts w:ascii="宋体" w:hAnsi="宋体" w:cs="宋体"/>
                <w:kern w:val="0"/>
              </w:rPr>
            </w:pPr>
            <w:r>
              <w:rPr>
                <w:rFonts w:hint="eastAsia" w:ascii="宋体" w:hAnsi="宋体" w:cs="宋体"/>
                <w:kern w:val="0"/>
              </w:rPr>
              <w:t>主要教学方法</w:t>
            </w:r>
          </w:p>
        </w:tc>
      </w:tr>
      <w:tr w14:paraId="2FC4D0B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149D09A6">
            <w:pPr>
              <w:ind w:left="0" w:leftChars="0" w:firstLine="0" w:firstLineChars="0"/>
              <w:rPr>
                <w:rFonts w:hint="eastAsia"/>
                <w:b w:val="0"/>
                <w:bCs w:val="0"/>
                <w:sz w:val="24"/>
              </w:rPr>
            </w:pPr>
            <w:r>
              <w:rPr>
                <w:rFonts w:hint="eastAsia"/>
                <w:b w:val="0"/>
                <w:bCs w:val="0"/>
                <w:sz w:val="24"/>
                <w:lang w:val="en-US" w:eastAsia="zh-CN"/>
              </w:rPr>
              <w:t>单元</w:t>
            </w:r>
            <w:r>
              <w:rPr>
                <w:rFonts w:hint="eastAsia"/>
                <w:b w:val="0"/>
                <w:bCs w:val="0"/>
                <w:sz w:val="24"/>
              </w:rPr>
              <w:t xml:space="preserve">一 </w:t>
            </w:r>
            <w:r>
              <w:rPr>
                <w:rFonts w:hint="eastAsia"/>
                <w:b w:val="0"/>
                <w:bCs w:val="0"/>
                <w:sz w:val="24"/>
                <w:lang w:val="en-US" w:eastAsia="zh-CN"/>
              </w:rPr>
              <w:t>西方</w:t>
            </w:r>
            <w:r>
              <w:rPr>
                <w:rFonts w:hint="eastAsia"/>
                <w:sz w:val="24"/>
              </w:rPr>
              <w:t>服饰的产生与发展和经济、文化背景</w:t>
            </w:r>
          </w:p>
          <w:p w14:paraId="316C2714">
            <w:pPr>
              <w:numPr>
                <w:ilvl w:val="0"/>
                <w:numId w:val="0"/>
              </w:numPr>
              <w:spacing w:line="460" w:lineRule="exact"/>
              <w:rPr>
                <w:sz w:val="24"/>
                <w:szCs w:val="20"/>
              </w:rPr>
            </w:pPr>
            <w:r>
              <w:rPr>
                <w:rFonts w:hint="eastAsia"/>
                <w:sz w:val="24"/>
                <w:lang w:val="en-US" w:eastAsia="zh-CN"/>
              </w:rPr>
              <w:t>1、西方</w:t>
            </w:r>
            <w:r>
              <w:rPr>
                <w:rFonts w:hint="eastAsia"/>
                <w:sz w:val="24"/>
              </w:rPr>
              <w:t>服饰的起源与发展</w:t>
            </w:r>
          </w:p>
          <w:p w14:paraId="65CA0F4E">
            <w:pPr>
              <w:numPr>
                <w:ilvl w:val="0"/>
                <w:numId w:val="0"/>
              </w:numPr>
              <w:spacing w:line="460" w:lineRule="exact"/>
              <w:rPr>
                <w:sz w:val="24"/>
                <w:szCs w:val="20"/>
              </w:rPr>
            </w:pPr>
            <w:r>
              <w:rPr>
                <w:rFonts w:hint="eastAsia"/>
                <w:sz w:val="24"/>
                <w:lang w:val="en-US" w:eastAsia="zh-CN"/>
              </w:rPr>
              <w:t>2、西方</w:t>
            </w:r>
            <w:r>
              <w:rPr>
                <w:rFonts w:hint="eastAsia"/>
                <w:sz w:val="24"/>
              </w:rPr>
              <w:t>服饰以及与中国传统服饰的差异</w:t>
            </w:r>
          </w:p>
          <w:p w14:paraId="65800F30">
            <w:pPr>
              <w:numPr>
                <w:ilvl w:val="0"/>
                <w:numId w:val="0"/>
              </w:numPr>
              <w:spacing w:line="460" w:lineRule="exact"/>
              <w:rPr>
                <w:sz w:val="24"/>
                <w:szCs w:val="20"/>
              </w:rPr>
            </w:pPr>
            <w:r>
              <w:rPr>
                <w:rFonts w:hint="eastAsia"/>
                <w:sz w:val="24"/>
                <w:lang w:val="en-US" w:eastAsia="zh-CN"/>
              </w:rPr>
              <w:t>3、</w:t>
            </w:r>
            <w:r>
              <w:rPr>
                <w:rFonts w:hint="eastAsia"/>
                <w:sz w:val="24"/>
              </w:rPr>
              <w:t>服饰与经济、文化背景的关系</w:t>
            </w:r>
          </w:p>
          <w:p w14:paraId="4FA412FD">
            <w:pPr>
              <w:spacing w:line="460" w:lineRule="exact"/>
              <w:ind w:left="0" w:leftChars="0" w:firstLine="0" w:firstLineChars="0"/>
              <w:rPr>
                <w:sz w:val="24"/>
                <w:szCs w:val="20"/>
              </w:rPr>
            </w:pPr>
            <w:r>
              <w:rPr>
                <w:rFonts w:hint="eastAsia"/>
                <w:sz w:val="24"/>
              </w:rPr>
              <w:t>重点：</w:t>
            </w:r>
            <w:r>
              <w:rPr>
                <w:rFonts w:hint="eastAsia"/>
                <w:sz w:val="24"/>
                <w:lang w:val="en-US" w:eastAsia="zh-CN"/>
              </w:rPr>
              <w:t>西方</w:t>
            </w:r>
            <w:r>
              <w:rPr>
                <w:rFonts w:hint="eastAsia"/>
                <w:sz w:val="24"/>
              </w:rPr>
              <w:t>服装特色的形成原因</w:t>
            </w:r>
          </w:p>
          <w:p w14:paraId="7C9A1C9F">
            <w:pPr>
              <w:rPr>
                <w:rFonts w:hint="eastAsia"/>
                <w:b w:val="0"/>
                <w:bCs w:val="0"/>
                <w:sz w:val="24"/>
              </w:rPr>
            </w:pPr>
          </w:p>
          <w:p w14:paraId="6F64FDCA">
            <w:pPr>
              <w:ind w:left="0" w:leftChars="0" w:firstLine="0" w:firstLineChars="0"/>
              <w:rPr>
                <w:rFonts w:hint="eastAsia"/>
                <w:b w:val="0"/>
                <w:bCs w:val="0"/>
                <w:sz w:val="24"/>
              </w:rPr>
            </w:pPr>
            <w:r>
              <w:rPr>
                <w:rFonts w:hint="eastAsia"/>
                <w:b w:val="0"/>
                <w:bCs w:val="0"/>
                <w:sz w:val="24"/>
                <w:lang w:val="en-US" w:eastAsia="zh-CN"/>
              </w:rPr>
              <w:t>单元</w:t>
            </w:r>
            <w:r>
              <w:rPr>
                <w:rFonts w:hint="eastAsia"/>
                <w:b w:val="0"/>
                <w:bCs w:val="0"/>
                <w:sz w:val="24"/>
              </w:rPr>
              <w:t xml:space="preserve">二  </w:t>
            </w:r>
            <w:r>
              <w:rPr>
                <w:rFonts w:hint="eastAsia"/>
                <w:sz w:val="24"/>
              </w:rPr>
              <w:t>各国服饰在各个时期的特征</w:t>
            </w:r>
          </w:p>
          <w:p w14:paraId="7580CDE5">
            <w:pPr>
              <w:numPr>
                <w:ilvl w:val="0"/>
                <w:numId w:val="0"/>
              </w:numPr>
              <w:spacing w:line="460" w:lineRule="exact"/>
              <w:rPr>
                <w:sz w:val="24"/>
                <w:szCs w:val="20"/>
              </w:rPr>
            </w:pPr>
            <w:r>
              <w:rPr>
                <w:rFonts w:hint="eastAsia"/>
                <w:sz w:val="24"/>
                <w:lang w:val="en-US" w:eastAsia="zh-CN"/>
              </w:rPr>
              <w:t>1、</w:t>
            </w:r>
            <w:r>
              <w:rPr>
                <w:rFonts w:hint="eastAsia"/>
                <w:sz w:val="24"/>
              </w:rPr>
              <w:t>各个时期服饰的发展的特征和轨迹</w:t>
            </w:r>
          </w:p>
          <w:p w14:paraId="487EF017">
            <w:pPr>
              <w:numPr>
                <w:ilvl w:val="0"/>
                <w:numId w:val="0"/>
              </w:numPr>
              <w:spacing w:line="460" w:lineRule="exact"/>
              <w:rPr>
                <w:rFonts w:hint="eastAsia"/>
                <w:sz w:val="24"/>
                <w:lang w:val="en-US" w:eastAsia="zh-CN"/>
              </w:rPr>
            </w:pPr>
            <w:r>
              <w:rPr>
                <w:rFonts w:hint="eastAsia"/>
                <w:sz w:val="24"/>
                <w:lang w:val="en-US" w:eastAsia="zh-CN"/>
              </w:rPr>
              <w:t>2、</w:t>
            </w:r>
            <w:r>
              <w:rPr>
                <w:rFonts w:hint="eastAsia"/>
                <w:sz w:val="24"/>
              </w:rPr>
              <w:t>各个时期服饰</w:t>
            </w:r>
            <w:r>
              <w:rPr>
                <w:rFonts w:hint="eastAsia"/>
                <w:sz w:val="24"/>
                <w:lang w:val="en-US" w:eastAsia="zh-CN"/>
              </w:rPr>
              <w:t>造型特征以及代表</w:t>
            </w:r>
          </w:p>
          <w:p w14:paraId="7B00B7A0">
            <w:pPr>
              <w:numPr>
                <w:ilvl w:val="0"/>
                <w:numId w:val="0"/>
              </w:numPr>
              <w:spacing w:line="460" w:lineRule="exact"/>
              <w:rPr>
                <w:rFonts w:hint="default"/>
                <w:sz w:val="24"/>
                <w:lang w:val="en-US" w:eastAsia="zh-CN"/>
              </w:rPr>
            </w:pPr>
            <w:r>
              <w:rPr>
                <w:rFonts w:hint="eastAsia"/>
                <w:sz w:val="24"/>
                <w:szCs w:val="20"/>
                <w:lang w:val="en-US" w:eastAsia="zh-CN"/>
              </w:rPr>
              <w:t>3</w:t>
            </w:r>
            <w:r>
              <w:rPr>
                <w:rFonts w:hint="eastAsia"/>
                <w:sz w:val="24"/>
                <w:szCs w:val="20"/>
              </w:rPr>
              <w:t>、</w:t>
            </w:r>
            <w:r>
              <w:rPr>
                <w:rFonts w:hint="eastAsia"/>
                <w:sz w:val="24"/>
              </w:rPr>
              <w:t>东方文化对西方服饰的影响</w:t>
            </w:r>
          </w:p>
          <w:p w14:paraId="055C2FC1">
            <w:pPr>
              <w:spacing w:line="460" w:lineRule="exact"/>
              <w:ind w:left="0" w:leftChars="0" w:firstLine="0" w:firstLineChars="0"/>
              <w:rPr>
                <w:rFonts w:hint="eastAsia"/>
                <w:sz w:val="24"/>
              </w:rPr>
            </w:pPr>
            <w:r>
              <w:rPr>
                <w:rFonts w:hint="eastAsia"/>
                <w:sz w:val="24"/>
              </w:rPr>
              <w:t>重点：</w:t>
            </w:r>
          </w:p>
          <w:p w14:paraId="551F4054">
            <w:pPr>
              <w:spacing w:line="460" w:lineRule="exact"/>
              <w:ind w:left="0" w:leftChars="0" w:firstLine="0" w:firstLineChars="0"/>
              <w:rPr>
                <w:rFonts w:hint="eastAsia"/>
                <w:sz w:val="24"/>
              </w:rPr>
            </w:pPr>
            <w:r>
              <w:rPr>
                <w:rFonts w:hint="eastAsia"/>
                <w:sz w:val="24"/>
              </w:rPr>
              <w:t>1、各个时期服饰</w:t>
            </w:r>
            <w:r>
              <w:rPr>
                <w:rFonts w:hint="eastAsia"/>
                <w:sz w:val="24"/>
                <w:lang w:val="en-US" w:eastAsia="zh-CN"/>
              </w:rPr>
              <w:t>造型特征</w:t>
            </w:r>
          </w:p>
          <w:p w14:paraId="2452E9E2">
            <w:pPr>
              <w:spacing w:line="460" w:lineRule="exact"/>
              <w:ind w:left="0" w:leftChars="0" w:firstLine="0" w:firstLineChars="0"/>
              <w:rPr>
                <w:rFonts w:hint="eastAsia"/>
                <w:sz w:val="24"/>
              </w:rPr>
            </w:pPr>
            <w:r>
              <w:rPr>
                <w:rFonts w:hint="eastAsia"/>
                <w:sz w:val="24"/>
                <w:lang w:val="en-US" w:eastAsia="zh-CN"/>
              </w:rPr>
              <w:t>2、</w:t>
            </w:r>
            <w:r>
              <w:rPr>
                <w:rFonts w:hint="eastAsia"/>
                <w:sz w:val="24"/>
              </w:rPr>
              <w:t>欧洲</w:t>
            </w:r>
            <w:r>
              <w:rPr>
                <w:rFonts w:hint="eastAsia"/>
                <w:sz w:val="24"/>
                <w:lang w:val="en-US" w:eastAsia="zh-CN"/>
              </w:rPr>
              <w:t>各个时期</w:t>
            </w:r>
            <w:r>
              <w:rPr>
                <w:rFonts w:hint="eastAsia"/>
                <w:sz w:val="24"/>
              </w:rPr>
              <w:t>服饰特点以及与其经济、文化的联系</w:t>
            </w:r>
          </w:p>
          <w:p w14:paraId="0E3B448D">
            <w:pPr>
              <w:spacing w:line="460" w:lineRule="exact"/>
              <w:ind w:left="0" w:leftChars="0" w:firstLine="0" w:firstLineChars="0"/>
              <w:rPr>
                <w:rFonts w:hint="eastAsia"/>
                <w:sz w:val="24"/>
              </w:rPr>
            </w:pPr>
            <w:r>
              <w:rPr>
                <w:rFonts w:hint="eastAsia"/>
                <w:sz w:val="24"/>
                <w:szCs w:val="20"/>
              </w:rPr>
              <w:t>3、</w:t>
            </w:r>
            <w:r>
              <w:rPr>
                <w:rFonts w:hint="eastAsia"/>
                <w:sz w:val="24"/>
              </w:rPr>
              <w:t>法国、英国服饰对世界服饰的影响</w:t>
            </w:r>
          </w:p>
          <w:p w14:paraId="0DC5547E">
            <w:pPr>
              <w:spacing w:line="460" w:lineRule="exact"/>
              <w:ind w:left="0" w:leftChars="0" w:firstLine="0" w:firstLineChars="0"/>
              <w:rPr>
                <w:rFonts w:hint="eastAsia"/>
                <w:sz w:val="24"/>
                <w:szCs w:val="20"/>
              </w:rPr>
            </w:pPr>
            <w:r>
              <w:rPr>
                <w:rFonts w:hint="eastAsia"/>
                <w:sz w:val="24"/>
                <w:szCs w:val="20"/>
              </w:rPr>
              <w:t>4、</w:t>
            </w:r>
            <w:r>
              <w:rPr>
                <w:rFonts w:hint="eastAsia"/>
                <w:sz w:val="24"/>
              </w:rPr>
              <w:t>东方文化对西方服饰的影响</w:t>
            </w:r>
          </w:p>
          <w:p w14:paraId="7B8D77F3">
            <w:pPr>
              <w:rPr>
                <w:rFonts w:hint="eastAsia"/>
                <w:b w:val="0"/>
                <w:bCs w:val="0"/>
                <w:sz w:val="24"/>
              </w:rPr>
            </w:pPr>
          </w:p>
          <w:p w14:paraId="3BB0B6C9">
            <w:pPr>
              <w:ind w:left="0" w:leftChars="0" w:firstLine="0" w:firstLineChars="0"/>
              <w:rPr>
                <w:rFonts w:hint="eastAsia"/>
                <w:b w:val="0"/>
                <w:bCs w:val="0"/>
                <w:sz w:val="24"/>
              </w:rPr>
            </w:pPr>
            <w:r>
              <w:rPr>
                <w:rFonts w:hint="eastAsia"/>
                <w:b w:val="0"/>
                <w:bCs w:val="0"/>
                <w:sz w:val="24"/>
                <w:lang w:val="en-US" w:eastAsia="zh-CN"/>
              </w:rPr>
              <w:t>单元</w:t>
            </w:r>
            <w:r>
              <w:rPr>
                <w:rFonts w:hint="eastAsia"/>
                <w:b w:val="0"/>
                <w:bCs w:val="0"/>
                <w:sz w:val="24"/>
              </w:rPr>
              <w:t xml:space="preserve">三  </w:t>
            </w:r>
            <w:r>
              <w:rPr>
                <w:rFonts w:hint="eastAsia"/>
                <w:sz w:val="24"/>
              </w:rPr>
              <w:t>现代世界服饰的现状及发展趋势</w:t>
            </w:r>
          </w:p>
          <w:p w14:paraId="751CE02B">
            <w:pPr>
              <w:numPr>
                <w:ilvl w:val="0"/>
                <w:numId w:val="0"/>
              </w:numPr>
              <w:spacing w:line="460" w:lineRule="exact"/>
              <w:rPr>
                <w:rFonts w:hint="eastAsia"/>
                <w:bCs/>
                <w:sz w:val="24"/>
                <w:szCs w:val="20"/>
              </w:rPr>
            </w:pPr>
            <w:r>
              <w:rPr>
                <w:rFonts w:hint="eastAsia"/>
                <w:bCs/>
                <w:sz w:val="24"/>
                <w:szCs w:val="20"/>
                <w:lang w:val="en-US" w:eastAsia="zh-CN"/>
              </w:rPr>
              <w:t>1、</w:t>
            </w:r>
            <w:r>
              <w:rPr>
                <w:rFonts w:hint="eastAsia"/>
                <w:bCs/>
                <w:sz w:val="24"/>
                <w:szCs w:val="20"/>
              </w:rPr>
              <w:t>设计师时代的开始</w:t>
            </w:r>
          </w:p>
          <w:p w14:paraId="187CD9A2">
            <w:pPr>
              <w:numPr>
                <w:ilvl w:val="0"/>
                <w:numId w:val="0"/>
              </w:numPr>
              <w:spacing w:line="460" w:lineRule="exact"/>
              <w:rPr>
                <w:rFonts w:hint="eastAsia"/>
                <w:bCs/>
                <w:sz w:val="24"/>
                <w:szCs w:val="20"/>
              </w:rPr>
            </w:pPr>
            <w:r>
              <w:rPr>
                <w:rFonts w:hint="eastAsia"/>
                <w:bCs/>
                <w:sz w:val="24"/>
                <w:szCs w:val="20"/>
                <w:lang w:val="en-US" w:eastAsia="zh-CN"/>
              </w:rPr>
              <w:t>2、</w:t>
            </w:r>
            <w:r>
              <w:rPr>
                <w:rFonts w:hint="eastAsia"/>
                <w:bCs/>
                <w:sz w:val="24"/>
                <w:szCs w:val="20"/>
              </w:rPr>
              <w:t>女装现代</w:t>
            </w:r>
            <w:r>
              <w:rPr>
                <w:rFonts w:hint="eastAsia"/>
                <w:bCs/>
                <w:sz w:val="24"/>
                <w:szCs w:val="20"/>
                <w:lang w:val="en-US" w:eastAsia="zh-CN"/>
              </w:rPr>
              <w:t>化</w:t>
            </w:r>
            <w:r>
              <w:rPr>
                <w:rFonts w:hint="eastAsia"/>
                <w:bCs/>
                <w:sz w:val="24"/>
                <w:szCs w:val="20"/>
              </w:rPr>
              <w:t>的形成和发展。</w:t>
            </w:r>
          </w:p>
          <w:p w14:paraId="09B80628">
            <w:pPr>
              <w:numPr>
                <w:ilvl w:val="0"/>
                <w:numId w:val="0"/>
              </w:numPr>
              <w:spacing w:line="460" w:lineRule="exact"/>
              <w:rPr>
                <w:rFonts w:hint="eastAsia"/>
                <w:bCs/>
                <w:sz w:val="24"/>
                <w:szCs w:val="20"/>
              </w:rPr>
            </w:pPr>
            <w:r>
              <w:rPr>
                <w:rFonts w:hint="eastAsia"/>
                <w:bCs/>
                <w:sz w:val="24"/>
                <w:szCs w:val="20"/>
                <w:lang w:val="en-US" w:eastAsia="zh-CN"/>
              </w:rPr>
              <w:t>3、</w:t>
            </w:r>
            <w:r>
              <w:rPr>
                <w:rFonts w:hint="eastAsia"/>
                <w:bCs/>
                <w:sz w:val="24"/>
                <w:szCs w:val="20"/>
              </w:rPr>
              <w:t>成衣的出现和发展。</w:t>
            </w:r>
          </w:p>
          <w:p w14:paraId="2F64D7B4">
            <w:pPr>
              <w:numPr>
                <w:ilvl w:val="0"/>
                <w:numId w:val="0"/>
              </w:numPr>
              <w:spacing w:line="460" w:lineRule="exact"/>
              <w:rPr>
                <w:rFonts w:hint="eastAsia"/>
                <w:bCs/>
                <w:sz w:val="24"/>
                <w:szCs w:val="20"/>
              </w:rPr>
            </w:pPr>
            <w:r>
              <w:rPr>
                <w:rFonts w:hint="eastAsia"/>
                <w:sz w:val="24"/>
                <w:lang w:val="en-US" w:eastAsia="zh-CN"/>
              </w:rPr>
              <w:t>4、</w:t>
            </w:r>
            <w:r>
              <w:rPr>
                <w:rFonts w:hint="eastAsia"/>
                <w:sz w:val="24"/>
              </w:rPr>
              <w:t>世界五大服饰中心的发展</w:t>
            </w:r>
          </w:p>
          <w:p w14:paraId="3D51AB81">
            <w:pPr>
              <w:numPr>
                <w:ilvl w:val="0"/>
                <w:numId w:val="0"/>
              </w:numPr>
              <w:spacing w:line="460" w:lineRule="exact"/>
              <w:rPr>
                <w:rFonts w:hint="eastAsia"/>
                <w:sz w:val="24"/>
              </w:rPr>
            </w:pPr>
            <w:r>
              <w:rPr>
                <w:rFonts w:hint="eastAsia"/>
                <w:sz w:val="24"/>
                <w:lang w:val="en-US" w:eastAsia="zh-CN"/>
              </w:rPr>
              <w:t>5、</w:t>
            </w:r>
            <w:r>
              <w:rPr>
                <w:rFonts w:hint="eastAsia"/>
                <w:sz w:val="24"/>
              </w:rPr>
              <w:t>未来服装的发展趋势</w:t>
            </w:r>
          </w:p>
          <w:p w14:paraId="20062F27">
            <w:pPr>
              <w:numPr>
                <w:ilvl w:val="0"/>
                <w:numId w:val="0"/>
              </w:numPr>
              <w:spacing w:line="460" w:lineRule="exact"/>
              <w:rPr>
                <w:rFonts w:hint="eastAsia"/>
                <w:sz w:val="24"/>
                <w:lang w:val="en-US" w:eastAsia="zh-CN"/>
              </w:rPr>
            </w:pPr>
          </w:p>
          <w:p w14:paraId="340134C9">
            <w:pPr>
              <w:numPr>
                <w:ilvl w:val="0"/>
                <w:numId w:val="0"/>
              </w:numPr>
              <w:spacing w:line="460" w:lineRule="exact"/>
              <w:rPr>
                <w:rFonts w:hint="eastAsia"/>
                <w:sz w:val="24"/>
              </w:rPr>
            </w:pPr>
            <w:r>
              <w:rPr>
                <w:rFonts w:hint="eastAsia"/>
                <w:sz w:val="24"/>
                <w:lang w:val="en-US" w:eastAsia="zh-CN"/>
              </w:rPr>
              <w:t>单元四：</w:t>
            </w:r>
            <w:r>
              <w:rPr>
                <w:rFonts w:hint="eastAsia"/>
                <w:sz w:val="24"/>
              </w:rPr>
              <w:t>西方服饰</w:t>
            </w:r>
            <w:r>
              <w:rPr>
                <w:rFonts w:hint="eastAsia"/>
                <w:sz w:val="24"/>
                <w:lang w:val="en-US" w:eastAsia="zh-CN"/>
              </w:rPr>
              <w:t>造型</w:t>
            </w:r>
            <w:r>
              <w:rPr>
                <w:rFonts w:hint="eastAsia"/>
                <w:sz w:val="24"/>
              </w:rPr>
              <w:t>的发展</w:t>
            </w:r>
          </w:p>
          <w:p w14:paraId="0A922185">
            <w:pPr>
              <w:numPr>
                <w:ilvl w:val="0"/>
                <w:numId w:val="0"/>
              </w:numPr>
              <w:spacing w:line="460" w:lineRule="exact"/>
              <w:rPr>
                <w:rFonts w:hint="eastAsia"/>
                <w:sz w:val="24"/>
                <w:szCs w:val="20"/>
              </w:rPr>
            </w:pPr>
            <w:r>
              <w:rPr>
                <w:rFonts w:hint="eastAsia"/>
                <w:sz w:val="24"/>
                <w:szCs w:val="20"/>
                <w:lang w:val="en-US" w:eastAsia="zh-CN"/>
              </w:rPr>
              <w:t>1、</w:t>
            </w:r>
            <w:r>
              <w:rPr>
                <w:rFonts w:hint="eastAsia"/>
                <w:sz w:val="24"/>
                <w:szCs w:val="20"/>
              </w:rPr>
              <w:t>紧身胸衣与裙撑的辉煌</w:t>
            </w:r>
          </w:p>
          <w:p w14:paraId="05B276F8">
            <w:pPr>
              <w:numPr>
                <w:ilvl w:val="0"/>
                <w:numId w:val="0"/>
              </w:numPr>
              <w:spacing w:line="460" w:lineRule="exact"/>
              <w:rPr>
                <w:rFonts w:hint="eastAsia"/>
                <w:sz w:val="24"/>
                <w:szCs w:val="20"/>
              </w:rPr>
            </w:pPr>
            <w:r>
              <w:rPr>
                <w:rFonts w:hint="eastAsia"/>
                <w:sz w:val="24"/>
                <w:szCs w:val="20"/>
                <w:lang w:val="en-US" w:eastAsia="zh-CN"/>
              </w:rPr>
              <w:t>2、</w:t>
            </w:r>
            <w:r>
              <w:rPr>
                <w:rFonts w:hint="eastAsia"/>
                <w:sz w:val="24"/>
                <w:szCs w:val="20"/>
              </w:rPr>
              <w:t>夸张的装扮和发型</w:t>
            </w:r>
          </w:p>
          <w:p w14:paraId="12F3E3CE">
            <w:pPr>
              <w:numPr>
                <w:ilvl w:val="0"/>
                <w:numId w:val="0"/>
              </w:numPr>
              <w:spacing w:line="460" w:lineRule="exact"/>
              <w:rPr>
                <w:rFonts w:hint="eastAsia"/>
                <w:sz w:val="24"/>
              </w:rPr>
            </w:pPr>
            <w:r>
              <w:rPr>
                <w:rFonts w:hint="eastAsia"/>
                <w:sz w:val="24"/>
                <w:szCs w:val="20"/>
                <w:lang w:val="en-US" w:eastAsia="zh-CN"/>
              </w:rPr>
              <w:t>3、</w:t>
            </w:r>
            <w:r>
              <w:rPr>
                <w:rFonts w:hint="eastAsia"/>
                <w:sz w:val="24"/>
                <w:szCs w:val="20"/>
              </w:rPr>
              <w:t>女裤的发展</w:t>
            </w:r>
          </w:p>
          <w:p w14:paraId="42D2A0FE">
            <w:pPr>
              <w:widowControl/>
              <w:spacing w:line="240" w:lineRule="auto"/>
              <w:ind w:firstLine="0" w:firstLineChars="0"/>
              <w:jc w:val="left"/>
              <w:rPr>
                <w:rFonts w:ascii="宋体" w:hAnsi="宋体" w:cs="宋体"/>
                <w:kern w:val="0"/>
              </w:rPr>
            </w:pPr>
          </w:p>
        </w:tc>
        <w:tc>
          <w:tcPr>
            <w:tcW w:w="4680" w:type="dxa"/>
            <w:gridSpan w:val="4"/>
            <w:tcBorders>
              <w:top w:val="nil"/>
              <w:left w:val="nil"/>
              <w:bottom w:val="single" w:color="auto" w:sz="4" w:space="0"/>
              <w:right w:val="single" w:color="auto" w:sz="4" w:space="0"/>
            </w:tcBorders>
            <w:noWrap w:val="0"/>
            <w:vAlign w:val="center"/>
          </w:tcPr>
          <w:p w14:paraId="1E65B511">
            <w:pPr>
              <w:spacing w:line="400" w:lineRule="exact"/>
              <w:ind w:firstLine="0" w:firstLineChars="0"/>
              <w:rPr>
                <w:rFonts w:ascii="宋体" w:hAnsi="宋体"/>
              </w:rPr>
            </w:pPr>
            <w:r>
              <w:rPr>
                <w:rFonts w:hint="eastAsia" w:ascii="宋体" w:hAnsi="宋体"/>
              </w:rPr>
              <w:t>(</w:t>
            </w:r>
            <w:r>
              <w:rPr>
                <w:rFonts w:ascii="宋体" w:hAnsi="宋体"/>
              </w:rPr>
              <w:t>1</w:t>
            </w:r>
            <w:r>
              <w:rPr>
                <w:rFonts w:hint="eastAsia" w:ascii="宋体" w:hAnsi="宋体"/>
              </w:rPr>
              <w:t>)</w:t>
            </w:r>
            <w:r>
              <w:rPr>
                <w:rFonts w:ascii="宋体" w:hAnsi="宋体"/>
              </w:rPr>
              <w:t>、“以</w:t>
            </w:r>
            <w:r>
              <w:rPr>
                <w:rFonts w:hint="eastAsia" w:ascii="宋体" w:hAnsi="宋体"/>
                <w:lang w:val="en-US" w:eastAsia="zh-CN"/>
              </w:rPr>
              <w:t>任务</w:t>
            </w:r>
            <w:r>
              <w:rPr>
                <w:rFonts w:ascii="宋体" w:hAnsi="宋体"/>
              </w:rPr>
              <w:t>为中心”的“</w:t>
            </w:r>
            <w:r>
              <w:rPr>
                <w:rFonts w:hint="eastAsia" w:ascii="宋体" w:hAnsi="宋体"/>
                <w:lang w:val="en-US" w:eastAsia="zh-CN"/>
              </w:rPr>
              <w:t>探索</w:t>
            </w:r>
            <w:r>
              <w:rPr>
                <w:rFonts w:ascii="宋体" w:hAnsi="宋体"/>
              </w:rPr>
              <w:t>式”教学方法，</w:t>
            </w:r>
            <w:r>
              <w:rPr>
                <w:rFonts w:hint="eastAsia" w:ascii="宋体" w:hAnsi="宋体"/>
                <w:lang w:val="en-US" w:eastAsia="zh-CN"/>
              </w:rPr>
              <w:t>结合该课程特点，让学生完成服装造型发展有关的研究式，带着任务上课，学生学习的目的性更强，学习更主动，学习气氛更热烈。</w:t>
            </w:r>
          </w:p>
          <w:p w14:paraId="40E2A947">
            <w:pPr>
              <w:spacing w:line="400" w:lineRule="exact"/>
              <w:ind w:firstLine="0" w:firstLineChars="0"/>
              <w:rPr>
                <w:rFonts w:hint="eastAsia" w:ascii="宋体" w:hAnsi="宋体"/>
                <w:lang w:eastAsia="zh-CN"/>
              </w:rPr>
            </w:pPr>
            <w:r>
              <w:rPr>
                <w:rFonts w:hint="eastAsia" w:ascii="宋体" w:hAnsi="宋体"/>
              </w:rPr>
              <w:t>(</w:t>
            </w:r>
            <w:r>
              <w:rPr>
                <w:rFonts w:ascii="宋体" w:hAnsi="宋体"/>
              </w:rPr>
              <w:t>2</w:t>
            </w:r>
            <w:r>
              <w:rPr>
                <w:rFonts w:hint="eastAsia" w:ascii="宋体" w:hAnsi="宋体"/>
              </w:rPr>
              <w:t>)</w:t>
            </w:r>
            <w:r>
              <w:rPr>
                <w:rFonts w:ascii="宋体" w:hAnsi="宋体"/>
              </w:rPr>
              <w:t>、从“自主型”学习向“研究型”学习过渡的教学新途径，构建了丰富的教学资源及交互式的网络环境，培养</w:t>
            </w:r>
            <w:r>
              <w:rPr>
                <w:rFonts w:hint="eastAsia" w:ascii="宋体" w:hAnsi="宋体"/>
                <w:lang w:val="en-US" w:eastAsia="zh-CN"/>
              </w:rPr>
              <w:t>自主学习</w:t>
            </w:r>
            <w:r>
              <w:rPr>
                <w:rFonts w:ascii="宋体" w:hAnsi="宋体"/>
              </w:rPr>
              <w:t>能力</w:t>
            </w:r>
            <w:r>
              <w:rPr>
                <w:rFonts w:hint="eastAsia" w:ascii="宋体" w:hAnsi="宋体"/>
                <w:lang w:eastAsia="zh-CN"/>
              </w:rPr>
              <w:t>。</w:t>
            </w:r>
          </w:p>
          <w:p w14:paraId="47B0A03C">
            <w:pPr>
              <w:spacing w:line="400" w:lineRule="exact"/>
              <w:ind w:firstLine="0" w:firstLineChars="0"/>
              <w:rPr>
                <w:rFonts w:hint="eastAsia" w:ascii="宋体" w:hAnsi="宋体"/>
                <w:lang w:eastAsia="zh-CN"/>
              </w:rPr>
            </w:pPr>
          </w:p>
        </w:tc>
      </w:tr>
      <w:tr w14:paraId="50DD13D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AD5254E">
            <w:pPr>
              <w:widowControl/>
              <w:spacing w:line="240" w:lineRule="auto"/>
              <w:ind w:firstLine="0" w:firstLineChars="0"/>
              <w:jc w:val="left"/>
              <w:rPr>
                <w:rFonts w:ascii="宋体" w:hAnsi="宋体" w:cs="宋体"/>
                <w:kern w:val="0"/>
              </w:rPr>
            </w:pPr>
          </w:p>
        </w:tc>
        <w:tc>
          <w:tcPr>
            <w:tcW w:w="4680" w:type="dxa"/>
            <w:gridSpan w:val="4"/>
            <w:tcBorders>
              <w:top w:val="nil"/>
              <w:left w:val="nil"/>
              <w:bottom w:val="single" w:color="auto" w:sz="4" w:space="0"/>
              <w:right w:val="single" w:color="auto" w:sz="4" w:space="0"/>
            </w:tcBorders>
            <w:noWrap w:val="0"/>
            <w:vAlign w:val="center"/>
          </w:tcPr>
          <w:p w14:paraId="668EDCAE">
            <w:pPr>
              <w:widowControl/>
              <w:spacing w:line="240" w:lineRule="auto"/>
              <w:ind w:firstLine="0" w:firstLineChars="0"/>
              <w:jc w:val="left"/>
              <w:rPr>
                <w:rFonts w:ascii="宋体" w:hAnsi="宋体" w:cs="宋体"/>
                <w:kern w:val="0"/>
              </w:rPr>
            </w:pPr>
            <w:r>
              <w:rPr>
                <w:rFonts w:hint="eastAsia" w:ascii="宋体" w:hAnsi="宋体" w:cs="宋体"/>
                <w:kern w:val="0"/>
              </w:rPr>
              <w:t>教学地点</w:t>
            </w:r>
          </w:p>
        </w:tc>
      </w:tr>
      <w:tr w14:paraId="2E00DE6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98"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7B13C03">
            <w:pPr>
              <w:widowControl/>
              <w:spacing w:line="240" w:lineRule="auto"/>
              <w:ind w:firstLine="0" w:firstLineChars="0"/>
              <w:jc w:val="left"/>
              <w:rPr>
                <w:rFonts w:ascii="宋体" w:hAnsi="宋体" w:cs="宋体"/>
                <w:kern w:val="0"/>
              </w:rPr>
            </w:pPr>
          </w:p>
        </w:tc>
        <w:tc>
          <w:tcPr>
            <w:tcW w:w="4680" w:type="dxa"/>
            <w:gridSpan w:val="4"/>
            <w:tcBorders>
              <w:top w:val="nil"/>
              <w:left w:val="nil"/>
              <w:bottom w:val="single" w:color="auto" w:sz="4" w:space="0"/>
              <w:right w:val="single" w:color="auto" w:sz="4" w:space="0"/>
            </w:tcBorders>
            <w:noWrap w:val="0"/>
            <w:vAlign w:val="center"/>
          </w:tcPr>
          <w:p w14:paraId="1F1A4C7F">
            <w:pPr>
              <w:widowControl/>
              <w:spacing w:line="240" w:lineRule="auto"/>
              <w:ind w:firstLine="0" w:firstLineChars="0"/>
              <w:jc w:val="left"/>
              <w:rPr>
                <w:rFonts w:ascii="宋体" w:hAnsi="宋体" w:cs="宋体"/>
                <w:kern w:val="0"/>
              </w:rPr>
            </w:pPr>
            <w:r>
              <w:rPr>
                <w:rFonts w:hint="eastAsia" w:ascii="宋体" w:hAnsi="宋体" w:cs="宋体"/>
                <w:kern w:val="0"/>
              </w:rPr>
              <w:t>多媒体教室、校外</w:t>
            </w:r>
            <w:r>
              <w:rPr>
                <w:rFonts w:hint="eastAsia" w:ascii="宋体" w:hAnsi="宋体" w:cs="宋体"/>
                <w:kern w:val="0"/>
                <w:lang w:val="en-US" w:eastAsia="zh-CN"/>
              </w:rPr>
              <w:t>实地调研</w:t>
            </w:r>
            <w:r>
              <w:rPr>
                <w:rFonts w:hint="eastAsia" w:ascii="宋体" w:hAnsi="宋体" w:cs="宋体"/>
                <w:kern w:val="0"/>
              </w:rPr>
              <w:t>、图书馆</w:t>
            </w:r>
            <w:r>
              <w:rPr>
                <w:rFonts w:hint="eastAsia" w:ascii="宋体" w:hAnsi="宋体" w:cs="宋体"/>
                <w:kern w:val="0"/>
                <w:lang w:eastAsia="zh-CN"/>
              </w:rPr>
              <w:t>、</w:t>
            </w:r>
            <w:r>
              <w:rPr>
                <w:rFonts w:hint="eastAsia" w:ascii="宋体" w:hAnsi="宋体" w:cs="宋体"/>
                <w:kern w:val="0"/>
                <w:lang w:val="en-US" w:eastAsia="zh-CN"/>
              </w:rPr>
              <w:t>博物馆</w:t>
            </w:r>
            <w:r>
              <w:rPr>
                <w:rFonts w:hint="eastAsia" w:ascii="宋体" w:hAnsi="宋体" w:cs="宋体"/>
                <w:kern w:val="0"/>
              </w:rPr>
              <w:t>等</w:t>
            </w:r>
          </w:p>
        </w:tc>
      </w:tr>
      <w:tr w14:paraId="21E38B2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C688A9C">
            <w:pPr>
              <w:widowControl/>
              <w:spacing w:line="240" w:lineRule="auto"/>
              <w:ind w:firstLine="0" w:firstLineChars="0"/>
              <w:jc w:val="left"/>
              <w:rPr>
                <w:rFonts w:ascii="宋体" w:hAnsi="宋体" w:cs="宋体"/>
                <w:kern w:val="0"/>
              </w:rPr>
            </w:pPr>
          </w:p>
        </w:tc>
        <w:tc>
          <w:tcPr>
            <w:tcW w:w="4680" w:type="dxa"/>
            <w:gridSpan w:val="4"/>
            <w:tcBorders>
              <w:top w:val="nil"/>
              <w:left w:val="nil"/>
              <w:bottom w:val="single" w:color="auto" w:sz="4" w:space="0"/>
              <w:right w:val="single" w:color="auto" w:sz="4" w:space="0"/>
            </w:tcBorders>
            <w:noWrap w:val="0"/>
            <w:vAlign w:val="center"/>
          </w:tcPr>
          <w:p w14:paraId="3553E282">
            <w:pPr>
              <w:widowControl/>
              <w:spacing w:line="240" w:lineRule="auto"/>
              <w:ind w:firstLine="0" w:firstLineChars="0"/>
              <w:jc w:val="left"/>
              <w:rPr>
                <w:rFonts w:ascii="宋体" w:hAnsi="宋体" w:cs="宋体"/>
                <w:kern w:val="0"/>
              </w:rPr>
            </w:pPr>
            <w:r>
              <w:rPr>
                <w:rFonts w:hint="eastAsia" w:ascii="宋体" w:hAnsi="宋体" w:cs="宋体"/>
                <w:kern w:val="0"/>
              </w:rPr>
              <w:t>教学及参考资料</w:t>
            </w:r>
          </w:p>
        </w:tc>
      </w:tr>
      <w:tr w14:paraId="378E205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6330F4F">
            <w:pPr>
              <w:widowControl/>
              <w:spacing w:line="240" w:lineRule="auto"/>
              <w:ind w:firstLine="0" w:firstLineChars="0"/>
              <w:jc w:val="left"/>
              <w:rPr>
                <w:rFonts w:ascii="宋体" w:hAnsi="宋体" w:cs="宋体"/>
                <w:kern w:val="0"/>
              </w:rPr>
            </w:pPr>
          </w:p>
        </w:tc>
        <w:tc>
          <w:tcPr>
            <w:tcW w:w="4680" w:type="dxa"/>
            <w:gridSpan w:val="4"/>
            <w:tcBorders>
              <w:top w:val="nil"/>
              <w:left w:val="nil"/>
              <w:bottom w:val="single" w:color="auto" w:sz="4" w:space="0"/>
              <w:right w:val="single" w:color="auto" w:sz="4" w:space="0"/>
            </w:tcBorders>
            <w:noWrap w:val="0"/>
            <w:vAlign w:val="center"/>
          </w:tcPr>
          <w:p w14:paraId="533C95CD">
            <w:pPr>
              <w:spacing w:line="400" w:lineRule="exact"/>
              <w:ind w:firstLine="480"/>
              <w:rPr>
                <w:rFonts w:hint="eastAsia" w:ascii="宋体" w:hAnsi="宋体"/>
              </w:rPr>
            </w:pPr>
            <w:r>
              <w:rPr>
                <w:rFonts w:hint="eastAsia" w:ascii="宋体" w:hAnsi="宋体"/>
              </w:rPr>
              <w:t>《</w:t>
            </w:r>
            <w:r>
              <w:rPr>
                <w:rFonts w:ascii="Arial" w:hAnsi="Arial" w:eastAsia="宋体" w:cs="Arial"/>
                <w:b w:val="0"/>
                <w:bCs/>
                <w:i w:val="0"/>
                <w:caps w:val="0"/>
                <w:color w:val="666666"/>
                <w:spacing w:val="0"/>
                <w:sz w:val="24"/>
                <w:szCs w:val="24"/>
                <w:shd w:val="clear" w:fill="FFFFFF"/>
              </w:rPr>
              <w:t>西方服装史</w:t>
            </w:r>
            <w:r>
              <w:rPr>
                <w:rFonts w:hint="eastAsia" w:ascii="宋体" w:hAnsi="宋体"/>
              </w:rPr>
              <w:t>》</w:t>
            </w:r>
          </w:p>
          <w:p w14:paraId="55B92CC0">
            <w:pPr>
              <w:spacing w:line="400" w:lineRule="exact"/>
              <w:ind w:left="0" w:leftChars="0" w:firstLine="0" w:firstLineChars="0"/>
              <w:rPr>
                <w:rFonts w:ascii="宋体" w:hAnsi="宋体"/>
              </w:rPr>
            </w:pPr>
            <w:r>
              <w:rPr>
                <w:rFonts w:ascii="宋体" w:hAnsi="宋体"/>
              </w:rPr>
              <w:t>书号ISBN：</w:t>
            </w:r>
            <w:r>
              <w:rPr>
                <w:rFonts w:hint="eastAsia" w:ascii="宋体" w:hAnsi="宋体"/>
              </w:rPr>
              <w:t>9787518074952</w:t>
            </w:r>
            <w:r>
              <w:rPr>
                <w:rFonts w:ascii="宋体" w:hAnsi="宋体"/>
              </w:rPr>
              <w:t>出版社:</w:t>
            </w:r>
            <w:r>
              <w:rPr>
                <w:rFonts w:ascii="Tahoma" w:hAnsi="Tahoma" w:eastAsia="Tahoma" w:cs="Tahoma"/>
                <w:i w:val="0"/>
                <w:caps w:val="0"/>
                <w:color w:val="666666"/>
                <w:spacing w:val="0"/>
                <w:sz w:val="18"/>
                <w:szCs w:val="18"/>
                <w:shd w:val="clear" w:fill="FFFFFF"/>
              </w:rPr>
              <w:t> </w:t>
            </w:r>
            <w:r>
              <w:rPr>
                <w:rFonts w:hint="default" w:ascii="宋体" w:hAnsi="宋体"/>
              </w:rPr>
              <w:fldChar w:fldCharType="begin"/>
            </w:r>
            <w:r>
              <w:rPr>
                <w:rFonts w:hint="default" w:ascii="宋体" w:hAnsi="宋体"/>
              </w:rPr>
              <w:instrText xml:space="preserve"> HYPERLINK "https://book.jd.com/publish/%E4%B8%AD%E5%9B%BD%E7%BA%BA%E7%BB%87%E5%87%BA%E7%89%88%E7%A4%BE_1.html" \o "中国纺织出版社" \t "https://item.jd.com/_blank" </w:instrText>
            </w:r>
            <w:r>
              <w:rPr>
                <w:rFonts w:hint="default" w:ascii="宋体" w:hAnsi="宋体"/>
              </w:rPr>
              <w:fldChar w:fldCharType="separate"/>
            </w:r>
            <w:r>
              <w:rPr>
                <w:rFonts w:hint="default" w:ascii="宋体" w:hAnsi="宋体"/>
              </w:rPr>
              <w:t>中国纺织出版社</w:t>
            </w:r>
            <w:r>
              <w:rPr>
                <w:rFonts w:hint="default" w:ascii="宋体" w:hAnsi="宋体"/>
              </w:rPr>
              <w:fldChar w:fldCharType="end"/>
            </w:r>
            <w:r>
              <w:rPr>
                <w:rFonts w:hint="eastAsia" w:ascii="宋体" w:hAnsi="宋体"/>
                <w:lang w:val="en-US" w:eastAsia="zh-CN"/>
              </w:rPr>
              <w:t>:</w:t>
            </w:r>
            <w:r>
              <w:rPr>
                <w:rFonts w:hint="eastAsia" w:ascii="宋体" w:hAnsi="宋体"/>
              </w:rPr>
              <w:t>2020-08-01</w:t>
            </w:r>
            <w:r>
              <w:rPr>
                <w:rFonts w:ascii="宋体" w:hAnsi="宋体"/>
              </w:rPr>
              <w:t> </w:t>
            </w:r>
          </w:p>
        </w:tc>
      </w:tr>
      <w:tr w14:paraId="29101C9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68FCCFA1">
            <w:pPr>
              <w:widowControl/>
              <w:spacing w:line="240" w:lineRule="auto"/>
              <w:ind w:firstLine="0" w:firstLineChars="0"/>
              <w:jc w:val="left"/>
              <w:rPr>
                <w:rFonts w:ascii="宋体" w:hAnsi="宋体" w:cs="宋体"/>
                <w:kern w:val="0"/>
              </w:rPr>
            </w:pPr>
          </w:p>
        </w:tc>
        <w:tc>
          <w:tcPr>
            <w:tcW w:w="4680" w:type="dxa"/>
            <w:gridSpan w:val="4"/>
            <w:tcBorders>
              <w:top w:val="nil"/>
              <w:left w:val="nil"/>
              <w:bottom w:val="single" w:color="auto" w:sz="4" w:space="0"/>
              <w:right w:val="single" w:color="auto" w:sz="4" w:space="0"/>
            </w:tcBorders>
            <w:noWrap w:val="0"/>
            <w:vAlign w:val="center"/>
          </w:tcPr>
          <w:p w14:paraId="3CD50218">
            <w:pPr>
              <w:widowControl/>
              <w:spacing w:line="240" w:lineRule="auto"/>
              <w:ind w:firstLine="0" w:firstLineChars="0"/>
              <w:jc w:val="left"/>
              <w:rPr>
                <w:rFonts w:ascii="宋体" w:hAnsi="宋体" w:cs="宋体"/>
                <w:kern w:val="0"/>
              </w:rPr>
            </w:pPr>
            <w:r>
              <w:rPr>
                <w:rFonts w:hint="eastAsia" w:ascii="宋体" w:hAnsi="宋体" w:cs="宋体"/>
                <w:kern w:val="0"/>
              </w:rPr>
              <w:t>练习与习题建议</w:t>
            </w:r>
          </w:p>
        </w:tc>
      </w:tr>
      <w:tr w14:paraId="538CAF4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51"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95F5440">
            <w:pPr>
              <w:widowControl/>
              <w:spacing w:line="240" w:lineRule="auto"/>
              <w:ind w:firstLine="0" w:firstLineChars="0"/>
              <w:jc w:val="left"/>
              <w:rPr>
                <w:rFonts w:ascii="宋体" w:hAnsi="宋体" w:cs="宋体"/>
                <w:kern w:val="0"/>
              </w:rPr>
            </w:pPr>
          </w:p>
        </w:tc>
        <w:tc>
          <w:tcPr>
            <w:tcW w:w="4680" w:type="dxa"/>
            <w:gridSpan w:val="4"/>
            <w:tcBorders>
              <w:top w:val="nil"/>
              <w:left w:val="nil"/>
              <w:bottom w:val="single" w:color="auto" w:sz="4" w:space="0"/>
              <w:right w:val="single" w:color="auto" w:sz="4" w:space="0"/>
            </w:tcBorders>
            <w:noWrap w:val="0"/>
            <w:vAlign w:val="center"/>
          </w:tcPr>
          <w:p w14:paraId="06E70CDB">
            <w:pPr>
              <w:autoSpaceDE w:val="0"/>
              <w:autoSpaceDN w:val="0"/>
              <w:adjustRightInd w:val="0"/>
              <w:spacing w:line="240" w:lineRule="auto"/>
              <w:ind w:firstLine="0" w:firstLineChars="0"/>
              <w:rPr>
                <w:rFonts w:ascii="Calibri" w:hAnsi="Calibri" w:cs="Calibri"/>
                <w:kern w:val="0"/>
                <w:sz w:val="21"/>
                <w:szCs w:val="21"/>
              </w:rPr>
            </w:pPr>
            <w:r>
              <w:rPr>
                <w:rFonts w:hint="eastAsia"/>
                <w:szCs w:val="21"/>
                <w:lang w:val="en-US" w:eastAsia="zh-CN"/>
              </w:rPr>
              <w:t>西方历史上出现过的服饰风格的研究报告</w:t>
            </w:r>
          </w:p>
        </w:tc>
      </w:tr>
      <w:tr w14:paraId="5A5537A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7E2A28AB">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w:t>
            </w:r>
          </w:p>
        </w:tc>
        <w:tc>
          <w:tcPr>
            <w:tcW w:w="4680" w:type="dxa"/>
            <w:gridSpan w:val="4"/>
            <w:tcBorders>
              <w:top w:val="nil"/>
              <w:left w:val="nil"/>
              <w:bottom w:val="single" w:color="auto" w:sz="4" w:space="0"/>
              <w:right w:val="single" w:color="auto" w:sz="4" w:space="0"/>
            </w:tcBorders>
            <w:noWrap w:val="0"/>
            <w:vAlign w:val="center"/>
          </w:tcPr>
          <w:p w14:paraId="0B5C7A0D">
            <w:pPr>
              <w:widowControl/>
              <w:spacing w:line="240" w:lineRule="auto"/>
              <w:ind w:firstLine="0" w:firstLineChars="0"/>
              <w:jc w:val="left"/>
              <w:rPr>
                <w:rFonts w:ascii="宋体" w:hAnsi="宋体" w:cs="宋体"/>
                <w:kern w:val="0"/>
              </w:rPr>
            </w:pPr>
            <w:r>
              <w:rPr>
                <w:rFonts w:hint="eastAsia" w:ascii="宋体" w:hAnsi="宋体" w:cs="宋体"/>
                <w:kern w:val="0"/>
              </w:rPr>
              <w:t>权重分配</w:t>
            </w:r>
          </w:p>
        </w:tc>
      </w:tr>
      <w:tr w14:paraId="2039F48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6A41396E">
            <w:pPr>
              <w:widowControl/>
              <w:spacing w:line="240" w:lineRule="auto"/>
              <w:ind w:firstLine="0" w:firstLineChars="0"/>
              <w:jc w:val="center"/>
              <w:rPr>
                <w:rFonts w:ascii="宋体" w:hAnsi="宋体" w:cs="宋体"/>
                <w:kern w:val="0"/>
              </w:rPr>
            </w:pPr>
            <w:r>
              <w:rPr>
                <w:rFonts w:hint="eastAsia" w:ascii="宋体" w:hAnsi="宋体" w:cs="宋体"/>
                <w:kern w:val="0"/>
              </w:rPr>
              <w:t>　</w:t>
            </w:r>
            <w:r>
              <w:rPr>
                <w:rFonts w:hint="eastAsia" w:ascii="宋体" w:hAnsi="宋体" w:cs="宋体"/>
                <w:kern w:val="0"/>
                <w:lang w:val="en-US" w:eastAsia="zh-CN"/>
              </w:rPr>
              <w:t>课堂表现</w:t>
            </w:r>
            <w:r>
              <w:rPr>
                <w:rFonts w:hint="eastAsia" w:ascii="宋体" w:hAnsi="宋体" w:cs="宋体"/>
                <w:kern w:val="0"/>
              </w:rPr>
              <w:t>与</w:t>
            </w:r>
            <w:r>
              <w:rPr>
                <w:rFonts w:hint="eastAsia" w:ascii="宋体" w:hAnsi="宋体" w:cs="宋体"/>
                <w:kern w:val="0"/>
                <w:lang w:val="en-US" w:eastAsia="zh-CN"/>
              </w:rPr>
              <w:t>任务</w:t>
            </w:r>
            <w:r>
              <w:rPr>
                <w:rFonts w:hint="eastAsia" w:ascii="宋体" w:hAnsi="宋体" w:cs="宋体"/>
                <w:kern w:val="0"/>
              </w:rPr>
              <w:t>练习相结合</w:t>
            </w:r>
          </w:p>
        </w:tc>
        <w:tc>
          <w:tcPr>
            <w:tcW w:w="4680" w:type="dxa"/>
            <w:gridSpan w:val="4"/>
            <w:tcBorders>
              <w:top w:val="nil"/>
              <w:left w:val="nil"/>
              <w:bottom w:val="single" w:color="auto" w:sz="4" w:space="0"/>
              <w:right w:val="single" w:color="auto" w:sz="4" w:space="0"/>
            </w:tcBorders>
            <w:noWrap w:val="0"/>
            <w:vAlign w:val="center"/>
          </w:tcPr>
          <w:p w14:paraId="38BCB2BE">
            <w:pPr>
              <w:widowControl/>
              <w:spacing w:line="240" w:lineRule="auto"/>
              <w:ind w:firstLine="0" w:firstLineChars="0"/>
              <w:jc w:val="left"/>
              <w:rPr>
                <w:rFonts w:hint="eastAsia" w:ascii="宋体" w:hAnsi="宋体" w:cs="宋体"/>
                <w:kern w:val="0"/>
              </w:rPr>
            </w:pPr>
            <w:r>
              <w:rPr>
                <w:rFonts w:hint="eastAsia" w:ascii="宋体" w:hAnsi="宋体" w:cs="宋体"/>
                <w:kern w:val="0"/>
                <w:lang w:val="en-US" w:eastAsia="zh-CN"/>
              </w:rPr>
              <w:t>课堂表现</w:t>
            </w:r>
            <w:r>
              <w:rPr>
                <w:rFonts w:hint="eastAsia" w:ascii="宋体" w:hAnsi="宋体" w:cs="宋体"/>
                <w:kern w:val="0"/>
              </w:rPr>
              <w:t>占 40 %、</w:t>
            </w:r>
            <w:r>
              <w:rPr>
                <w:rFonts w:hint="eastAsia" w:ascii="宋体" w:hAnsi="宋体" w:cs="宋体"/>
                <w:kern w:val="0"/>
                <w:lang w:val="en-US" w:eastAsia="zh-CN"/>
              </w:rPr>
              <w:t>任务</w:t>
            </w:r>
            <w:r>
              <w:rPr>
                <w:rFonts w:hint="eastAsia" w:ascii="宋体" w:hAnsi="宋体" w:cs="宋体"/>
                <w:kern w:val="0"/>
              </w:rPr>
              <w:t>练习占</w:t>
            </w:r>
            <w:r>
              <w:rPr>
                <w:rFonts w:hint="eastAsia" w:ascii="宋体" w:hAnsi="宋体" w:cs="宋体"/>
                <w:kern w:val="0"/>
                <w:lang w:val="en-US" w:eastAsia="zh-CN"/>
              </w:rPr>
              <w:t>6</w:t>
            </w:r>
            <w:r>
              <w:rPr>
                <w:rFonts w:hint="eastAsia" w:ascii="宋体" w:hAnsi="宋体" w:cs="宋体"/>
                <w:kern w:val="0"/>
              </w:rPr>
              <w:t>0 %</w:t>
            </w:r>
          </w:p>
          <w:p w14:paraId="6DD6F8B3">
            <w:pPr>
              <w:widowControl/>
              <w:spacing w:line="240" w:lineRule="auto"/>
              <w:ind w:firstLine="0" w:firstLineChars="0"/>
              <w:jc w:val="left"/>
              <w:rPr>
                <w:rFonts w:ascii="宋体" w:hAnsi="宋体" w:cs="宋体"/>
                <w:kern w:val="0"/>
              </w:rPr>
            </w:pPr>
          </w:p>
        </w:tc>
      </w:tr>
    </w:tbl>
    <w:p w14:paraId="15C597BD">
      <w:pPr>
        <w:pStyle w:val="5"/>
        <w:spacing w:before="0" w:beforeAutospacing="0" w:after="0" w:afterAutospacing="0" w:line="360" w:lineRule="auto"/>
        <w:ind w:firstLine="443" w:firstLineChars="210"/>
        <w:jc w:val="both"/>
        <w:rPr>
          <w:rFonts w:hint="eastAsia" w:cs="仿宋_GB2312"/>
          <w:b/>
          <w:kern w:val="2"/>
          <w:position w:val="6"/>
        </w:rPr>
      </w:pPr>
    </w:p>
    <w:p w14:paraId="6EBC98C5">
      <w:pPr>
        <w:pStyle w:val="5"/>
        <w:spacing w:before="0" w:beforeAutospacing="0" w:after="0" w:afterAutospacing="0" w:line="360" w:lineRule="auto"/>
        <w:ind w:firstLine="443" w:firstLineChars="210"/>
        <w:jc w:val="both"/>
        <w:rPr>
          <w:rFonts w:hint="eastAsia" w:cs="仿宋_GB2312"/>
          <w:b/>
          <w:kern w:val="2"/>
          <w:position w:val="6"/>
        </w:rPr>
      </w:pPr>
    </w:p>
    <w:p w14:paraId="45227706">
      <w:pPr>
        <w:pStyle w:val="5"/>
        <w:spacing w:before="0" w:beforeAutospacing="0" w:after="0" w:afterAutospacing="0" w:line="360" w:lineRule="auto"/>
        <w:ind w:firstLine="443" w:firstLineChars="210"/>
        <w:jc w:val="both"/>
        <w:rPr>
          <w:rFonts w:hint="eastAsia" w:cs="仿宋_GB2312"/>
          <w:b/>
          <w:kern w:val="2"/>
          <w:position w:val="6"/>
        </w:rPr>
      </w:pPr>
    </w:p>
    <w:p w14:paraId="5C303BBA">
      <w:pPr>
        <w:pStyle w:val="5"/>
        <w:spacing w:before="0" w:beforeAutospacing="0" w:after="0" w:afterAutospacing="0" w:line="360" w:lineRule="auto"/>
        <w:ind w:firstLine="443" w:firstLineChars="210"/>
        <w:jc w:val="both"/>
        <w:rPr>
          <w:rFonts w:hint="eastAsia" w:cs="仿宋_GB2312"/>
          <w:b/>
          <w:kern w:val="2"/>
          <w:position w:val="6"/>
        </w:rPr>
      </w:pPr>
      <w:r>
        <w:rPr>
          <w:rFonts w:hint="eastAsia" w:cs="仿宋_GB2312"/>
          <w:b/>
          <w:kern w:val="2"/>
          <w:position w:val="6"/>
        </w:rPr>
        <w:t>3.单元（或项目）设计</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1106"/>
        <w:gridCol w:w="2473"/>
        <w:gridCol w:w="1080"/>
        <w:gridCol w:w="900"/>
        <w:gridCol w:w="1080"/>
        <w:gridCol w:w="1440"/>
      </w:tblGrid>
      <w:tr w14:paraId="49D61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7" w:type="dxa"/>
            <w:gridSpan w:val="2"/>
            <w:tcBorders>
              <w:top w:val="single" w:color="auto" w:sz="4" w:space="0"/>
              <w:left w:val="single" w:color="auto" w:sz="4" w:space="0"/>
              <w:bottom w:val="single" w:color="auto" w:sz="4" w:space="0"/>
              <w:right w:val="single" w:color="auto" w:sz="4" w:space="0"/>
            </w:tcBorders>
            <w:noWrap w:val="0"/>
            <w:vAlign w:val="center"/>
          </w:tcPr>
          <w:p w14:paraId="2E096FAB">
            <w:pPr>
              <w:widowControl/>
              <w:spacing w:line="240" w:lineRule="auto"/>
              <w:ind w:firstLine="0" w:firstLineChars="0"/>
              <w:rPr>
                <w:rFonts w:ascii="宋体" w:hAnsi="宋体" w:cs="宋体"/>
                <w:kern w:val="0"/>
              </w:rPr>
            </w:pPr>
            <w:r>
              <w:rPr>
                <w:rFonts w:hint="eastAsia" w:ascii="宋体" w:hAnsi="宋体" w:cs="宋体"/>
                <w:kern w:val="0"/>
              </w:rPr>
              <w:t>模块（或工作情境）</w:t>
            </w:r>
          </w:p>
        </w:tc>
        <w:tc>
          <w:tcPr>
            <w:tcW w:w="6973" w:type="dxa"/>
            <w:gridSpan w:val="5"/>
            <w:tcBorders>
              <w:top w:val="single" w:color="auto" w:sz="4" w:space="0"/>
              <w:left w:val="single" w:color="auto" w:sz="4" w:space="0"/>
              <w:bottom w:val="single" w:color="auto" w:sz="4" w:space="0"/>
              <w:right w:val="single" w:color="auto" w:sz="4" w:space="0"/>
            </w:tcBorders>
            <w:noWrap w:val="0"/>
            <w:vAlign w:val="center"/>
          </w:tcPr>
          <w:p w14:paraId="7F370FC1">
            <w:pPr>
              <w:widowControl/>
              <w:spacing w:line="240" w:lineRule="auto"/>
              <w:ind w:firstLine="0" w:firstLineChars="0"/>
              <w:jc w:val="center"/>
              <w:rPr>
                <w:rFonts w:hint="default" w:ascii="宋体" w:hAnsi="宋体" w:cs="宋体"/>
                <w:kern w:val="0"/>
                <w:lang w:val="en-US"/>
              </w:rPr>
            </w:pPr>
            <w:r>
              <w:rPr>
                <w:rFonts w:hint="eastAsia" w:ascii="宋体" w:hAnsi="宋体"/>
                <w:szCs w:val="21"/>
                <w:lang w:val="en-US" w:eastAsia="zh-CN"/>
              </w:rPr>
              <w:t>实践篇：</w:t>
            </w:r>
            <w:r>
              <w:rPr>
                <w:rFonts w:hint="eastAsia"/>
                <w:b w:val="0"/>
                <w:bCs w:val="0"/>
                <w:sz w:val="24"/>
                <w:lang w:val="en-US" w:eastAsia="zh-CN"/>
              </w:rPr>
              <w:t>服装设计的项目实践</w:t>
            </w:r>
          </w:p>
        </w:tc>
      </w:tr>
      <w:tr w14:paraId="5B7EB14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281" w:type="dxa"/>
            <w:tcBorders>
              <w:top w:val="nil"/>
              <w:left w:val="single" w:color="auto" w:sz="4" w:space="0"/>
              <w:bottom w:val="single" w:color="auto" w:sz="4" w:space="0"/>
              <w:right w:val="single" w:color="auto" w:sz="4" w:space="0"/>
            </w:tcBorders>
            <w:shd w:val="clear" w:color="auto" w:fill="auto"/>
            <w:noWrap w:val="0"/>
            <w:vAlign w:val="center"/>
          </w:tcPr>
          <w:p w14:paraId="6000C2CF">
            <w:pPr>
              <w:widowControl/>
              <w:spacing w:line="240" w:lineRule="auto"/>
              <w:ind w:firstLine="0" w:firstLineChars="0"/>
              <w:jc w:val="center"/>
              <w:rPr>
                <w:rFonts w:hint="default" w:ascii="宋体" w:hAnsi="宋体" w:eastAsia="宋体" w:cs="宋体"/>
                <w:kern w:val="0"/>
                <w:lang w:val="en-US" w:eastAsia="zh-CN"/>
              </w:rPr>
            </w:pPr>
            <w:r>
              <w:rPr>
                <w:rFonts w:hint="eastAsia" w:ascii="宋体" w:hAnsi="宋体"/>
                <w:szCs w:val="21"/>
                <w:lang w:val="en-US" w:eastAsia="zh-CN"/>
              </w:rPr>
              <w:t>单元</w:t>
            </w:r>
            <w:r>
              <w:rPr>
                <w:rFonts w:hint="eastAsia" w:ascii="宋体" w:hAnsi="宋体" w:cs="宋体"/>
                <w:kern w:val="0"/>
                <w:lang w:val="en-US" w:eastAsia="zh-CN"/>
              </w:rPr>
              <w:t>一</w:t>
            </w:r>
          </w:p>
        </w:tc>
        <w:tc>
          <w:tcPr>
            <w:tcW w:w="4659" w:type="dxa"/>
            <w:gridSpan w:val="3"/>
            <w:tcBorders>
              <w:top w:val="nil"/>
              <w:left w:val="nil"/>
              <w:bottom w:val="single" w:color="auto" w:sz="4" w:space="0"/>
              <w:right w:val="single" w:color="auto" w:sz="4" w:space="0"/>
            </w:tcBorders>
            <w:shd w:val="clear" w:color="auto" w:fill="auto"/>
            <w:noWrap w:val="0"/>
            <w:vAlign w:val="center"/>
          </w:tcPr>
          <w:p w14:paraId="78AF2EBA">
            <w:pPr>
              <w:autoSpaceDE w:val="0"/>
              <w:autoSpaceDN w:val="0"/>
              <w:adjustRightInd w:val="0"/>
              <w:spacing w:line="240" w:lineRule="auto"/>
              <w:ind w:firstLine="0" w:firstLineChars="0"/>
              <w:rPr>
                <w:rFonts w:hint="eastAsia" w:ascii="Calibri" w:hAnsi="Calibri" w:cs="Calibri"/>
                <w:kern w:val="0"/>
                <w:sz w:val="21"/>
                <w:szCs w:val="21"/>
              </w:rPr>
            </w:pPr>
            <w:r>
              <w:rPr>
                <w:rFonts w:ascii="宋体" w:hAnsi="Calibri" w:cs="宋体"/>
                <w:kern w:val="0"/>
                <w:sz w:val="21"/>
                <w:szCs w:val="21"/>
                <w:lang w:val="zh-CN"/>
              </w:rPr>
              <w:t> </w:t>
            </w:r>
            <w:r>
              <w:rPr>
                <w:rFonts w:hint="eastAsia"/>
                <w:sz w:val="24"/>
              </w:rPr>
              <w:t>中国服饰的起源与发展</w:t>
            </w:r>
          </w:p>
        </w:tc>
        <w:tc>
          <w:tcPr>
            <w:tcW w:w="900" w:type="dxa"/>
            <w:vMerge w:val="restart"/>
            <w:tcBorders>
              <w:top w:val="nil"/>
              <w:left w:val="single" w:color="auto" w:sz="4" w:space="0"/>
              <w:right w:val="single" w:color="auto" w:sz="4" w:space="0"/>
            </w:tcBorders>
            <w:shd w:val="clear" w:color="auto" w:fill="auto"/>
            <w:noWrap w:val="0"/>
            <w:vAlign w:val="center"/>
          </w:tcPr>
          <w:p w14:paraId="19D64C4F">
            <w:pPr>
              <w:widowControl/>
              <w:spacing w:line="240" w:lineRule="auto"/>
              <w:ind w:firstLine="0" w:firstLineChars="0"/>
              <w:jc w:val="center"/>
              <w:rPr>
                <w:rFonts w:ascii="宋体" w:hAnsi="宋体" w:cs="宋体"/>
                <w:kern w:val="0"/>
              </w:rPr>
            </w:pPr>
            <w:r>
              <w:rPr>
                <w:rFonts w:hint="eastAsia" w:ascii="宋体" w:hAnsi="宋体" w:cs="宋体"/>
                <w:kern w:val="0"/>
              </w:rPr>
              <w:t>学时</w:t>
            </w:r>
          </w:p>
        </w:tc>
        <w:tc>
          <w:tcPr>
            <w:tcW w:w="1080" w:type="dxa"/>
            <w:tcBorders>
              <w:top w:val="nil"/>
              <w:left w:val="nil"/>
              <w:bottom w:val="single" w:color="auto" w:sz="4" w:space="0"/>
              <w:right w:val="single" w:color="auto" w:sz="4" w:space="0"/>
            </w:tcBorders>
            <w:shd w:val="clear" w:color="auto" w:fill="FFFFFF"/>
            <w:noWrap w:val="0"/>
            <w:vAlign w:val="center"/>
          </w:tcPr>
          <w:p w14:paraId="285865D7">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理论</w:t>
            </w:r>
          </w:p>
        </w:tc>
        <w:tc>
          <w:tcPr>
            <w:tcW w:w="1440" w:type="dxa"/>
            <w:tcBorders>
              <w:top w:val="nil"/>
              <w:left w:val="nil"/>
              <w:bottom w:val="single" w:color="auto" w:sz="4" w:space="0"/>
              <w:right w:val="single" w:color="auto" w:sz="4" w:space="0"/>
            </w:tcBorders>
            <w:noWrap w:val="0"/>
            <w:vAlign w:val="center"/>
          </w:tcPr>
          <w:p w14:paraId="62A5D108">
            <w:pPr>
              <w:widowControl/>
              <w:spacing w:line="240" w:lineRule="auto"/>
              <w:ind w:firstLine="0" w:firstLineChars="0"/>
              <w:jc w:val="left"/>
              <w:rPr>
                <w:rFonts w:hint="eastAsia" w:ascii="宋体" w:hAnsi="宋体" w:eastAsia="宋体" w:cs="宋体"/>
                <w:kern w:val="0"/>
                <w:lang w:eastAsia="zh-CN"/>
              </w:rPr>
            </w:pPr>
            <w:r>
              <w:rPr>
                <w:rFonts w:hint="eastAsia" w:ascii="宋体" w:hAnsi="宋体" w:cs="宋体"/>
                <w:kern w:val="0"/>
              </w:rPr>
              <w:t>　</w:t>
            </w:r>
            <w:r>
              <w:rPr>
                <w:rFonts w:hint="eastAsia" w:ascii="宋体" w:hAnsi="宋体" w:cs="宋体"/>
                <w:kern w:val="0"/>
                <w:lang w:val="en-US" w:eastAsia="zh-CN"/>
              </w:rPr>
              <w:t>4</w:t>
            </w:r>
          </w:p>
        </w:tc>
      </w:tr>
      <w:tr w14:paraId="5B4FD02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281" w:type="dxa"/>
            <w:tcBorders>
              <w:top w:val="nil"/>
              <w:left w:val="single" w:color="auto" w:sz="4" w:space="0"/>
              <w:bottom w:val="single" w:color="auto" w:sz="4" w:space="0"/>
              <w:right w:val="single" w:color="auto" w:sz="4" w:space="0"/>
            </w:tcBorders>
            <w:shd w:val="clear" w:color="auto" w:fill="auto"/>
            <w:noWrap w:val="0"/>
            <w:vAlign w:val="center"/>
          </w:tcPr>
          <w:p w14:paraId="5DBE28DE">
            <w:pPr>
              <w:widowControl/>
              <w:spacing w:line="240" w:lineRule="auto"/>
              <w:ind w:firstLine="0" w:firstLineChars="0"/>
              <w:jc w:val="center"/>
              <w:rPr>
                <w:rFonts w:ascii="宋体" w:hAnsi="宋体" w:cs="宋体"/>
                <w:kern w:val="0"/>
              </w:rPr>
            </w:pPr>
            <w:r>
              <w:rPr>
                <w:rFonts w:hint="eastAsia" w:ascii="宋体" w:hAnsi="宋体"/>
                <w:szCs w:val="21"/>
                <w:lang w:val="en-US" w:eastAsia="zh-CN"/>
              </w:rPr>
              <w:t>单元</w:t>
            </w:r>
            <w:r>
              <w:rPr>
                <w:rFonts w:hint="eastAsia" w:ascii="宋体" w:hAnsi="宋体" w:cs="宋体"/>
                <w:kern w:val="0"/>
                <w:lang w:val="en-US" w:eastAsia="zh-CN"/>
              </w:rPr>
              <w:t>二</w:t>
            </w:r>
            <w:r>
              <w:rPr>
                <w:rFonts w:hint="eastAsia" w:ascii="宋体" w:hAnsi="宋体" w:cs="宋体"/>
                <w:kern w:val="0"/>
              </w:rPr>
              <w:t>　</w:t>
            </w:r>
          </w:p>
        </w:tc>
        <w:tc>
          <w:tcPr>
            <w:tcW w:w="4659" w:type="dxa"/>
            <w:gridSpan w:val="3"/>
            <w:tcBorders>
              <w:top w:val="nil"/>
              <w:left w:val="nil"/>
              <w:bottom w:val="single" w:color="auto" w:sz="4" w:space="0"/>
              <w:right w:val="single" w:color="auto" w:sz="4" w:space="0"/>
            </w:tcBorders>
            <w:shd w:val="clear" w:color="auto" w:fill="auto"/>
            <w:noWrap w:val="0"/>
            <w:vAlign w:val="center"/>
          </w:tcPr>
          <w:p w14:paraId="22A82057">
            <w:pPr>
              <w:ind w:firstLine="0" w:firstLineChars="0"/>
              <w:rPr>
                <w:rFonts w:hint="eastAsia" w:ascii="宋体" w:hAnsi="宋体"/>
              </w:rPr>
            </w:pPr>
            <w:r>
              <w:rPr>
                <w:rFonts w:hint="eastAsia"/>
                <w:sz w:val="24"/>
              </w:rPr>
              <w:t>中国各个历史时期服饰特点及主要服饰</w:t>
            </w:r>
          </w:p>
        </w:tc>
        <w:tc>
          <w:tcPr>
            <w:tcW w:w="900" w:type="dxa"/>
            <w:vMerge w:val="continue"/>
            <w:tcBorders>
              <w:left w:val="single" w:color="auto" w:sz="4" w:space="0"/>
              <w:right w:val="single" w:color="auto" w:sz="4" w:space="0"/>
            </w:tcBorders>
            <w:shd w:val="clear" w:color="auto" w:fill="auto"/>
            <w:noWrap w:val="0"/>
            <w:vAlign w:val="center"/>
          </w:tcPr>
          <w:p w14:paraId="1525A570">
            <w:pPr>
              <w:widowControl/>
              <w:spacing w:line="240" w:lineRule="auto"/>
              <w:ind w:firstLine="0" w:firstLineChars="0"/>
              <w:jc w:val="left"/>
              <w:rPr>
                <w:rFonts w:ascii="宋体" w:hAnsi="宋体" w:cs="宋体"/>
                <w:kern w:val="0"/>
              </w:rPr>
            </w:pPr>
          </w:p>
        </w:tc>
        <w:tc>
          <w:tcPr>
            <w:tcW w:w="1080" w:type="dxa"/>
            <w:tcBorders>
              <w:top w:val="nil"/>
              <w:left w:val="nil"/>
              <w:bottom w:val="single" w:color="auto" w:sz="4" w:space="0"/>
              <w:right w:val="single" w:color="auto" w:sz="4" w:space="0"/>
            </w:tcBorders>
            <w:shd w:val="clear" w:color="auto" w:fill="FFFFFF"/>
            <w:noWrap w:val="0"/>
            <w:vAlign w:val="center"/>
          </w:tcPr>
          <w:p w14:paraId="3EF6C8D8">
            <w:pPr>
              <w:widowControl/>
              <w:spacing w:line="240" w:lineRule="auto"/>
              <w:ind w:firstLine="0" w:firstLineChars="0"/>
              <w:jc w:val="center"/>
              <w:rPr>
                <w:rFonts w:ascii="宋体" w:hAnsi="宋体" w:cs="宋体"/>
                <w:kern w:val="0"/>
                <w:sz w:val="21"/>
                <w:szCs w:val="21"/>
              </w:rPr>
            </w:pPr>
            <w:r>
              <w:rPr>
                <w:rFonts w:hint="eastAsia" w:ascii="宋体" w:hAnsi="宋体" w:cs="宋体"/>
                <w:kern w:val="0"/>
                <w:sz w:val="21"/>
                <w:szCs w:val="21"/>
              </w:rPr>
              <w:t>实践</w:t>
            </w:r>
          </w:p>
        </w:tc>
        <w:tc>
          <w:tcPr>
            <w:tcW w:w="1440" w:type="dxa"/>
            <w:tcBorders>
              <w:top w:val="nil"/>
              <w:left w:val="nil"/>
              <w:bottom w:val="single" w:color="auto" w:sz="4" w:space="0"/>
              <w:right w:val="single" w:color="auto" w:sz="4" w:space="0"/>
            </w:tcBorders>
            <w:noWrap w:val="0"/>
            <w:vAlign w:val="center"/>
          </w:tcPr>
          <w:p w14:paraId="45F48AD2">
            <w:pPr>
              <w:widowControl/>
              <w:spacing w:line="240" w:lineRule="auto"/>
              <w:ind w:left="0" w:leftChars="0" w:firstLine="210" w:firstLineChars="100"/>
              <w:jc w:val="left"/>
              <w:rPr>
                <w:rFonts w:hint="default" w:ascii="宋体" w:hAnsi="宋体" w:eastAsia="宋体" w:cs="宋体"/>
                <w:kern w:val="0"/>
                <w:lang w:val="en-US" w:eastAsia="zh-CN"/>
              </w:rPr>
            </w:pPr>
            <w:r>
              <w:rPr>
                <w:rFonts w:hint="eastAsia" w:ascii="宋体" w:hAnsi="宋体" w:cs="宋体"/>
                <w:kern w:val="0"/>
                <w:lang w:val="en-US" w:eastAsia="zh-CN"/>
              </w:rPr>
              <w:t>14</w:t>
            </w:r>
          </w:p>
        </w:tc>
      </w:tr>
      <w:tr w14:paraId="7ECDEEA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1281" w:type="dxa"/>
            <w:tcBorders>
              <w:top w:val="nil"/>
              <w:left w:val="single" w:color="auto" w:sz="4" w:space="0"/>
              <w:bottom w:val="single" w:color="auto" w:sz="4" w:space="0"/>
              <w:right w:val="single" w:color="auto" w:sz="4" w:space="0"/>
            </w:tcBorders>
            <w:shd w:val="clear" w:color="auto" w:fill="auto"/>
            <w:noWrap w:val="0"/>
            <w:vAlign w:val="center"/>
          </w:tcPr>
          <w:p w14:paraId="23B71914">
            <w:pPr>
              <w:widowControl/>
              <w:spacing w:line="240" w:lineRule="auto"/>
              <w:ind w:firstLine="0" w:firstLineChars="0"/>
              <w:jc w:val="center"/>
              <w:rPr>
                <w:rFonts w:hint="default" w:ascii="宋体" w:hAnsi="宋体" w:cs="宋体"/>
                <w:kern w:val="0"/>
                <w:lang w:val="en-US" w:eastAsia="zh-CN"/>
              </w:rPr>
            </w:pPr>
            <w:r>
              <w:rPr>
                <w:rFonts w:hint="eastAsia" w:ascii="宋体" w:hAnsi="宋体"/>
                <w:szCs w:val="21"/>
                <w:lang w:val="en-US" w:eastAsia="zh-CN"/>
              </w:rPr>
              <w:t>单元三</w:t>
            </w:r>
          </w:p>
        </w:tc>
        <w:tc>
          <w:tcPr>
            <w:tcW w:w="4659" w:type="dxa"/>
            <w:gridSpan w:val="3"/>
            <w:tcBorders>
              <w:top w:val="nil"/>
              <w:left w:val="nil"/>
              <w:bottom w:val="single" w:color="auto" w:sz="4" w:space="0"/>
              <w:right w:val="single" w:color="auto" w:sz="4" w:space="0"/>
            </w:tcBorders>
            <w:shd w:val="clear" w:color="auto" w:fill="auto"/>
            <w:noWrap w:val="0"/>
            <w:vAlign w:val="center"/>
          </w:tcPr>
          <w:p w14:paraId="64357F8D">
            <w:pPr>
              <w:ind w:firstLine="0" w:firstLineChars="0"/>
              <w:rPr>
                <w:rFonts w:hint="eastAsia" w:ascii="宋体" w:hAnsi="Calibri" w:cs="宋体"/>
                <w:kern w:val="0"/>
                <w:sz w:val="21"/>
                <w:szCs w:val="21"/>
                <w:lang w:val="zh-CN"/>
              </w:rPr>
            </w:pPr>
            <w:r>
              <w:rPr>
                <w:rFonts w:hint="eastAsia"/>
                <w:sz w:val="24"/>
              </w:rPr>
              <w:t>中国古代服饰的发展</w:t>
            </w:r>
          </w:p>
        </w:tc>
        <w:tc>
          <w:tcPr>
            <w:tcW w:w="900" w:type="dxa"/>
            <w:vMerge w:val="continue"/>
            <w:tcBorders>
              <w:left w:val="single" w:color="auto" w:sz="4" w:space="0"/>
              <w:bottom w:val="single" w:color="000000" w:sz="4" w:space="0"/>
              <w:right w:val="single" w:color="auto" w:sz="4" w:space="0"/>
            </w:tcBorders>
            <w:shd w:val="clear" w:color="auto" w:fill="auto"/>
            <w:noWrap w:val="0"/>
            <w:vAlign w:val="center"/>
          </w:tcPr>
          <w:p w14:paraId="74BF2C38">
            <w:pPr>
              <w:widowControl/>
              <w:spacing w:line="240" w:lineRule="auto"/>
              <w:ind w:firstLine="0" w:firstLineChars="0"/>
              <w:jc w:val="left"/>
              <w:rPr>
                <w:rFonts w:ascii="宋体" w:hAnsi="宋体" w:cs="宋体"/>
                <w:kern w:val="0"/>
              </w:rPr>
            </w:pPr>
          </w:p>
        </w:tc>
        <w:tc>
          <w:tcPr>
            <w:tcW w:w="1080" w:type="dxa"/>
            <w:tcBorders>
              <w:top w:val="nil"/>
              <w:left w:val="nil"/>
              <w:bottom w:val="single" w:color="auto" w:sz="4" w:space="0"/>
              <w:right w:val="single" w:color="auto" w:sz="4" w:space="0"/>
            </w:tcBorders>
            <w:shd w:val="clear" w:color="auto" w:fill="FFFFFF"/>
            <w:noWrap w:val="0"/>
            <w:vAlign w:val="center"/>
          </w:tcPr>
          <w:p w14:paraId="130CC220">
            <w:pPr>
              <w:widowControl/>
              <w:spacing w:line="240" w:lineRule="auto"/>
              <w:ind w:firstLine="0" w:firstLineChars="0"/>
              <w:jc w:val="center"/>
              <w:rPr>
                <w:rFonts w:hint="eastAsia" w:ascii="宋体" w:hAnsi="宋体" w:cs="宋体"/>
                <w:kern w:val="0"/>
                <w:sz w:val="21"/>
                <w:szCs w:val="21"/>
              </w:rPr>
            </w:pPr>
          </w:p>
        </w:tc>
        <w:tc>
          <w:tcPr>
            <w:tcW w:w="1440" w:type="dxa"/>
            <w:tcBorders>
              <w:top w:val="nil"/>
              <w:left w:val="nil"/>
              <w:bottom w:val="single" w:color="auto" w:sz="4" w:space="0"/>
              <w:right w:val="single" w:color="auto" w:sz="4" w:space="0"/>
            </w:tcBorders>
            <w:noWrap w:val="0"/>
            <w:vAlign w:val="center"/>
          </w:tcPr>
          <w:p w14:paraId="77E68F71">
            <w:pPr>
              <w:widowControl/>
              <w:spacing w:line="240" w:lineRule="auto"/>
              <w:ind w:left="0" w:leftChars="0" w:firstLine="210" w:firstLineChars="100"/>
              <w:jc w:val="left"/>
              <w:rPr>
                <w:rFonts w:hint="eastAsia" w:ascii="宋体" w:hAnsi="宋体" w:cs="宋体"/>
                <w:kern w:val="0"/>
                <w:lang w:val="en-US" w:eastAsia="zh-CN"/>
              </w:rPr>
            </w:pPr>
          </w:p>
        </w:tc>
      </w:tr>
      <w:tr w14:paraId="076A0EB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0"/>
            <w:vAlign w:val="center"/>
          </w:tcPr>
          <w:p w14:paraId="73E5D84D">
            <w:pPr>
              <w:widowControl/>
              <w:spacing w:line="240" w:lineRule="auto"/>
              <w:ind w:firstLine="0" w:firstLineChars="0"/>
              <w:jc w:val="center"/>
              <w:rPr>
                <w:rFonts w:ascii="宋体" w:hAnsi="宋体" w:cs="宋体"/>
                <w:kern w:val="0"/>
              </w:rPr>
            </w:pPr>
            <w:r>
              <w:rPr>
                <w:rFonts w:hint="eastAsia" w:ascii="宋体" w:hAnsi="宋体" w:cs="宋体"/>
                <w:kern w:val="0"/>
              </w:rPr>
              <w:t>学习目标：概括本单元的学习目标，包含知识、技能等目标</w:t>
            </w:r>
          </w:p>
        </w:tc>
      </w:tr>
      <w:tr w14:paraId="58731AF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360" w:type="dxa"/>
            <w:gridSpan w:val="7"/>
            <w:tcBorders>
              <w:top w:val="single" w:color="auto" w:sz="4" w:space="0"/>
              <w:left w:val="single" w:color="auto" w:sz="4" w:space="0"/>
              <w:bottom w:val="single" w:color="auto" w:sz="4" w:space="0"/>
              <w:right w:val="single" w:color="auto" w:sz="4" w:space="0"/>
            </w:tcBorders>
            <w:noWrap w:val="0"/>
            <w:vAlign w:val="center"/>
          </w:tcPr>
          <w:p w14:paraId="36292624">
            <w:pPr>
              <w:widowControl/>
              <w:spacing w:line="240" w:lineRule="auto"/>
              <w:ind w:firstLine="0" w:firstLineChars="0"/>
              <w:jc w:val="left"/>
              <w:rPr>
                <w:rFonts w:ascii="宋体" w:hAnsi="宋体" w:cs="宋体"/>
                <w:kern w:val="0"/>
              </w:rPr>
            </w:pPr>
            <w:r>
              <w:rPr>
                <w:rFonts w:hint="eastAsia" w:ascii="宋体" w:cs="宋体"/>
                <w:kern w:val="0"/>
                <w:lang w:val="en-US" w:eastAsia="zh-CN"/>
              </w:rPr>
              <w:t>通过项目任务，进一步加深对服装品牌、服装设计大师认识，掌握流行预测的基本原则和方法，了解服装设计程序，</w:t>
            </w:r>
            <w:r>
              <w:rPr>
                <w:rFonts w:hint="eastAsia"/>
              </w:rPr>
              <w:t>让学生</w:t>
            </w:r>
            <w:r>
              <w:rPr>
                <w:rFonts w:hint="eastAsia"/>
                <w:lang w:val="en-US" w:eastAsia="zh-CN"/>
              </w:rPr>
              <w:t>在实践中加深理论</w:t>
            </w:r>
            <w:r>
              <w:rPr>
                <w:rFonts w:hint="eastAsia"/>
              </w:rPr>
              <w:t>知识</w:t>
            </w:r>
            <w:r>
              <w:rPr>
                <w:rFonts w:hint="eastAsia"/>
                <w:lang w:val="en-US" w:eastAsia="zh-CN"/>
              </w:rPr>
              <w:t>的认知和了解</w:t>
            </w:r>
            <w:r>
              <w:rPr>
                <w:rFonts w:hint="eastAsia"/>
              </w:rPr>
              <w:t>。</w:t>
            </w:r>
          </w:p>
        </w:tc>
      </w:tr>
      <w:tr w14:paraId="0454ED2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7486A9BE">
            <w:pPr>
              <w:widowControl/>
              <w:spacing w:line="240" w:lineRule="auto"/>
              <w:ind w:firstLine="0" w:firstLineChars="0"/>
              <w:jc w:val="center"/>
              <w:rPr>
                <w:rFonts w:ascii="宋体" w:hAnsi="宋体" w:cs="宋体"/>
                <w:kern w:val="0"/>
              </w:rPr>
            </w:pPr>
            <w:r>
              <w:rPr>
                <w:rFonts w:hint="eastAsia" w:ascii="宋体" w:hAnsi="宋体" w:cs="宋体"/>
                <w:kern w:val="0"/>
              </w:rPr>
              <w:t>主要内容（标注重点和难点）</w:t>
            </w:r>
          </w:p>
        </w:tc>
        <w:tc>
          <w:tcPr>
            <w:tcW w:w="4500" w:type="dxa"/>
            <w:gridSpan w:val="4"/>
            <w:tcBorders>
              <w:top w:val="nil"/>
              <w:left w:val="nil"/>
              <w:bottom w:val="single" w:color="auto" w:sz="4" w:space="0"/>
              <w:right w:val="single" w:color="auto" w:sz="4" w:space="0"/>
            </w:tcBorders>
            <w:noWrap w:val="0"/>
            <w:vAlign w:val="center"/>
          </w:tcPr>
          <w:p w14:paraId="74BDBBA2">
            <w:pPr>
              <w:widowControl/>
              <w:spacing w:line="240" w:lineRule="auto"/>
              <w:ind w:firstLine="0" w:firstLineChars="0"/>
              <w:jc w:val="left"/>
              <w:rPr>
                <w:rFonts w:ascii="宋体" w:hAnsi="宋体" w:cs="宋体"/>
                <w:kern w:val="0"/>
              </w:rPr>
            </w:pPr>
            <w:r>
              <w:rPr>
                <w:rFonts w:hint="eastAsia" w:ascii="宋体" w:hAnsi="宋体" w:cs="宋体"/>
                <w:kern w:val="0"/>
              </w:rPr>
              <w:t>主要教学方法</w:t>
            </w:r>
          </w:p>
        </w:tc>
      </w:tr>
      <w:tr w14:paraId="026ECE1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restart"/>
            <w:tcBorders>
              <w:top w:val="single" w:color="auto" w:sz="4" w:space="0"/>
              <w:left w:val="single" w:color="auto" w:sz="4" w:space="0"/>
              <w:bottom w:val="single" w:color="auto" w:sz="4" w:space="0"/>
              <w:right w:val="single" w:color="auto" w:sz="4" w:space="0"/>
            </w:tcBorders>
            <w:noWrap w:val="0"/>
            <w:vAlign w:val="top"/>
          </w:tcPr>
          <w:p w14:paraId="3EC56DF8">
            <w:pPr>
              <w:spacing w:line="240" w:lineRule="auto"/>
              <w:ind w:left="0" w:leftChars="0" w:firstLine="0" w:firstLineChars="0"/>
              <w:rPr>
                <w:rFonts w:hint="eastAsia"/>
                <w:b w:val="0"/>
                <w:bCs w:val="0"/>
                <w:sz w:val="24"/>
              </w:rPr>
            </w:pPr>
            <w:r>
              <w:rPr>
                <w:rFonts w:hint="eastAsia"/>
                <w:b w:val="0"/>
                <w:bCs w:val="0"/>
                <w:sz w:val="24"/>
                <w:lang w:val="en-US" w:eastAsia="zh-CN"/>
              </w:rPr>
              <w:t>单元</w:t>
            </w:r>
            <w:r>
              <w:rPr>
                <w:rFonts w:hint="eastAsia"/>
                <w:b w:val="0"/>
                <w:bCs w:val="0"/>
                <w:sz w:val="24"/>
              </w:rPr>
              <w:t xml:space="preserve">一  </w:t>
            </w:r>
            <w:r>
              <w:rPr>
                <w:rFonts w:ascii="宋体" w:hAnsi="Calibri" w:cs="宋体"/>
                <w:kern w:val="0"/>
                <w:sz w:val="21"/>
                <w:szCs w:val="21"/>
                <w:lang w:val="zh-CN"/>
              </w:rPr>
              <w:t> </w:t>
            </w:r>
            <w:r>
              <w:rPr>
                <w:rFonts w:hint="eastAsia"/>
                <w:sz w:val="24"/>
              </w:rPr>
              <w:t>中国服饰的起源与发展</w:t>
            </w:r>
          </w:p>
          <w:p w14:paraId="22194C7E">
            <w:pPr>
              <w:numPr>
                <w:ilvl w:val="0"/>
                <w:numId w:val="0"/>
              </w:numPr>
              <w:spacing w:line="460" w:lineRule="exact"/>
              <w:rPr>
                <w:sz w:val="24"/>
                <w:szCs w:val="20"/>
              </w:rPr>
            </w:pPr>
            <w:r>
              <w:rPr>
                <w:rFonts w:hint="eastAsia"/>
                <w:sz w:val="24"/>
                <w:lang w:val="en-US" w:eastAsia="zh-CN"/>
              </w:rPr>
              <w:t>1、</w:t>
            </w:r>
            <w:r>
              <w:rPr>
                <w:rFonts w:hint="eastAsia"/>
                <w:sz w:val="24"/>
              </w:rPr>
              <w:t>了解中国服饰的起源与发展</w:t>
            </w:r>
          </w:p>
          <w:p w14:paraId="26502099">
            <w:pPr>
              <w:numPr>
                <w:ilvl w:val="0"/>
                <w:numId w:val="0"/>
              </w:numPr>
              <w:spacing w:line="460" w:lineRule="exact"/>
              <w:rPr>
                <w:rFonts w:hint="eastAsia"/>
                <w:sz w:val="24"/>
                <w:szCs w:val="20"/>
              </w:rPr>
            </w:pPr>
            <w:r>
              <w:rPr>
                <w:rFonts w:hint="eastAsia"/>
                <w:sz w:val="24"/>
                <w:lang w:val="en-US" w:eastAsia="zh-CN"/>
              </w:rPr>
              <w:t>2、</w:t>
            </w:r>
            <w:r>
              <w:rPr>
                <w:rFonts w:hint="eastAsia"/>
                <w:sz w:val="24"/>
              </w:rPr>
              <w:t>东方服装的</w:t>
            </w:r>
            <w:r>
              <w:rPr>
                <w:rFonts w:hint="eastAsia"/>
                <w:sz w:val="24"/>
                <w:lang w:val="en-US" w:eastAsia="zh-CN"/>
              </w:rPr>
              <w:t>审美</w:t>
            </w:r>
            <w:r>
              <w:rPr>
                <w:rFonts w:hint="eastAsia"/>
                <w:sz w:val="24"/>
              </w:rPr>
              <w:t>特色</w:t>
            </w:r>
          </w:p>
          <w:p w14:paraId="513531C6">
            <w:pPr>
              <w:numPr>
                <w:ilvl w:val="0"/>
                <w:numId w:val="0"/>
              </w:numPr>
              <w:spacing w:line="460" w:lineRule="exact"/>
              <w:rPr>
                <w:sz w:val="24"/>
                <w:szCs w:val="20"/>
              </w:rPr>
            </w:pPr>
            <w:r>
              <w:rPr>
                <w:rFonts w:hint="eastAsia"/>
                <w:sz w:val="24"/>
                <w:lang w:val="en-US" w:eastAsia="zh-CN"/>
              </w:rPr>
              <w:t>3、</w:t>
            </w:r>
            <w:r>
              <w:rPr>
                <w:rFonts w:hint="eastAsia"/>
                <w:sz w:val="24"/>
              </w:rPr>
              <w:t>中国服装发展简述。</w:t>
            </w:r>
          </w:p>
          <w:p w14:paraId="3DB1F1BC">
            <w:pPr>
              <w:spacing w:line="460" w:lineRule="exact"/>
              <w:ind w:left="0" w:leftChars="0" w:firstLine="0" w:firstLineChars="0"/>
              <w:rPr>
                <w:sz w:val="24"/>
                <w:szCs w:val="20"/>
              </w:rPr>
            </w:pPr>
            <w:r>
              <w:rPr>
                <w:rFonts w:hint="eastAsia"/>
                <w:sz w:val="24"/>
              </w:rPr>
              <w:t>重点：东方服饰的</w:t>
            </w:r>
            <w:r>
              <w:rPr>
                <w:rFonts w:hint="eastAsia"/>
                <w:sz w:val="24"/>
                <w:lang w:val="en-US" w:eastAsia="zh-CN"/>
              </w:rPr>
              <w:t>审美</w:t>
            </w:r>
            <w:r>
              <w:rPr>
                <w:rFonts w:hint="eastAsia"/>
                <w:sz w:val="24"/>
              </w:rPr>
              <w:t>特色</w:t>
            </w:r>
          </w:p>
          <w:p w14:paraId="208D945A">
            <w:pPr>
              <w:spacing w:line="240" w:lineRule="auto"/>
              <w:rPr>
                <w:rFonts w:hint="eastAsia"/>
                <w:b w:val="0"/>
                <w:bCs w:val="0"/>
                <w:sz w:val="24"/>
              </w:rPr>
            </w:pPr>
          </w:p>
          <w:p w14:paraId="3FEA4E0D">
            <w:pPr>
              <w:spacing w:line="240" w:lineRule="auto"/>
              <w:ind w:left="0" w:leftChars="0" w:firstLine="0" w:firstLineChars="0"/>
              <w:rPr>
                <w:rFonts w:hint="eastAsia"/>
                <w:b w:val="0"/>
                <w:bCs w:val="0"/>
                <w:sz w:val="24"/>
              </w:rPr>
            </w:pPr>
            <w:r>
              <w:rPr>
                <w:rFonts w:hint="eastAsia"/>
                <w:b w:val="0"/>
                <w:bCs w:val="0"/>
                <w:sz w:val="24"/>
                <w:lang w:val="en-US" w:eastAsia="zh-CN"/>
              </w:rPr>
              <w:t>单元二</w:t>
            </w:r>
            <w:r>
              <w:rPr>
                <w:rFonts w:hint="eastAsia"/>
                <w:b w:val="0"/>
                <w:bCs w:val="0"/>
                <w:sz w:val="24"/>
              </w:rPr>
              <w:t xml:space="preserve">  </w:t>
            </w:r>
          </w:p>
          <w:p w14:paraId="5A8D4158">
            <w:pPr>
              <w:spacing w:line="240" w:lineRule="auto"/>
              <w:ind w:left="0" w:leftChars="0" w:firstLine="0" w:firstLineChars="0"/>
              <w:rPr>
                <w:rFonts w:hint="eastAsia"/>
                <w:b w:val="0"/>
                <w:bCs w:val="0"/>
                <w:sz w:val="24"/>
              </w:rPr>
            </w:pPr>
            <w:r>
              <w:rPr>
                <w:rFonts w:hint="eastAsia"/>
                <w:sz w:val="24"/>
                <w:lang w:eastAsia="zh-CN"/>
              </w:rPr>
              <w:t>（</w:t>
            </w:r>
            <w:r>
              <w:rPr>
                <w:rFonts w:hint="eastAsia"/>
                <w:sz w:val="24"/>
                <w:lang w:val="en-US" w:eastAsia="zh-CN"/>
              </w:rPr>
              <w:t>一</w:t>
            </w:r>
            <w:r>
              <w:rPr>
                <w:rFonts w:hint="eastAsia"/>
                <w:sz w:val="24"/>
                <w:lang w:eastAsia="zh-CN"/>
              </w:rPr>
              <w:t>）</w:t>
            </w:r>
            <w:r>
              <w:rPr>
                <w:rFonts w:hint="eastAsia"/>
                <w:sz w:val="24"/>
              </w:rPr>
              <w:t>中国各个历史时期服饰特点及主要服饰</w:t>
            </w:r>
          </w:p>
          <w:p w14:paraId="5B524262">
            <w:pPr>
              <w:numPr>
                <w:ilvl w:val="0"/>
                <w:numId w:val="0"/>
              </w:numPr>
              <w:spacing w:line="460" w:lineRule="exact"/>
              <w:rPr>
                <w:sz w:val="24"/>
                <w:szCs w:val="20"/>
              </w:rPr>
            </w:pPr>
            <w:r>
              <w:rPr>
                <w:rFonts w:hint="eastAsia"/>
                <w:sz w:val="24"/>
                <w:lang w:val="en-US" w:eastAsia="zh-CN"/>
              </w:rPr>
              <w:t>1、</w:t>
            </w:r>
            <w:r>
              <w:rPr>
                <w:rFonts w:hint="eastAsia"/>
                <w:sz w:val="24"/>
              </w:rPr>
              <w:t>历代的服饰特点及演变</w:t>
            </w:r>
          </w:p>
          <w:p w14:paraId="46E814DF">
            <w:pPr>
              <w:numPr>
                <w:ilvl w:val="0"/>
                <w:numId w:val="0"/>
              </w:numPr>
              <w:spacing w:line="460" w:lineRule="exact"/>
              <w:rPr>
                <w:sz w:val="24"/>
                <w:szCs w:val="20"/>
              </w:rPr>
            </w:pPr>
            <w:r>
              <w:rPr>
                <w:rFonts w:hint="eastAsia"/>
                <w:sz w:val="24"/>
                <w:lang w:val="en-US" w:eastAsia="zh-CN"/>
              </w:rPr>
              <w:t>2、</w:t>
            </w:r>
            <w:r>
              <w:rPr>
                <w:rFonts w:hint="eastAsia"/>
                <w:sz w:val="24"/>
              </w:rPr>
              <w:t>各个朝代的代表服饰</w:t>
            </w:r>
          </w:p>
          <w:p w14:paraId="04579B6C">
            <w:pPr>
              <w:numPr>
                <w:ilvl w:val="0"/>
                <w:numId w:val="0"/>
              </w:numPr>
              <w:spacing w:line="460" w:lineRule="exact"/>
              <w:rPr>
                <w:sz w:val="24"/>
                <w:szCs w:val="20"/>
              </w:rPr>
            </w:pPr>
            <w:r>
              <w:rPr>
                <w:rFonts w:hint="eastAsia"/>
                <w:sz w:val="24"/>
                <w:lang w:val="en-US" w:eastAsia="zh-CN"/>
              </w:rPr>
              <w:t>3、</w:t>
            </w:r>
            <w:r>
              <w:rPr>
                <w:rFonts w:hint="eastAsia"/>
                <w:sz w:val="24"/>
              </w:rPr>
              <w:t>服装结构上的变化</w:t>
            </w:r>
          </w:p>
          <w:p w14:paraId="642DE905">
            <w:pPr>
              <w:spacing w:line="460" w:lineRule="exact"/>
              <w:ind w:left="0" w:leftChars="0" w:firstLine="0" w:firstLineChars="0"/>
              <w:rPr>
                <w:rFonts w:hint="eastAsia"/>
                <w:sz w:val="24"/>
              </w:rPr>
            </w:pPr>
            <w:r>
              <w:rPr>
                <w:rFonts w:hint="eastAsia"/>
                <w:sz w:val="24"/>
              </w:rPr>
              <w:t>重点：</w:t>
            </w:r>
          </w:p>
          <w:p w14:paraId="6E33846F">
            <w:pPr>
              <w:spacing w:line="460" w:lineRule="exact"/>
              <w:ind w:left="0" w:leftChars="0" w:firstLine="0" w:firstLineChars="0"/>
              <w:rPr>
                <w:rFonts w:hint="eastAsia"/>
                <w:sz w:val="24"/>
              </w:rPr>
            </w:pPr>
            <w:r>
              <w:rPr>
                <w:rFonts w:hint="eastAsia"/>
                <w:sz w:val="24"/>
              </w:rPr>
              <w:t>1、中国“礼”制对服装制度形成的影响。</w:t>
            </w:r>
          </w:p>
          <w:p w14:paraId="3B279829">
            <w:pPr>
              <w:spacing w:line="460" w:lineRule="exact"/>
              <w:ind w:left="0" w:leftChars="0" w:firstLine="0" w:firstLineChars="0"/>
              <w:rPr>
                <w:rFonts w:hint="eastAsia"/>
                <w:sz w:val="24"/>
              </w:rPr>
            </w:pPr>
            <w:r>
              <w:rPr>
                <w:rFonts w:hint="eastAsia"/>
                <w:sz w:val="24"/>
              </w:rPr>
              <w:t>2、佛学、道教等宗教对古代服饰的影响。</w:t>
            </w:r>
          </w:p>
          <w:p w14:paraId="26E7AF99">
            <w:pPr>
              <w:spacing w:line="460" w:lineRule="exact"/>
              <w:ind w:left="0" w:leftChars="0" w:firstLine="0" w:firstLineChars="0"/>
              <w:rPr>
                <w:rFonts w:hint="eastAsia"/>
                <w:sz w:val="24"/>
              </w:rPr>
            </w:pPr>
            <w:r>
              <w:rPr>
                <w:rFonts w:hint="eastAsia"/>
                <w:sz w:val="24"/>
              </w:rPr>
              <w:t>3、盛唐时期的服饰特色（尤其女装）与其经济文化的关系。</w:t>
            </w:r>
          </w:p>
          <w:p w14:paraId="4FDF9B0F">
            <w:pPr>
              <w:spacing w:line="240" w:lineRule="auto"/>
              <w:ind w:left="0" w:leftChars="0" w:firstLine="0" w:firstLineChars="0"/>
              <w:rPr>
                <w:rFonts w:hint="eastAsia"/>
                <w:sz w:val="24"/>
                <w:szCs w:val="20"/>
              </w:rPr>
            </w:pPr>
            <w:r>
              <w:rPr>
                <w:rFonts w:hint="eastAsia"/>
                <w:sz w:val="24"/>
                <w:szCs w:val="20"/>
              </w:rPr>
              <w:t>4、唐、宋文化的差异以及对服饰的影响。</w:t>
            </w:r>
          </w:p>
          <w:p w14:paraId="487FE50A">
            <w:pPr>
              <w:spacing w:line="240" w:lineRule="auto"/>
              <w:ind w:left="0" w:leftChars="0" w:firstLine="0" w:firstLineChars="0"/>
              <w:rPr>
                <w:rFonts w:hint="eastAsia"/>
                <w:b w:val="0"/>
                <w:bCs w:val="0"/>
                <w:sz w:val="24"/>
              </w:rPr>
            </w:pPr>
          </w:p>
          <w:p w14:paraId="3ABF0D41">
            <w:pPr>
              <w:spacing w:line="240" w:lineRule="auto"/>
              <w:ind w:left="0" w:leftChars="0" w:firstLine="0" w:firstLineChars="0"/>
              <w:rPr>
                <w:rFonts w:hint="eastAsia"/>
                <w:b w:val="0"/>
                <w:bCs w:val="0"/>
                <w:sz w:val="24"/>
              </w:rPr>
            </w:pPr>
            <w:r>
              <w:rPr>
                <w:rFonts w:hint="eastAsia"/>
                <w:sz w:val="24"/>
                <w:lang w:eastAsia="zh-CN"/>
              </w:rPr>
              <w:t>（</w:t>
            </w:r>
            <w:r>
              <w:rPr>
                <w:rFonts w:hint="eastAsia"/>
                <w:sz w:val="24"/>
                <w:lang w:val="en-US" w:eastAsia="zh-CN"/>
              </w:rPr>
              <w:t>二</w:t>
            </w:r>
            <w:r>
              <w:rPr>
                <w:rFonts w:hint="eastAsia"/>
                <w:sz w:val="24"/>
                <w:lang w:eastAsia="zh-CN"/>
              </w:rPr>
              <w:t>）</w:t>
            </w:r>
            <w:r>
              <w:rPr>
                <w:rFonts w:hint="eastAsia"/>
                <w:sz w:val="24"/>
              </w:rPr>
              <w:t>中国汉民族服饰与其它民族服饰的关系</w:t>
            </w:r>
          </w:p>
          <w:p w14:paraId="31B494FD">
            <w:pPr>
              <w:numPr>
                <w:ilvl w:val="0"/>
                <w:numId w:val="0"/>
              </w:numPr>
              <w:spacing w:line="460" w:lineRule="exact"/>
              <w:rPr>
                <w:sz w:val="24"/>
                <w:szCs w:val="20"/>
              </w:rPr>
            </w:pPr>
            <w:r>
              <w:rPr>
                <w:rFonts w:hint="eastAsia"/>
                <w:sz w:val="24"/>
                <w:lang w:val="en-US" w:eastAsia="zh-CN"/>
              </w:rPr>
              <w:t>1、</w:t>
            </w:r>
            <w:r>
              <w:rPr>
                <w:rFonts w:hint="eastAsia"/>
                <w:sz w:val="24"/>
              </w:rPr>
              <w:t>胡服与骑射时的交融之始</w:t>
            </w:r>
          </w:p>
          <w:p w14:paraId="680B3AF2">
            <w:pPr>
              <w:numPr>
                <w:ilvl w:val="0"/>
                <w:numId w:val="0"/>
              </w:numPr>
              <w:spacing w:line="460" w:lineRule="exact"/>
              <w:rPr>
                <w:sz w:val="24"/>
                <w:szCs w:val="20"/>
              </w:rPr>
            </w:pPr>
            <w:r>
              <w:rPr>
                <w:rFonts w:hint="eastAsia"/>
                <w:sz w:val="24"/>
                <w:lang w:val="en-US" w:eastAsia="zh-CN"/>
              </w:rPr>
              <w:t>2、</w:t>
            </w:r>
            <w:r>
              <w:rPr>
                <w:rFonts w:hint="eastAsia"/>
                <w:sz w:val="24"/>
              </w:rPr>
              <w:t>元代服饰的影响</w:t>
            </w:r>
          </w:p>
          <w:p w14:paraId="11FA8125">
            <w:pPr>
              <w:numPr>
                <w:ilvl w:val="0"/>
                <w:numId w:val="0"/>
              </w:numPr>
              <w:spacing w:line="460" w:lineRule="exact"/>
              <w:rPr>
                <w:sz w:val="24"/>
                <w:szCs w:val="20"/>
              </w:rPr>
            </w:pPr>
            <w:r>
              <w:rPr>
                <w:rFonts w:hint="eastAsia"/>
                <w:sz w:val="24"/>
                <w:lang w:val="en-US" w:eastAsia="zh-CN"/>
              </w:rPr>
              <w:t>3、</w:t>
            </w:r>
            <w:r>
              <w:rPr>
                <w:rFonts w:hint="eastAsia"/>
                <w:sz w:val="24"/>
              </w:rPr>
              <w:t>满族入关之后的汉满交流</w:t>
            </w:r>
          </w:p>
          <w:p w14:paraId="6C2BEC69">
            <w:pPr>
              <w:numPr>
                <w:ilvl w:val="0"/>
                <w:numId w:val="0"/>
              </w:numPr>
              <w:spacing w:line="460" w:lineRule="exact"/>
              <w:rPr>
                <w:sz w:val="24"/>
                <w:szCs w:val="20"/>
              </w:rPr>
            </w:pPr>
            <w:r>
              <w:rPr>
                <w:rFonts w:hint="eastAsia"/>
                <w:sz w:val="24"/>
                <w:lang w:val="en-US" w:eastAsia="zh-CN"/>
              </w:rPr>
              <w:t>4、</w:t>
            </w:r>
            <w:r>
              <w:rPr>
                <w:rFonts w:hint="eastAsia"/>
                <w:sz w:val="24"/>
              </w:rPr>
              <w:t>民国时期的中西合璧</w:t>
            </w:r>
          </w:p>
          <w:p w14:paraId="18BC7AB3">
            <w:pPr>
              <w:spacing w:line="240" w:lineRule="auto"/>
              <w:ind w:firstLine="480"/>
              <w:rPr>
                <w:rFonts w:hint="eastAsia"/>
                <w:b w:val="0"/>
                <w:bCs w:val="0"/>
                <w:sz w:val="24"/>
              </w:rPr>
            </w:pPr>
          </w:p>
          <w:p w14:paraId="76542D37">
            <w:pPr>
              <w:spacing w:line="240" w:lineRule="auto"/>
              <w:ind w:left="0" w:leftChars="0" w:firstLine="0" w:firstLineChars="0"/>
              <w:rPr>
                <w:rFonts w:hint="eastAsia"/>
                <w:sz w:val="24"/>
              </w:rPr>
            </w:pPr>
            <w:r>
              <w:rPr>
                <w:rFonts w:hint="eastAsia"/>
                <w:b w:val="0"/>
                <w:bCs w:val="0"/>
                <w:sz w:val="24"/>
                <w:lang w:val="en-US" w:eastAsia="zh-CN"/>
              </w:rPr>
              <w:t xml:space="preserve">单元三 </w:t>
            </w:r>
            <w:r>
              <w:rPr>
                <w:rFonts w:hint="eastAsia"/>
                <w:sz w:val="24"/>
              </w:rPr>
              <w:t>中国古代服饰的发展</w:t>
            </w:r>
          </w:p>
          <w:p w14:paraId="4C98D944">
            <w:pPr>
              <w:numPr>
                <w:ilvl w:val="0"/>
                <w:numId w:val="0"/>
              </w:numPr>
              <w:spacing w:line="460" w:lineRule="exact"/>
              <w:rPr>
                <w:rFonts w:hint="eastAsia"/>
                <w:sz w:val="24"/>
                <w:szCs w:val="20"/>
              </w:rPr>
            </w:pPr>
            <w:r>
              <w:rPr>
                <w:rFonts w:hint="eastAsia"/>
                <w:sz w:val="24"/>
                <w:szCs w:val="20"/>
                <w:lang w:val="en-US" w:eastAsia="zh-CN"/>
              </w:rPr>
              <w:t>1、</w:t>
            </w:r>
            <w:r>
              <w:rPr>
                <w:rFonts w:hint="eastAsia"/>
                <w:sz w:val="24"/>
                <w:szCs w:val="20"/>
              </w:rPr>
              <w:t>纹饰图样在古代服饰中的重要地位</w:t>
            </w:r>
          </w:p>
          <w:p w14:paraId="02DACCF4">
            <w:pPr>
              <w:numPr>
                <w:ilvl w:val="0"/>
                <w:numId w:val="0"/>
              </w:numPr>
              <w:spacing w:line="460" w:lineRule="exact"/>
              <w:rPr>
                <w:rFonts w:hint="eastAsia"/>
                <w:sz w:val="24"/>
                <w:szCs w:val="20"/>
              </w:rPr>
            </w:pPr>
            <w:r>
              <w:rPr>
                <w:rFonts w:hint="eastAsia"/>
                <w:sz w:val="24"/>
                <w:szCs w:val="20"/>
                <w:lang w:val="en-US" w:eastAsia="zh-CN"/>
              </w:rPr>
              <w:t>2、</w:t>
            </w:r>
            <w:r>
              <w:rPr>
                <w:rFonts w:hint="eastAsia"/>
                <w:sz w:val="24"/>
                <w:szCs w:val="20"/>
              </w:rPr>
              <w:t>古代妇女的装扮</w:t>
            </w:r>
          </w:p>
          <w:p w14:paraId="5F58A68A">
            <w:pPr>
              <w:numPr>
                <w:ilvl w:val="0"/>
                <w:numId w:val="0"/>
              </w:numPr>
              <w:spacing w:line="460" w:lineRule="exact"/>
              <w:rPr>
                <w:rFonts w:ascii="Calibri" w:hAnsi="Calibri" w:cs="Calibri"/>
                <w:kern w:val="0"/>
                <w:sz w:val="21"/>
                <w:szCs w:val="21"/>
              </w:rPr>
            </w:pPr>
            <w:r>
              <w:rPr>
                <w:rFonts w:hint="eastAsia"/>
                <w:sz w:val="24"/>
                <w:szCs w:val="20"/>
                <w:lang w:val="en-US" w:eastAsia="zh-CN"/>
              </w:rPr>
              <w:t>3、</w:t>
            </w:r>
            <w:r>
              <w:rPr>
                <w:rFonts w:hint="eastAsia"/>
                <w:sz w:val="24"/>
                <w:szCs w:val="20"/>
              </w:rPr>
              <w:t>夸张的佩饰</w:t>
            </w:r>
          </w:p>
        </w:tc>
        <w:tc>
          <w:tcPr>
            <w:tcW w:w="4500" w:type="dxa"/>
            <w:gridSpan w:val="4"/>
            <w:tcBorders>
              <w:top w:val="nil"/>
              <w:left w:val="nil"/>
              <w:bottom w:val="single" w:color="auto" w:sz="4" w:space="0"/>
              <w:right w:val="single" w:color="auto" w:sz="4" w:space="0"/>
            </w:tcBorders>
            <w:noWrap w:val="0"/>
            <w:vAlign w:val="center"/>
          </w:tcPr>
          <w:p w14:paraId="285575EE">
            <w:pPr>
              <w:spacing w:line="400" w:lineRule="exact"/>
              <w:ind w:firstLine="480"/>
              <w:rPr>
                <w:rFonts w:hint="default" w:ascii="宋体" w:hAnsi="宋体"/>
                <w:lang w:val="en-US"/>
              </w:rPr>
            </w:pPr>
            <w:r>
              <w:rPr>
                <w:rFonts w:ascii="宋体" w:hAnsi="宋体"/>
              </w:rPr>
              <w:t>“以</w:t>
            </w:r>
            <w:r>
              <w:rPr>
                <w:rFonts w:hint="eastAsia" w:ascii="宋体" w:hAnsi="宋体"/>
                <w:lang w:val="en-US" w:eastAsia="zh-CN"/>
              </w:rPr>
              <w:t>任务</w:t>
            </w:r>
            <w:r>
              <w:rPr>
                <w:rFonts w:ascii="宋体" w:hAnsi="宋体"/>
              </w:rPr>
              <w:t>为中心”的“</w:t>
            </w:r>
            <w:r>
              <w:rPr>
                <w:rFonts w:hint="eastAsia" w:ascii="宋体" w:hAnsi="宋体"/>
                <w:lang w:val="en-US" w:eastAsia="zh-CN"/>
              </w:rPr>
              <w:t>探索</w:t>
            </w:r>
            <w:r>
              <w:rPr>
                <w:rFonts w:ascii="宋体" w:hAnsi="宋体"/>
              </w:rPr>
              <w:t>式”教学方法，</w:t>
            </w:r>
            <w:r>
              <w:rPr>
                <w:rFonts w:hint="eastAsia" w:ascii="宋体" w:hAnsi="宋体"/>
                <w:lang w:val="en-US" w:eastAsia="zh-CN"/>
              </w:rPr>
              <w:t>结合该课程特点，让学生完成服装造型发展有关的研究式，带着任务上课，学生学习的目的性更强，学习更主动，学习气氛更热烈。</w:t>
            </w:r>
          </w:p>
        </w:tc>
      </w:tr>
      <w:tr w14:paraId="61F0B5B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8E28193">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5FEE87B5">
            <w:pPr>
              <w:widowControl/>
              <w:spacing w:line="240" w:lineRule="auto"/>
              <w:ind w:firstLine="0" w:firstLineChars="0"/>
              <w:jc w:val="left"/>
              <w:rPr>
                <w:rFonts w:ascii="宋体" w:hAnsi="宋体" w:cs="宋体"/>
                <w:kern w:val="0"/>
              </w:rPr>
            </w:pPr>
            <w:r>
              <w:rPr>
                <w:rFonts w:hint="eastAsia" w:ascii="宋体" w:hAnsi="宋体" w:cs="宋体"/>
                <w:kern w:val="0"/>
              </w:rPr>
              <w:t>教学地点</w:t>
            </w:r>
          </w:p>
        </w:tc>
      </w:tr>
      <w:tr w14:paraId="6D84F31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260"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38C9A082">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269CD5CD">
            <w:pPr>
              <w:widowControl/>
              <w:spacing w:line="240" w:lineRule="auto"/>
              <w:ind w:firstLine="480"/>
              <w:jc w:val="left"/>
              <w:rPr>
                <w:rFonts w:ascii="宋体" w:hAnsi="宋体" w:cs="宋体"/>
                <w:kern w:val="0"/>
              </w:rPr>
            </w:pPr>
            <w:r>
              <w:rPr>
                <w:rFonts w:hint="eastAsia" w:ascii="宋体" w:hAnsi="宋体" w:cs="宋体"/>
                <w:kern w:val="0"/>
              </w:rPr>
              <w:t>多媒体教室、校外</w:t>
            </w:r>
            <w:r>
              <w:rPr>
                <w:rFonts w:hint="eastAsia" w:ascii="宋体" w:hAnsi="宋体" w:cs="宋体"/>
                <w:kern w:val="0"/>
                <w:lang w:val="en-US" w:eastAsia="zh-CN"/>
              </w:rPr>
              <w:t>实地调研</w:t>
            </w:r>
            <w:r>
              <w:rPr>
                <w:rFonts w:hint="eastAsia" w:ascii="宋体" w:hAnsi="宋体" w:cs="宋体"/>
                <w:kern w:val="0"/>
              </w:rPr>
              <w:t>、图书馆</w:t>
            </w:r>
            <w:r>
              <w:rPr>
                <w:rFonts w:hint="eastAsia" w:ascii="宋体" w:hAnsi="宋体" w:cs="宋体"/>
                <w:kern w:val="0"/>
                <w:lang w:eastAsia="zh-CN"/>
              </w:rPr>
              <w:t>、</w:t>
            </w:r>
            <w:r>
              <w:rPr>
                <w:rFonts w:hint="eastAsia" w:ascii="宋体" w:hAnsi="宋体" w:cs="宋体"/>
                <w:kern w:val="0"/>
                <w:lang w:val="en-US" w:eastAsia="zh-CN"/>
              </w:rPr>
              <w:t>博物馆</w:t>
            </w:r>
            <w:r>
              <w:rPr>
                <w:rFonts w:hint="eastAsia" w:ascii="宋体" w:hAnsi="宋体" w:cs="宋体"/>
                <w:kern w:val="0"/>
              </w:rPr>
              <w:t>等</w:t>
            </w:r>
          </w:p>
        </w:tc>
      </w:tr>
      <w:tr w14:paraId="1C14EAB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1797231">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74189734">
            <w:pPr>
              <w:widowControl/>
              <w:spacing w:line="240" w:lineRule="auto"/>
              <w:ind w:firstLine="0" w:firstLineChars="0"/>
              <w:jc w:val="left"/>
              <w:rPr>
                <w:rFonts w:ascii="宋体" w:hAnsi="宋体" w:cs="宋体"/>
                <w:kern w:val="0"/>
              </w:rPr>
            </w:pPr>
            <w:r>
              <w:rPr>
                <w:rFonts w:hint="eastAsia" w:ascii="宋体" w:hAnsi="宋体" w:cs="宋体"/>
                <w:kern w:val="0"/>
              </w:rPr>
              <w:t>教学及参考资料</w:t>
            </w:r>
          </w:p>
        </w:tc>
      </w:tr>
      <w:tr w14:paraId="023E34B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7D41E107">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545E58C6">
            <w:pPr>
              <w:spacing w:line="400" w:lineRule="exact"/>
              <w:ind w:firstLine="480"/>
              <w:rPr>
                <w:rFonts w:hint="eastAsia" w:ascii="宋体" w:hAnsi="宋体"/>
              </w:rPr>
            </w:pPr>
            <w:r>
              <w:rPr>
                <w:rFonts w:hint="eastAsia" w:ascii="宋体" w:hAnsi="宋体"/>
              </w:rPr>
              <w:t>《</w:t>
            </w:r>
            <w:r>
              <w:rPr>
                <w:rFonts w:ascii="Arial" w:hAnsi="Arial" w:eastAsia="宋体" w:cs="Arial"/>
                <w:b w:val="0"/>
                <w:bCs/>
                <w:i w:val="0"/>
                <w:caps w:val="0"/>
                <w:color w:val="666666"/>
                <w:spacing w:val="0"/>
                <w:sz w:val="24"/>
                <w:szCs w:val="24"/>
                <w:shd w:val="clear" w:fill="FFFFFF"/>
              </w:rPr>
              <w:t>看得见的中国服装史</w:t>
            </w:r>
            <w:r>
              <w:rPr>
                <w:rFonts w:hint="eastAsia" w:ascii="宋体" w:hAnsi="宋体"/>
              </w:rPr>
              <w:t>》</w:t>
            </w:r>
          </w:p>
          <w:p w14:paraId="75C0AB2A">
            <w:pPr>
              <w:spacing w:line="400" w:lineRule="exact"/>
              <w:ind w:left="0" w:leftChars="0" w:firstLine="0" w:firstLineChars="0"/>
              <w:rPr>
                <w:rFonts w:hint="eastAsia" w:ascii="宋体" w:hAnsi="宋体"/>
              </w:rPr>
            </w:pPr>
            <w:r>
              <w:rPr>
                <w:rFonts w:ascii="宋体" w:hAnsi="宋体"/>
              </w:rPr>
              <w:t>书号ISBN：</w:t>
            </w:r>
            <w:r>
              <w:rPr>
                <w:rFonts w:hint="eastAsia" w:ascii="宋体" w:hAnsi="宋体"/>
              </w:rPr>
              <w:t>9787101087161</w:t>
            </w:r>
            <w:r>
              <w:rPr>
                <w:rFonts w:ascii="宋体" w:hAnsi="宋体"/>
              </w:rPr>
              <w:t>出版社:</w:t>
            </w:r>
            <w:r>
              <w:rPr>
                <w:rFonts w:ascii="Tahoma" w:hAnsi="Tahoma" w:eastAsia="Tahoma" w:cs="Tahoma"/>
                <w:i w:val="0"/>
                <w:caps w:val="0"/>
                <w:color w:val="666666"/>
                <w:spacing w:val="0"/>
                <w:sz w:val="18"/>
                <w:szCs w:val="18"/>
                <w:shd w:val="clear" w:fill="FFFFFF"/>
              </w:rPr>
              <w:t>  </w:t>
            </w:r>
            <w:r>
              <w:rPr>
                <w:rFonts w:hint="default" w:ascii="宋体" w:hAnsi="宋体"/>
              </w:rPr>
              <w:fldChar w:fldCharType="begin"/>
            </w:r>
            <w:r>
              <w:rPr>
                <w:rFonts w:hint="default" w:ascii="宋体" w:hAnsi="宋体"/>
              </w:rPr>
              <w:instrText xml:space="preserve"> HYPERLINK "https://book.jd.com/publish/%E4%B8%AD%E5%8D%8E%E4%B9%A6%E5%B1%80_1.html" \o "中华书局" \t "https://item.jd.com/_blank" </w:instrText>
            </w:r>
            <w:r>
              <w:rPr>
                <w:rFonts w:hint="default" w:ascii="宋体" w:hAnsi="宋体"/>
              </w:rPr>
              <w:fldChar w:fldCharType="separate"/>
            </w:r>
            <w:r>
              <w:rPr>
                <w:rFonts w:hint="default" w:ascii="宋体" w:hAnsi="宋体"/>
              </w:rPr>
              <w:t>中华书局</w:t>
            </w:r>
            <w:r>
              <w:rPr>
                <w:rFonts w:hint="default" w:ascii="宋体" w:hAnsi="宋体"/>
              </w:rPr>
              <w:fldChar w:fldCharType="end"/>
            </w:r>
            <w:r>
              <w:rPr>
                <w:rFonts w:hint="eastAsia" w:ascii="宋体" w:hAnsi="宋体"/>
                <w:lang w:val="en-US" w:eastAsia="zh-CN"/>
              </w:rPr>
              <w:t>:</w:t>
            </w:r>
            <w:r>
              <w:rPr>
                <w:rFonts w:hint="eastAsia" w:ascii="宋体" w:hAnsi="宋体"/>
              </w:rPr>
              <w:t>2012-08-01</w:t>
            </w:r>
          </w:p>
          <w:p w14:paraId="7ECB8A42">
            <w:pPr>
              <w:spacing w:line="400" w:lineRule="exact"/>
              <w:ind w:firstLine="0" w:firstLineChars="0"/>
              <w:rPr>
                <w:rFonts w:ascii="宋体" w:hAnsi="宋体"/>
              </w:rPr>
            </w:pPr>
          </w:p>
        </w:tc>
      </w:tr>
      <w:tr w14:paraId="725D46D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25EF7901">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4CB14882">
            <w:pPr>
              <w:widowControl/>
              <w:spacing w:line="240" w:lineRule="auto"/>
              <w:ind w:firstLine="0" w:firstLineChars="0"/>
              <w:jc w:val="left"/>
              <w:rPr>
                <w:rFonts w:ascii="宋体" w:hAnsi="宋体" w:cs="宋体"/>
                <w:kern w:val="0"/>
              </w:rPr>
            </w:pPr>
            <w:r>
              <w:rPr>
                <w:rFonts w:hint="eastAsia" w:ascii="宋体" w:hAnsi="宋体" w:cs="宋体"/>
                <w:kern w:val="0"/>
              </w:rPr>
              <w:t>练习与习题建议</w:t>
            </w:r>
          </w:p>
        </w:tc>
      </w:tr>
      <w:tr w14:paraId="5D1940F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4860" w:type="dxa"/>
            <w:gridSpan w:val="3"/>
            <w:vMerge w:val="continue"/>
            <w:tcBorders>
              <w:top w:val="single" w:color="auto" w:sz="4" w:space="0"/>
              <w:left w:val="single" w:color="auto" w:sz="4" w:space="0"/>
              <w:bottom w:val="single" w:color="auto" w:sz="4" w:space="0"/>
              <w:right w:val="single" w:color="auto" w:sz="4" w:space="0"/>
            </w:tcBorders>
            <w:noWrap w:val="0"/>
            <w:vAlign w:val="center"/>
          </w:tcPr>
          <w:p w14:paraId="521AFB17">
            <w:pPr>
              <w:widowControl/>
              <w:spacing w:line="240" w:lineRule="auto"/>
              <w:ind w:firstLine="0" w:firstLineChars="0"/>
              <w:jc w:val="left"/>
              <w:rPr>
                <w:rFonts w:ascii="宋体" w:hAnsi="宋体" w:cs="宋体"/>
                <w:kern w:val="0"/>
              </w:rPr>
            </w:pPr>
          </w:p>
        </w:tc>
        <w:tc>
          <w:tcPr>
            <w:tcW w:w="4500" w:type="dxa"/>
            <w:gridSpan w:val="4"/>
            <w:tcBorders>
              <w:top w:val="nil"/>
              <w:left w:val="nil"/>
              <w:bottom w:val="single" w:color="auto" w:sz="4" w:space="0"/>
              <w:right w:val="single" w:color="auto" w:sz="4" w:space="0"/>
            </w:tcBorders>
            <w:noWrap w:val="0"/>
            <w:vAlign w:val="center"/>
          </w:tcPr>
          <w:p w14:paraId="07851F60">
            <w:pPr>
              <w:autoSpaceDE w:val="0"/>
              <w:autoSpaceDN w:val="0"/>
              <w:adjustRightInd w:val="0"/>
              <w:spacing w:line="240" w:lineRule="auto"/>
              <w:ind w:left="210" w:firstLine="0" w:firstLineChars="0"/>
              <w:rPr>
                <w:rFonts w:hint="eastAsia" w:ascii="Calibri" w:hAnsi="Calibri" w:cs="Calibri"/>
                <w:kern w:val="0"/>
                <w:sz w:val="21"/>
                <w:szCs w:val="21"/>
              </w:rPr>
            </w:pPr>
            <w:r>
              <w:rPr>
                <w:rFonts w:hint="eastAsia" w:ascii="宋体" w:hAnsi="Calibri" w:cs="宋体"/>
                <w:kern w:val="0"/>
                <w:sz w:val="21"/>
                <w:szCs w:val="21"/>
                <w:lang w:val="en-US" w:eastAsia="zh-CN"/>
              </w:rPr>
              <w:t>中国传统服饰任意一个角度进行研究报告。</w:t>
            </w:r>
          </w:p>
        </w:tc>
      </w:tr>
      <w:tr w14:paraId="76340BF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5C2358DA">
            <w:pPr>
              <w:widowControl/>
              <w:spacing w:line="240" w:lineRule="auto"/>
              <w:ind w:firstLine="0" w:firstLineChars="0"/>
              <w:jc w:val="center"/>
              <w:rPr>
                <w:rFonts w:ascii="宋体" w:hAnsi="宋体" w:cs="宋体"/>
                <w:kern w:val="0"/>
              </w:rPr>
            </w:pPr>
            <w:r>
              <w:rPr>
                <w:rFonts w:hint="eastAsia" w:ascii="宋体" w:hAnsi="宋体" w:cs="宋体"/>
                <w:kern w:val="0"/>
              </w:rPr>
              <w:t>考核与评价方式说明</w:t>
            </w:r>
          </w:p>
        </w:tc>
        <w:tc>
          <w:tcPr>
            <w:tcW w:w="4500" w:type="dxa"/>
            <w:gridSpan w:val="4"/>
            <w:tcBorders>
              <w:top w:val="nil"/>
              <w:left w:val="nil"/>
              <w:bottom w:val="single" w:color="auto" w:sz="4" w:space="0"/>
              <w:right w:val="single" w:color="auto" w:sz="4" w:space="0"/>
            </w:tcBorders>
            <w:noWrap w:val="0"/>
            <w:vAlign w:val="center"/>
          </w:tcPr>
          <w:p w14:paraId="4F985A93">
            <w:pPr>
              <w:widowControl/>
              <w:spacing w:line="240" w:lineRule="auto"/>
              <w:ind w:firstLine="0" w:firstLineChars="0"/>
              <w:jc w:val="left"/>
              <w:rPr>
                <w:rFonts w:ascii="宋体" w:hAnsi="宋体" w:cs="宋体"/>
                <w:kern w:val="0"/>
              </w:rPr>
            </w:pPr>
            <w:r>
              <w:rPr>
                <w:rFonts w:hint="eastAsia" w:ascii="宋体" w:hAnsi="宋体" w:cs="宋体"/>
                <w:kern w:val="0"/>
              </w:rPr>
              <w:t>权重分配</w:t>
            </w:r>
          </w:p>
        </w:tc>
      </w:tr>
      <w:tr w14:paraId="1632724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03" w:hRule="atLeast"/>
          <w:jc w:val="center"/>
        </w:trPr>
        <w:tc>
          <w:tcPr>
            <w:tcW w:w="4860" w:type="dxa"/>
            <w:gridSpan w:val="3"/>
            <w:tcBorders>
              <w:top w:val="single" w:color="auto" w:sz="4" w:space="0"/>
              <w:left w:val="single" w:color="auto" w:sz="4" w:space="0"/>
              <w:bottom w:val="single" w:color="auto" w:sz="4" w:space="0"/>
              <w:right w:val="single" w:color="auto" w:sz="4" w:space="0"/>
            </w:tcBorders>
            <w:noWrap w:val="0"/>
            <w:vAlign w:val="center"/>
          </w:tcPr>
          <w:p w14:paraId="3D8DF70E">
            <w:pPr>
              <w:widowControl/>
              <w:spacing w:line="240" w:lineRule="auto"/>
              <w:ind w:firstLine="0" w:firstLineChars="0"/>
              <w:jc w:val="center"/>
              <w:rPr>
                <w:rFonts w:ascii="宋体" w:hAnsi="宋体" w:cs="宋体"/>
                <w:kern w:val="0"/>
              </w:rPr>
            </w:pPr>
            <w:r>
              <w:rPr>
                <w:rFonts w:hint="eastAsia" w:ascii="宋体" w:hAnsi="宋体" w:cs="宋体"/>
                <w:kern w:val="0"/>
                <w:lang w:val="en-US" w:eastAsia="zh-CN"/>
              </w:rPr>
              <w:t>课堂表现</w:t>
            </w:r>
            <w:r>
              <w:rPr>
                <w:rFonts w:hint="eastAsia" w:ascii="宋体" w:hAnsi="宋体" w:cs="宋体"/>
                <w:kern w:val="0"/>
              </w:rPr>
              <w:t>与</w:t>
            </w:r>
            <w:r>
              <w:rPr>
                <w:rFonts w:hint="eastAsia" w:ascii="宋体" w:hAnsi="宋体" w:cs="宋体"/>
                <w:kern w:val="0"/>
                <w:lang w:val="en-US" w:eastAsia="zh-CN"/>
              </w:rPr>
              <w:t>项目任务</w:t>
            </w:r>
            <w:r>
              <w:rPr>
                <w:rFonts w:hint="eastAsia" w:ascii="宋体" w:hAnsi="宋体" w:cs="宋体"/>
                <w:kern w:val="0"/>
              </w:rPr>
              <w:t>相结合。</w:t>
            </w:r>
          </w:p>
        </w:tc>
        <w:tc>
          <w:tcPr>
            <w:tcW w:w="4500" w:type="dxa"/>
            <w:gridSpan w:val="4"/>
            <w:tcBorders>
              <w:top w:val="nil"/>
              <w:left w:val="nil"/>
              <w:bottom w:val="single" w:color="auto" w:sz="4" w:space="0"/>
              <w:right w:val="single" w:color="auto" w:sz="4" w:space="0"/>
            </w:tcBorders>
            <w:noWrap w:val="0"/>
            <w:vAlign w:val="center"/>
          </w:tcPr>
          <w:p w14:paraId="5C4ABD68">
            <w:pPr>
              <w:widowControl/>
              <w:spacing w:line="240" w:lineRule="auto"/>
              <w:ind w:firstLine="0" w:firstLineChars="0"/>
              <w:jc w:val="left"/>
              <w:rPr>
                <w:rFonts w:hint="eastAsia" w:ascii="宋体" w:hAnsi="宋体" w:cs="宋体"/>
                <w:kern w:val="0"/>
              </w:rPr>
            </w:pPr>
            <w:r>
              <w:rPr>
                <w:rFonts w:hint="eastAsia" w:ascii="宋体" w:hAnsi="宋体" w:cs="宋体"/>
                <w:kern w:val="0"/>
              </w:rPr>
              <w:t>平时</w:t>
            </w:r>
            <w:r>
              <w:rPr>
                <w:rFonts w:hint="eastAsia" w:ascii="宋体" w:hAnsi="宋体" w:cs="宋体"/>
                <w:kern w:val="0"/>
                <w:lang w:val="en-US" w:eastAsia="zh-CN"/>
              </w:rPr>
              <w:t>表现</w:t>
            </w:r>
            <w:r>
              <w:rPr>
                <w:rFonts w:hint="eastAsia" w:ascii="宋体" w:hAnsi="宋体" w:cs="宋体"/>
                <w:kern w:val="0"/>
              </w:rPr>
              <w:t>占 40 %、综合练习占</w:t>
            </w:r>
            <w:r>
              <w:rPr>
                <w:rFonts w:hint="eastAsia" w:ascii="宋体" w:hAnsi="宋体" w:cs="宋体"/>
                <w:kern w:val="0"/>
                <w:lang w:val="en-US" w:eastAsia="zh-CN"/>
              </w:rPr>
              <w:t>6</w:t>
            </w:r>
            <w:r>
              <w:rPr>
                <w:rFonts w:hint="eastAsia" w:ascii="宋体" w:hAnsi="宋体" w:cs="宋体"/>
                <w:kern w:val="0"/>
              </w:rPr>
              <w:t>0 %</w:t>
            </w:r>
          </w:p>
          <w:p w14:paraId="1A85C7AD">
            <w:pPr>
              <w:widowControl/>
              <w:spacing w:line="240" w:lineRule="auto"/>
              <w:ind w:firstLine="0" w:firstLineChars="0"/>
              <w:jc w:val="left"/>
              <w:rPr>
                <w:rFonts w:ascii="宋体" w:hAnsi="宋体" w:eastAsia="宋体" w:cs="宋体"/>
                <w:kern w:val="0"/>
                <w:sz w:val="24"/>
                <w:szCs w:val="24"/>
                <w:lang w:val="en-US" w:eastAsia="zh-CN" w:bidi="ar-SA"/>
              </w:rPr>
            </w:pPr>
          </w:p>
        </w:tc>
      </w:tr>
    </w:tbl>
    <w:p w14:paraId="15E876C7">
      <w:pPr>
        <w:pStyle w:val="2"/>
        <w:spacing w:before="156" w:after="156"/>
        <w:rPr>
          <w:rFonts w:hint="eastAsia"/>
        </w:rPr>
      </w:pPr>
      <w:r>
        <w:rPr>
          <w:rFonts w:hint="eastAsia"/>
          <w:lang w:eastAsia="zh-CN"/>
        </w:rPr>
        <w:t>八</w:t>
      </w:r>
      <w:r>
        <w:rPr>
          <w:rFonts w:hint="eastAsia"/>
        </w:rPr>
        <w:t>、课程实施</w:t>
      </w:r>
    </w:p>
    <w:p w14:paraId="4CA9DDB4">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1.教学方法建议</w:t>
      </w:r>
    </w:p>
    <w:p w14:paraId="4A651DC9">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根据本课程的教学目标要求和课程特点以及有关学情，选择适合于本课程的最优化教学法。综合考虑教学效果和教学可操作性等因素，本课程选用讲授法教学法、任务教学法。</w:t>
      </w:r>
    </w:p>
    <w:p w14:paraId="396FF06A">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讲授法教学法是:《</w:t>
      </w:r>
      <w:r>
        <w:rPr>
          <w:rFonts w:hint="eastAsia" w:ascii="宋体" w:hAnsi="宋体" w:cs="仿宋_GB2312"/>
          <w:position w:val="6"/>
          <w:sz w:val="24"/>
          <w:szCs w:val="24"/>
          <w:lang w:val="en-US" w:eastAsia="zh-CN"/>
        </w:rPr>
        <w:t>服装史</w:t>
      </w:r>
      <w:r>
        <w:rPr>
          <w:rFonts w:hint="eastAsia" w:ascii="宋体" w:hAnsi="宋体" w:cs="仿宋_GB2312"/>
          <w:position w:val="6"/>
          <w:sz w:val="24"/>
          <w:szCs w:val="24"/>
        </w:rPr>
        <w:t>》是</w:t>
      </w:r>
      <w:r>
        <w:rPr>
          <w:rFonts w:hint="eastAsia" w:ascii="宋体" w:hAnsi="宋体" w:cs="仿宋_GB2312"/>
          <w:position w:val="6"/>
          <w:sz w:val="24"/>
          <w:szCs w:val="24"/>
          <w:lang w:val="en-US" w:eastAsia="zh-CN"/>
        </w:rPr>
        <w:t>服装</w:t>
      </w:r>
      <w:r>
        <w:rPr>
          <w:rFonts w:hint="eastAsia" w:ascii="宋体" w:hAnsi="宋体" w:cs="仿宋_GB2312"/>
          <w:position w:val="6"/>
          <w:sz w:val="24"/>
          <w:szCs w:val="24"/>
        </w:rPr>
        <w:t>专业的</w:t>
      </w:r>
      <w:r>
        <w:rPr>
          <w:rFonts w:hint="eastAsia" w:ascii="宋体" w:hAnsi="宋体" w:cs="仿宋_GB2312"/>
          <w:position w:val="6"/>
          <w:sz w:val="24"/>
          <w:szCs w:val="24"/>
          <w:lang w:val="en-US" w:eastAsia="zh-CN"/>
        </w:rPr>
        <w:t>专业</w:t>
      </w:r>
      <w:r>
        <w:rPr>
          <w:rFonts w:hint="eastAsia" w:ascii="宋体" w:hAnsi="宋体" w:cs="仿宋_GB2312"/>
          <w:position w:val="6"/>
          <w:sz w:val="24"/>
          <w:szCs w:val="24"/>
        </w:rPr>
        <w:t>课程。讲授法教学法对该课程一系列</w:t>
      </w:r>
      <w:r>
        <w:rPr>
          <w:rFonts w:hint="eastAsia" w:ascii="宋体" w:hAnsi="宋体" w:cs="仿宋_GB2312"/>
          <w:position w:val="6"/>
          <w:sz w:val="24"/>
          <w:szCs w:val="24"/>
          <w:lang w:val="en-US" w:eastAsia="zh-CN"/>
        </w:rPr>
        <w:t>服装史</w:t>
      </w:r>
      <w:r>
        <w:rPr>
          <w:rFonts w:hint="eastAsia" w:ascii="宋体" w:hAnsi="宋体" w:cs="仿宋_GB2312"/>
          <w:position w:val="6"/>
          <w:sz w:val="24"/>
          <w:szCs w:val="24"/>
        </w:rPr>
        <w:t>的相关知识做系统的梳理与分析，同时为后期的</w:t>
      </w:r>
      <w:r>
        <w:rPr>
          <w:rFonts w:hint="eastAsia" w:ascii="宋体" w:hAnsi="宋体" w:cs="仿宋_GB2312"/>
          <w:position w:val="6"/>
          <w:sz w:val="24"/>
          <w:szCs w:val="24"/>
          <w:lang w:val="en-US" w:eastAsia="zh-CN"/>
        </w:rPr>
        <w:t>专业学习和</w:t>
      </w:r>
      <w:r>
        <w:rPr>
          <w:rFonts w:hint="eastAsia" w:ascii="宋体" w:hAnsi="宋体" w:cs="仿宋_GB2312"/>
          <w:position w:val="6"/>
          <w:sz w:val="24"/>
          <w:szCs w:val="24"/>
        </w:rPr>
        <w:t>实践打下坚实的理论基础。</w:t>
      </w:r>
    </w:p>
    <w:p w14:paraId="07F43F60">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任务教学法是：</w:t>
      </w:r>
    </w:p>
    <w:p w14:paraId="533AEA46">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结合该课程所学知识特点，</w:t>
      </w:r>
      <w:r>
        <w:rPr>
          <w:rFonts w:hint="eastAsia" w:ascii="宋体" w:hAnsi="宋体" w:cs="仿宋_GB2312"/>
          <w:position w:val="6"/>
          <w:sz w:val="24"/>
          <w:szCs w:val="24"/>
          <w:lang w:val="en-US" w:eastAsia="zh-CN"/>
        </w:rPr>
        <w:t>让学生完成服装造型发展有关的研究式</w:t>
      </w:r>
      <w:r>
        <w:rPr>
          <w:rFonts w:hint="eastAsia" w:ascii="宋体" w:hAnsi="宋体" w:cs="仿宋_GB2312"/>
          <w:position w:val="6"/>
          <w:sz w:val="24"/>
          <w:szCs w:val="24"/>
        </w:rPr>
        <w:t>，带着任务上课，学生学习的目的性更强，学习更主动，学习气氛更热烈，作业评讲效果更直观，便于引导学生积极思考、乐于实践，提高教、学效果。</w:t>
      </w:r>
    </w:p>
    <w:p w14:paraId="4DC9DDCE">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(1)、“以</w:t>
      </w:r>
      <w:r>
        <w:rPr>
          <w:rFonts w:hint="eastAsia" w:ascii="宋体" w:hAnsi="宋体" w:cs="仿宋_GB2312"/>
          <w:position w:val="6"/>
          <w:sz w:val="24"/>
          <w:szCs w:val="24"/>
          <w:lang w:val="en-US" w:eastAsia="zh-CN"/>
        </w:rPr>
        <w:t>任务</w:t>
      </w:r>
      <w:r>
        <w:rPr>
          <w:rFonts w:hint="eastAsia" w:ascii="宋体" w:hAnsi="宋体" w:cs="仿宋_GB2312"/>
          <w:position w:val="6"/>
          <w:sz w:val="24"/>
          <w:szCs w:val="24"/>
        </w:rPr>
        <w:t>为中心”的“</w:t>
      </w:r>
      <w:r>
        <w:rPr>
          <w:rFonts w:hint="eastAsia" w:ascii="宋体" w:hAnsi="宋体" w:cs="仿宋_GB2312"/>
          <w:position w:val="6"/>
          <w:sz w:val="24"/>
          <w:szCs w:val="24"/>
          <w:lang w:val="en-US" w:eastAsia="zh-CN"/>
        </w:rPr>
        <w:t>探索</w:t>
      </w:r>
      <w:r>
        <w:rPr>
          <w:rFonts w:hint="eastAsia" w:ascii="宋体" w:hAnsi="宋体" w:cs="仿宋_GB2312"/>
          <w:position w:val="6"/>
          <w:sz w:val="24"/>
          <w:szCs w:val="24"/>
        </w:rPr>
        <w:t>式”教学方法，注重</w:t>
      </w:r>
      <w:r>
        <w:rPr>
          <w:rFonts w:hint="eastAsia" w:ascii="宋体" w:hAnsi="宋体" w:cs="仿宋_GB2312"/>
          <w:position w:val="6"/>
          <w:sz w:val="24"/>
          <w:szCs w:val="24"/>
          <w:lang w:val="en-US" w:eastAsia="zh-CN"/>
        </w:rPr>
        <w:t>自学</w:t>
      </w:r>
      <w:r>
        <w:rPr>
          <w:rFonts w:hint="eastAsia" w:ascii="宋体" w:hAnsi="宋体" w:cs="仿宋_GB2312"/>
          <w:position w:val="6"/>
          <w:sz w:val="24"/>
          <w:szCs w:val="24"/>
        </w:rPr>
        <w:t xml:space="preserve">能力培养的特点，强调教师的作用在于“启疑”，使学生的学习兴趣得以提高； </w:t>
      </w:r>
    </w:p>
    <w:p w14:paraId="670A137F">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(2)、从“自主型”学习向“研究型”学习过渡的教学新途径，构建了丰富的教学资源及交互式的网络环境，使学生的学习方式突破了传统“满堂灌”模式。培养了学生发现问题、分析问题和解决问题的能力；</w:t>
      </w:r>
    </w:p>
    <w:p w14:paraId="2E6C6E60">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(3)、“</w:t>
      </w:r>
      <w:r>
        <w:rPr>
          <w:rFonts w:hint="eastAsia" w:ascii="宋体" w:hAnsi="宋体" w:cs="仿宋_GB2312"/>
          <w:position w:val="6"/>
          <w:sz w:val="24"/>
          <w:szCs w:val="24"/>
          <w:lang w:val="en-US" w:eastAsia="zh-CN"/>
        </w:rPr>
        <w:t>讲授</w:t>
      </w:r>
      <w:r>
        <w:rPr>
          <w:rFonts w:hint="eastAsia" w:ascii="宋体" w:hAnsi="宋体" w:cs="仿宋_GB2312"/>
          <w:position w:val="6"/>
          <w:sz w:val="24"/>
          <w:szCs w:val="24"/>
        </w:rPr>
        <w:t>式”和“</w:t>
      </w:r>
      <w:r>
        <w:rPr>
          <w:rFonts w:hint="eastAsia" w:ascii="宋体" w:hAnsi="宋体" w:cs="仿宋_GB2312"/>
          <w:position w:val="6"/>
          <w:sz w:val="24"/>
          <w:szCs w:val="24"/>
          <w:lang w:val="en-US" w:eastAsia="zh-CN"/>
        </w:rPr>
        <w:t>任务</w:t>
      </w:r>
      <w:r>
        <w:rPr>
          <w:rFonts w:hint="eastAsia" w:ascii="宋体" w:hAnsi="宋体" w:cs="仿宋_GB2312"/>
          <w:position w:val="6"/>
          <w:sz w:val="24"/>
          <w:szCs w:val="24"/>
        </w:rPr>
        <w:t>式”教学方法的延伸，采取互动式教学，充分认识到教学中师生所扮演的不同角色，完善了一种师生互动、设计理论与案例互动式的教学方法；</w:t>
      </w:r>
    </w:p>
    <w:p w14:paraId="3D77D204">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w:t>
      </w:r>
      <w:r>
        <w:rPr>
          <w:rFonts w:hint="eastAsia" w:ascii="宋体" w:hAnsi="宋体" w:cs="仿宋_GB2312"/>
          <w:position w:val="6"/>
          <w:sz w:val="24"/>
          <w:szCs w:val="24"/>
          <w:lang w:val="en-US" w:eastAsia="zh-CN"/>
        </w:rPr>
        <w:t>4</w:t>
      </w:r>
      <w:r>
        <w:rPr>
          <w:rFonts w:hint="eastAsia" w:ascii="宋体" w:hAnsi="宋体" w:cs="仿宋_GB2312"/>
          <w:position w:val="6"/>
          <w:sz w:val="24"/>
          <w:szCs w:val="24"/>
        </w:rPr>
        <w:t>)、成果评价，小组自评、小组之间互评、教师评析。</w:t>
      </w:r>
    </w:p>
    <w:p w14:paraId="56D4D01A">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根据课程内容和学生特点灵活运用，引导学生积极思考、乐于实践，提高教学效果。</w:t>
      </w:r>
    </w:p>
    <w:p w14:paraId="633EFFEF">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2.师资条件要求</w:t>
      </w:r>
    </w:p>
    <w:p w14:paraId="1C84D612">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对校内专任教师应该具备艺术设计专业教师资格、具备3年及以上行业企业工作经历。</w:t>
      </w:r>
    </w:p>
    <w:p w14:paraId="62B3E646">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3.教学条件基本要求</w:t>
      </w:r>
    </w:p>
    <w:p w14:paraId="36949056">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(1)教学媒体：教学课件、</w:t>
      </w:r>
      <w:r>
        <w:rPr>
          <w:rFonts w:hint="eastAsia" w:ascii="宋体" w:hAnsi="宋体" w:cs="仿宋_GB2312"/>
          <w:position w:val="6"/>
          <w:sz w:val="24"/>
          <w:szCs w:val="24"/>
          <w:lang w:val="en-US" w:eastAsia="zh-CN"/>
        </w:rPr>
        <w:t>服装历史造型图例</w:t>
      </w:r>
      <w:r>
        <w:rPr>
          <w:rFonts w:hint="eastAsia" w:ascii="宋体" w:hAnsi="宋体" w:cs="仿宋_GB2312"/>
          <w:position w:val="6"/>
          <w:sz w:val="24"/>
          <w:szCs w:val="24"/>
        </w:rPr>
        <w:t>、</w:t>
      </w:r>
      <w:r>
        <w:rPr>
          <w:rFonts w:hint="eastAsia" w:ascii="宋体" w:hAnsi="宋体" w:cs="仿宋_GB2312"/>
          <w:position w:val="6"/>
          <w:sz w:val="24"/>
          <w:szCs w:val="24"/>
          <w:lang w:val="en-US" w:eastAsia="zh-CN"/>
        </w:rPr>
        <w:t>20世纪服装</w:t>
      </w:r>
      <w:r>
        <w:rPr>
          <w:rFonts w:hint="eastAsia" w:ascii="宋体" w:hAnsi="宋体" w:cs="仿宋_GB2312"/>
          <w:position w:val="6"/>
          <w:sz w:val="24"/>
          <w:szCs w:val="24"/>
        </w:rPr>
        <w:t>品牌</w:t>
      </w:r>
      <w:r>
        <w:rPr>
          <w:rFonts w:hint="eastAsia" w:ascii="宋体" w:hAnsi="宋体" w:cs="仿宋_GB2312"/>
          <w:position w:val="6"/>
          <w:sz w:val="24"/>
          <w:szCs w:val="24"/>
          <w:lang w:val="en-US" w:eastAsia="zh-CN"/>
        </w:rPr>
        <w:t>历史资料</w:t>
      </w:r>
      <w:r>
        <w:rPr>
          <w:rFonts w:hint="eastAsia" w:ascii="宋体" w:hAnsi="宋体" w:cs="仿宋_GB2312"/>
          <w:position w:val="6"/>
          <w:sz w:val="24"/>
          <w:szCs w:val="24"/>
        </w:rPr>
        <w:t>、图书资料、多媒体教学设备、网络教学资源等；</w:t>
      </w:r>
    </w:p>
    <w:p w14:paraId="1697AF8C">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(2)教学场景：</w:t>
      </w:r>
      <w:r>
        <w:rPr>
          <w:rFonts w:hint="eastAsia" w:ascii="宋体" w:hAnsi="宋体" w:cs="仿宋_GB2312"/>
          <w:position w:val="6"/>
          <w:sz w:val="24"/>
          <w:szCs w:val="24"/>
          <w:lang w:val="en-US" w:eastAsia="zh-CN"/>
        </w:rPr>
        <w:t>图书馆</w:t>
      </w:r>
      <w:r>
        <w:rPr>
          <w:rFonts w:hint="eastAsia" w:ascii="宋体" w:hAnsi="宋体" w:cs="仿宋_GB2312"/>
          <w:position w:val="6"/>
          <w:sz w:val="24"/>
          <w:szCs w:val="24"/>
        </w:rPr>
        <w:t>、</w:t>
      </w:r>
      <w:r>
        <w:rPr>
          <w:rFonts w:hint="eastAsia" w:ascii="宋体" w:hAnsi="宋体" w:cs="仿宋_GB2312"/>
          <w:position w:val="6"/>
          <w:sz w:val="24"/>
          <w:szCs w:val="24"/>
          <w:lang w:val="en-US" w:eastAsia="zh-CN"/>
        </w:rPr>
        <w:t>博物馆</w:t>
      </w:r>
      <w:r>
        <w:rPr>
          <w:rFonts w:hint="eastAsia" w:ascii="宋体" w:hAnsi="宋体" w:cs="仿宋_GB2312"/>
          <w:position w:val="6"/>
          <w:sz w:val="24"/>
          <w:szCs w:val="24"/>
        </w:rPr>
        <w:t>；</w:t>
      </w:r>
    </w:p>
    <w:p w14:paraId="135A28B4">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(3)工具设备：多媒体设备、数码相机；</w:t>
      </w:r>
    </w:p>
    <w:p w14:paraId="33534451">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(4)教师配备：专业教师1-3人。</w:t>
      </w:r>
    </w:p>
    <w:p w14:paraId="37B3EDDF">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4.教学资源基本要求</w:t>
      </w:r>
    </w:p>
    <w:p w14:paraId="18042C28">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（1）教材：</w:t>
      </w:r>
    </w:p>
    <w:p w14:paraId="19C24B81">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《中外服装史》</w:t>
      </w:r>
    </w:p>
    <w:p w14:paraId="1B7C0FC2">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书号ISBN：9787566913562出版社: </w:t>
      </w:r>
      <w:r>
        <w:rPr>
          <w:rFonts w:hint="default" w:ascii="宋体" w:hAnsi="宋体" w:cs="仿宋_GB2312"/>
          <w:position w:val="6"/>
          <w:sz w:val="24"/>
          <w:szCs w:val="24"/>
        </w:rPr>
        <w:fldChar w:fldCharType="begin"/>
      </w:r>
      <w:r>
        <w:rPr>
          <w:rFonts w:hint="default" w:ascii="宋体" w:hAnsi="宋体" w:cs="仿宋_GB2312"/>
          <w:position w:val="6"/>
          <w:sz w:val="24"/>
          <w:szCs w:val="24"/>
        </w:rPr>
        <w:instrText xml:space="preserve"> HYPERLINK "https://book.jd.com/publish/%E4%B8%9C%E5%8D%8E%E5%A4%A7%E5%AD%A6%E5%87%BA%E7%89%88%E7%A4%BE_1.html" \o "东华大学出版社" \t "https://item.jd.com/_blank" </w:instrText>
      </w:r>
      <w:r>
        <w:rPr>
          <w:rFonts w:hint="default" w:ascii="宋体" w:hAnsi="宋体" w:cs="仿宋_GB2312"/>
          <w:position w:val="6"/>
          <w:sz w:val="24"/>
          <w:szCs w:val="24"/>
        </w:rPr>
        <w:fldChar w:fldCharType="separate"/>
      </w:r>
      <w:r>
        <w:rPr>
          <w:rFonts w:hint="default" w:ascii="宋体" w:hAnsi="宋体" w:cs="仿宋_GB2312"/>
          <w:position w:val="6"/>
          <w:sz w:val="24"/>
          <w:szCs w:val="24"/>
        </w:rPr>
        <w:t>东华大学出版社</w:t>
      </w:r>
      <w:r>
        <w:rPr>
          <w:rFonts w:hint="default" w:ascii="宋体" w:hAnsi="宋体" w:cs="仿宋_GB2312"/>
          <w:position w:val="6"/>
          <w:sz w:val="24"/>
          <w:szCs w:val="24"/>
        </w:rPr>
        <w:fldChar w:fldCharType="end"/>
      </w:r>
      <w:r>
        <w:rPr>
          <w:rFonts w:hint="eastAsia" w:ascii="宋体" w:hAnsi="宋体" w:cs="仿宋_GB2312"/>
          <w:position w:val="6"/>
          <w:sz w:val="24"/>
          <w:szCs w:val="24"/>
          <w:lang w:val="en-US" w:eastAsia="zh-CN"/>
        </w:rPr>
        <w:t xml:space="preserve"> </w:t>
      </w:r>
      <w:r>
        <w:rPr>
          <w:rFonts w:hint="eastAsia" w:ascii="宋体" w:hAnsi="宋体" w:cs="仿宋_GB2312"/>
          <w:position w:val="6"/>
          <w:sz w:val="24"/>
          <w:szCs w:val="24"/>
        </w:rPr>
        <w:t>时间:2018-03-01</w:t>
      </w:r>
    </w:p>
    <w:p w14:paraId="54E5DFD2">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（2）学习参考书：</w:t>
      </w:r>
    </w:p>
    <w:p w14:paraId="0305DBA8">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《西方服装史》</w:t>
      </w:r>
    </w:p>
    <w:p w14:paraId="3D839897">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书号ISBN：9787518074952出版社: </w:t>
      </w:r>
      <w:r>
        <w:rPr>
          <w:rFonts w:hint="default" w:ascii="宋体" w:hAnsi="宋体" w:cs="仿宋_GB2312"/>
          <w:position w:val="6"/>
          <w:sz w:val="24"/>
          <w:szCs w:val="24"/>
        </w:rPr>
        <w:fldChar w:fldCharType="begin"/>
      </w:r>
      <w:r>
        <w:rPr>
          <w:rFonts w:hint="default" w:ascii="宋体" w:hAnsi="宋体" w:cs="仿宋_GB2312"/>
          <w:position w:val="6"/>
          <w:sz w:val="24"/>
          <w:szCs w:val="24"/>
        </w:rPr>
        <w:instrText xml:space="preserve"> HYPERLINK "https://book.jd.com/publish/%E4%B8%AD%E5%9B%BD%E7%BA%BA%E7%BB%87%E5%87%BA%E7%89%88%E7%A4%BE_1.html" \o "中国纺织出版社" \t "https://item.jd.com/_blank" </w:instrText>
      </w:r>
      <w:r>
        <w:rPr>
          <w:rFonts w:hint="default" w:ascii="宋体" w:hAnsi="宋体" w:cs="仿宋_GB2312"/>
          <w:position w:val="6"/>
          <w:sz w:val="24"/>
          <w:szCs w:val="24"/>
        </w:rPr>
        <w:fldChar w:fldCharType="separate"/>
      </w:r>
      <w:r>
        <w:rPr>
          <w:rFonts w:hint="default" w:ascii="宋体" w:hAnsi="宋体" w:cs="仿宋_GB2312"/>
          <w:position w:val="6"/>
          <w:sz w:val="24"/>
          <w:szCs w:val="24"/>
        </w:rPr>
        <w:t>中国纺织出版社</w:t>
      </w:r>
      <w:r>
        <w:rPr>
          <w:rFonts w:hint="default" w:ascii="宋体" w:hAnsi="宋体" w:cs="仿宋_GB2312"/>
          <w:position w:val="6"/>
          <w:sz w:val="24"/>
          <w:szCs w:val="24"/>
        </w:rPr>
        <w:fldChar w:fldCharType="end"/>
      </w:r>
      <w:r>
        <w:rPr>
          <w:rFonts w:hint="eastAsia" w:ascii="宋体" w:hAnsi="宋体" w:cs="仿宋_GB2312"/>
          <w:position w:val="6"/>
          <w:sz w:val="24"/>
          <w:szCs w:val="24"/>
          <w:lang w:val="en-US" w:eastAsia="zh-CN"/>
        </w:rPr>
        <w:t>:</w:t>
      </w:r>
      <w:r>
        <w:rPr>
          <w:rFonts w:hint="eastAsia" w:ascii="宋体" w:hAnsi="宋体" w:cs="仿宋_GB2312"/>
          <w:position w:val="6"/>
          <w:sz w:val="24"/>
          <w:szCs w:val="24"/>
        </w:rPr>
        <w:t>2020-08-01</w:t>
      </w:r>
    </w:p>
    <w:p w14:paraId="744204B1">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《看得见的中国服装史》</w:t>
      </w:r>
    </w:p>
    <w:p w14:paraId="169C36E2">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书号ISBN：9787101087161出版社:  </w:t>
      </w:r>
      <w:r>
        <w:rPr>
          <w:rFonts w:hint="default" w:ascii="宋体" w:hAnsi="宋体" w:cs="仿宋_GB2312"/>
          <w:position w:val="6"/>
          <w:sz w:val="24"/>
          <w:szCs w:val="24"/>
        </w:rPr>
        <w:fldChar w:fldCharType="begin"/>
      </w:r>
      <w:r>
        <w:rPr>
          <w:rFonts w:hint="default" w:ascii="宋体" w:hAnsi="宋体" w:cs="仿宋_GB2312"/>
          <w:position w:val="6"/>
          <w:sz w:val="24"/>
          <w:szCs w:val="24"/>
        </w:rPr>
        <w:instrText xml:space="preserve"> HYPERLINK "https://book.jd.com/publish/%E4%B8%AD%E5%8D%8E%E4%B9%A6%E5%B1%80_1.html" \o "中华书局" \t "https://item.jd.com/_blank" </w:instrText>
      </w:r>
      <w:r>
        <w:rPr>
          <w:rFonts w:hint="default" w:ascii="宋体" w:hAnsi="宋体" w:cs="仿宋_GB2312"/>
          <w:position w:val="6"/>
          <w:sz w:val="24"/>
          <w:szCs w:val="24"/>
        </w:rPr>
        <w:fldChar w:fldCharType="separate"/>
      </w:r>
      <w:r>
        <w:rPr>
          <w:rFonts w:hint="default" w:ascii="宋体" w:hAnsi="宋体" w:cs="仿宋_GB2312"/>
          <w:position w:val="6"/>
          <w:sz w:val="24"/>
          <w:szCs w:val="24"/>
        </w:rPr>
        <w:t>中华书局</w:t>
      </w:r>
      <w:r>
        <w:rPr>
          <w:rFonts w:hint="default" w:ascii="宋体" w:hAnsi="宋体" w:cs="仿宋_GB2312"/>
          <w:position w:val="6"/>
          <w:sz w:val="24"/>
          <w:szCs w:val="24"/>
        </w:rPr>
        <w:fldChar w:fldCharType="end"/>
      </w:r>
      <w:r>
        <w:rPr>
          <w:rFonts w:hint="eastAsia" w:ascii="宋体" w:hAnsi="宋体" w:cs="仿宋_GB2312"/>
          <w:position w:val="6"/>
          <w:sz w:val="24"/>
          <w:szCs w:val="24"/>
          <w:lang w:val="en-US" w:eastAsia="zh-CN"/>
        </w:rPr>
        <w:t>:</w:t>
      </w:r>
      <w:r>
        <w:rPr>
          <w:rFonts w:hint="eastAsia" w:ascii="宋体" w:hAnsi="宋体" w:cs="仿宋_GB2312"/>
          <w:position w:val="6"/>
          <w:sz w:val="24"/>
          <w:szCs w:val="24"/>
        </w:rPr>
        <w:t>2012-08-01</w:t>
      </w:r>
    </w:p>
    <w:p w14:paraId="6784B696">
      <w:pPr>
        <w:pStyle w:val="2"/>
        <w:spacing w:before="156" w:after="156"/>
        <w:rPr>
          <w:rFonts w:hint="eastAsia" w:cs="Times New Roman"/>
          <w:lang w:eastAsia="zh-CN"/>
        </w:rPr>
      </w:pPr>
      <w:r>
        <w:rPr>
          <w:rFonts w:hint="eastAsia" w:cs="Times New Roman"/>
          <w:lang w:eastAsia="zh-CN"/>
        </w:rPr>
        <w:t>九、教学评价、考核要求</w:t>
      </w:r>
    </w:p>
    <w:p w14:paraId="4B8ECA33">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1、评价方式：按五级记分制（优、良、中、及格、不及格），学生自评、小组互评、教师评价的方式，以过程考核为主；</w:t>
      </w:r>
    </w:p>
    <w:p w14:paraId="43DECAEB">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2、考核标准：评价建议应体现多元评价方法，重视教学过程评价，突出阶段评价、目标评价、理论与实践一体化评价等，注重学生</w:t>
      </w:r>
      <w:r>
        <w:rPr>
          <w:rFonts w:hint="eastAsia" w:ascii="宋体" w:hAnsi="宋体" w:cs="仿宋_GB2312"/>
          <w:position w:val="6"/>
          <w:sz w:val="24"/>
          <w:szCs w:val="24"/>
          <w:lang w:val="en-US" w:eastAsia="zh-CN"/>
        </w:rPr>
        <w:t>自我学习</w:t>
      </w:r>
      <w:r>
        <w:rPr>
          <w:rFonts w:hint="eastAsia" w:ascii="宋体" w:hAnsi="宋体" w:cs="仿宋_GB2312"/>
          <w:position w:val="6"/>
          <w:sz w:val="24"/>
          <w:szCs w:val="24"/>
        </w:rPr>
        <w:t>能力和在实践中分析问题、解决问题能力的考核，关注学生个别差异，鼓励学生实践</w:t>
      </w:r>
      <w:r>
        <w:rPr>
          <w:rFonts w:hint="eastAsia" w:ascii="宋体" w:hAnsi="宋体" w:cs="仿宋_GB2312"/>
          <w:position w:val="6"/>
          <w:sz w:val="24"/>
          <w:szCs w:val="24"/>
          <w:lang w:val="en-US" w:eastAsia="zh-CN"/>
        </w:rPr>
        <w:t>性学习</w:t>
      </w:r>
      <w:r>
        <w:rPr>
          <w:rFonts w:hint="eastAsia" w:ascii="宋体" w:hAnsi="宋体" w:cs="仿宋_GB2312"/>
          <w:position w:val="6"/>
          <w:sz w:val="24"/>
          <w:szCs w:val="24"/>
        </w:rPr>
        <w:t>。</w:t>
      </w:r>
    </w:p>
    <w:p w14:paraId="60B2D927">
      <w:pPr>
        <w:pStyle w:val="2"/>
        <w:spacing w:before="156" w:after="156"/>
        <w:rPr>
          <w:rFonts w:hint="eastAsia"/>
        </w:rPr>
      </w:pPr>
      <w:r>
        <w:rPr>
          <w:rFonts w:hint="eastAsia"/>
          <w:lang w:eastAsia="zh-CN"/>
        </w:rPr>
        <w:t>十</w:t>
      </w:r>
      <w:r>
        <w:rPr>
          <w:rFonts w:hint="eastAsia"/>
        </w:rPr>
        <w:t>、编制依据</w:t>
      </w:r>
    </w:p>
    <w:p w14:paraId="2B5FD902">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该课程标准是以依据</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专业调研报告和人才培养方案而编制的。</w:t>
      </w:r>
    </w:p>
    <w:p w14:paraId="4F3E99E0">
      <w:pPr>
        <w:pStyle w:val="8"/>
        <w:spacing w:line="420" w:lineRule="exact"/>
        <w:ind w:left="0" w:leftChars="0" w:right="-94" w:rightChars="-45" w:firstLine="480" w:firstLineChars="200"/>
        <w:rPr>
          <w:rFonts w:hint="eastAsia" w:ascii="宋体" w:hAnsi="宋体" w:cs="仿宋_GB2312"/>
          <w:position w:val="6"/>
          <w:sz w:val="24"/>
          <w:szCs w:val="24"/>
        </w:rPr>
      </w:pPr>
    </w:p>
    <w:p w14:paraId="055A7DC7">
      <w:pPr>
        <w:ind w:firstLine="0" w:firstLineChars="0"/>
        <w:jc w:val="center"/>
        <w:rPr>
          <w:rFonts w:hint="eastAsia"/>
          <w:b/>
          <w:bCs/>
          <w:sz w:val="44"/>
        </w:rPr>
      </w:pPr>
    </w:p>
    <w:p w14:paraId="70C16CBD">
      <w:pPr>
        <w:spacing w:after="600" w:line="460" w:lineRule="exact"/>
        <w:jc w:val="center"/>
        <w:rPr>
          <w:rFonts w:ascii="黑体" w:hAnsi="黑体" w:eastAsia="黑体"/>
        </w:rPr>
      </w:pPr>
      <w:r>
        <w:rPr>
          <w:rFonts w:hint="eastAsia" w:ascii="宋体" w:hAnsi="宋体" w:cs="宋体"/>
          <w:b/>
          <w:sz w:val="44"/>
        </w:rPr>
        <w:t>《</w:t>
      </w:r>
      <w:r>
        <w:rPr>
          <w:rFonts w:hint="eastAsia" w:ascii="宋体" w:hAnsi="宋体" w:cs="宋体"/>
          <w:b/>
          <w:sz w:val="44"/>
          <w:lang w:eastAsia="zh-CN"/>
        </w:rPr>
        <w:t>服饰</w:t>
      </w:r>
      <w:r>
        <w:rPr>
          <w:rFonts w:hint="eastAsia" w:ascii="宋体" w:hAnsi="宋体" w:cs="宋体"/>
          <w:b/>
          <w:sz w:val="44"/>
        </w:rPr>
        <w:t>图案设计》</w:t>
      </w:r>
      <w:r>
        <w:rPr>
          <w:rFonts w:hint="eastAsia" w:ascii="宋体" w:hAnsi="宋体" w:cs="宋体"/>
          <w:b/>
          <w:sz w:val="44"/>
          <w:szCs w:val="44"/>
        </w:rPr>
        <w:t>课程标准</w:t>
      </w:r>
    </w:p>
    <w:p w14:paraId="6484B3EA">
      <w:pPr>
        <w:ind w:firstLine="0" w:firstLineChars="0"/>
        <w:jc w:val="left"/>
        <w:rPr>
          <w:rFonts w:hint="eastAsia" w:ascii="黑体" w:hAnsi="黑体" w:eastAsia="黑体"/>
          <w:sz w:val="24"/>
          <w:szCs w:val="24"/>
        </w:rPr>
      </w:pPr>
      <w:r>
        <w:rPr>
          <w:rFonts w:hint="eastAsia" w:ascii="黑体" w:hAnsi="黑体" w:eastAsia="黑体"/>
          <w:sz w:val="24"/>
          <w:szCs w:val="24"/>
        </w:rPr>
        <w:t>课程代码：</w:t>
      </w:r>
    </w:p>
    <w:p w14:paraId="79C90594">
      <w:pPr>
        <w:ind w:firstLine="0" w:firstLineChars="0"/>
        <w:jc w:val="left"/>
        <w:rPr>
          <w:rFonts w:hint="eastAsia" w:ascii="黑体" w:hAnsi="黑体" w:eastAsia="黑体"/>
          <w:sz w:val="24"/>
          <w:szCs w:val="24"/>
        </w:rPr>
      </w:pPr>
      <w:r>
        <w:rPr>
          <w:rFonts w:hint="eastAsia" w:ascii="黑体" w:hAnsi="黑体" w:eastAsia="黑体"/>
          <w:sz w:val="24"/>
          <w:szCs w:val="24"/>
        </w:rPr>
        <w:t>课程承担单位（部门）：</w:t>
      </w:r>
      <w:r>
        <w:rPr>
          <w:rFonts w:hint="eastAsia" w:ascii="黑体" w:hAnsi="黑体" w:eastAsia="黑体"/>
          <w:sz w:val="24"/>
          <w:szCs w:val="24"/>
          <w:lang w:eastAsia="zh-CN"/>
        </w:rPr>
        <w:t>服装教学部</w:t>
      </w:r>
      <w:r>
        <w:rPr>
          <w:rFonts w:hint="eastAsia" w:ascii="黑体" w:hAnsi="黑体" w:eastAsia="黑体"/>
          <w:sz w:val="24"/>
          <w:szCs w:val="24"/>
        </w:rPr>
        <w:t xml:space="preserve">                               </w:t>
      </w:r>
    </w:p>
    <w:p w14:paraId="21B25845">
      <w:pPr>
        <w:ind w:firstLine="0" w:firstLineChars="0"/>
        <w:jc w:val="left"/>
        <w:rPr>
          <w:rFonts w:hint="eastAsia" w:ascii="黑体" w:hAnsi="黑体" w:eastAsia="黑体"/>
          <w:sz w:val="24"/>
          <w:szCs w:val="24"/>
        </w:rPr>
      </w:pPr>
      <w:r>
        <w:rPr>
          <w:rFonts w:hint="eastAsia" w:ascii="黑体" w:hAnsi="黑体" w:eastAsia="黑体"/>
          <w:sz w:val="24"/>
          <w:szCs w:val="24"/>
        </w:rPr>
        <w:t>制定人：                     制定日期：</w:t>
      </w:r>
    </w:p>
    <w:p w14:paraId="5D797907">
      <w:pPr>
        <w:ind w:firstLine="0" w:firstLineChars="0"/>
        <w:jc w:val="left"/>
        <w:rPr>
          <w:rFonts w:hint="eastAsia" w:ascii="黑体" w:hAnsi="黑体" w:eastAsia="黑体"/>
          <w:sz w:val="24"/>
          <w:szCs w:val="24"/>
        </w:rPr>
      </w:pPr>
      <w:r>
        <w:rPr>
          <w:rFonts w:hint="eastAsia" w:ascii="黑体" w:hAnsi="黑体" w:eastAsia="黑体"/>
          <w:sz w:val="24"/>
          <w:szCs w:val="24"/>
        </w:rPr>
        <w:t>审核人：                     审核日期：</w:t>
      </w:r>
    </w:p>
    <w:p w14:paraId="2964668A">
      <w:pPr>
        <w:ind w:firstLine="0" w:firstLineChars="0"/>
        <w:jc w:val="left"/>
        <w:rPr>
          <w:rFonts w:hint="eastAsia"/>
          <w:b/>
          <w:bCs/>
          <w:sz w:val="24"/>
          <w:szCs w:val="24"/>
        </w:rPr>
      </w:pPr>
      <w:r>
        <w:rPr>
          <w:rFonts w:hint="eastAsia" w:ascii="黑体" w:hAnsi="黑体" w:eastAsia="黑体"/>
          <w:sz w:val="24"/>
          <w:szCs w:val="24"/>
        </w:rPr>
        <w:t>批准人：                     批准日期</w:t>
      </w:r>
    </w:p>
    <w:p w14:paraId="751E1E44">
      <w:pPr>
        <w:ind w:firstLine="0" w:firstLineChars="0"/>
        <w:jc w:val="center"/>
        <w:rPr>
          <w:rFonts w:hint="eastAsia" w:ascii="黑体" w:hAnsi="黑体" w:eastAsia="黑体"/>
        </w:rPr>
      </w:pPr>
    </w:p>
    <w:p w14:paraId="7A07AF43">
      <w:pPr>
        <w:pStyle w:val="2"/>
        <w:spacing w:before="156" w:after="156"/>
        <w:ind w:firstLine="489" w:firstLineChars="174"/>
      </w:pPr>
      <w:r>
        <w:t>一、适用对象</w:t>
      </w:r>
    </w:p>
    <w:p w14:paraId="68C571D9">
      <w:pPr>
        <w:ind w:firstLine="480" w:firstLineChars="200"/>
        <w:jc w:val="left"/>
        <w:rPr>
          <w:rFonts w:hint="eastAsia"/>
          <w:lang w:eastAsia="zh-CN"/>
        </w:rPr>
      </w:pPr>
      <w:r>
        <w:rPr>
          <w:rFonts w:hint="eastAsia" w:ascii="黑体" w:hAnsi="黑体" w:eastAsia="黑体"/>
          <w:sz w:val="24"/>
          <w:szCs w:val="24"/>
        </w:rPr>
        <w:t xml:space="preserve">中等职业学校 </w:t>
      </w:r>
      <w:r>
        <w:rPr>
          <w:rFonts w:hint="eastAsia" w:ascii="黑体" w:hAnsi="黑体" w:eastAsia="黑体"/>
          <w:sz w:val="24"/>
          <w:szCs w:val="24"/>
          <w:lang w:eastAsia="zh-CN"/>
        </w:rPr>
        <w:t>服装陈列与展示设计专业（时尚服装传播方向）</w:t>
      </w:r>
      <w:r>
        <w:rPr>
          <w:rFonts w:hint="eastAsia" w:ascii="黑体" w:hAnsi="黑体" w:eastAsia="黑体"/>
          <w:sz w:val="24"/>
          <w:szCs w:val="24"/>
        </w:rPr>
        <w:t>的学生</w:t>
      </w:r>
    </w:p>
    <w:p w14:paraId="32598916">
      <w:pPr>
        <w:pStyle w:val="2"/>
        <w:numPr>
          <w:ilvl w:val="0"/>
          <w:numId w:val="0"/>
        </w:numPr>
        <w:spacing w:before="156" w:after="156"/>
        <w:ind w:firstLine="562" w:firstLineChars="200"/>
        <w:rPr>
          <w:rFonts w:hint="eastAsia"/>
        </w:rPr>
      </w:pPr>
      <w:r>
        <w:rPr>
          <w:rFonts w:hint="eastAsia"/>
          <w:lang w:eastAsia="zh-CN"/>
        </w:rPr>
        <w:t>二、</w:t>
      </w:r>
      <w:r>
        <w:rPr>
          <w:rFonts w:hint="eastAsia"/>
        </w:rPr>
        <w:t>适用专业</w:t>
      </w:r>
    </w:p>
    <w:p w14:paraId="380D6E3B">
      <w:pPr>
        <w:pStyle w:val="2"/>
        <w:numPr>
          <w:ilvl w:val="0"/>
          <w:numId w:val="0"/>
        </w:numPr>
        <w:spacing w:before="156" w:after="156"/>
        <w:ind w:firstLine="720" w:firstLineChars="300"/>
        <w:rPr>
          <w:rFonts w:hint="eastAsia" w:ascii="黑体" w:hAnsi="黑体" w:eastAsia="黑体" w:cs="Times New Roman"/>
          <w:b w:val="0"/>
          <w:bCs w:val="0"/>
          <w:sz w:val="24"/>
          <w:szCs w:val="24"/>
          <w:lang w:eastAsia="zh-CN"/>
        </w:rPr>
      </w:pPr>
      <w:r>
        <w:rPr>
          <w:rFonts w:hint="eastAsia" w:ascii="黑体" w:hAnsi="黑体" w:cs="Times New Roman"/>
          <w:b w:val="0"/>
          <w:bCs w:val="0"/>
          <w:sz w:val="24"/>
          <w:szCs w:val="24"/>
          <w:lang w:eastAsia="zh-CN"/>
        </w:rPr>
        <w:t>服装陈列与展示设计专业</w:t>
      </w:r>
      <w:r>
        <w:rPr>
          <w:rFonts w:hint="eastAsia" w:ascii="黑体" w:hAnsi="黑体" w:eastAsia="黑体" w:cs="Times New Roman"/>
          <w:b w:val="0"/>
          <w:bCs w:val="0"/>
          <w:sz w:val="24"/>
          <w:szCs w:val="24"/>
          <w:lang w:eastAsia="zh-CN"/>
        </w:rPr>
        <w:t>（时尚服装传播方向）</w:t>
      </w:r>
    </w:p>
    <w:p w14:paraId="1637A078">
      <w:pPr>
        <w:pStyle w:val="2"/>
        <w:numPr>
          <w:ilvl w:val="0"/>
          <w:numId w:val="0"/>
        </w:numPr>
        <w:spacing w:before="156" w:after="156"/>
        <w:ind w:leftChars="174" w:firstLine="281" w:firstLineChars="100"/>
        <w:rPr>
          <w:rFonts w:hint="eastAsia"/>
          <w:lang w:eastAsia="zh-CN"/>
        </w:rPr>
      </w:pPr>
      <w:r>
        <w:rPr>
          <w:rFonts w:hint="eastAsia"/>
          <w:lang w:eastAsia="zh-CN"/>
        </w:rPr>
        <w:t>三、</w:t>
      </w:r>
      <w:r>
        <w:rPr>
          <w:rFonts w:hint="eastAsia"/>
        </w:rPr>
        <w:t>课程性质</w:t>
      </w:r>
      <w:r>
        <w:rPr>
          <w:rFonts w:hint="eastAsia"/>
          <w:lang w:eastAsia="zh-CN"/>
        </w:rPr>
        <w:t>、地位、作用</w:t>
      </w:r>
    </w:p>
    <w:p w14:paraId="7F144ADF">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本课程是</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专业的</w:t>
      </w:r>
      <w:r>
        <w:rPr>
          <w:rFonts w:hint="eastAsia" w:ascii="宋体" w:hAnsi="宋体" w:cs="仿宋_GB2312"/>
          <w:position w:val="6"/>
          <w:sz w:val="24"/>
          <w:szCs w:val="24"/>
          <w:lang w:eastAsia="zh-CN"/>
        </w:rPr>
        <w:t>专业限选课程</w:t>
      </w:r>
      <w:r>
        <w:rPr>
          <w:rFonts w:hint="eastAsia" w:ascii="宋体" w:hAnsi="宋体" w:cs="仿宋_GB2312"/>
          <w:position w:val="6"/>
          <w:sz w:val="24"/>
          <w:szCs w:val="24"/>
        </w:rPr>
        <w:t>。</w:t>
      </w:r>
    </w:p>
    <w:p w14:paraId="57493F6D">
      <w:pPr>
        <w:pStyle w:val="8"/>
        <w:spacing w:line="420" w:lineRule="exact"/>
        <w:ind w:left="0" w:leftChars="0" w:right="-94" w:rightChars="-45" w:firstLine="480" w:firstLineChars="200"/>
        <w:rPr>
          <w:rFonts w:hint="eastAsia" w:ascii="宋体" w:hAnsi="宋体" w:cs="仿宋_GB2312"/>
          <w:position w:val="6"/>
          <w:sz w:val="24"/>
          <w:szCs w:val="24"/>
          <w:lang w:val="en-US" w:eastAsia="zh-CN"/>
        </w:rPr>
      </w:pPr>
      <w:r>
        <w:rPr>
          <w:rFonts w:hint="eastAsia" w:ascii="宋体" w:hAnsi="宋体" w:cs="仿宋_GB2312"/>
          <w:position w:val="6"/>
          <w:sz w:val="24"/>
          <w:szCs w:val="24"/>
        </w:rPr>
        <w:t>本课程是</w:t>
      </w:r>
      <w:r>
        <w:rPr>
          <w:rFonts w:hint="eastAsia" w:ascii="宋体" w:hAnsi="宋体" w:cs="仿宋_GB2312"/>
          <w:position w:val="6"/>
          <w:sz w:val="24"/>
          <w:szCs w:val="24"/>
          <w:lang w:eastAsia="zh-CN"/>
        </w:rPr>
        <w:t>服装陈列与展示（时尚服装传播方向）</w:t>
      </w:r>
      <w:r>
        <w:rPr>
          <w:rFonts w:hint="eastAsia" w:ascii="宋体" w:hAnsi="宋体" w:cs="仿宋_GB2312"/>
          <w:position w:val="6"/>
          <w:sz w:val="24"/>
          <w:szCs w:val="24"/>
        </w:rPr>
        <w:t>专业人才培养目标和相关职业岗位（群）的能力要求而设置</w:t>
      </w:r>
      <w:r>
        <w:rPr>
          <w:rFonts w:hint="eastAsia" w:ascii="宋体" w:hAnsi="宋体" w:cs="仿宋_GB2312"/>
          <w:position w:val="6"/>
          <w:sz w:val="24"/>
          <w:szCs w:val="24"/>
          <w:lang w:val="en-US" w:eastAsia="zh-CN"/>
        </w:rPr>
        <w:t>的。对本专业所面向的服装设计师、服装设计助理、服装美指、时尚评论编辑、服装媒体运营等所需要的知识、技能和素质目标的达成起支撑作用。</w:t>
      </w:r>
    </w:p>
    <w:p w14:paraId="3B7AA28F">
      <w:pPr>
        <w:pStyle w:val="2"/>
        <w:numPr>
          <w:ilvl w:val="0"/>
          <w:numId w:val="0"/>
        </w:numPr>
        <w:spacing w:before="156" w:after="156"/>
        <w:ind w:firstLine="843" w:firstLineChars="300"/>
        <w:rPr>
          <w:rFonts w:hint="eastAsia"/>
          <w:lang w:eastAsia="zh-CN"/>
        </w:rPr>
      </w:pPr>
      <w:r>
        <w:rPr>
          <w:rFonts w:hint="eastAsia"/>
          <w:lang w:eastAsia="zh-CN"/>
        </w:rPr>
        <w:t>四、课程的教学目标、以及与相关课程的联系</w:t>
      </w:r>
    </w:p>
    <w:p w14:paraId="3453E7CC">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通过了解图案设计的相关知识，熟练掌握图案的方法，并能够完成以图案为核心的服装视觉传达要素设计。教会学生以创造思维模式寻求审美的现代性和图形的传统与现代相结合，更好地理解图形创意的规律。为开发学生的创意思维打好基础。</w:t>
      </w:r>
    </w:p>
    <w:p w14:paraId="4E044E20">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1、知识目标：</w:t>
      </w:r>
    </w:p>
    <w:p w14:paraId="3EBDB76D">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（1）按照中职教育的特点培养学生的动手能力，能够创意和制作出完整的图案作品。</w:t>
      </w:r>
    </w:p>
    <w:p w14:paraId="66133E0F">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（2）掌握图案设计的创意规律和表现形式法则、及常见图案识读方法。为服装设计师、服装设计助理、服装美指岗位打下图案设计的基础。</w:t>
      </w:r>
    </w:p>
    <w:p w14:paraId="237F20DC">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2、技能目标：</w:t>
      </w:r>
    </w:p>
    <w:p w14:paraId="0304C9C6">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 xml:space="preserve">   （1）综合能力：掌握一般图案的创意、表现、说明、识别能力</w:t>
      </w:r>
    </w:p>
    <w:p w14:paraId="621DD0C9">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 xml:space="preserve">   （2）分项能力：图案的表现能力；识读和表现图案的能力以及团结协作解决问题的能力；综合素质能力。</w:t>
      </w:r>
    </w:p>
    <w:p w14:paraId="08F6F658">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3、课程的专业素质目标</w:t>
      </w:r>
    </w:p>
    <w:p w14:paraId="4E459E4A">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 xml:space="preserve">   （1）职业素质：具备从事本专业工作的责任意识及团队意识；具有对新知识、新技能的学习能力；具有一定的创新思维及寻求审美的能力；具有一定的社会交往能力和人际沟通能力。</w:t>
      </w:r>
    </w:p>
    <w:p w14:paraId="37F19370">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 xml:space="preserve">   （2）职业能力和知识：能应用素材主题进行图案设计</w:t>
      </w:r>
    </w:p>
    <w:p w14:paraId="1C937F3C">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4、证书目标：无</w:t>
      </w:r>
    </w:p>
    <w:p w14:paraId="4E792C95">
      <w:pPr>
        <w:pStyle w:val="2"/>
        <w:spacing w:before="156" w:after="156"/>
        <w:rPr>
          <w:rFonts w:ascii="黑体" w:hAnsi="黑体"/>
          <w:color w:val="0000FF"/>
          <w:szCs w:val="28"/>
          <w:u w:val="single"/>
        </w:rPr>
      </w:pPr>
      <w:r>
        <w:rPr>
          <w:rFonts w:hint="eastAsia"/>
          <w:lang w:eastAsia="zh-CN"/>
        </w:rPr>
        <w:t>五</w:t>
      </w:r>
      <w:r>
        <w:t>、参考</w:t>
      </w:r>
      <w:r>
        <w:rPr>
          <w:rFonts w:hint="eastAsia"/>
        </w:rPr>
        <w:t>学</w:t>
      </w:r>
      <w:r>
        <w:t>时</w:t>
      </w:r>
      <w:r>
        <w:rPr>
          <w:rFonts w:hint="eastAsia"/>
        </w:rPr>
        <w:t>与</w:t>
      </w:r>
      <w:r>
        <w:t>学分</w:t>
      </w:r>
    </w:p>
    <w:p w14:paraId="54F781A5">
      <w:pPr>
        <w:ind w:firstLine="480"/>
        <w:rPr>
          <w:rFonts w:hint="default" w:ascii="宋体" w:hAnsi="宋体" w:eastAsia="宋体" w:cs="仿宋_GB2312"/>
          <w:kern w:val="2"/>
          <w:position w:val="6"/>
          <w:sz w:val="24"/>
          <w:szCs w:val="24"/>
          <w:lang w:val="en-US" w:eastAsia="zh-CN" w:bidi="ar-SA"/>
        </w:rPr>
      </w:pPr>
      <w:r>
        <w:rPr>
          <w:rFonts w:hint="eastAsia" w:ascii="宋体" w:hAnsi="宋体" w:eastAsia="宋体" w:cs="仿宋_GB2312"/>
          <w:kern w:val="2"/>
          <w:position w:val="6"/>
          <w:sz w:val="24"/>
          <w:szCs w:val="24"/>
          <w:lang w:val="en-US" w:eastAsia="zh-CN" w:bidi="ar-SA"/>
        </w:rPr>
        <w:t>1.学时：</w:t>
      </w:r>
      <w:r>
        <w:rPr>
          <w:rFonts w:hint="eastAsia" w:ascii="宋体" w:hAnsi="宋体" w:cs="仿宋_GB2312"/>
          <w:kern w:val="2"/>
          <w:position w:val="6"/>
          <w:sz w:val="24"/>
          <w:szCs w:val="24"/>
          <w:lang w:val="en-US" w:eastAsia="zh-CN" w:bidi="ar-SA"/>
        </w:rPr>
        <w:t>64</w:t>
      </w:r>
    </w:p>
    <w:p w14:paraId="6AC40082">
      <w:pPr>
        <w:ind w:firstLine="480"/>
        <w:rPr>
          <w:rFonts w:hint="eastAsia" w:ascii="宋体" w:hAnsi="宋体" w:eastAsia="宋体" w:cs="仿宋_GB2312"/>
          <w:kern w:val="2"/>
          <w:position w:val="6"/>
          <w:sz w:val="24"/>
          <w:szCs w:val="24"/>
          <w:lang w:val="en-US" w:eastAsia="zh-CN" w:bidi="ar-SA"/>
        </w:rPr>
      </w:pPr>
      <w:r>
        <w:rPr>
          <w:rFonts w:hint="eastAsia" w:ascii="宋体" w:hAnsi="宋体" w:eastAsia="宋体" w:cs="仿宋_GB2312"/>
          <w:kern w:val="2"/>
          <w:position w:val="6"/>
          <w:sz w:val="24"/>
          <w:szCs w:val="24"/>
          <w:lang w:val="en-US" w:eastAsia="zh-CN" w:bidi="ar-SA"/>
        </w:rPr>
        <w:t>2.学分: 4</w:t>
      </w:r>
    </w:p>
    <w:p w14:paraId="33A5965A">
      <w:pPr>
        <w:pStyle w:val="2"/>
        <w:spacing w:before="156" w:after="156"/>
        <w:rPr>
          <w:b w:val="0"/>
          <w:color w:val="0000FF"/>
        </w:rPr>
      </w:pPr>
      <w:r>
        <w:rPr>
          <w:rFonts w:hint="eastAsia"/>
          <w:lang w:eastAsia="zh-CN"/>
        </w:rPr>
        <w:t>六、</w:t>
      </w:r>
      <w:r>
        <w:rPr>
          <w:rFonts w:hint="eastAsia"/>
        </w:rPr>
        <w:t>设计思路</w:t>
      </w:r>
    </w:p>
    <w:p w14:paraId="1DBFDA57">
      <w:pPr>
        <w:ind w:firstLine="480"/>
      </w:pPr>
      <w:r>
        <w:rPr>
          <w:rFonts w:hint="eastAsia"/>
        </w:rPr>
        <w:t>本课程是</w:t>
      </w:r>
      <w:r>
        <w:rPr>
          <w:rFonts w:hint="eastAsia" w:ascii="宋体" w:hAnsi="宋体"/>
          <w:lang w:eastAsia="zh-CN"/>
        </w:rPr>
        <w:t>服装陈列与展示（时尚服装传播方向）</w:t>
      </w:r>
      <w:r>
        <w:rPr>
          <w:rFonts w:hint="eastAsia" w:ascii="宋体" w:hAnsi="宋体"/>
        </w:rPr>
        <w:t>专业</w:t>
      </w:r>
      <w:r>
        <w:rPr>
          <w:rFonts w:hint="eastAsia"/>
        </w:rPr>
        <w:t>的图案</w:t>
      </w:r>
      <w:r>
        <w:t>设计</w:t>
      </w:r>
      <w:r>
        <w:rPr>
          <w:rFonts w:hint="eastAsia"/>
        </w:rPr>
        <w:t>课程，</w:t>
      </w:r>
      <w:r>
        <w:t>是</w:t>
      </w:r>
      <w:r>
        <w:rPr>
          <w:rFonts w:hint="eastAsia"/>
        </w:rPr>
        <w:t>二年级</w:t>
      </w:r>
      <w:r>
        <w:t>开始必须开设的一门重要课程，通过本课程的教学，使学生能了解</w:t>
      </w:r>
      <w:r>
        <w:rPr>
          <w:rFonts w:hint="eastAsia"/>
        </w:rPr>
        <w:t>图案</w:t>
      </w:r>
      <w:r>
        <w:t>的相关知识，熟练掌握</w:t>
      </w:r>
      <w:r>
        <w:rPr>
          <w:rFonts w:hint="eastAsia"/>
        </w:rPr>
        <w:t>图案</w:t>
      </w:r>
      <w:r>
        <w:t>的方法，并能够完成以</w:t>
      </w:r>
      <w:r>
        <w:rPr>
          <w:rFonts w:hint="eastAsia"/>
        </w:rPr>
        <w:t>图案</w:t>
      </w:r>
      <w:r>
        <w:t>为核心的</w:t>
      </w:r>
      <w:r>
        <w:rPr>
          <w:rFonts w:hint="eastAsia"/>
        </w:rPr>
        <w:t>服装</w:t>
      </w:r>
      <w:r>
        <w:t>视觉传达基本要素设计，为后续的</w:t>
      </w:r>
      <w:r>
        <w:rPr>
          <w:rFonts w:hint="eastAsia"/>
        </w:rPr>
        <w:t>服装</w:t>
      </w:r>
      <w:r>
        <w:t>设计课程奠定基础。</w:t>
      </w:r>
    </w:p>
    <w:p w14:paraId="1730B445">
      <w:pPr>
        <w:ind w:firstLine="480"/>
      </w:pPr>
      <w:r>
        <w:t>依据学生的已有经验、心理发展水平和全面发展的需求选择课程内容，力求反映</w:t>
      </w:r>
      <w:r>
        <w:rPr>
          <w:rFonts w:hint="eastAsia"/>
        </w:rPr>
        <w:t>图案设计</w:t>
      </w:r>
      <w:r>
        <w:t>课程特点，重视</w:t>
      </w:r>
      <w:r>
        <w:rPr>
          <w:rFonts w:hint="eastAsia"/>
        </w:rPr>
        <w:t>图案</w:t>
      </w:r>
      <w:r>
        <w:t>设计</w:t>
      </w:r>
      <w:r>
        <w:rPr>
          <w:rFonts w:hint="eastAsia"/>
        </w:rPr>
        <w:t>功能</w:t>
      </w:r>
      <w:r>
        <w:t>的联系，突出学生的实践活动，使学生积极主动地获取知识，培养创新精神和实践能力。</w:t>
      </w:r>
    </w:p>
    <w:p w14:paraId="02A8046D">
      <w:pPr>
        <w:pStyle w:val="2"/>
        <w:spacing w:before="156" w:after="156"/>
      </w:pPr>
      <w:r>
        <w:rPr>
          <w:rFonts w:hint="eastAsia"/>
          <w:lang w:eastAsia="zh-CN"/>
        </w:rPr>
        <w:t>七、</w:t>
      </w:r>
      <w:r>
        <w:rPr>
          <w:rFonts w:hint="eastAsia"/>
        </w:rPr>
        <w:t>课程内容与教学要求</w:t>
      </w:r>
    </w:p>
    <w:p w14:paraId="7349709B">
      <w:pPr>
        <w:pStyle w:val="5"/>
        <w:spacing w:before="0" w:beforeAutospacing="0" w:after="0" w:afterAutospacing="0" w:line="360" w:lineRule="auto"/>
        <w:ind w:firstLine="443" w:firstLineChars="210"/>
        <w:jc w:val="both"/>
        <w:rPr>
          <w:rFonts w:cs="仿宋_GB2312"/>
          <w:b/>
          <w:kern w:val="2"/>
          <w:position w:val="6"/>
        </w:rPr>
      </w:pPr>
      <w:r>
        <w:rPr>
          <w:rFonts w:hint="eastAsia" w:cs="仿宋_GB2312"/>
          <w:b/>
          <w:kern w:val="2"/>
          <w:position w:val="6"/>
        </w:rPr>
        <w:t>1.课时分配表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24"/>
        <w:gridCol w:w="724"/>
        <w:gridCol w:w="3536"/>
        <w:gridCol w:w="717"/>
        <w:gridCol w:w="1647"/>
      </w:tblGrid>
      <w:tr w14:paraId="4C1BD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4" w:type="dxa"/>
            <w:noWrap w:val="0"/>
            <w:vAlign w:val="top"/>
          </w:tcPr>
          <w:p w14:paraId="0E9761FD">
            <w:pPr>
              <w:ind w:firstLine="480"/>
              <w:jc w:val="center"/>
              <w:rPr>
                <w:rFonts w:ascii="宋体" w:hAnsi="宋体"/>
              </w:rPr>
            </w:pPr>
            <w:r>
              <w:rPr>
                <w:rFonts w:hint="eastAsia" w:ascii="宋体" w:hAnsi="宋体"/>
              </w:rPr>
              <w:t>模块（或工作情境）名称</w:t>
            </w:r>
          </w:p>
        </w:tc>
        <w:tc>
          <w:tcPr>
            <w:tcW w:w="724" w:type="dxa"/>
            <w:noWrap w:val="0"/>
            <w:vAlign w:val="top"/>
          </w:tcPr>
          <w:p w14:paraId="6EF2BA7A">
            <w:pPr>
              <w:ind w:firstLine="0" w:firstLineChars="0"/>
              <w:rPr>
                <w:rFonts w:ascii="宋体" w:hAnsi="宋体"/>
              </w:rPr>
            </w:pPr>
            <w:r>
              <w:rPr>
                <w:rFonts w:hint="eastAsia" w:ascii="宋体" w:hAnsi="宋体"/>
              </w:rPr>
              <w:t>序号</w:t>
            </w:r>
          </w:p>
        </w:tc>
        <w:tc>
          <w:tcPr>
            <w:tcW w:w="3536" w:type="dxa"/>
            <w:noWrap w:val="0"/>
            <w:vAlign w:val="center"/>
          </w:tcPr>
          <w:p w14:paraId="07071988">
            <w:pPr>
              <w:ind w:firstLine="480"/>
              <w:jc w:val="center"/>
              <w:rPr>
                <w:rFonts w:ascii="宋体" w:hAnsi="宋体"/>
              </w:rPr>
            </w:pPr>
            <w:r>
              <w:rPr>
                <w:rFonts w:hint="eastAsia" w:ascii="宋体" w:hAnsi="宋体"/>
              </w:rPr>
              <w:t>单元（或项目）内容</w:t>
            </w:r>
          </w:p>
        </w:tc>
        <w:tc>
          <w:tcPr>
            <w:tcW w:w="717" w:type="dxa"/>
            <w:noWrap w:val="0"/>
            <w:vAlign w:val="center"/>
          </w:tcPr>
          <w:p w14:paraId="37FA42FE">
            <w:pPr>
              <w:ind w:firstLine="0" w:firstLineChars="0"/>
              <w:jc w:val="right"/>
              <w:rPr>
                <w:rFonts w:ascii="宋体" w:hAnsi="宋体"/>
              </w:rPr>
            </w:pPr>
            <w:r>
              <w:rPr>
                <w:rFonts w:hint="eastAsia" w:ascii="宋体" w:hAnsi="宋体"/>
              </w:rPr>
              <w:t>学时分配</w:t>
            </w:r>
          </w:p>
        </w:tc>
        <w:tc>
          <w:tcPr>
            <w:tcW w:w="1647" w:type="dxa"/>
            <w:noWrap w:val="0"/>
            <w:vAlign w:val="top"/>
          </w:tcPr>
          <w:p w14:paraId="7FEDC867">
            <w:pPr>
              <w:ind w:firstLine="480"/>
              <w:jc w:val="center"/>
              <w:rPr>
                <w:rFonts w:ascii="宋体" w:hAnsi="宋体"/>
              </w:rPr>
            </w:pPr>
            <w:r>
              <w:rPr>
                <w:rFonts w:hint="eastAsia" w:ascii="宋体" w:hAnsi="宋体"/>
              </w:rPr>
              <w:t>备注</w:t>
            </w:r>
          </w:p>
        </w:tc>
      </w:tr>
      <w:tr w14:paraId="5255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noWrap w:val="0"/>
            <w:vAlign w:val="center"/>
          </w:tcPr>
          <w:p w14:paraId="6A785E82">
            <w:pPr>
              <w:spacing w:line="460" w:lineRule="exact"/>
              <w:ind w:firstLine="480"/>
              <w:jc w:val="center"/>
              <w:rPr>
                <w:b/>
                <w:bCs/>
                <w:szCs w:val="21"/>
              </w:rPr>
            </w:pPr>
            <w:r>
              <w:rPr>
                <w:rFonts w:hint="eastAsia"/>
              </w:rPr>
              <w:t>图案和图形</w:t>
            </w:r>
          </w:p>
        </w:tc>
        <w:tc>
          <w:tcPr>
            <w:tcW w:w="724" w:type="dxa"/>
            <w:noWrap w:val="0"/>
            <w:vAlign w:val="center"/>
          </w:tcPr>
          <w:p w14:paraId="44CC36B9">
            <w:pPr>
              <w:ind w:firstLine="0" w:firstLineChars="0"/>
              <w:jc w:val="center"/>
              <w:rPr>
                <w:rFonts w:ascii="宋体" w:hAnsi="宋体"/>
                <w:szCs w:val="21"/>
              </w:rPr>
            </w:pPr>
            <w:r>
              <w:rPr>
                <w:rFonts w:hint="eastAsia" w:ascii="宋体" w:hAnsi="宋体"/>
                <w:szCs w:val="21"/>
              </w:rPr>
              <w:t>1</w:t>
            </w:r>
          </w:p>
        </w:tc>
        <w:tc>
          <w:tcPr>
            <w:tcW w:w="3536" w:type="dxa"/>
            <w:noWrap w:val="0"/>
            <w:vAlign w:val="center"/>
          </w:tcPr>
          <w:p w14:paraId="726E582D">
            <w:pPr>
              <w:widowControl/>
              <w:ind w:firstLine="480"/>
              <w:jc w:val="left"/>
              <w:rPr>
                <w:szCs w:val="21"/>
              </w:rPr>
            </w:pPr>
            <w:r>
              <w:rPr>
                <w:rFonts w:hint="eastAsia" w:ascii="Helvetica" w:hAnsi="Helvetica"/>
                <w:color w:val="000000"/>
                <w:szCs w:val="21"/>
              </w:rPr>
              <w:t>图案的概念</w:t>
            </w:r>
          </w:p>
        </w:tc>
        <w:tc>
          <w:tcPr>
            <w:tcW w:w="717" w:type="dxa"/>
            <w:noWrap w:val="0"/>
            <w:vAlign w:val="center"/>
          </w:tcPr>
          <w:p w14:paraId="2DDDAED9">
            <w:pPr>
              <w:ind w:firstLine="480"/>
              <w:rPr>
                <w:rFonts w:hint="eastAsia" w:ascii="宋体" w:hAnsi="宋体" w:eastAsia="宋体" w:cs="宋体"/>
                <w:lang w:eastAsia="zh-CN"/>
              </w:rPr>
            </w:pPr>
            <w:r>
              <w:rPr>
                <w:rFonts w:hint="eastAsia" w:ascii="宋体" w:hAnsi="宋体" w:cs="宋体"/>
                <w:lang w:val="en-US" w:eastAsia="zh-CN"/>
              </w:rPr>
              <w:t>4</w:t>
            </w:r>
          </w:p>
        </w:tc>
        <w:tc>
          <w:tcPr>
            <w:tcW w:w="1647" w:type="dxa"/>
            <w:noWrap w:val="0"/>
            <w:vAlign w:val="center"/>
          </w:tcPr>
          <w:p w14:paraId="2CBB067D">
            <w:pPr>
              <w:ind w:firstLine="480"/>
              <w:rPr>
                <w:rFonts w:ascii="宋体" w:hAnsi="宋体"/>
              </w:rPr>
            </w:pPr>
          </w:p>
        </w:tc>
      </w:tr>
      <w:tr w14:paraId="41F05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center"/>
          </w:tcPr>
          <w:p w14:paraId="3B1E7555">
            <w:pPr>
              <w:ind w:firstLine="480"/>
              <w:jc w:val="center"/>
              <w:rPr>
                <w:rFonts w:ascii="宋体" w:hAnsi="宋体"/>
                <w:szCs w:val="21"/>
              </w:rPr>
            </w:pPr>
          </w:p>
        </w:tc>
        <w:tc>
          <w:tcPr>
            <w:tcW w:w="724" w:type="dxa"/>
            <w:noWrap w:val="0"/>
            <w:vAlign w:val="center"/>
          </w:tcPr>
          <w:p w14:paraId="7C315901">
            <w:pPr>
              <w:spacing w:line="460" w:lineRule="exact"/>
              <w:ind w:firstLine="0" w:firstLineChars="0"/>
              <w:jc w:val="center"/>
              <w:rPr>
                <w:szCs w:val="21"/>
              </w:rPr>
            </w:pPr>
            <w:r>
              <w:rPr>
                <w:rFonts w:hint="eastAsia" w:ascii="宋体" w:hAnsi="宋体"/>
                <w:szCs w:val="21"/>
              </w:rPr>
              <w:t>2</w:t>
            </w:r>
          </w:p>
        </w:tc>
        <w:tc>
          <w:tcPr>
            <w:tcW w:w="3536" w:type="dxa"/>
            <w:noWrap w:val="0"/>
            <w:vAlign w:val="center"/>
          </w:tcPr>
          <w:p w14:paraId="5DE80A6B">
            <w:pPr>
              <w:widowControl/>
              <w:ind w:firstLine="480"/>
              <w:jc w:val="left"/>
              <w:rPr>
                <w:rFonts w:ascii="宋体" w:hAnsi="宋体"/>
              </w:rPr>
            </w:pPr>
            <w:r>
              <w:rPr>
                <w:rFonts w:hint="eastAsia" w:ascii="Helvetica" w:hAnsi="Helvetica"/>
                <w:color w:val="000000"/>
                <w:szCs w:val="21"/>
              </w:rPr>
              <w:t>图案的发展历史</w:t>
            </w:r>
          </w:p>
        </w:tc>
        <w:tc>
          <w:tcPr>
            <w:tcW w:w="717" w:type="dxa"/>
            <w:noWrap w:val="0"/>
            <w:vAlign w:val="center"/>
          </w:tcPr>
          <w:p w14:paraId="0C46FC8F">
            <w:pPr>
              <w:ind w:firstLine="480"/>
              <w:rPr>
                <w:rFonts w:hint="eastAsia" w:ascii="宋体" w:hAnsi="宋体" w:cs="宋体"/>
              </w:rPr>
            </w:pPr>
            <w:r>
              <w:rPr>
                <w:rFonts w:hint="eastAsia" w:ascii="宋体" w:hAnsi="宋体" w:cs="宋体"/>
              </w:rPr>
              <w:t>8</w:t>
            </w:r>
          </w:p>
        </w:tc>
        <w:tc>
          <w:tcPr>
            <w:tcW w:w="1647" w:type="dxa"/>
            <w:noWrap w:val="0"/>
            <w:vAlign w:val="center"/>
          </w:tcPr>
          <w:p w14:paraId="404B9031">
            <w:pPr>
              <w:ind w:firstLine="0" w:firstLineChars="0"/>
              <w:rPr>
                <w:rFonts w:hint="eastAsia" w:ascii="宋体" w:hAnsi="宋体"/>
              </w:rPr>
            </w:pPr>
            <w:r>
              <w:rPr>
                <w:rFonts w:hint="eastAsia" w:ascii="宋体" w:hAnsi="宋体"/>
                <w:sz w:val="21"/>
                <w:szCs w:val="21"/>
              </w:rPr>
              <w:t>经典图案临摹</w:t>
            </w:r>
          </w:p>
        </w:tc>
      </w:tr>
      <w:tr w14:paraId="5052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restart"/>
            <w:noWrap w:val="0"/>
            <w:vAlign w:val="center"/>
          </w:tcPr>
          <w:p w14:paraId="5FE1C88A">
            <w:pPr>
              <w:ind w:firstLine="0" w:firstLineChars="0"/>
              <w:jc w:val="center"/>
              <w:rPr>
                <w:rFonts w:ascii="宋体" w:hAnsi="宋体"/>
                <w:szCs w:val="21"/>
              </w:rPr>
            </w:pPr>
            <w:r>
              <w:rPr>
                <w:rFonts w:hint="eastAsia" w:ascii="宋体" w:hAnsi="宋体" w:cs="宋体"/>
                <w:kern w:val="0"/>
                <w:szCs w:val="21"/>
              </w:rPr>
              <w:t>图案思维和创意发掘</w:t>
            </w:r>
          </w:p>
        </w:tc>
        <w:tc>
          <w:tcPr>
            <w:tcW w:w="724" w:type="dxa"/>
            <w:noWrap w:val="0"/>
            <w:vAlign w:val="center"/>
          </w:tcPr>
          <w:p w14:paraId="1018E8AE">
            <w:pPr>
              <w:ind w:firstLine="0" w:firstLineChars="0"/>
              <w:jc w:val="center"/>
              <w:rPr>
                <w:rFonts w:ascii="宋体" w:hAnsi="宋体"/>
                <w:szCs w:val="21"/>
              </w:rPr>
            </w:pPr>
            <w:r>
              <w:rPr>
                <w:rFonts w:hint="eastAsia" w:ascii="宋体" w:hAnsi="宋体"/>
                <w:szCs w:val="21"/>
              </w:rPr>
              <w:t>1</w:t>
            </w:r>
          </w:p>
        </w:tc>
        <w:tc>
          <w:tcPr>
            <w:tcW w:w="3536" w:type="dxa"/>
            <w:noWrap w:val="0"/>
            <w:vAlign w:val="center"/>
          </w:tcPr>
          <w:p w14:paraId="473F6D57">
            <w:pPr>
              <w:widowControl/>
              <w:ind w:firstLine="480"/>
              <w:jc w:val="left"/>
              <w:rPr>
                <w:szCs w:val="21"/>
              </w:rPr>
            </w:pPr>
            <w:r>
              <w:rPr>
                <w:rFonts w:hint="eastAsia" w:ascii="Helvetica" w:hAnsi="Helvetica"/>
                <w:color w:val="000000"/>
                <w:szCs w:val="21"/>
              </w:rPr>
              <w:t>图案的思维</w:t>
            </w:r>
          </w:p>
        </w:tc>
        <w:tc>
          <w:tcPr>
            <w:tcW w:w="717" w:type="dxa"/>
            <w:noWrap w:val="0"/>
            <w:vAlign w:val="center"/>
          </w:tcPr>
          <w:p w14:paraId="07BDCCA6">
            <w:pPr>
              <w:ind w:firstLine="480"/>
              <w:rPr>
                <w:rFonts w:ascii="宋体" w:hAnsi="宋体"/>
              </w:rPr>
            </w:pPr>
            <w:r>
              <w:rPr>
                <w:rFonts w:hint="eastAsia" w:ascii="宋体" w:hAnsi="宋体"/>
              </w:rPr>
              <w:t>8</w:t>
            </w:r>
          </w:p>
        </w:tc>
        <w:tc>
          <w:tcPr>
            <w:tcW w:w="1647" w:type="dxa"/>
            <w:noWrap w:val="0"/>
            <w:vAlign w:val="top"/>
          </w:tcPr>
          <w:p w14:paraId="38328B8B">
            <w:pPr>
              <w:ind w:firstLine="480"/>
              <w:jc w:val="center"/>
              <w:rPr>
                <w:rFonts w:ascii="宋体" w:hAnsi="宋体"/>
              </w:rPr>
            </w:pPr>
          </w:p>
        </w:tc>
      </w:tr>
      <w:tr w14:paraId="782D4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top"/>
          </w:tcPr>
          <w:p w14:paraId="2AC67D76">
            <w:pPr>
              <w:ind w:firstLine="480"/>
              <w:jc w:val="center"/>
              <w:rPr>
                <w:rFonts w:ascii="宋体" w:hAnsi="宋体"/>
                <w:szCs w:val="21"/>
              </w:rPr>
            </w:pPr>
          </w:p>
        </w:tc>
        <w:tc>
          <w:tcPr>
            <w:tcW w:w="724" w:type="dxa"/>
            <w:noWrap w:val="0"/>
            <w:vAlign w:val="center"/>
          </w:tcPr>
          <w:p w14:paraId="645C02F3">
            <w:pPr>
              <w:ind w:firstLine="0" w:firstLineChars="0"/>
              <w:jc w:val="center"/>
              <w:rPr>
                <w:rFonts w:ascii="宋体" w:hAnsi="宋体"/>
                <w:szCs w:val="21"/>
              </w:rPr>
            </w:pPr>
            <w:r>
              <w:rPr>
                <w:rFonts w:hint="eastAsia" w:ascii="宋体" w:hAnsi="宋体"/>
                <w:szCs w:val="21"/>
              </w:rPr>
              <w:t>2</w:t>
            </w:r>
          </w:p>
        </w:tc>
        <w:tc>
          <w:tcPr>
            <w:tcW w:w="3536" w:type="dxa"/>
            <w:noWrap w:val="0"/>
            <w:vAlign w:val="center"/>
          </w:tcPr>
          <w:p w14:paraId="18594609">
            <w:pPr>
              <w:widowControl/>
              <w:ind w:firstLine="480"/>
              <w:jc w:val="left"/>
              <w:rPr>
                <w:szCs w:val="21"/>
              </w:rPr>
            </w:pPr>
            <w:r>
              <w:rPr>
                <w:rFonts w:hint="eastAsia" w:ascii="Helvetica" w:hAnsi="Helvetica"/>
                <w:color w:val="000000"/>
                <w:szCs w:val="21"/>
              </w:rPr>
              <w:t>图案的创意发掘</w:t>
            </w:r>
          </w:p>
        </w:tc>
        <w:tc>
          <w:tcPr>
            <w:tcW w:w="717" w:type="dxa"/>
            <w:noWrap w:val="0"/>
            <w:vAlign w:val="center"/>
          </w:tcPr>
          <w:p w14:paraId="37E6FCB2">
            <w:pPr>
              <w:ind w:firstLine="480"/>
              <w:rPr>
                <w:rFonts w:hint="eastAsia" w:ascii="宋体" w:hAnsi="宋体"/>
              </w:rPr>
            </w:pPr>
            <w:r>
              <w:rPr>
                <w:rFonts w:hint="eastAsia" w:ascii="宋体" w:hAnsi="宋体"/>
              </w:rPr>
              <w:t>8</w:t>
            </w:r>
          </w:p>
        </w:tc>
        <w:tc>
          <w:tcPr>
            <w:tcW w:w="1647" w:type="dxa"/>
            <w:noWrap w:val="0"/>
            <w:vAlign w:val="top"/>
          </w:tcPr>
          <w:p w14:paraId="4B425DF8">
            <w:pPr>
              <w:ind w:firstLine="480"/>
              <w:jc w:val="center"/>
              <w:rPr>
                <w:rFonts w:ascii="宋体" w:hAnsi="宋体"/>
              </w:rPr>
            </w:pPr>
          </w:p>
        </w:tc>
      </w:tr>
      <w:tr w14:paraId="6EE9D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2824" w:type="dxa"/>
            <w:vMerge w:val="restart"/>
            <w:noWrap w:val="0"/>
            <w:vAlign w:val="top"/>
          </w:tcPr>
          <w:p w14:paraId="627C1EAD">
            <w:pPr>
              <w:spacing w:line="460" w:lineRule="exact"/>
              <w:ind w:firstLine="105" w:firstLineChars="50"/>
              <w:rPr>
                <w:rFonts w:hint="eastAsia" w:ascii="Helvetica" w:hAnsi="Helvetica"/>
                <w:color w:val="000000"/>
                <w:szCs w:val="21"/>
              </w:rPr>
            </w:pPr>
          </w:p>
          <w:p w14:paraId="2073AB6B">
            <w:pPr>
              <w:spacing w:line="460" w:lineRule="exact"/>
              <w:ind w:firstLine="105" w:firstLineChars="50"/>
              <w:rPr>
                <w:sz w:val="28"/>
                <w:szCs w:val="28"/>
              </w:rPr>
            </w:pPr>
            <w:r>
              <w:rPr>
                <w:rFonts w:hint="eastAsia" w:ascii="Helvetica" w:hAnsi="Helvetica"/>
                <w:color w:val="000000"/>
                <w:szCs w:val="21"/>
              </w:rPr>
              <w:t>图案的形式与组织</w:t>
            </w:r>
          </w:p>
        </w:tc>
        <w:tc>
          <w:tcPr>
            <w:tcW w:w="724" w:type="dxa"/>
            <w:noWrap w:val="0"/>
            <w:vAlign w:val="center"/>
          </w:tcPr>
          <w:p w14:paraId="3AA93A99">
            <w:pPr>
              <w:ind w:firstLine="0" w:firstLineChars="0"/>
              <w:jc w:val="center"/>
              <w:rPr>
                <w:rFonts w:ascii="宋体" w:hAnsi="宋体"/>
                <w:szCs w:val="21"/>
              </w:rPr>
            </w:pPr>
            <w:r>
              <w:rPr>
                <w:rFonts w:hint="eastAsia" w:ascii="宋体" w:hAnsi="宋体"/>
                <w:szCs w:val="21"/>
              </w:rPr>
              <w:t>1</w:t>
            </w:r>
          </w:p>
        </w:tc>
        <w:tc>
          <w:tcPr>
            <w:tcW w:w="3536" w:type="dxa"/>
            <w:noWrap w:val="0"/>
            <w:vAlign w:val="center"/>
          </w:tcPr>
          <w:p w14:paraId="7DDFF949">
            <w:pPr>
              <w:ind w:firstLine="480"/>
              <w:jc w:val="left"/>
              <w:rPr>
                <w:rFonts w:ascii="宋体" w:hAnsi="宋体"/>
              </w:rPr>
            </w:pPr>
            <w:r>
              <w:rPr>
                <w:rFonts w:hint="eastAsia" w:ascii="Helvetica" w:hAnsi="Helvetica"/>
                <w:color w:val="000000"/>
                <w:szCs w:val="21"/>
              </w:rPr>
              <w:t>图案的表现形式及技法</w:t>
            </w:r>
          </w:p>
        </w:tc>
        <w:tc>
          <w:tcPr>
            <w:tcW w:w="717" w:type="dxa"/>
            <w:noWrap w:val="0"/>
            <w:vAlign w:val="center"/>
          </w:tcPr>
          <w:p w14:paraId="44EB8BA5">
            <w:pPr>
              <w:ind w:firstLine="480"/>
              <w:rPr>
                <w:rFonts w:hint="eastAsia" w:ascii="宋体" w:hAnsi="宋体"/>
              </w:rPr>
            </w:pPr>
            <w:r>
              <w:rPr>
                <w:rFonts w:hint="eastAsia" w:ascii="宋体" w:hAnsi="宋体"/>
              </w:rPr>
              <w:t>8</w:t>
            </w:r>
          </w:p>
        </w:tc>
        <w:tc>
          <w:tcPr>
            <w:tcW w:w="1647" w:type="dxa"/>
            <w:noWrap w:val="0"/>
            <w:vAlign w:val="top"/>
          </w:tcPr>
          <w:p w14:paraId="08269B4A">
            <w:pPr>
              <w:ind w:firstLine="0" w:firstLineChars="0"/>
              <w:rPr>
                <w:rFonts w:hint="eastAsia" w:ascii="宋体" w:hAnsi="宋体"/>
              </w:rPr>
            </w:pPr>
            <w:r>
              <w:rPr>
                <w:rFonts w:hint="eastAsia" w:ascii="宋体" w:hAnsi="宋体"/>
                <w:sz w:val="21"/>
                <w:szCs w:val="21"/>
              </w:rPr>
              <w:t>手绘技法训练</w:t>
            </w:r>
          </w:p>
        </w:tc>
      </w:tr>
      <w:tr w14:paraId="15286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top"/>
          </w:tcPr>
          <w:p w14:paraId="34148806">
            <w:pPr>
              <w:spacing w:line="460" w:lineRule="exact"/>
              <w:ind w:firstLine="560"/>
              <w:rPr>
                <w:sz w:val="28"/>
                <w:szCs w:val="28"/>
              </w:rPr>
            </w:pPr>
          </w:p>
        </w:tc>
        <w:tc>
          <w:tcPr>
            <w:tcW w:w="724" w:type="dxa"/>
            <w:noWrap w:val="0"/>
            <w:vAlign w:val="center"/>
          </w:tcPr>
          <w:p w14:paraId="30FB3170">
            <w:pPr>
              <w:ind w:firstLine="0" w:firstLineChars="0"/>
              <w:jc w:val="center"/>
              <w:rPr>
                <w:rFonts w:ascii="宋体" w:hAnsi="宋体"/>
                <w:szCs w:val="21"/>
              </w:rPr>
            </w:pPr>
            <w:r>
              <w:rPr>
                <w:rFonts w:hint="eastAsia" w:ascii="宋体" w:hAnsi="宋体"/>
                <w:szCs w:val="21"/>
              </w:rPr>
              <w:t>2</w:t>
            </w:r>
          </w:p>
        </w:tc>
        <w:tc>
          <w:tcPr>
            <w:tcW w:w="3536" w:type="dxa"/>
            <w:noWrap w:val="0"/>
            <w:vAlign w:val="center"/>
          </w:tcPr>
          <w:p w14:paraId="39AFFFAF">
            <w:pPr>
              <w:ind w:firstLine="480"/>
              <w:jc w:val="left"/>
              <w:rPr>
                <w:rFonts w:ascii="宋体" w:hAnsi="宋体"/>
              </w:rPr>
            </w:pPr>
            <w:r>
              <w:rPr>
                <w:rFonts w:hint="eastAsia" w:ascii="Helvetica" w:hAnsi="Helvetica"/>
                <w:color w:val="000000"/>
                <w:szCs w:val="21"/>
              </w:rPr>
              <w:t>二方连续</w:t>
            </w:r>
          </w:p>
        </w:tc>
        <w:tc>
          <w:tcPr>
            <w:tcW w:w="717" w:type="dxa"/>
            <w:noWrap w:val="0"/>
            <w:vAlign w:val="center"/>
          </w:tcPr>
          <w:p w14:paraId="01846859">
            <w:pPr>
              <w:ind w:firstLine="480"/>
              <w:jc w:val="right"/>
              <w:rPr>
                <w:rFonts w:hint="eastAsia" w:ascii="宋体" w:hAnsi="宋体"/>
              </w:rPr>
            </w:pPr>
            <w:r>
              <w:rPr>
                <w:rFonts w:hint="eastAsia" w:ascii="宋体" w:hAnsi="宋体"/>
              </w:rPr>
              <w:t>8</w:t>
            </w:r>
          </w:p>
        </w:tc>
        <w:tc>
          <w:tcPr>
            <w:tcW w:w="1647" w:type="dxa"/>
            <w:noWrap w:val="0"/>
            <w:vAlign w:val="top"/>
          </w:tcPr>
          <w:p w14:paraId="111657EB">
            <w:pPr>
              <w:ind w:firstLine="0" w:firstLineChars="0"/>
              <w:rPr>
                <w:rFonts w:hint="eastAsia" w:ascii="宋体" w:hAnsi="宋体"/>
              </w:rPr>
            </w:pPr>
            <w:r>
              <w:rPr>
                <w:rFonts w:hint="eastAsia" w:ascii="宋体" w:hAnsi="宋体"/>
                <w:sz w:val="21"/>
                <w:szCs w:val="21"/>
              </w:rPr>
              <w:t>图案设计绘制</w:t>
            </w:r>
          </w:p>
        </w:tc>
      </w:tr>
      <w:tr w14:paraId="5AD03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top"/>
          </w:tcPr>
          <w:p w14:paraId="3D38B8CA">
            <w:pPr>
              <w:spacing w:line="460" w:lineRule="exact"/>
              <w:ind w:firstLine="560"/>
              <w:rPr>
                <w:sz w:val="28"/>
                <w:szCs w:val="28"/>
              </w:rPr>
            </w:pPr>
          </w:p>
        </w:tc>
        <w:tc>
          <w:tcPr>
            <w:tcW w:w="724" w:type="dxa"/>
            <w:noWrap w:val="0"/>
            <w:vAlign w:val="center"/>
          </w:tcPr>
          <w:p w14:paraId="6575943E">
            <w:pPr>
              <w:ind w:firstLine="0" w:firstLineChars="0"/>
              <w:jc w:val="center"/>
              <w:rPr>
                <w:rFonts w:hint="eastAsia" w:ascii="宋体" w:hAnsi="宋体"/>
                <w:szCs w:val="21"/>
              </w:rPr>
            </w:pPr>
            <w:r>
              <w:rPr>
                <w:rFonts w:hint="eastAsia" w:ascii="宋体" w:hAnsi="宋体"/>
                <w:szCs w:val="21"/>
              </w:rPr>
              <w:t>3</w:t>
            </w:r>
          </w:p>
        </w:tc>
        <w:tc>
          <w:tcPr>
            <w:tcW w:w="3536" w:type="dxa"/>
            <w:noWrap w:val="0"/>
            <w:vAlign w:val="center"/>
          </w:tcPr>
          <w:p w14:paraId="19DF5A60">
            <w:pPr>
              <w:ind w:firstLine="480"/>
              <w:jc w:val="left"/>
              <w:rPr>
                <w:rFonts w:hint="eastAsia" w:ascii="宋体" w:hAnsi="宋体"/>
              </w:rPr>
            </w:pPr>
            <w:r>
              <w:rPr>
                <w:rFonts w:hint="eastAsia" w:ascii="宋体" w:hAnsi="宋体" w:cs="宋体"/>
                <w:kern w:val="0"/>
                <w:szCs w:val="21"/>
              </w:rPr>
              <w:t>适合纹样</w:t>
            </w:r>
          </w:p>
        </w:tc>
        <w:tc>
          <w:tcPr>
            <w:tcW w:w="717" w:type="dxa"/>
            <w:noWrap w:val="0"/>
            <w:vAlign w:val="center"/>
          </w:tcPr>
          <w:p w14:paraId="058EB948">
            <w:pPr>
              <w:ind w:firstLine="480"/>
              <w:jc w:val="right"/>
              <w:rPr>
                <w:rFonts w:hint="eastAsia" w:ascii="宋体" w:hAnsi="宋体"/>
              </w:rPr>
            </w:pPr>
            <w:r>
              <w:rPr>
                <w:rFonts w:hint="eastAsia" w:ascii="宋体" w:hAnsi="宋体"/>
              </w:rPr>
              <w:t>8</w:t>
            </w:r>
          </w:p>
        </w:tc>
        <w:tc>
          <w:tcPr>
            <w:tcW w:w="1647" w:type="dxa"/>
            <w:noWrap w:val="0"/>
            <w:vAlign w:val="top"/>
          </w:tcPr>
          <w:p w14:paraId="7B502B91">
            <w:pPr>
              <w:ind w:firstLine="0" w:firstLineChars="0"/>
              <w:rPr>
                <w:rFonts w:ascii="宋体" w:hAnsi="宋体"/>
              </w:rPr>
            </w:pPr>
            <w:r>
              <w:rPr>
                <w:rFonts w:hint="eastAsia" w:ascii="宋体" w:hAnsi="宋体"/>
                <w:sz w:val="21"/>
                <w:szCs w:val="21"/>
              </w:rPr>
              <w:t>图案设计绘制</w:t>
            </w:r>
          </w:p>
        </w:tc>
      </w:tr>
      <w:tr w14:paraId="4E4EA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824" w:type="dxa"/>
            <w:vMerge w:val="continue"/>
            <w:noWrap w:val="0"/>
            <w:vAlign w:val="top"/>
          </w:tcPr>
          <w:p w14:paraId="7483B1BF">
            <w:pPr>
              <w:spacing w:line="460" w:lineRule="exact"/>
              <w:ind w:firstLine="560"/>
              <w:rPr>
                <w:sz w:val="28"/>
                <w:szCs w:val="28"/>
              </w:rPr>
            </w:pPr>
          </w:p>
        </w:tc>
        <w:tc>
          <w:tcPr>
            <w:tcW w:w="724" w:type="dxa"/>
            <w:noWrap w:val="0"/>
            <w:vAlign w:val="center"/>
          </w:tcPr>
          <w:p w14:paraId="74F16DBB">
            <w:pPr>
              <w:ind w:firstLine="0" w:firstLineChars="0"/>
              <w:jc w:val="center"/>
              <w:rPr>
                <w:rFonts w:hint="eastAsia" w:ascii="宋体" w:hAnsi="宋体"/>
                <w:szCs w:val="21"/>
              </w:rPr>
            </w:pPr>
            <w:r>
              <w:rPr>
                <w:rFonts w:hint="eastAsia" w:ascii="宋体" w:hAnsi="宋体"/>
                <w:szCs w:val="21"/>
              </w:rPr>
              <w:t>4</w:t>
            </w:r>
          </w:p>
        </w:tc>
        <w:tc>
          <w:tcPr>
            <w:tcW w:w="3536" w:type="dxa"/>
            <w:noWrap w:val="0"/>
            <w:vAlign w:val="center"/>
          </w:tcPr>
          <w:p w14:paraId="0D24C88B">
            <w:pPr>
              <w:ind w:firstLine="480"/>
              <w:rPr>
                <w:rFonts w:hint="eastAsia" w:ascii="宋体" w:hAnsi="宋体"/>
              </w:rPr>
            </w:pPr>
            <w:r>
              <w:rPr>
                <w:rFonts w:hint="eastAsia" w:ascii="宋体" w:hAnsi="宋体" w:cs="宋体"/>
                <w:kern w:val="0"/>
                <w:szCs w:val="21"/>
              </w:rPr>
              <w:t>四方连续</w:t>
            </w:r>
          </w:p>
        </w:tc>
        <w:tc>
          <w:tcPr>
            <w:tcW w:w="717" w:type="dxa"/>
            <w:noWrap w:val="0"/>
            <w:vAlign w:val="center"/>
          </w:tcPr>
          <w:p w14:paraId="304379D8">
            <w:pPr>
              <w:ind w:firstLine="480"/>
              <w:jc w:val="right"/>
              <w:rPr>
                <w:rFonts w:hint="eastAsia" w:ascii="宋体" w:hAnsi="宋体"/>
              </w:rPr>
            </w:pPr>
            <w:r>
              <w:rPr>
                <w:rFonts w:hint="eastAsia" w:ascii="宋体" w:hAnsi="宋体"/>
              </w:rPr>
              <w:t>8</w:t>
            </w:r>
          </w:p>
        </w:tc>
        <w:tc>
          <w:tcPr>
            <w:tcW w:w="1647" w:type="dxa"/>
            <w:noWrap w:val="0"/>
            <w:vAlign w:val="top"/>
          </w:tcPr>
          <w:p w14:paraId="2EEAFB75">
            <w:pPr>
              <w:ind w:firstLine="0" w:firstLineChars="0"/>
              <w:rPr>
                <w:rFonts w:ascii="宋体" w:hAnsi="宋体"/>
              </w:rPr>
            </w:pPr>
            <w:r>
              <w:rPr>
                <w:rFonts w:hint="eastAsia" w:ascii="宋体" w:hAnsi="宋体"/>
                <w:sz w:val="21"/>
                <w:szCs w:val="21"/>
              </w:rPr>
              <w:t>图案设计绘制</w:t>
            </w:r>
          </w:p>
        </w:tc>
      </w:tr>
      <w:tr w14:paraId="1A4C2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2824" w:type="dxa"/>
            <w:noWrap w:val="0"/>
            <w:vAlign w:val="top"/>
          </w:tcPr>
          <w:p w14:paraId="3FBE9E3D">
            <w:pPr>
              <w:spacing w:line="460" w:lineRule="exact"/>
              <w:ind w:firstLine="0" w:firstLineChars="0"/>
              <w:jc w:val="center"/>
              <w:rPr>
                <w:rFonts w:hint="eastAsia"/>
                <w:szCs w:val="21"/>
              </w:rPr>
            </w:pPr>
            <w:r>
              <w:rPr>
                <w:rFonts w:hint="eastAsia"/>
                <w:szCs w:val="21"/>
              </w:rPr>
              <w:t>结题</w:t>
            </w:r>
          </w:p>
        </w:tc>
        <w:tc>
          <w:tcPr>
            <w:tcW w:w="724" w:type="dxa"/>
            <w:noWrap w:val="0"/>
            <w:vAlign w:val="center"/>
          </w:tcPr>
          <w:p w14:paraId="1A9A6DF4">
            <w:pPr>
              <w:ind w:firstLine="0" w:firstLineChars="0"/>
              <w:jc w:val="center"/>
              <w:rPr>
                <w:rFonts w:hint="eastAsia" w:ascii="宋体" w:hAnsi="宋体"/>
                <w:szCs w:val="21"/>
              </w:rPr>
            </w:pPr>
            <w:r>
              <w:rPr>
                <w:rFonts w:hint="eastAsia" w:ascii="宋体" w:hAnsi="宋体"/>
                <w:szCs w:val="21"/>
              </w:rPr>
              <w:t>1</w:t>
            </w:r>
          </w:p>
        </w:tc>
        <w:tc>
          <w:tcPr>
            <w:tcW w:w="3536" w:type="dxa"/>
            <w:noWrap w:val="0"/>
            <w:vAlign w:val="center"/>
          </w:tcPr>
          <w:p w14:paraId="7BE737AA">
            <w:pPr>
              <w:ind w:firstLine="0" w:firstLineChars="0"/>
              <w:rPr>
                <w:rFonts w:hint="eastAsia" w:ascii="宋体" w:hAnsi="宋体" w:cs="宋体"/>
                <w:kern w:val="0"/>
                <w:szCs w:val="21"/>
              </w:rPr>
            </w:pPr>
            <w:r>
              <w:rPr>
                <w:rFonts w:hint="eastAsia"/>
              </w:rPr>
              <w:t>小组分享与项目点评</w:t>
            </w:r>
          </w:p>
        </w:tc>
        <w:tc>
          <w:tcPr>
            <w:tcW w:w="717" w:type="dxa"/>
            <w:noWrap w:val="0"/>
            <w:vAlign w:val="center"/>
          </w:tcPr>
          <w:p w14:paraId="7D8D2FA2">
            <w:pPr>
              <w:ind w:firstLine="480"/>
              <w:jc w:val="right"/>
              <w:rPr>
                <w:rFonts w:hint="eastAsia" w:ascii="宋体" w:hAnsi="宋体" w:eastAsia="宋体"/>
                <w:lang w:eastAsia="zh-CN"/>
              </w:rPr>
            </w:pPr>
            <w:r>
              <w:rPr>
                <w:rFonts w:hint="eastAsia" w:ascii="宋体" w:hAnsi="宋体"/>
                <w:lang w:val="en-US" w:eastAsia="zh-CN"/>
              </w:rPr>
              <w:t>4</w:t>
            </w:r>
          </w:p>
        </w:tc>
        <w:tc>
          <w:tcPr>
            <w:tcW w:w="1647" w:type="dxa"/>
            <w:noWrap w:val="0"/>
            <w:vAlign w:val="top"/>
          </w:tcPr>
          <w:p w14:paraId="6AF0C1B5">
            <w:pPr>
              <w:ind w:firstLine="480"/>
              <w:rPr>
                <w:rFonts w:ascii="宋体" w:hAnsi="宋体"/>
              </w:rPr>
            </w:pPr>
          </w:p>
        </w:tc>
      </w:tr>
      <w:tr w14:paraId="5A7E8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448" w:type="dxa"/>
            <w:gridSpan w:val="5"/>
            <w:noWrap w:val="0"/>
            <w:vAlign w:val="top"/>
          </w:tcPr>
          <w:p w14:paraId="19CB7ABD">
            <w:pPr>
              <w:ind w:firstLine="480"/>
              <w:jc w:val="center"/>
              <w:rPr>
                <w:rFonts w:hint="default" w:ascii="宋体" w:hAnsi="宋体" w:eastAsia="宋体"/>
                <w:lang w:val="en-US" w:eastAsia="zh-CN"/>
              </w:rPr>
            </w:pPr>
            <w:r>
              <w:rPr>
                <w:rFonts w:hint="eastAsia" w:ascii="宋体" w:hAnsi="宋体"/>
              </w:rPr>
              <w:t>总学时</w:t>
            </w:r>
            <w:r>
              <w:rPr>
                <w:rFonts w:hint="eastAsia" w:ascii="宋体" w:hAnsi="宋体"/>
                <w:lang w:val="en-US" w:eastAsia="zh-CN"/>
              </w:rPr>
              <w:t>64</w:t>
            </w:r>
          </w:p>
        </w:tc>
      </w:tr>
    </w:tbl>
    <w:p w14:paraId="078FDE68">
      <w:pPr>
        <w:pStyle w:val="5"/>
        <w:spacing w:line="360" w:lineRule="auto"/>
        <w:rPr>
          <w:rFonts w:ascii="黑体" w:hAnsi="黑体" w:eastAsia="黑体" w:cs="仿宋_GB2312"/>
          <w:kern w:val="2"/>
          <w:position w:val="6"/>
          <w:sz w:val="28"/>
          <w:szCs w:val="28"/>
        </w:rPr>
      </w:pPr>
      <w:r>
        <w:rPr>
          <w:rFonts w:hint="eastAsia" w:ascii="黑体" w:hAnsi="黑体" w:eastAsia="黑体" w:cs="仿宋_GB2312"/>
          <w:kern w:val="2"/>
          <w:position w:val="6"/>
          <w:sz w:val="28"/>
          <w:szCs w:val="28"/>
        </w:rPr>
        <w:tab/>
      </w:r>
      <w:r>
        <w:rPr>
          <w:rFonts w:hint="eastAsia" w:ascii="黑体" w:hAnsi="黑体" w:eastAsia="黑体" w:cs="仿宋_GB2312"/>
          <w:kern w:val="2"/>
          <w:position w:val="6"/>
          <w:sz w:val="28"/>
          <w:szCs w:val="28"/>
        </w:rPr>
        <w:t>2.单元（或项目）设计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
        <w:gridCol w:w="1088"/>
        <w:gridCol w:w="1307"/>
        <w:gridCol w:w="156"/>
        <w:gridCol w:w="1527"/>
        <w:gridCol w:w="193"/>
        <w:gridCol w:w="422"/>
        <w:gridCol w:w="1080"/>
        <w:gridCol w:w="660"/>
        <w:gridCol w:w="240"/>
        <w:gridCol w:w="664"/>
        <w:gridCol w:w="380"/>
        <w:gridCol w:w="727"/>
        <w:gridCol w:w="1086"/>
        <w:gridCol w:w="8"/>
      </w:tblGrid>
      <w:tr w14:paraId="6FCC7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10" w:type="dxa"/>
          <w:wAfter w:w="8" w:type="dxa"/>
          <w:jc w:val="center"/>
        </w:trPr>
        <w:tc>
          <w:tcPr>
            <w:tcW w:w="2395" w:type="dxa"/>
            <w:gridSpan w:val="2"/>
            <w:tcBorders>
              <w:top w:val="single" w:color="auto" w:sz="4" w:space="0"/>
              <w:left w:val="single" w:color="auto" w:sz="4" w:space="0"/>
              <w:bottom w:val="single" w:color="auto" w:sz="4" w:space="0"/>
              <w:right w:val="single" w:color="auto" w:sz="4" w:space="0"/>
            </w:tcBorders>
            <w:noWrap w:val="0"/>
            <w:vAlign w:val="center"/>
          </w:tcPr>
          <w:p w14:paraId="06B6630C">
            <w:pPr>
              <w:widowControl/>
              <w:ind w:firstLine="480"/>
              <w:jc w:val="center"/>
              <w:rPr>
                <w:rFonts w:ascii="宋体" w:hAnsi="宋体" w:cs="宋体"/>
                <w:kern w:val="0"/>
              </w:rPr>
            </w:pPr>
            <w:r>
              <w:rPr>
                <w:rFonts w:hint="eastAsia" w:ascii="宋体" w:hAnsi="宋体" w:cs="宋体"/>
                <w:kern w:val="0"/>
              </w:rPr>
              <w:t>模块一</w:t>
            </w:r>
          </w:p>
        </w:tc>
        <w:tc>
          <w:tcPr>
            <w:tcW w:w="7135" w:type="dxa"/>
            <w:gridSpan w:val="11"/>
            <w:tcBorders>
              <w:top w:val="single" w:color="auto" w:sz="4" w:space="0"/>
              <w:left w:val="single" w:color="auto" w:sz="4" w:space="0"/>
              <w:bottom w:val="single" w:color="auto" w:sz="4" w:space="0"/>
              <w:right w:val="single" w:color="auto" w:sz="4" w:space="0"/>
            </w:tcBorders>
            <w:noWrap w:val="0"/>
            <w:vAlign w:val="center"/>
          </w:tcPr>
          <w:p w14:paraId="7C18FC4A">
            <w:pPr>
              <w:widowControl/>
              <w:ind w:firstLine="480"/>
              <w:jc w:val="center"/>
              <w:rPr>
                <w:rFonts w:ascii="宋体" w:hAnsi="宋体" w:cs="宋体"/>
                <w:kern w:val="0"/>
              </w:rPr>
            </w:pPr>
            <w:r>
              <w:rPr>
                <w:rFonts w:hint="eastAsia"/>
              </w:rPr>
              <w:t>图案和图形</w:t>
            </w:r>
          </w:p>
        </w:tc>
      </w:tr>
      <w:tr w14:paraId="61016B6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10" w:type="dxa"/>
          <w:trHeight w:val="402" w:hRule="atLeast"/>
          <w:jc w:val="center"/>
        </w:trPr>
        <w:tc>
          <w:tcPr>
            <w:tcW w:w="108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88F1DDB">
            <w:pPr>
              <w:widowControl/>
              <w:ind w:firstLine="0" w:firstLineChars="0"/>
              <w:rPr>
                <w:rFonts w:ascii="宋体" w:hAnsi="宋体" w:cs="宋体"/>
                <w:kern w:val="0"/>
              </w:rPr>
            </w:pPr>
            <w:r>
              <w:rPr>
                <w:rFonts w:hint="eastAsia" w:ascii="宋体" w:hAnsi="宋体" w:cs="宋体"/>
                <w:kern w:val="0"/>
              </w:rPr>
              <w:t>单元1</w:t>
            </w:r>
          </w:p>
        </w:tc>
        <w:tc>
          <w:tcPr>
            <w:tcW w:w="4685" w:type="dxa"/>
            <w:gridSpan w:val="6"/>
            <w:tcBorders>
              <w:top w:val="single" w:color="auto" w:sz="4" w:space="0"/>
              <w:left w:val="single" w:color="auto" w:sz="4" w:space="0"/>
              <w:bottom w:val="single" w:color="auto" w:sz="4" w:space="0"/>
              <w:right w:val="single" w:color="auto" w:sz="4" w:space="0"/>
            </w:tcBorders>
            <w:shd w:val="clear" w:color="auto" w:fill="auto"/>
            <w:noWrap w:val="0"/>
            <w:vAlign w:val="center"/>
          </w:tcPr>
          <w:p w14:paraId="215D3B19">
            <w:pPr>
              <w:widowControl/>
              <w:ind w:firstLine="630" w:firstLineChars="300"/>
              <w:jc w:val="left"/>
              <w:rPr>
                <w:rFonts w:ascii="宋体" w:hAnsi="宋体" w:cs="宋体"/>
                <w:kern w:val="0"/>
              </w:rPr>
            </w:pPr>
            <w:r>
              <w:rPr>
                <w:rFonts w:hint="eastAsia" w:ascii="Helvetica" w:hAnsi="Helvetica"/>
                <w:color w:val="000000"/>
                <w:szCs w:val="21"/>
              </w:rPr>
              <w:t>图案的概念</w:t>
            </w:r>
          </w:p>
        </w:tc>
        <w:tc>
          <w:tcPr>
            <w:tcW w:w="900" w:type="dxa"/>
            <w:gridSpan w:val="2"/>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7A7863EC">
            <w:pPr>
              <w:widowControl/>
              <w:ind w:firstLine="0" w:firstLineChars="0"/>
              <w:rPr>
                <w:rFonts w:ascii="宋体" w:hAnsi="宋体" w:cs="宋体"/>
                <w:kern w:val="0"/>
              </w:rPr>
            </w:pPr>
            <w:r>
              <w:rPr>
                <w:rFonts w:hint="eastAsia" w:ascii="宋体" w:hAnsi="宋体" w:cs="宋体"/>
                <w:kern w:val="0"/>
              </w:rPr>
              <w:t>学时</w:t>
            </w:r>
          </w:p>
        </w:tc>
        <w:tc>
          <w:tcPr>
            <w:tcW w:w="1044"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14:paraId="05EA59EF">
            <w:pPr>
              <w:widowControl/>
              <w:ind w:firstLine="0" w:firstLineChars="0"/>
              <w:rPr>
                <w:rFonts w:ascii="宋体" w:hAnsi="宋体" w:cs="宋体"/>
                <w:kern w:val="0"/>
                <w:szCs w:val="21"/>
              </w:rPr>
            </w:pPr>
            <w:r>
              <w:rPr>
                <w:rFonts w:hint="eastAsia" w:ascii="宋体" w:hAnsi="宋体" w:cs="宋体"/>
                <w:kern w:val="0"/>
                <w:szCs w:val="21"/>
              </w:rPr>
              <w:t>理论</w:t>
            </w:r>
          </w:p>
        </w:tc>
        <w:tc>
          <w:tcPr>
            <w:tcW w:w="1821" w:type="dxa"/>
            <w:gridSpan w:val="3"/>
            <w:tcBorders>
              <w:top w:val="single" w:color="auto" w:sz="4" w:space="0"/>
              <w:left w:val="single" w:color="auto" w:sz="4" w:space="0"/>
              <w:bottom w:val="single" w:color="auto" w:sz="4" w:space="0"/>
              <w:right w:val="single" w:color="auto" w:sz="4" w:space="0"/>
            </w:tcBorders>
            <w:noWrap w:val="0"/>
            <w:vAlign w:val="center"/>
          </w:tcPr>
          <w:p w14:paraId="1D230D92">
            <w:pPr>
              <w:widowControl/>
              <w:ind w:firstLine="480"/>
              <w:jc w:val="left"/>
              <w:rPr>
                <w:rFonts w:hint="eastAsia" w:ascii="宋体" w:hAnsi="宋体" w:eastAsia="宋体" w:cs="宋体"/>
                <w:kern w:val="0"/>
                <w:lang w:eastAsia="zh-CN"/>
              </w:rPr>
            </w:pPr>
            <w:r>
              <w:rPr>
                <w:rFonts w:hint="eastAsia" w:ascii="宋体" w:hAnsi="宋体" w:cs="宋体"/>
                <w:kern w:val="0"/>
                <w:lang w:val="en-US" w:eastAsia="zh-CN"/>
              </w:rPr>
              <w:t>4</w:t>
            </w:r>
          </w:p>
        </w:tc>
      </w:tr>
      <w:tr w14:paraId="72065C9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gridBefore w:val="1"/>
          <w:wBefore w:w="10" w:type="dxa"/>
          <w:trHeight w:val="578" w:hRule="atLeast"/>
          <w:jc w:val="center"/>
        </w:trPr>
        <w:tc>
          <w:tcPr>
            <w:tcW w:w="1088"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FC77F10">
            <w:pPr>
              <w:widowControl/>
              <w:ind w:firstLine="0" w:firstLineChars="0"/>
              <w:rPr>
                <w:rFonts w:ascii="宋体" w:hAnsi="宋体" w:cs="宋体"/>
                <w:kern w:val="0"/>
              </w:rPr>
            </w:pPr>
            <w:r>
              <w:rPr>
                <w:rFonts w:hint="eastAsia" w:ascii="宋体" w:hAnsi="宋体" w:cs="宋体"/>
                <w:kern w:val="0"/>
              </w:rPr>
              <w:t>单元2　</w:t>
            </w:r>
          </w:p>
        </w:tc>
        <w:tc>
          <w:tcPr>
            <w:tcW w:w="4685" w:type="dxa"/>
            <w:gridSpan w:val="6"/>
            <w:tcBorders>
              <w:top w:val="single" w:color="auto" w:sz="4" w:space="0"/>
              <w:left w:val="single" w:color="auto" w:sz="4" w:space="0"/>
              <w:bottom w:val="single" w:color="auto" w:sz="4" w:space="0"/>
              <w:right w:val="single" w:color="auto" w:sz="4" w:space="0"/>
            </w:tcBorders>
            <w:shd w:val="clear" w:color="auto" w:fill="auto"/>
            <w:noWrap w:val="0"/>
            <w:vAlign w:val="center"/>
          </w:tcPr>
          <w:p w14:paraId="14DFFD18">
            <w:pPr>
              <w:widowControl/>
              <w:ind w:firstLine="480"/>
              <w:jc w:val="left"/>
              <w:rPr>
                <w:rFonts w:ascii="宋体" w:hAnsi="宋体" w:cs="宋体"/>
                <w:kern w:val="0"/>
              </w:rPr>
            </w:pPr>
            <w:r>
              <w:rPr>
                <w:rFonts w:hint="eastAsia" w:ascii="Helvetica" w:hAnsi="Helvetica"/>
                <w:color w:val="000000"/>
                <w:szCs w:val="21"/>
              </w:rPr>
              <w:t>图案的发展历史</w:t>
            </w:r>
          </w:p>
        </w:tc>
        <w:tc>
          <w:tcPr>
            <w:tcW w:w="900" w:type="dxa"/>
            <w:gridSpan w:val="2"/>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5C4A458">
            <w:pPr>
              <w:widowControl/>
              <w:ind w:firstLine="480"/>
              <w:jc w:val="left"/>
              <w:rPr>
                <w:rFonts w:ascii="宋体" w:hAnsi="宋体" w:cs="宋体"/>
                <w:kern w:val="0"/>
              </w:rPr>
            </w:pPr>
          </w:p>
        </w:tc>
        <w:tc>
          <w:tcPr>
            <w:tcW w:w="1044"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14:paraId="1C5AFC27">
            <w:pPr>
              <w:widowControl/>
              <w:ind w:firstLine="0" w:firstLineChars="0"/>
              <w:rPr>
                <w:rFonts w:ascii="宋体" w:hAnsi="宋体" w:cs="宋体"/>
                <w:kern w:val="0"/>
                <w:szCs w:val="21"/>
              </w:rPr>
            </w:pPr>
            <w:r>
              <w:rPr>
                <w:rFonts w:hint="eastAsia" w:ascii="宋体" w:hAnsi="宋体" w:cs="宋体"/>
                <w:kern w:val="0"/>
                <w:szCs w:val="21"/>
              </w:rPr>
              <w:t>理论</w:t>
            </w:r>
          </w:p>
        </w:tc>
        <w:tc>
          <w:tcPr>
            <w:tcW w:w="1821" w:type="dxa"/>
            <w:gridSpan w:val="3"/>
            <w:tcBorders>
              <w:top w:val="single" w:color="auto" w:sz="4" w:space="0"/>
              <w:left w:val="single" w:color="auto" w:sz="4" w:space="0"/>
              <w:bottom w:val="single" w:color="auto" w:sz="4" w:space="0"/>
              <w:right w:val="single" w:color="auto" w:sz="4" w:space="0"/>
            </w:tcBorders>
            <w:noWrap w:val="0"/>
            <w:vAlign w:val="center"/>
          </w:tcPr>
          <w:p w14:paraId="1E5DA76A">
            <w:pPr>
              <w:widowControl/>
              <w:ind w:firstLine="480"/>
              <w:jc w:val="left"/>
              <w:rPr>
                <w:rFonts w:hint="eastAsia" w:ascii="宋体" w:hAnsi="宋体" w:cs="宋体"/>
                <w:kern w:val="0"/>
              </w:rPr>
            </w:pPr>
            <w:r>
              <w:rPr>
                <w:rFonts w:hint="eastAsia" w:ascii="宋体" w:hAnsi="宋体" w:cs="宋体"/>
                <w:kern w:val="0"/>
              </w:rPr>
              <w:t>8</w:t>
            </w:r>
          </w:p>
        </w:tc>
      </w:tr>
      <w:tr w14:paraId="03A14E9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548" w:type="dxa"/>
            <w:gridSpan w:val="15"/>
            <w:tcBorders>
              <w:top w:val="single" w:color="auto" w:sz="4" w:space="0"/>
              <w:left w:val="single" w:color="auto" w:sz="4" w:space="0"/>
              <w:bottom w:val="single" w:color="auto" w:sz="4" w:space="0"/>
              <w:right w:val="single" w:color="auto" w:sz="4" w:space="0"/>
            </w:tcBorders>
            <w:noWrap w:val="0"/>
            <w:vAlign w:val="center"/>
          </w:tcPr>
          <w:p w14:paraId="36628E9A">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4EABD8A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548" w:type="dxa"/>
            <w:gridSpan w:val="15"/>
            <w:tcBorders>
              <w:top w:val="single" w:color="auto" w:sz="4" w:space="0"/>
              <w:left w:val="single" w:color="auto" w:sz="4" w:space="0"/>
              <w:bottom w:val="single" w:color="auto" w:sz="4" w:space="0"/>
              <w:right w:val="single" w:color="auto" w:sz="4" w:space="0"/>
            </w:tcBorders>
            <w:noWrap w:val="0"/>
            <w:vAlign w:val="center"/>
          </w:tcPr>
          <w:p w14:paraId="791E36F4">
            <w:pPr>
              <w:widowControl/>
              <w:ind w:firstLine="480"/>
              <w:jc w:val="left"/>
              <w:rPr>
                <w:rFonts w:ascii="宋体" w:hAnsi="宋体" w:cs="宋体"/>
                <w:kern w:val="0"/>
              </w:rPr>
            </w:pPr>
            <w:r>
              <w:rPr>
                <w:rFonts w:hint="eastAsia" w:ascii="宋体" w:hAnsi="宋体" w:cs="宋体"/>
                <w:kern w:val="0"/>
              </w:rPr>
              <w:t>认知目标：</w:t>
            </w:r>
            <w:r>
              <w:rPr>
                <w:rFonts w:hint="eastAsia"/>
                <w:szCs w:val="21"/>
              </w:rPr>
              <w:t>了解什么是图案，掌握图案定义。</w:t>
            </w:r>
          </w:p>
          <w:p w14:paraId="6A55CAB5">
            <w:pPr>
              <w:widowControl/>
              <w:ind w:firstLine="480"/>
              <w:jc w:val="left"/>
              <w:rPr>
                <w:rFonts w:ascii="宋体" w:hAnsi="宋体" w:cs="宋体"/>
                <w:kern w:val="0"/>
              </w:rPr>
            </w:pPr>
            <w:r>
              <w:rPr>
                <w:rFonts w:hint="eastAsia" w:ascii="宋体" w:hAnsi="宋体" w:cs="宋体"/>
                <w:kern w:val="0"/>
              </w:rPr>
              <w:t>技能目标：</w:t>
            </w:r>
            <w:r>
              <w:rPr>
                <w:rFonts w:hint="eastAsia"/>
                <w:szCs w:val="21"/>
              </w:rPr>
              <w:t>使学生认识并了解本门课程的主要内容、学时、考核方式、应用到的软件和参考书目、学习方法等。</w:t>
            </w:r>
          </w:p>
        </w:tc>
      </w:tr>
      <w:tr w14:paraId="58638FF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7"/>
            <w:tcBorders>
              <w:top w:val="single" w:color="auto" w:sz="4" w:space="0"/>
              <w:left w:val="single" w:color="auto" w:sz="4" w:space="0"/>
              <w:bottom w:val="single" w:color="auto" w:sz="4" w:space="0"/>
              <w:right w:val="single" w:color="auto" w:sz="4" w:space="0"/>
            </w:tcBorders>
            <w:noWrap w:val="0"/>
            <w:vAlign w:val="center"/>
          </w:tcPr>
          <w:p w14:paraId="4C02B7EB">
            <w:pPr>
              <w:widowControl/>
              <w:ind w:firstLine="480"/>
              <w:jc w:val="center"/>
              <w:rPr>
                <w:rFonts w:ascii="宋体" w:hAnsi="宋体" w:cs="宋体"/>
                <w:kern w:val="0"/>
              </w:rPr>
            </w:pPr>
            <w:r>
              <w:rPr>
                <w:rFonts w:hint="eastAsia" w:ascii="宋体" w:hAnsi="宋体" w:cs="宋体"/>
                <w:kern w:val="0"/>
              </w:rPr>
              <w:t>主要内容（标注重点和难点）</w:t>
            </w:r>
          </w:p>
        </w:tc>
        <w:tc>
          <w:tcPr>
            <w:tcW w:w="4845" w:type="dxa"/>
            <w:gridSpan w:val="8"/>
            <w:tcBorders>
              <w:top w:val="nil"/>
              <w:left w:val="nil"/>
              <w:bottom w:val="single" w:color="auto" w:sz="4" w:space="0"/>
              <w:right w:val="single" w:color="auto" w:sz="4" w:space="0"/>
            </w:tcBorders>
            <w:noWrap w:val="0"/>
            <w:vAlign w:val="center"/>
          </w:tcPr>
          <w:p w14:paraId="547A5734">
            <w:pPr>
              <w:widowControl/>
              <w:ind w:firstLine="480"/>
              <w:jc w:val="left"/>
              <w:rPr>
                <w:rFonts w:ascii="宋体" w:hAnsi="宋体" w:cs="宋体"/>
                <w:kern w:val="0"/>
              </w:rPr>
            </w:pPr>
            <w:r>
              <w:rPr>
                <w:rFonts w:hint="eastAsia" w:ascii="宋体" w:hAnsi="宋体" w:cs="宋体"/>
                <w:kern w:val="0"/>
              </w:rPr>
              <w:t>主要教学方法</w:t>
            </w:r>
          </w:p>
        </w:tc>
      </w:tr>
      <w:tr w14:paraId="31A2E42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92" w:hRule="atLeast"/>
          <w:jc w:val="center"/>
        </w:trPr>
        <w:tc>
          <w:tcPr>
            <w:tcW w:w="4703" w:type="dxa"/>
            <w:gridSpan w:val="7"/>
            <w:vMerge w:val="restart"/>
            <w:tcBorders>
              <w:top w:val="single" w:color="auto" w:sz="4" w:space="0"/>
              <w:left w:val="single" w:color="auto" w:sz="4" w:space="0"/>
              <w:bottom w:val="single" w:color="auto" w:sz="4" w:space="0"/>
              <w:right w:val="single" w:color="auto" w:sz="4" w:space="0"/>
            </w:tcBorders>
            <w:noWrap w:val="0"/>
            <w:vAlign w:val="top"/>
          </w:tcPr>
          <w:p w14:paraId="1C04338C">
            <w:pPr>
              <w:pStyle w:val="15"/>
              <w:widowControl/>
              <w:ind w:left="394" w:firstLine="0" w:firstLineChars="0"/>
              <w:jc w:val="left"/>
              <w:rPr>
                <w:rFonts w:hint="eastAsia" w:ascii="宋体" w:hAnsi="宋体" w:cs="宋体"/>
                <w:kern w:val="0"/>
              </w:rPr>
            </w:pPr>
          </w:p>
          <w:p w14:paraId="0468D890">
            <w:pPr>
              <w:pStyle w:val="15"/>
              <w:widowControl/>
              <w:ind w:left="394" w:firstLine="0" w:firstLineChars="0"/>
              <w:jc w:val="left"/>
              <w:rPr>
                <w:rFonts w:hint="eastAsia" w:ascii="宋体" w:hAnsi="宋体" w:cs="宋体"/>
                <w:kern w:val="0"/>
              </w:rPr>
            </w:pPr>
            <w:r>
              <w:rPr>
                <w:rFonts w:hint="eastAsia" w:ascii="宋体" w:hAnsi="宋体" w:cs="宋体"/>
                <w:kern w:val="0"/>
              </w:rPr>
              <w:t>图案的概念和图案的发展历史</w:t>
            </w:r>
          </w:p>
          <w:p w14:paraId="586A79A0">
            <w:pPr>
              <w:pStyle w:val="15"/>
              <w:widowControl/>
              <w:ind w:left="394" w:firstLine="0" w:firstLineChars="0"/>
              <w:jc w:val="left"/>
              <w:rPr>
                <w:rFonts w:hint="eastAsia" w:ascii="宋体" w:hAnsi="宋体" w:cs="宋体"/>
                <w:kern w:val="0"/>
              </w:rPr>
            </w:pPr>
            <w:r>
              <w:rPr>
                <w:rFonts w:hint="eastAsia" w:ascii="宋体" w:hAnsi="宋体" w:cs="宋体"/>
                <w:kern w:val="0"/>
              </w:rPr>
              <w:t>重点：图案的内容</w:t>
            </w:r>
          </w:p>
          <w:p w14:paraId="1335E4BB">
            <w:pPr>
              <w:pStyle w:val="15"/>
              <w:widowControl/>
              <w:ind w:left="394" w:firstLine="0" w:firstLineChars="0"/>
              <w:jc w:val="left"/>
              <w:rPr>
                <w:rFonts w:hint="eastAsia" w:ascii="宋体" w:hAnsi="宋体" w:cs="宋体"/>
                <w:kern w:val="0"/>
              </w:rPr>
            </w:pPr>
            <w:r>
              <w:rPr>
                <w:rFonts w:hint="eastAsia" w:ascii="宋体" w:hAnsi="宋体" w:cs="宋体"/>
                <w:kern w:val="0"/>
              </w:rPr>
              <w:t>难点：图案的意义</w:t>
            </w:r>
          </w:p>
        </w:tc>
        <w:tc>
          <w:tcPr>
            <w:tcW w:w="4845" w:type="dxa"/>
            <w:gridSpan w:val="8"/>
            <w:tcBorders>
              <w:top w:val="nil"/>
              <w:left w:val="nil"/>
              <w:bottom w:val="single" w:color="auto" w:sz="4" w:space="0"/>
              <w:right w:val="single" w:color="auto" w:sz="4" w:space="0"/>
            </w:tcBorders>
            <w:noWrap w:val="0"/>
            <w:vAlign w:val="center"/>
          </w:tcPr>
          <w:p w14:paraId="3EF13AC4">
            <w:pPr>
              <w:widowControl/>
              <w:ind w:firstLine="480"/>
              <w:jc w:val="left"/>
              <w:rPr>
                <w:rFonts w:ascii="宋体" w:hAnsi="宋体" w:cs="宋体"/>
                <w:kern w:val="0"/>
              </w:rPr>
            </w:pPr>
            <w:r>
              <w:rPr>
                <w:rFonts w:hint="eastAsia" w:ascii="宋体" w:hAnsi="宋体" w:cs="宋体"/>
                <w:kern w:val="0"/>
              </w:rPr>
              <w:t>　示教法</w:t>
            </w:r>
          </w:p>
        </w:tc>
      </w:tr>
      <w:tr w14:paraId="208BB5B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7"/>
            <w:vMerge w:val="continue"/>
            <w:tcBorders>
              <w:top w:val="single" w:color="auto" w:sz="4" w:space="0"/>
              <w:left w:val="single" w:color="auto" w:sz="4" w:space="0"/>
              <w:bottom w:val="single" w:color="auto" w:sz="4" w:space="0"/>
              <w:right w:val="single" w:color="auto" w:sz="4" w:space="0"/>
            </w:tcBorders>
            <w:noWrap w:val="0"/>
            <w:vAlign w:val="center"/>
          </w:tcPr>
          <w:p w14:paraId="431937CF">
            <w:pPr>
              <w:widowControl/>
              <w:ind w:firstLine="480"/>
              <w:jc w:val="left"/>
              <w:rPr>
                <w:rFonts w:ascii="宋体" w:hAnsi="宋体" w:cs="宋体"/>
                <w:kern w:val="0"/>
              </w:rPr>
            </w:pPr>
          </w:p>
        </w:tc>
        <w:tc>
          <w:tcPr>
            <w:tcW w:w="4845" w:type="dxa"/>
            <w:gridSpan w:val="8"/>
            <w:tcBorders>
              <w:top w:val="nil"/>
              <w:left w:val="nil"/>
              <w:bottom w:val="single" w:color="auto" w:sz="4" w:space="0"/>
              <w:right w:val="single" w:color="auto" w:sz="4" w:space="0"/>
            </w:tcBorders>
            <w:noWrap w:val="0"/>
            <w:vAlign w:val="center"/>
          </w:tcPr>
          <w:p w14:paraId="5F6AD121">
            <w:pPr>
              <w:widowControl/>
              <w:ind w:firstLine="480"/>
              <w:jc w:val="left"/>
              <w:rPr>
                <w:rFonts w:ascii="宋体" w:hAnsi="宋体" w:cs="宋体"/>
                <w:kern w:val="0"/>
              </w:rPr>
            </w:pPr>
            <w:r>
              <w:rPr>
                <w:rFonts w:hint="eastAsia" w:ascii="宋体" w:hAnsi="宋体" w:cs="宋体"/>
                <w:kern w:val="0"/>
              </w:rPr>
              <w:t>教学地点</w:t>
            </w:r>
          </w:p>
        </w:tc>
      </w:tr>
      <w:tr w14:paraId="1DFEA8F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90" w:hRule="atLeast"/>
          <w:jc w:val="center"/>
        </w:trPr>
        <w:tc>
          <w:tcPr>
            <w:tcW w:w="4703" w:type="dxa"/>
            <w:gridSpan w:val="7"/>
            <w:vMerge w:val="continue"/>
            <w:tcBorders>
              <w:top w:val="single" w:color="auto" w:sz="4" w:space="0"/>
              <w:left w:val="single" w:color="auto" w:sz="4" w:space="0"/>
              <w:bottom w:val="single" w:color="auto" w:sz="4" w:space="0"/>
              <w:right w:val="single" w:color="auto" w:sz="4" w:space="0"/>
            </w:tcBorders>
            <w:noWrap w:val="0"/>
            <w:vAlign w:val="center"/>
          </w:tcPr>
          <w:p w14:paraId="6D595BA4">
            <w:pPr>
              <w:widowControl/>
              <w:ind w:firstLine="480"/>
              <w:jc w:val="left"/>
              <w:rPr>
                <w:rFonts w:ascii="宋体" w:hAnsi="宋体" w:cs="宋体"/>
                <w:kern w:val="0"/>
              </w:rPr>
            </w:pPr>
          </w:p>
        </w:tc>
        <w:tc>
          <w:tcPr>
            <w:tcW w:w="4845" w:type="dxa"/>
            <w:gridSpan w:val="8"/>
            <w:tcBorders>
              <w:top w:val="nil"/>
              <w:left w:val="nil"/>
              <w:bottom w:val="single" w:color="auto" w:sz="4" w:space="0"/>
              <w:right w:val="single" w:color="auto" w:sz="4" w:space="0"/>
            </w:tcBorders>
            <w:noWrap w:val="0"/>
            <w:vAlign w:val="center"/>
          </w:tcPr>
          <w:p w14:paraId="737F7D85">
            <w:pPr>
              <w:widowControl/>
              <w:ind w:firstLine="480"/>
              <w:jc w:val="left"/>
              <w:rPr>
                <w:rFonts w:ascii="宋体" w:hAnsi="宋体" w:cs="宋体"/>
                <w:kern w:val="0"/>
              </w:rPr>
            </w:pPr>
            <w:r>
              <w:rPr>
                <w:rFonts w:hint="eastAsia" w:ascii="宋体" w:hAnsi="宋体" w:cs="宋体"/>
                <w:kern w:val="0"/>
              </w:rPr>
              <w:t>多媒体教室</w:t>
            </w:r>
          </w:p>
        </w:tc>
      </w:tr>
      <w:tr w14:paraId="59C88E7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7"/>
            <w:vMerge w:val="continue"/>
            <w:tcBorders>
              <w:top w:val="single" w:color="auto" w:sz="4" w:space="0"/>
              <w:left w:val="single" w:color="auto" w:sz="4" w:space="0"/>
              <w:bottom w:val="single" w:color="auto" w:sz="4" w:space="0"/>
              <w:right w:val="single" w:color="auto" w:sz="4" w:space="0"/>
            </w:tcBorders>
            <w:noWrap w:val="0"/>
            <w:vAlign w:val="center"/>
          </w:tcPr>
          <w:p w14:paraId="32CE3946">
            <w:pPr>
              <w:widowControl/>
              <w:ind w:firstLine="480"/>
              <w:jc w:val="left"/>
              <w:rPr>
                <w:rFonts w:ascii="宋体" w:hAnsi="宋体" w:cs="宋体"/>
                <w:kern w:val="0"/>
              </w:rPr>
            </w:pPr>
          </w:p>
        </w:tc>
        <w:tc>
          <w:tcPr>
            <w:tcW w:w="4845" w:type="dxa"/>
            <w:gridSpan w:val="8"/>
            <w:tcBorders>
              <w:top w:val="nil"/>
              <w:left w:val="nil"/>
              <w:bottom w:val="single" w:color="auto" w:sz="4" w:space="0"/>
              <w:right w:val="single" w:color="auto" w:sz="4" w:space="0"/>
            </w:tcBorders>
            <w:noWrap w:val="0"/>
            <w:vAlign w:val="center"/>
          </w:tcPr>
          <w:p w14:paraId="2302DF30">
            <w:pPr>
              <w:widowControl/>
              <w:ind w:firstLine="480"/>
              <w:jc w:val="left"/>
              <w:rPr>
                <w:rFonts w:ascii="宋体" w:hAnsi="宋体" w:cs="宋体"/>
                <w:kern w:val="0"/>
              </w:rPr>
            </w:pPr>
            <w:r>
              <w:rPr>
                <w:rFonts w:hint="eastAsia" w:ascii="宋体" w:hAnsi="宋体" w:cs="宋体"/>
                <w:kern w:val="0"/>
              </w:rPr>
              <w:t>教学及参考资料</w:t>
            </w:r>
          </w:p>
        </w:tc>
      </w:tr>
      <w:tr w14:paraId="3531FCE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701" w:hRule="atLeast"/>
          <w:jc w:val="center"/>
        </w:trPr>
        <w:tc>
          <w:tcPr>
            <w:tcW w:w="4703" w:type="dxa"/>
            <w:gridSpan w:val="7"/>
            <w:vMerge w:val="continue"/>
            <w:tcBorders>
              <w:top w:val="single" w:color="auto" w:sz="4" w:space="0"/>
              <w:left w:val="single" w:color="auto" w:sz="4" w:space="0"/>
              <w:bottom w:val="single" w:color="auto" w:sz="4" w:space="0"/>
              <w:right w:val="single" w:color="auto" w:sz="4" w:space="0"/>
            </w:tcBorders>
            <w:noWrap w:val="0"/>
            <w:vAlign w:val="center"/>
          </w:tcPr>
          <w:p w14:paraId="5CA0417E">
            <w:pPr>
              <w:widowControl/>
              <w:ind w:firstLine="480"/>
              <w:jc w:val="left"/>
              <w:rPr>
                <w:rFonts w:ascii="宋体" w:hAnsi="宋体" w:cs="宋体"/>
                <w:kern w:val="0"/>
              </w:rPr>
            </w:pPr>
          </w:p>
        </w:tc>
        <w:tc>
          <w:tcPr>
            <w:tcW w:w="4845" w:type="dxa"/>
            <w:gridSpan w:val="8"/>
            <w:tcBorders>
              <w:top w:val="nil"/>
              <w:left w:val="nil"/>
              <w:bottom w:val="single" w:color="auto" w:sz="4" w:space="0"/>
              <w:right w:val="single" w:color="auto" w:sz="4" w:space="0"/>
            </w:tcBorders>
            <w:noWrap w:val="0"/>
            <w:vAlign w:val="center"/>
          </w:tcPr>
          <w:p w14:paraId="001F99E0">
            <w:pPr>
              <w:pStyle w:val="5"/>
              <w:spacing w:before="0" w:beforeAutospacing="0" w:after="0" w:afterAutospacing="0"/>
              <w:jc w:val="both"/>
              <w:rPr>
                <w:rFonts w:hint="eastAsia" w:cs="宋体"/>
                <w:bCs/>
                <w:kern w:val="2"/>
                <w:position w:val="6"/>
                <w:lang w:val="en-US" w:eastAsia="zh-CN"/>
              </w:rPr>
            </w:pPr>
            <w:r>
              <w:rPr>
                <w:rFonts w:hint="eastAsia" w:cs="宋体"/>
                <w:bCs/>
                <w:kern w:val="2"/>
                <w:position w:val="6"/>
                <w:lang w:val="en-US" w:eastAsia="zh-CN"/>
              </w:rPr>
              <w:t>《图案设计》</w:t>
            </w:r>
          </w:p>
          <w:p w14:paraId="5439225D">
            <w:pPr>
              <w:pStyle w:val="5"/>
              <w:spacing w:before="0" w:beforeAutospacing="0" w:after="0" w:afterAutospacing="0"/>
              <w:ind w:firstLine="210" w:firstLineChars="100"/>
              <w:jc w:val="both"/>
              <w:rPr>
                <w:rFonts w:hint="eastAsia" w:cs="宋体"/>
                <w:bCs/>
                <w:kern w:val="2"/>
                <w:position w:val="6"/>
                <w:lang w:val="en-US" w:eastAsia="zh-CN"/>
              </w:rPr>
            </w:pPr>
            <w:r>
              <w:rPr>
                <w:rFonts w:hint="eastAsia" w:cs="宋体"/>
                <w:bCs/>
                <w:kern w:val="2"/>
                <w:position w:val="6"/>
                <w:lang w:val="en-US" w:eastAsia="zh-CN"/>
              </w:rPr>
              <w:t>周怡编著，人民美术出版社</w:t>
            </w:r>
          </w:p>
          <w:p w14:paraId="5A58DC5E">
            <w:pPr>
              <w:widowControl/>
              <w:ind w:firstLine="0" w:firstLineChars="0"/>
              <w:jc w:val="left"/>
              <w:rPr>
                <w:rFonts w:hint="eastAsia" w:ascii="宋体" w:hAnsi="宋体" w:cs="宋体"/>
                <w:shd w:val="clear" w:color="auto" w:fill="FFFFFF"/>
              </w:rPr>
            </w:pPr>
            <w:r>
              <w:rPr>
                <w:rFonts w:hint="eastAsia" w:ascii="宋体" w:hAnsi="宋体" w:cs="宋体"/>
                <w:shd w:val="clear" w:color="auto" w:fill="FFFFFF"/>
              </w:rPr>
              <w:t>《服饰图案设计》(第四版)</w:t>
            </w:r>
          </w:p>
          <w:p w14:paraId="019F66CE">
            <w:pPr>
              <w:widowControl/>
              <w:ind w:firstLine="0" w:firstLineChars="0"/>
              <w:jc w:val="left"/>
              <w:rPr>
                <w:rFonts w:hint="eastAsia" w:ascii="宋体" w:hAnsi="宋体" w:cs="宋体"/>
                <w:shd w:val="clear" w:color="auto" w:fill="FFFFFF"/>
              </w:rPr>
            </w:pPr>
            <w:r>
              <w:rPr>
                <w:rFonts w:hint="eastAsia" w:ascii="宋体" w:hAnsi="宋体" w:cs="宋体"/>
                <w:shd w:val="clear" w:color="auto" w:fill="FFFFFF"/>
              </w:rPr>
              <w:t>孙世圃主编，中国纺织社出版</w:t>
            </w:r>
          </w:p>
          <w:p w14:paraId="46742765">
            <w:pPr>
              <w:widowControl/>
              <w:ind w:firstLine="0" w:firstLineChars="0"/>
              <w:jc w:val="left"/>
              <w:rPr>
                <w:rStyle w:val="13"/>
                <w:rFonts w:hint="eastAsia" w:ascii="宋体" w:hAnsi="宋体" w:cs="宋体"/>
                <w:i w:val="0"/>
                <w:shd w:val="clear" w:color="auto" w:fill="FFFFFF"/>
              </w:rPr>
            </w:pPr>
            <w:r>
              <w:rPr>
                <w:rStyle w:val="13"/>
                <w:rFonts w:hint="eastAsia" w:ascii="宋体" w:hAnsi="宋体" w:cs="宋体"/>
                <w:i w:val="0"/>
                <w:shd w:val="clear" w:color="auto" w:fill="FFFFFF"/>
              </w:rPr>
              <w:t>《服装图案设计》</w:t>
            </w:r>
          </w:p>
          <w:p w14:paraId="278425BA">
            <w:pPr>
              <w:widowControl/>
              <w:ind w:firstLine="0" w:firstLineChars="0"/>
              <w:jc w:val="left"/>
              <w:rPr>
                <w:rFonts w:ascii="宋体" w:hAnsi="宋体" w:cs="宋体"/>
                <w:kern w:val="0"/>
              </w:rPr>
            </w:pPr>
            <w:r>
              <w:rPr>
                <w:rFonts w:hint="eastAsia" w:ascii="宋体" w:hAnsi="宋体" w:cs="宋体"/>
                <w:shd w:val="clear" w:color="auto" w:fill="FFFFFF"/>
              </w:rPr>
              <w:t>王鸣主编，辽宁科学技术出版社</w:t>
            </w:r>
          </w:p>
        </w:tc>
      </w:tr>
      <w:tr w14:paraId="031659F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7"/>
            <w:vMerge w:val="continue"/>
            <w:tcBorders>
              <w:top w:val="single" w:color="auto" w:sz="4" w:space="0"/>
              <w:left w:val="single" w:color="auto" w:sz="4" w:space="0"/>
              <w:bottom w:val="single" w:color="auto" w:sz="4" w:space="0"/>
              <w:right w:val="single" w:color="auto" w:sz="4" w:space="0"/>
            </w:tcBorders>
            <w:noWrap w:val="0"/>
            <w:vAlign w:val="center"/>
          </w:tcPr>
          <w:p w14:paraId="089B6C6D">
            <w:pPr>
              <w:widowControl/>
              <w:ind w:firstLine="480"/>
              <w:jc w:val="left"/>
              <w:rPr>
                <w:rFonts w:ascii="宋体" w:hAnsi="宋体" w:cs="宋体"/>
                <w:kern w:val="0"/>
              </w:rPr>
            </w:pPr>
          </w:p>
        </w:tc>
        <w:tc>
          <w:tcPr>
            <w:tcW w:w="4845" w:type="dxa"/>
            <w:gridSpan w:val="8"/>
            <w:tcBorders>
              <w:top w:val="nil"/>
              <w:left w:val="nil"/>
              <w:bottom w:val="single" w:color="auto" w:sz="4" w:space="0"/>
              <w:right w:val="single" w:color="auto" w:sz="4" w:space="0"/>
            </w:tcBorders>
            <w:noWrap w:val="0"/>
            <w:vAlign w:val="center"/>
          </w:tcPr>
          <w:p w14:paraId="0D93364B">
            <w:pPr>
              <w:widowControl/>
              <w:ind w:firstLine="174" w:firstLineChars="83"/>
              <w:jc w:val="left"/>
              <w:rPr>
                <w:rFonts w:ascii="宋体" w:hAnsi="宋体" w:cs="宋体"/>
                <w:kern w:val="0"/>
              </w:rPr>
            </w:pPr>
            <w:r>
              <w:rPr>
                <w:rFonts w:hint="eastAsia" w:ascii="宋体" w:hAnsi="宋体" w:cs="宋体"/>
                <w:kern w:val="0"/>
              </w:rPr>
              <w:t>练习与习题建议</w:t>
            </w:r>
          </w:p>
        </w:tc>
      </w:tr>
      <w:tr w14:paraId="2BEC367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92" w:hRule="atLeast"/>
          <w:jc w:val="center"/>
        </w:trPr>
        <w:tc>
          <w:tcPr>
            <w:tcW w:w="4703" w:type="dxa"/>
            <w:gridSpan w:val="7"/>
            <w:vMerge w:val="continue"/>
            <w:tcBorders>
              <w:top w:val="single" w:color="auto" w:sz="4" w:space="0"/>
              <w:left w:val="single" w:color="auto" w:sz="4" w:space="0"/>
              <w:bottom w:val="single" w:color="auto" w:sz="4" w:space="0"/>
              <w:right w:val="single" w:color="auto" w:sz="4" w:space="0"/>
            </w:tcBorders>
            <w:noWrap w:val="0"/>
            <w:vAlign w:val="center"/>
          </w:tcPr>
          <w:p w14:paraId="21459D21">
            <w:pPr>
              <w:widowControl/>
              <w:ind w:firstLine="480"/>
              <w:jc w:val="left"/>
              <w:rPr>
                <w:rFonts w:ascii="宋体" w:hAnsi="宋体" w:cs="宋体"/>
                <w:kern w:val="0"/>
              </w:rPr>
            </w:pPr>
          </w:p>
        </w:tc>
        <w:tc>
          <w:tcPr>
            <w:tcW w:w="4845" w:type="dxa"/>
            <w:gridSpan w:val="8"/>
            <w:tcBorders>
              <w:top w:val="nil"/>
              <w:left w:val="nil"/>
              <w:bottom w:val="single" w:color="auto" w:sz="4" w:space="0"/>
              <w:right w:val="single" w:color="auto" w:sz="4" w:space="0"/>
            </w:tcBorders>
            <w:noWrap w:val="0"/>
            <w:vAlign w:val="center"/>
          </w:tcPr>
          <w:p w14:paraId="0CDFB50D">
            <w:pPr>
              <w:widowControl/>
              <w:ind w:firstLine="0" w:firstLineChars="0"/>
              <w:jc w:val="left"/>
              <w:rPr>
                <w:rFonts w:ascii="宋体" w:hAnsi="宋体" w:cs="宋体"/>
                <w:kern w:val="0"/>
              </w:rPr>
            </w:pPr>
            <w:r>
              <w:rPr>
                <w:rFonts w:hint="eastAsia"/>
              </w:rPr>
              <w:t>课堂案例分析与讨论，然后老师再加以总结和引导，根据学生回答问题的质量给予相应的平时成绩</w:t>
            </w:r>
          </w:p>
        </w:tc>
      </w:tr>
      <w:tr w14:paraId="49E3A3F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703" w:type="dxa"/>
            <w:gridSpan w:val="7"/>
            <w:tcBorders>
              <w:top w:val="single" w:color="auto" w:sz="4" w:space="0"/>
              <w:left w:val="single" w:color="auto" w:sz="4" w:space="0"/>
              <w:bottom w:val="single" w:color="auto" w:sz="4" w:space="0"/>
              <w:right w:val="single" w:color="auto" w:sz="4" w:space="0"/>
            </w:tcBorders>
            <w:noWrap w:val="0"/>
            <w:vAlign w:val="center"/>
          </w:tcPr>
          <w:p w14:paraId="3E42B913">
            <w:pPr>
              <w:widowControl/>
              <w:ind w:firstLine="480"/>
              <w:jc w:val="center"/>
              <w:rPr>
                <w:rFonts w:ascii="宋体" w:hAnsi="宋体" w:cs="宋体"/>
                <w:kern w:val="0"/>
              </w:rPr>
            </w:pPr>
            <w:r>
              <w:rPr>
                <w:rFonts w:hint="eastAsia" w:ascii="宋体" w:hAnsi="宋体" w:cs="宋体"/>
                <w:kern w:val="0"/>
              </w:rPr>
              <w:t>考核与评价方式说明</w:t>
            </w:r>
          </w:p>
        </w:tc>
        <w:tc>
          <w:tcPr>
            <w:tcW w:w="4845" w:type="dxa"/>
            <w:gridSpan w:val="8"/>
            <w:tcBorders>
              <w:top w:val="nil"/>
              <w:left w:val="nil"/>
              <w:bottom w:val="single" w:color="auto" w:sz="4" w:space="0"/>
              <w:right w:val="single" w:color="auto" w:sz="4" w:space="0"/>
            </w:tcBorders>
            <w:noWrap w:val="0"/>
            <w:vAlign w:val="center"/>
          </w:tcPr>
          <w:p w14:paraId="68EFD31E">
            <w:pPr>
              <w:widowControl/>
              <w:ind w:firstLine="174" w:firstLineChars="83"/>
              <w:jc w:val="left"/>
              <w:rPr>
                <w:rFonts w:ascii="宋体" w:hAnsi="宋体" w:cs="宋体"/>
                <w:kern w:val="0"/>
              </w:rPr>
            </w:pPr>
            <w:r>
              <w:rPr>
                <w:rFonts w:hint="eastAsia" w:ascii="宋体" w:hAnsi="宋体" w:cs="宋体"/>
                <w:kern w:val="0"/>
              </w:rPr>
              <w:t>权重分配</w:t>
            </w:r>
          </w:p>
        </w:tc>
      </w:tr>
      <w:tr w14:paraId="44DE123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4703" w:type="dxa"/>
            <w:gridSpan w:val="7"/>
            <w:tcBorders>
              <w:top w:val="single" w:color="auto" w:sz="4" w:space="0"/>
              <w:left w:val="single" w:color="auto" w:sz="4" w:space="0"/>
              <w:bottom w:val="single" w:color="auto" w:sz="4" w:space="0"/>
              <w:right w:val="single" w:color="auto" w:sz="4" w:space="0"/>
            </w:tcBorders>
            <w:noWrap w:val="0"/>
            <w:vAlign w:val="center"/>
          </w:tcPr>
          <w:p w14:paraId="057E816E">
            <w:pPr>
              <w:widowControl/>
              <w:ind w:firstLine="480"/>
              <w:jc w:val="center"/>
              <w:rPr>
                <w:rFonts w:ascii="宋体" w:hAnsi="宋体" w:cs="宋体"/>
                <w:kern w:val="0"/>
              </w:rPr>
            </w:pPr>
            <w:r>
              <w:rPr>
                <w:rFonts w:hint="eastAsia" w:ascii="宋体" w:hAnsi="宋体" w:cs="宋体"/>
                <w:kern w:val="0"/>
              </w:rPr>
              <w:t>平时练习与综合练习相结合，个人能力与集体评价相结合。</w:t>
            </w:r>
          </w:p>
        </w:tc>
        <w:tc>
          <w:tcPr>
            <w:tcW w:w="4845" w:type="dxa"/>
            <w:gridSpan w:val="8"/>
            <w:tcBorders>
              <w:top w:val="nil"/>
              <w:left w:val="nil"/>
              <w:bottom w:val="single" w:color="auto" w:sz="4" w:space="0"/>
              <w:right w:val="single" w:color="auto" w:sz="4" w:space="0"/>
            </w:tcBorders>
            <w:noWrap w:val="0"/>
            <w:vAlign w:val="center"/>
          </w:tcPr>
          <w:p w14:paraId="4093450E">
            <w:pPr>
              <w:widowControl/>
              <w:spacing w:line="240" w:lineRule="auto"/>
              <w:ind w:firstLine="0" w:firstLineChars="0"/>
              <w:jc w:val="left"/>
              <w:rPr>
                <w:rFonts w:hint="eastAsia" w:ascii="宋体" w:hAnsi="宋体" w:cs="宋体"/>
                <w:kern w:val="0"/>
              </w:rPr>
            </w:pPr>
            <w:r>
              <w:rPr>
                <w:rFonts w:hint="eastAsia" w:ascii="宋体" w:hAnsi="宋体" w:cs="宋体"/>
                <w:kern w:val="0"/>
              </w:rPr>
              <w:t>平时练习占 40 %、综合练习占40 %</w:t>
            </w:r>
          </w:p>
          <w:p w14:paraId="19F2223F">
            <w:pPr>
              <w:widowControl/>
              <w:ind w:firstLine="174" w:firstLineChars="83"/>
              <w:jc w:val="left"/>
              <w:rPr>
                <w:rFonts w:ascii="宋体" w:hAnsi="宋体" w:cs="宋体"/>
                <w:kern w:val="0"/>
              </w:rPr>
            </w:pPr>
            <w:r>
              <w:rPr>
                <w:rFonts w:hint="eastAsia" w:ascii="宋体" w:hAnsi="宋体" w:cs="宋体"/>
                <w:kern w:val="0"/>
              </w:rPr>
              <w:t>集体评价占 20 %</w:t>
            </w:r>
          </w:p>
        </w:tc>
      </w:tr>
      <w:tr w14:paraId="2604294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9548" w:type="dxa"/>
            <w:gridSpan w:val="15"/>
            <w:tcBorders>
              <w:top w:val="single" w:color="auto" w:sz="4" w:space="0"/>
              <w:left w:val="nil"/>
              <w:bottom w:val="single" w:color="auto" w:sz="4" w:space="0"/>
              <w:right w:val="nil"/>
            </w:tcBorders>
            <w:noWrap w:val="0"/>
            <w:vAlign w:val="center"/>
          </w:tcPr>
          <w:p w14:paraId="1A4D7FEB">
            <w:pPr>
              <w:widowControl/>
              <w:ind w:firstLine="174" w:firstLineChars="83"/>
              <w:jc w:val="left"/>
              <w:rPr>
                <w:rFonts w:hint="eastAsia" w:ascii="宋体" w:hAnsi="宋体" w:cs="宋体"/>
                <w:kern w:val="0"/>
              </w:rPr>
            </w:pPr>
          </w:p>
        </w:tc>
      </w:tr>
      <w:tr w14:paraId="546568B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4703" w:type="dxa"/>
            <w:gridSpan w:val="7"/>
            <w:tcBorders>
              <w:top w:val="single" w:color="auto" w:sz="4" w:space="0"/>
              <w:left w:val="single" w:color="auto" w:sz="4" w:space="0"/>
              <w:bottom w:val="single" w:color="auto" w:sz="4" w:space="0"/>
              <w:right w:val="single" w:color="auto" w:sz="4" w:space="0"/>
            </w:tcBorders>
            <w:noWrap w:val="0"/>
            <w:vAlign w:val="center"/>
          </w:tcPr>
          <w:p w14:paraId="345D5AE2">
            <w:pPr>
              <w:widowControl/>
              <w:ind w:firstLine="480"/>
              <w:jc w:val="center"/>
              <w:rPr>
                <w:rFonts w:ascii="宋体" w:hAnsi="宋体" w:cs="宋体"/>
                <w:kern w:val="0"/>
              </w:rPr>
            </w:pPr>
            <w:r>
              <w:rPr>
                <w:rFonts w:hint="eastAsia" w:ascii="宋体" w:hAnsi="宋体" w:cs="宋体"/>
                <w:kern w:val="0"/>
              </w:rPr>
              <w:t>模块二</w:t>
            </w:r>
          </w:p>
        </w:tc>
        <w:tc>
          <w:tcPr>
            <w:tcW w:w="4845" w:type="dxa"/>
            <w:gridSpan w:val="8"/>
            <w:tcBorders>
              <w:top w:val="single" w:color="auto" w:sz="4" w:space="0"/>
              <w:left w:val="nil"/>
              <w:bottom w:val="single" w:color="auto" w:sz="4" w:space="0"/>
              <w:right w:val="single" w:color="auto" w:sz="4" w:space="0"/>
            </w:tcBorders>
            <w:noWrap w:val="0"/>
            <w:vAlign w:val="center"/>
          </w:tcPr>
          <w:p w14:paraId="246D6EBB">
            <w:pPr>
              <w:widowControl/>
              <w:ind w:firstLine="480"/>
              <w:jc w:val="left"/>
              <w:rPr>
                <w:rFonts w:ascii="宋体" w:hAnsi="宋体" w:cs="宋体"/>
                <w:kern w:val="0"/>
              </w:rPr>
            </w:pPr>
            <w:r>
              <w:rPr>
                <w:rFonts w:hint="eastAsia" w:ascii="宋体" w:hAnsi="宋体" w:cs="宋体"/>
                <w:kern w:val="0"/>
                <w:szCs w:val="21"/>
              </w:rPr>
              <w:t>图案思维和创意发掘</w:t>
            </w:r>
          </w:p>
        </w:tc>
      </w:tr>
      <w:tr w14:paraId="45E21E6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2561" w:type="dxa"/>
            <w:gridSpan w:val="4"/>
            <w:tcBorders>
              <w:top w:val="single" w:color="auto" w:sz="4" w:space="0"/>
              <w:left w:val="single" w:color="auto" w:sz="4" w:space="0"/>
              <w:bottom w:val="single" w:color="auto" w:sz="4" w:space="0"/>
              <w:right w:val="single" w:color="auto" w:sz="4" w:space="0"/>
            </w:tcBorders>
            <w:shd w:val="clear" w:color="auto" w:fill="auto"/>
            <w:noWrap w:val="0"/>
            <w:vAlign w:val="center"/>
          </w:tcPr>
          <w:p w14:paraId="40B5801B">
            <w:pPr>
              <w:widowControl/>
              <w:ind w:firstLine="0" w:firstLineChars="0"/>
              <w:jc w:val="center"/>
              <w:rPr>
                <w:rFonts w:ascii="宋体" w:hAnsi="宋体" w:cs="宋体"/>
                <w:kern w:val="0"/>
              </w:rPr>
            </w:pPr>
            <w:r>
              <w:rPr>
                <w:rFonts w:hint="eastAsia" w:ascii="宋体" w:hAnsi="宋体" w:cs="宋体"/>
                <w:kern w:val="0"/>
              </w:rPr>
              <w:t>单元1</w:t>
            </w:r>
          </w:p>
        </w:tc>
        <w:tc>
          <w:tcPr>
            <w:tcW w:w="3882" w:type="dxa"/>
            <w:gridSpan w:val="5"/>
            <w:tcBorders>
              <w:top w:val="single" w:color="auto" w:sz="4" w:space="0"/>
              <w:left w:val="single" w:color="auto" w:sz="4" w:space="0"/>
              <w:bottom w:val="single" w:color="auto" w:sz="4" w:space="0"/>
              <w:right w:val="single" w:color="auto" w:sz="4" w:space="0"/>
            </w:tcBorders>
            <w:shd w:val="clear" w:color="auto" w:fill="auto"/>
            <w:noWrap w:val="0"/>
            <w:vAlign w:val="center"/>
          </w:tcPr>
          <w:p w14:paraId="6BFA438A">
            <w:pPr>
              <w:widowControl/>
              <w:ind w:firstLine="480"/>
              <w:jc w:val="left"/>
              <w:rPr>
                <w:rFonts w:ascii="宋体" w:hAnsi="宋体" w:cs="宋体"/>
                <w:kern w:val="0"/>
                <w:szCs w:val="21"/>
              </w:rPr>
            </w:pPr>
            <w:r>
              <w:rPr>
                <w:rFonts w:hint="eastAsia" w:ascii="宋体" w:hAnsi="宋体" w:cs="宋体"/>
                <w:kern w:val="0"/>
                <w:szCs w:val="21"/>
              </w:rPr>
              <w:t xml:space="preserve">  </w:t>
            </w:r>
            <w:r>
              <w:rPr>
                <w:rFonts w:hint="eastAsia" w:ascii="Helvetica" w:hAnsi="Helvetica"/>
                <w:color w:val="000000"/>
                <w:szCs w:val="21"/>
              </w:rPr>
              <w:t>图案的思维</w:t>
            </w:r>
          </w:p>
        </w:tc>
        <w:tc>
          <w:tcPr>
            <w:tcW w:w="904" w:type="dxa"/>
            <w:gridSpan w:val="2"/>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05670B21">
            <w:pPr>
              <w:widowControl/>
              <w:ind w:firstLine="0" w:firstLineChars="0"/>
              <w:rPr>
                <w:rFonts w:ascii="宋体" w:hAnsi="宋体" w:cs="宋体"/>
                <w:kern w:val="0"/>
              </w:rPr>
            </w:pPr>
            <w:r>
              <w:rPr>
                <w:rFonts w:hint="eastAsia" w:ascii="宋体" w:hAnsi="宋体" w:cs="宋体"/>
                <w:kern w:val="0"/>
              </w:rPr>
              <w:t>学时</w:t>
            </w:r>
          </w:p>
        </w:tc>
        <w:tc>
          <w:tcPr>
            <w:tcW w:w="1107"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14:paraId="5BA7BFE8">
            <w:pPr>
              <w:widowControl/>
              <w:ind w:firstLine="0" w:firstLineChars="0"/>
              <w:jc w:val="center"/>
              <w:rPr>
                <w:rFonts w:ascii="宋体" w:hAnsi="宋体" w:cs="宋体"/>
                <w:kern w:val="0"/>
                <w:szCs w:val="21"/>
              </w:rPr>
            </w:pPr>
            <w:r>
              <w:rPr>
                <w:rFonts w:hint="eastAsia" w:ascii="宋体" w:hAnsi="宋体" w:cs="宋体"/>
                <w:kern w:val="0"/>
                <w:szCs w:val="21"/>
              </w:rPr>
              <w:t>实践</w:t>
            </w:r>
          </w:p>
        </w:tc>
        <w:tc>
          <w:tcPr>
            <w:tcW w:w="1094" w:type="dxa"/>
            <w:gridSpan w:val="2"/>
            <w:tcBorders>
              <w:top w:val="single" w:color="auto" w:sz="4" w:space="0"/>
              <w:left w:val="single" w:color="auto" w:sz="4" w:space="0"/>
              <w:bottom w:val="single" w:color="auto" w:sz="4" w:space="0"/>
              <w:right w:val="single" w:color="auto" w:sz="4" w:space="0"/>
            </w:tcBorders>
            <w:noWrap w:val="0"/>
            <w:vAlign w:val="center"/>
          </w:tcPr>
          <w:p w14:paraId="563625E4">
            <w:pPr>
              <w:widowControl/>
              <w:ind w:firstLine="480"/>
              <w:rPr>
                <w:rFonts w:ascii="宋体" w:hAnsi="宋体" w:cs="宋体"/>
                <w:kern w:val="0"/>
              </w:rPr>
            </w:pPr>
            <w:r>
              <w:rPr>
                <w:rFonts w:hint="eastAsia" w:ascii="宋体" w:hAnsi="宋体" w:cs="宋体"/>
                <w:kern w:val="0"/>
              </w:rPr>
              <w:t>8</w:t>
            </w:r>
          </w:p>
        </w:tc>
      </w:tr>
      <w:tr w14:paraId="06CE3C9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2561" w:type="dxa"/>
            <w:gridSpan w:val="4"/>
            <w:tcBorders>
              <w:top w:val="single" w:color="auto" w:sz="4" w:space="0"/>
              <w:left w:val="single" w:color="auto" w:sz="4" w:space="0"/>
              <w:bottom w:val="single" w:color="auto" w:sz="4" w:space="0"/>
              <w:right w:val="single" w:color="auto" w:sz="4" w:space="0"/>
            </w:tcBorders>
            <w:shd w:val="clear" w:color="auto" w:fill="auto"/>
            <w:noWrap w:val="0"/>
            <w:vAlign w:val="center"/>
          </w:tcPr>
          <w:p w14:paraId="32134F24">
            <w:pPr>
              <w:widowControl/>
              <w:ind w:firstLine="0" w:firstLineChars="0"/>
              <w:jc w:val="center"/>
              <w:rPr>
                <w:rFonts w:ascii="宋体" w:hAnsi="宋体" w:cs="宋体"/>
                <w:kern w:val="0"/>
              </w:rPr>
            </w:pPr>
            <w:r>
              <w:rPr>
                <w:rFonts w:hint="eastAsia" w:ascii="宋体" w:hAnsi="宋体" w:cs="宋体"/>
                <w:kern w:val="0"/>
              </w:rPr>
              <w:t>单元2</w:t>
            </w:r>
          </w:p>
        </w:tc>
        <w:tc>
          <w:tcPr>
            <w:tcW w:w="3882" w:type="dxa"/>
            <w:gridSpan w:val="5"/>
            <w:tcBorders>
              <w:top w:val="single" w:color="auto" w:sz="4" w:space="0"/>
              <w:left w:val="single" w:color="auto" w:sz="4" w:space="0"/>
              <w:bottom w:val="single" w:color="auto" w:sz="4" w:space="0"/>
              <w:right w:val="single" w:color="auto" w:sz="4" w:space="0"/>
            </w:tcBorders>
            <w:shd w:val="clear" w:color="auto" w:fill="auto"/>
            <w:noWrap w:val="0"/>
            <w:vAlign w:val="center"/>
          </w:tcPr>
          <w:p w14:paraId="367D8E48">
            <w:pPr>
              <w:widowControl/>
              <w:ind w:firstLine="480"/>
              <w:jc w:val="left"/>
              <w:rPr>
                <w:rFonts w:ascii="宋体" w:hAnsi="宋体" w:cs="宋体"/>
                <w:kern w:val="0"/>
                <w:szCs w:val="21"/>
              </w:rPr>
            </w:pPr>
            <w:r>
              <w:rPr>
                <w:rFonts w:hint="eastAsia" w:ascii="宋体" w:hAnsi="宋体" w:cs="宋体"/>
                <w:kern w:val="0"/>
                <w:szCs w:val="21"/>
              </w:rPr>
              <w:t xml:space="preserve">  </w:t>
            </w:r>
            <w:r>
              <w:rPr>
                <w:rFonts w:hint="eastAsia" w:ascii="Helvetica" w:hAnsi="Helvetica"/>
                <w:color w:val="000000"/>
                <w:szCs w:val="21"/>
              </w:rPr>
              <w:t>图案的发掘</w:t>
            </w:r>
          </w:p>
        </w:tc>
        <w:tc>
          <w:tcPr>
            <w:tcW w:w="904" w:type="dxa"/>
            <w:gridSpan w:val="2"/>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549462B">
            <w:pPr>
              <w:widowControl/>
              <w:ind w:firstLine="480"/>
              <w:rPr>
                <w:rFonts w:ascii="宋体" w:hAnsi="宋体" w:cs="宋体"/>
                <w:kern w:val="0"/>
              </w:rPr>
            </w:pPr>
          </w:p>
        </w:tc>
        <w:tc>
          <w:tcPr>
            <w:tcW w:w="1107"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14:paraId="1D45B6AB">
            <w:pPr>
              <w:widowControl/>
              <w:ind w:firstLine="0" w:firstLineChars="0"/>
              <w:jc w:val="center"/>
              <w:rPr>
                <w:rFonts w:ascii="宋体" w:hAnsi="宋体" w:cs="宋体"/>
                <w:kern w:val="0"/>
                <w:szCs w:val="21"/>
              </w:rPr>
            </w:pPr>
            <w:r>
              <w:rPr>
                <w:rFonts w:hint="eastAsia" w:ascii="宋体" w:hAnsi="宋体" w:cs="宋体"/>
                <w:kern w:val="0"/>
                <w:szCs w:val="21"/>
              </w:rPr>
              <w:t>实践</w:t>
            </w:r>
          </w:p>
        </w:tc>
        <w:tc>
          <w:tcPr>
            <w:tcW w:w="1094" w:type="dxa"/>
            <w:gridSpan w:val="2"/>
            <w:tcBorders>
              <w:top w:val="single" w:color="auto" w:sz="4" w:space="0"/>
              <w:left w:val="single" w:color="auto" w:sz="4" w:space="0"/>
              <w:bottom w:val="single" w:color="auto" w:sz="4" w:space="0"/>
              <w:right w:val="single" w:color="auto" w:sz="4" w:space="0"/>
            </w:tcBorders>
            <w:noWrap w:val="0"/>
            <w:vAlign w:val="center"/>
          </w:tcPr>
          <w:p w14:paraId="4A23E3F5">
            <w:pPr>
              <w:widowControl/>
              <w:ind w:firstLine="480"/>
              <w:rPr>
                <w:rFonts w:hint="eastAsia" w:ascii="宋体" w:hAnsi="宋体" w:cs="宋体"/>
                <w:kern w:val="0"/>
              </w:rPr>
            </w:pPr>
            <w:r>
              <w:rPr>
                <w:rFonts w:hint="eastAsia" w:ascii="宋体" w:hAnsi="宋体" w:cs="宋体"/>
                <w:kern w:val="0"/>
              </w:rPr>
              <w:t>8</w:t>
            </w:r>
          </w:p>
        </w:tc>
      </w:tr>
      <w:tr w14:paraId="7C0D78E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548" w:type="dxa"/>
            <w:gridSpan w:val="15"/>
            <w:tcBorders>
              <w:top w:val="single" w:color="auto" w:sz="4" w:space="0"/>
              <w:left w:val="single" w:color="auto" w:sz="4" w:space="0"/>
              <w:bottom w:val="single" w:color="auto" w:sz="4" w:space="0"/>
              <w:right w:val="single" w:color="auto" w:sz="4" w:space="0"/>
            </w:tcBorders>
            <w:noWrap w:val="0"/>
            <w:vAlign w:val="center"/>
          </w:tcPr>
          <w:p w14:paraId="7BD773D1">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3323A4E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548" w:type="dxa"/>
            <w:gridSpan w:val="15"/>
            <w:tcBorders>
              <w:top w:val="single" w:color="auto" w:sz="4" w:space="0"/>
              <w:left w:val="single" w:color="auto" w:sz="4" w:space="0"/>
              <w:bottom w:val="single" w:color="auto" w:sz="4" w:space="0"/>
              <w:right w:val="single" w:color="auto" w:sz="4" w:space="0"/>
            </w:tcBorders>
            <w:noWrap w:val="0"/>
            <w:vAlign w:val="center"/>
          </w:tcPr>
          <w:p w14:paraId="481F0F69">
            <w:pPr>
              <w:widowControl/>
              <w:ind w:firstLine="480"/>
              <w:jc w:val="left"/>
              <w:rPr>
                <w:rFonts w:ascii="宋体" w:hAnsi="宋体" w:cs="宋体"/>
                <w:kern w:val="0"/>
              </w:rPr>
            </w:pPr>
            <w:r>
              <w:rPr>
                <w:rFonts w:hint="eastAsia" w:ascii="宋体" w:hAnsi="宋体" w:cs="宋体"/>
                <w:kern w:val="0"/>
              </w:rPr>
              <w:t>认知目标：</w:t>
            </w:r>
            <w:r>
              <w:rPr>
                <w:rFonts w:hint="eastAsia" w:ascii="宋体" w:hAnsi="宋体" w:cs="宋体"/>
                <w:kern w:val="0"/>
                <w:szCs w:val="21"/>
              </w:rPr>
              <w:t>要求掌握图案的思维模式并能够用图案的推演模式独立完成所留作业，开发拓展学生的设计思维并且激发学生灵感，提高视觉表现能力。</w:t>
            </w:r>
          </w:p>
          <w:p w14:paraId="5201DD35">
            <w:pPr>
              <w:widowControl/>
              <w:ind w:firstLine="480"/>
              <w:jc w:val="left"/>
              <w:rPr>
                <w:rFonts w:ascii="宋体" w:hAnsi="宋体" w:cs="宋体"/>
                <w:kern w:val="0"/>
              </w:rPr>
            </w:pPr>
            <w:r>
              <w:rPr>
                <w:rFonts w:hint="eastAsia" w:ascii="宋体" w:hAnsi="宋体" w:cs="宋体"/>
                <w:kern w:val="0"/>
              </w:rPr>
              <w:t>技能目标：</w:t>
            </w:r>
            <w:r>
              <w:rPr>
                <w:rFonts w:hint="eastAsia" w:ascii="宋体" w:hAnsi="宋体" w:cs="宋体"/>
                <w:kern w:val="0"/>
                <w:szCs w:val="21"/>
              </w:rPr>
              <w:t>使学生掌握图案的形式，并利用这些形式对图案进行构形和转换设计，并通过联想捕捉生活中的相似视觉形象，有意识引导学生对周边的事物，物体发生兴趣，并加以观察。</w:t>
            </w:r>
          </w:p>
        </w:tc>
      </w:tr>
      <w:tr w14:paraId="4451C53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281" w:type="dxa"/>
            <w:gridSpan w:val="6"/>
            <w:tcBorders>
              <w:top w:val="single" w:color="auto" w:sz="4" w:space="0"/>
              <w:left w:val="single" w:color="auto" w:sz="4" w:space="0"/>
              <w:bottom w:val="single" w:color="auto" w:sz="4" w:space="0"/>
              <w:right w:val="single" w:color="auto" w:sz="4" w:space="0"/>
            </w:tcBorders>
            <w:noWrap w:val="0"/>
            <w:vAlign w:val="center"/>
          </w:tcPr>
          <w:p w14:paraId="54CF2D15">
            <w:pPr>
              <w:widowControl/>
              <w:ind w:firstLine="480"/>
              <w:jc w:val="center"/>
              <w:rPr>
                <w:rFonts w:ascii="宋体" w:hAnsi="宋体" w:cs="宋体"/>
                <w:kern w:val="0"/>
              </w:rPr>
            </w:pPr>
            <w:r>
              <w:rPr>
                <w:rFonts w:hint="eastAsia" w:ascii="宋体" w:hAnsi="宋体" w:cs="宋体"/>
                <w:kern w:val="0"/>
              </w:rPr>
              <w:t>主要内容（标注重点和难点）</w:t>
            </w:r>
          </w:p>
        </w:tc>
        <w:tc>
          <w:tcPr>
            <w:tcW w:w="5267" w:type="dxa"/>
            <w:gridSpan w:val="9"/>
            <w:tcBorders>
              <w:top w:val="nil"/>
              <w:left w:val="single" w:color="auto" w:sz="4" w:space="0"/>
              <w:bottom w:val="single" w:color="auto" w:sz="4" w:space="0"/>
              <w:right w:val="single" w:color="auto" w:sz="4" w:space="0"/>
            </w:tcBorders>
            <w:noWrap w:val="0"/>
            <w:vAlign w:val="center"/>
          </w:tcPr>
          <w:p w14:paraId="0A0BDBA4">
            <w:pPr>
              <w:widowControl/>
              <w:ind w:firstLine="480"/>
              <w:jc w:val="left"/>
              <w:rPr>
                <w:rFonts w:ascii="宋体" w:hAnsi="宋体" w:cs="宋体"/>
                <w:kern w:val="0"/>
              </w:rPr>
            </w:pPr>
            <w:r>
              <w:rPr>
                <w:rFonts w:hint="eastAsia" w:ascii="宋体" w:hAnsi="宋体" w:cs="宋体"/>
                <w:kern w:val="0"/>
              </w:rPr>
              <w:t>主要教学方法</w:t>
            </w:r>
          </w:p>
        </w:tc>
      </w:tr>
      <w:tr w14:paraId="24119BE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12" w:hRule="atLeast"/>
          <w:jc w:val="center"/>
        </w:trPr>
        <w:tc>
          <w:tcPr>
            <w:tcW w:w="4281" w:type="dxa"/>
            <w:gridSpan w:val="6"/>
            <w:vMerge w:val="restart"/>
            <w:tcBorders>
              <w:top w:val="single" w:color="auto" w:sz="4" w:space="0"/>
              <w:left w:val="single" w:color="auto" w:sz="4" w:space="0"/>
              <w:bottom w:val="single" w:color="auto" w:sz="4" w:space="0"/>
              <w:right w:val="single" w:color="auto" w:sz="4" w:space="0"/>
            </w:tcBorders>
            <w:noWrap w:val="0"/>
            <w:vAlign w:val="top"/>
          </w:tcPr>
          <w:p w14:paraId="495BA729">
            <w:pPr>
              <w:pStyle w:val="15"/>
              <w:widowControl/>
              <w:ind w:left="394" w:firstLine="0" w:firstLineChars="0"/>
              <w:jc w:val="left"/>
              <w:rPr>
                <w:rFonts w:hint="eastAsia" w:ascii="宋体" w:hAnsi="宋体" w:cs="宋体"/>
                <w:kern w:val="0"/>
              </w:rPr>
            </w:pPr>
            <w:r>
              <w:rPr>
                <w:rFonts w:hint="eastAsia" w:ascii="宋体" w:hAnsi="宋体" w:cs="宋体"/>
                <w:kern w:val="0"/>
              </w:rPr>
              <w:t>　要求掌握图案的思维模式并能够用图案的推演模式独立完成所留作业，开发拓展学生的设计思维并且激发学生灵感，提高视觉表现能力。</w:t>
            </w:r>
          </w:p>
          <w:p w14:paraId="50E60AB1">
            <w:pPr>
              <w:pStyle w:val="15"/>
              <w:widowControl/>
              <w:ind w:left="394" w:firstLine="0" w:firstLineChars="0"/>
              <w:jc w:val="left"/>
              <w:rPr>
                <w:rFonts w:hint="eastAsia" w:ascii="宋体" w:hAnsi="宋体" w:cs="宋体"/>
                <w:kern w:val="0"/>
              </w:rPr>
            </w:pPr>
            <w:r>
              <w:rPr>
                <w:rFonts w:hint="eastAsia" w:ascii="宋体" w:hAnsi="宋体" w:cs="宋体"/>
                <w:kern w:val="0"/>
              </w:rPr>
              <w:t>重点：图案表达能力</w:t>
            </w:r>
          </w:p>
          <w:p w14:paraId="7C3B777E">
            <w:pPr>
              <w:pStyle w:val="15"/>
              <w:widowControl/>
              <w:ind w:left="394" w:firstLine="0" w:firstLineChars="0"/>
              <w:jc w:val="left"/>
              <w:rPr>
                <w:rFonts w:hint="eastAsia" w:ascii="宋体" w:hAnsi="宋体" w:cs="宋体"/>
                <w:kern w:val="0"/>
              </w:rPr>
            </w:pPr>
            <w:r>
              <w:rPr>
                <w:rFonts w:hint="eastAsia" w:ascii="宋体" w:hAnsi="宋体" w:cs="宋体"/>
                <w:kern w:val="0"/>
              </w:rPr>
              <w:t>难点：中西社会形态对图案的差异性对待</w:t>
            </w:r>
          </w:p>
          <w:p w14:paraId="62C199C9">
            <w:pPr>
              <w:widowControl/>
              <w:ind w:firstLine="210" w:firstLineChars="100"/>
              <w:jc w:val="left"/>
              <w:rPr>
                <w:rFonts w:ascii="宋体" w:hAnsi="宋体" w:cs="宋体"/>
                <w:kern w:val="0"/>
              </w:rPr>
            </w:pPr>
          </w:p>
          <w:p w14:paraId="0AADF9F7">
            <w:pPr>
              <w:widowControl/>
              <w:ind w:firstLine="480"/>
              <w:jc w:val="left"/>
              <w:rPr>
                <w:rFonts w:ascii="宋体" w:hAnsi="宋体" w:cs="宋体"/>
                <w:kern w:val="0"/>
              </w:rPr>
            </w:pPr>
          </w:p>
        </w:tc>
        <w:tc>
          <w:tcPr>
            <w:tcW w:w="5267" w:type="dxa"/>
            <w:gridSpan w:val="9"/>
            <w:tcBorders>
              <w:top w:val="single" w:color="auto" w:sz="4" w:space="0"/>
              <w:left w:val="single" w:color="auto" w:sz="4" w:space="0"/>
              <w:bottom w:val="single" w:color="auto" w:sz="4" w:space="0"/>
              <w:right w:val="single" w:color="auto" w:sz="4" w:space="0"/>
            </w:tcBorders>
            <w:noWrap w:val="0"/>
            <w:vAlign w:val="center"/>
          </w:tcPr>
          <w:p w14:paraId="447C3E1F">
            <w:pPr>
              <w:widowControl/>
              <w:ind w:firstLine="480"/>
              <w:jc w:val="left"/>
              <w:rPr>
                <w:rFonts w:ascii="宋体" w:hAnsi="宋体" w:cs="宋体"/>
                <w:kern w:val="0"/>
              </w:rPr>
            </w:pPr>
            <w:r>
              <w:rPr>
                <w:rFonts w:hint="eastAsia" w:ascii="宋体" w:hAnsi="宋体" w:cs="宋体"/>
                <w:kern w:val="0"/>
              </w:rPr>
              <w:t>示教法</w:t>
            </w:r>
          </w:p>
        </w:tc>
      </w:tr>
      <w:tr w14:paraId="1355EC9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68" w:hRule="atLeast"/>
          <w:jc w:val="center"/>
        </w:trPr>
        <w:tc>
          <w:tcPr>
            <w:tcW w:w="4281" w:type="dxa"/>
            <w:gridSpan w:val="6"/>
            <w:vMerge w:val="continue"/>
            <w:tcBorders>
              <w:top w:val="single" w:color="auto" w:sz="4" w:space="0"/>
              <w:left w:val="single" w:color="auto" w:sz="4" w:space="0"/>
              <w:bottom w:val="single" w:color="auto" w:sz="4" w:space="0"/>
              <w:right w:val="single" w:color="auto" w:sz="4" w:space="0"/>
            </w:tcBorders>
            <w:noWrap w:val="0"/>
            <w:vAlign w:val="center"/>
          </w:tcPr>
          <w:p w14:paraId="7FBAF874">
            <w:pPr>
              <w:widowControl/>
              <w:ind w:firstLine="480"/>
              <w:jc w:val="left"/>
              <w:rPr>
                <w:rFonts w:ascii="宋体" w:hAnsi="宋体" w:cs="宋体"/>
                <w:kern w:val="0"/>
              </w:rPr>
            </w:pPr>
          </w:p>
        </w:tc>
        <w:tc>
          <w:tcPr>
            <w:tcW w:w="5267" w:type="dxa"/>
            <w:gridSpan w:val="9"/>
            <w:tcBorders>
              <w:top w:val="single" w:color="auto" w:sz="4" w:space="0"/>
              <w:left w:val="single" w:color="auto" w:sz="4" w:space="0"/>
              <w:bottom w:val="single" w:color="auto" w:sz="4" w:space="0"/>
              <w:right w:val="single" w:color="auto" w:sz="4" w:space="0"/>
            </w:tcBorders>
            <w:noWrap w:val="0"/>
            <w:vAlign w:val="center"/>
          </w:tcPr>
          <w:p w14:paraId="3186B571">
            <w:pPr>
              <w:widowControl/>
              <w:ind w:firstLine="480"/>
              <w:jc w:val="left"/>
              <w:rPr>
                <w:rFonts w:ascii="宋体" w:hAnsi="宋体" w:cs="宋体"/>
                <w:kern w:val="0"/>
              </w:rPr>
            </w:pPr>
            <w:r>
              <w:rPr>
                <w:rFonts w:hint="eastAsia" w:ascii="宋体" w:hAnsi="宋体" w:cs="宋体"/>
                <w:kern w:val="0"/>
              </w:rPr>
              <w:t>教学地点</w:t>
            </w:r>
          </w:p>
        </w:tc>
      </w:tr>
      <w:tr w14:paraId="2B1233D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27" w:hRule="atLeast"/>
          <w:jc w:val="center"/>
        </w:trPr>
        <w:tc>
          <w:tcPr>
            <w:tcW w:w="4281" w:type="dxa"/>
            <w:gridSpan w:val="6"/>
            <w:vMerge w:val="continue"/>
            <w:tcBorders>
              <w:top w:val="single" w:color="auto" w:sz="4" w:space="0"/>
              <w:left w:val="single" w:color="auto" w:sz="4" w:space="0"/>
              <w:bottom w:val="single" w:color="auto" w:sz="4" w:space="0"/>
              <w:right w:val="single" w:color="auto" w:sz="4" w:space="0"/>
            </w:tcBorders>
            <w:noWrap w:val="0"/>
            <w:vAlign w:val="center"/>
          </w:tcPr>
          <w:p w14:paraId="78318F18">
            <w:pPr>
              <w:widowControl/>
              <w:ind w:firstLine="480"/>
              <w:jc w:val="left"/>
              <w:rPr>
                <w:rFonts w:ascii="宋体" w:hAnsi="宋体" w:cs="宋体"/>
                <w:kern w:val="0"/>
              </w:rPr>
            </w:pPr>
          </w:p>
        </w:tc>
        <w:tc>
          <w:tcPr>
            <w:tcW w:w="5267" w:type="dxa"/>
            <w:gridSpan w:val="9"/>
            <w:tcBorders>
              <w:top w:val="single" w:color="auto" w:sz="4" w:space="0"/>
              <w:left w:val="single" w:color="auto" w:sz="4" w:space="0"/>
              <w:bottom w:val="single" w:color="auto" w:sz="4" w:space="0"/>
              <w:right w:val="single" w:color="auto" w:sz="4" w:space="0"/>
            </w:tcBorders>
            <w:noWrap w:val="0"/>
            <w:vAlign w:val="center"/>
          </w:tcPr>
          <w:p w14:paraId="67C3CCA2">
            <w:pPr>
              <w:widowControl/>
              <w:ind w:firstLine="480"/>
              <w:jc w:val="left"/>
              <w:rPr>
                <w:rFonts w:ascii="宋体" w:hAnsi="宋体" w:cs="宋体"/>
                <w:kern w:val="0"/>
              </w:rPr>
            </w:pPr>
            <w:r>
              <w:rPr>
                <w:rFonts w:hint="eastAsia" w:ascii="宋体" w:hAnsi="宋体" w:cs="宋体"/>
                <w:kern w:val="0"/>
              </w:rPr>
              <w:t>多媒体教室</w:t>
            </w:r>
          </w:p>
        </w:tc>
      </w:tr>
      <w:tr w14:paraId="2A89261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281" w:type="dxa"/>
            <w:gridSpan w:val="6"/>
            <w:vMerge w:val="continue"/>
            <w:tcBorders>
              <w:top w:val="single" w:color="auto" w:sz="4" w:space="0"/>
              <w:left w:val="single" w:color="auto" w:sz="4" w:space="0"/>
              <w:bottom w:val="single" w:color="auto" w:sz="4" w:space="0"/>
              <w:right w:val="single" w:color="auto" w:sz="4" w:space="0"/>
            </w:tcBorders>
            <w:noWrap w:val="0"/>
            <w:vAlign w:val="center"/>
          </w:tcPr>
          <w:p w14:paraId="1516FB11">
            <w:pPr>
              <w:widowControl/>
              <w:ind w:firstLine="480"/>
              <w:jc w:val="left"/>
              <w:rPr>
                <w:rFonts w:ascii="宋体" w:hAnsi="宋体" w:cs="宋体"/>
                <w:kern w:val="0"/>
              </w:rPr>
            </w:pPr>
          </w:p>
        </w:tc>
        <w:tc>
          <w:tcPr>
            <w:tcW w:w="5267" w:type="dxa"/>
            <w:gridSpan w:val="9"/>
            <w:tcBorders>
              <w:top w:val="single" w:color="auto" w:sz="4" w:space="0"/>
              <w:left w:val="single" w:color="auto" w:sz="4" w:space="0"/>
              <w:bottom w:val="single" w:color="auto" w:sz="4" w:space="0"/>
              <w:right w:val="single" w:color="auto" w:sz="4" w:space="0"/>
            </w:tcBorders>
            <w:noWrap w:val="0"/>
            <w:vAlign w:val="center"/>
          </w:tcPr>
          <w:p w14:paraId="26767196">
            <w:pPr>
              <w:widowControl/>
              <w:ind w:firstLine="480"/>
              <w:jc w:val="left"/>
              <w:rPr>
                <w:rFonts w:ascii="宋体" w:hAnsi="宋体" w:cs="宋体"/>
                <w:kern w:val="0"/>
              </w:rPr>
            </w:pPr>
            <w:r>
              <w:rPr>
                <w:rFonts w:hint="eastAsia" w:ascii="宋体" w:hAnsi="宋体" w:cs="宋体"/>
                <w:kern w:val="0"/>
              </w:rPr>
              <w:t>教学及参考资料</w:t>
            </w:r>
          </w:p>
        </w:tc>
      </w:tr>
      <w:tr w14:paraId="689E33C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711" w:hRule="atLeast"/>
          <w:jc w:val="center"/>
        </w:trPr>
        <w:tc>
          <w:tcPr>
            <w:tcW w:w="4281" w:type="dxa"/>
            <w:gridSpan w:val="6"/>
            <w:vMerge w:val="continue"/>
            <w:tcBorders>
              <w:top w:val="single" w:color="auto" w:sz="4" w:space="0"/>
              <w:left w:val="single" w:color="auto" w:sz="4" w:space="0"/>
              <w:bottom w:val="single" w:color="auto" w:sz="4" w:space="0"/>
              <w:right w:val="single" w:color="auto" w:sz="4" w:space="0"/>
            </w:tcBorders>
            <w:noWrap w:val="0"/>
            <w:vAlign w:val="center"/>
          </w:tcPr>
          <w:p w14:paraId="209E397C">
            <w:pPr>
              <w:widowControl/>
              <w:ind w:firstLine="480"/>
              <w:jc w:val="left"/>
              <w:rPr>
                <w:rFonts w:ascii="宋体" w:hAnsi="宋体" w:cs="宋体"/>
                <w:kern w:val="0"/>
              </w:rPr>
            </w:pPr>
          </w:p>
        </w:tc>
        <w:tc>
          <w:tcPr>
            <w:tcW w:w="5267" w:type="dxa"/>
            <w:gridSpan w:val="9"/>
            <w:tcBorders>
              <w:top w:val="single" w:color="auto" w:sz="4" w:space="0"/>
              <w:left w:val="single" w:color="auto" w:sz="4" w:space="0"/>
              <w:bottom w:val="single" w:color="auto" w:sz="4" w:space="0"/>
              <w:right w:val="single" w:color="auto" w:sz="4" w:space="0"/>
            </w:tcBorders>
            <w:noWrap w:val="0"/>
            <w:vAlign w:val="center"/>
          </w:tcPr>
          <w:p w14:paraId="4F9DB1B9">
            <w:pPr>
              <w:pStyle w:val="5"/>
              <w:spacing w:before="0" w:beforeAutospacing="0" w:after="0" w:afterAutospacing="0"/>
              <w:jc w:val="both"/>
              <w:rPr>
                <w:rFonts w:hint="eastAsia" w:cs="宋体"/>
                <w:bCs/>
                <w:kern w:val="2"/>
                <w:position w:val="6"/>
                <w:lang w:val="en-US" w:eastAsia="zh-CN"/>
              </w:rPr>
            </w:pPr>
            <w:r>
              <w:rPr>
                <w:rFonts w:hint="eastAsia" w:cs="宋体"/>
                <w:bCs/>
                <w:kern w:val="2"/>
                <w:position w:val="6"/>
                <w:lang w:val="en-US" w:eastAsia="zh-CN"/>
              </w:rPr>
              <w:t>《图案设计》</w:t>
            </w:r>
          </w:p>
          <w:p w14:paraId="363FA27C">
            <w:pPr>
              <w:pStyle w:val="5"/>
              <w:spacing w:before="0" w:beforeAutospacing="0" w:after="0" w:afterAutospacing="0"/>
              <w:ind w:firstLine="210" w:firstLineChars="100"/>
              <w:jc w:val="both"/>
              <w:rPr>
                <w:rFonts w:hint="eastAsia" w:cs="宋体"/>
                <w:bCs/>
                <w:kern w:val="2"/>
                <w:position w:val="6"/>
                <w:lang w:val="en-US" w:eastAsia="zh-CN"/>
              </w:rPr>
            </w:pPr>
            <w:r>
              <w:rPr>
                <w:rFonts w:hint="eastAsia" w:cs="宋体"/>
                <w:bCs/>
                <w:kern w:val="2"/>
                <w:position w:val="6"/>
                <w:lang w:val="en-US" w:eastAsia="zh-CN"/>
              </w:rPr>
              <w:t>周怡编著，人民美术出版社</w:t>
            </w:r>
          </w:p>
          <w:p w14:paraId="15D531E9">
            <w:pPr>
              <w:widowControl/>
              <w:ind w:firstLine="0" w:firstLineChars="0"/>
              <w:jc w:val="left"/>
              <w:rPr>
                <w:rFonts w:hint="eastAsia" w:ascii="宋体" w:hAnsi="宋体" w:cs="宋体"/>
                <w:shd w:val="clear" w:color="auto" w:fill="FFFFFF"/>
              </w:rPr>
            </w:pPr>
            <w:r>
              <w:rPr>
                <w:rFonts w:hint="eastAsia" w:ascii="宋体" w:hAnsi="宋体" w:cs="宋体"/>
                <w:shd w:val="clear" w:color="auto" w:fill="FFFFFF"/>
              </w:rPr>
              <w:t>《服饰图案设计》(第四版)</w:t>
            </w:r>
          </w:p>
          <w:p w14:paraId="170D1AB5">
            <w:pPr>
              <w:widowControl/>
              <w:ind w:firstLine="0" w:firstLineChars="0"/>
              <w:jc w:val="left"/>
              <w:rPr>
                <w:rFonts w:hint="eastAsia" w:ascii="宋体" w:hAnsi="宋体" w:cs="宋体"/>
                <w:shd w:val="clear" w:color="auto" w:fill="FFFFFF"/>
              </w:rPr>
            </w:pPr>
            <w:r>
              <w:rPr>
                <w:rFonts w:hint="eastAsia" w:ascii="宋体" w:hAnsi="宋体" w:cs="宋体"/>
                <w:shd w:val="clear" w:color="auto" w:fill="FFFFFF"/>
              </w:rPr>
              <w:t>孙世圃主编，中国纺织社出版</w:t>
            </w:r>
          </w:p>
          <w:p w14:paraId="54397B6C">
            <w:pPr>
              <w:widowControl/>
              <w:ind w:firstLine="0" w:firstLineChars="0"/>
              <w:jc w:val="left"/>
              <w:rPr>
                <w:rStyle w:val="13"/>
                <w:rFonts w:hint="eastAsia" w:ascii="宋体" w:hAnsi="宋体" w:cs="宋体"/>
                <w:i w:val="0"/>
                <w:shd w:val="clear" w:color="auto" w:fill="FFFFFF"/>
              </w:rPr>
            </w:pPr>
            <w:r>
              <w:rPr>
                <w:rStyle w:val="13"/>
                <w:rFonts w:hint="eastAsia" w:ascii="宋体" w:hAnsi="宋体" w:cs="宋体"/>
                <w:i w:val="0"/>
                <w:shd w:val="clear" w:color="auto" w:fill="FFFFFF"/>
              </w:rPr>
              <w:t>《服装图案设计》</w:t>
            </w:r>
          </w:p>
          <w:p w14:paraId="1CF76A80">
            <w:pPr>
              <w:widowControl/>
              <w:spacing w:line="240" w:lineRule="auto"/>
              <w:ind w:firstLine="0" w:firstLineChars="0"/>
              <w:rPr>
                <w:rFonts w:ascii="宋体" w:hAnsi="宋体" w:cs="宋体"/>
                <w:kern w:val="0"/>
              </w:rPr>
            </w:pPr>
            <w:r>
              <w:rPr>
                <w:rFonts w:hint="eastAsia" w:ascii="宋体" w:hAnsi="宋体" w:cs="宋体"/>
                <w:shd w:val="clear" w:color="auto" w:fill="FFFFFF"/>
              </w:rPr>
              <w:t>王鸣主编，辽宁科学技术出版社</w:t>
            </w:r>
          </w:p>
        </w:tc>
      </w:tr>
      <w:tr w14:paraId="74F4995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39" w:hRule="atLeast"/>
          <w:jc w:val="center"/>
        </w:trPr>
        <w:tc>
          <w:tcPr>
            <w:tcW w:w="4281" w:type="dxa"/>
            <w:gridSpan w:val="6"/>
            <w:vMerge w:val="continue"/>
            <w:tcBorders>
              <w:top w:val="single" w:color="auto" w:sz="4" w:space="0"/>
              <w:left w:val="single" w:color="auto" w:sz="4" w:space="0"/>
              <w:right w:val="single" w:color="auto" w:sz="4" w:space="0"/>
            </w:tcBorders>
            <w:noWrap w:val="0"/>
            <w:vAlign w:val="center"/>
          </w:tcPr>
          <w:p w14:paraId="229B8B39">
            <w:pPr>
              <w:widowControl/>
              <w:ind w:firstLine="480"/>
              <w:jc w:val="left"/>
              <w:rPr>
                <w:rFonts w:ascii="宋体" w:hAnsi="宋体" w:cs="宋体"/>
                <w:kern w:val="0"/>
              </w:rPr>
            </w:pPr>
          </w:p>
        </w:tc>
        <w:tc>
          <w:tcPr>
            <w:tcW w:w="5267" w:type="dxa"/>
            <w:gridSpan w:val="9"/>
            <w:tcBorders>
              <w:top w:val="single" w:color="auto" w:sz="4" w:space="0"/>
              <w:left w:val="single" w:color="auto" w:sz="4" w:space="0"/>
              <w:bottom w:val="single" w:color="auto" w:sz="4" w:space="0"/>
              <w:right w:val="single" w:color="auto" w:sz="4" w:space="0"/>
            </w:tcBorders>
            <w:noWrap w:val="0"/>
            <w:vAlign w:val="center"/>
          </w:tcPr>
          <w:p w14:paraId="01603025">
            <w:pPr>
              <w:widowControl/>
              <w:ind w:firstLine="480"/>
              <w:jc w:val="left"/>
              <w:rPr>
                <w:rFonts w:ascii="宋体" w:hAnsi="宋体" w:cs="宋体"/>
                <w:kern w:val="0"/>
              </w:rPr>
            </w:pPr>
            <w:r>
              <w:rPr>
                <w:rFonts w:hint="eastAsia" w:ascii="宋体" w:hAnsi="宋体" w:cs="宋体"/>
                <w:kern w:val="0"/>
              </w:rPr>
              <w:t>练习与习题建议</w:t>
            </w:r>
          </w:p>
        </w:tc>
      </w:tr>
      <w:tr w14:paraId="3BE982A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10" w:hRule="atLeast"/>
          <w:jc w:val="center"/>
        </w:trPr>
        <w:tc>
          <w:tcPr>
            <w:tcW w:w="4281" w:type="dxa"/>
            <w:gridSpan w:val="6"/>
            <w:vMerge w:val="continue"/>
            <w:tcBorders>
              <w:left w:val="single" w:color="auto" w:sz="4" w:space="0"/>
              <w:bottom w:val="single" w:color="auto" w:sz="4" w:space="0"/>
              <w:right w:val="single" w:color="auto" w:sz="4" w:space="0"/>
            </w:tcBorders>
            <w:noWrap w:val="0"/>
            <w:vAlign w:val="center"/>
          </w:tcPr>
          <w:p w14:paraId="7B39655D">
            <w:pPr>
              <w:widowControl/>
              <w:ind w:firstLine="480"/>
              <w:jc w:val="left"/>
              <w:rPr>
                <w:rFonts w:ascii="宋体" w:hAnsi="宋体" w:cs="宋体"/>
                <w:kern w:val="0"/>
              </w:rPr>
            </w:pPr>
          </w:p>
        </w:tc>
        <w:tc>
          <w:tcPr>
            <w:tcW w:w="5267" w:type="dxa"/>
            <w:gridSpan w:val="9"/>
            <w:tcBorders>
              <w:top w:val="nil"/>
              <w:left w:val="single" w:color="auto" w:sz="4" w:space="0"/>
              <w:bottom w:val="single" w:color="auto" w:sz="4" w:space="0"/>
              <w:right w:val="single" w:color="auto" w:sz="4" w:space="0"/>
            </w:tcBorders>
            <w:noWrap w:val="0"/>
            <w:vAlign w:val="center"/>
          </w:tcPr>
          <w:p w14:paraId="19818008">
            <w:pPr>
              <w:widowControl/>
              <w:ind w:firstLine="480"/>
              <w:jc w:val="left"/>
              <w:rPr>
                <w:rFonts w:ascii="宋体" w:hAnsi="宋体" w:cs="宋体"/>
                <w:kern w:val="0"/>
              </w:rPr>
            </w:pPr>
            <w:r>
              <w:rPr>
                <w:rFonts w:hint="eastAsia" w:ascii="宋体" w:hAnsi="宋体" w:cs="宋体"/>
                <w:kern w:val="0"/>
              </w:rPr>
              <w:t>每个单元有对应的练习</w:t>
            </w:r>
          </w:p>
        </w:tc>
      </w:tr>
      <w:tr w14:paraId="0F8CA4F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281" w:type="dxa"/>
            <w:gridSpan w:val="6"/>
            <w:tcBorders>
              <w:top w:val="single" w:color="auto" w:sz="4" w:space="0"/>
              <w:left w:val="single" w:color="auto" w:sz="4" w:space="0"/>
              <w:bottom w:val="single" w:color="auto" w:sz="4" w:space="0"/>
              <w:right w:val="single" w:color="auto" w:sz="4" w:space="0"/>
            </w:tcBorders>
            <w:noWrap w:val="0"/>
            <w:vAlign w:val="center"/>
          </w:tcPr>
          <w:p w14:paraId="1A8CF2EA">
            <w:pPr>
              <w:widowControl/>
              <w:ind w:firstLine="480"/>
              <w:jc w:val="center"/>
              <w:rPr>
                <w:rFonts w:ascii="宋体" w:hAnsi="宋体" w:cs="宋体"/>
                <w:kern w:val="0"/>
              </w:rPr>
            </w:pPr>
            <w:r>
              <w:rPr>
                <w:rFonts w:hint="eastAsia" w:ascii="宋体" w:hAnsi="宋体" w:cs="宋体"/>
                <w:kern w:val="0"/>
              </w:rPr>
              <w:t>考核与评价方式说明</w:t>
            </w:r>
          </w:p>
        </w:tc>
        <w:tc>
          <w:tcPr>
            <w:tcW w:w="5267" w:type="dxa"/>
            <w:gridSpan w:val="9"/>
            <w:tcBorders>
              <w:top w:val="nil"/>
              <w:left w:val="nil"/>
              <w:bottom w:val="single" w:color="auto" w:sz="4" w:space="0"/>
              <w:right w:val="single" w:color="auto" w:sz="4" w:space="0"/>
            </w:tcBorders>
            <w:noWrap w:val="0"/>
            <w:vAlign w:val="center"/>
          </w:tcPr>
          <w:p w14:paraId="6A380DF2">
            <w:pPr>
              <w:ind w:firstLine="480"/>
              <w:jc w:val="center"/>
              <w:rPr>
                <w:rFonts w:ascii="宋体" w:hAnsi="宋体" w:cs="宋体"/>
                <w:kern w:val="0"/>
              </w:rPr>
            </w:pPr>
            <w:r>
              <w:rPr>
                <w:rFonts w:hint="eastAsia" w:ascii="宋体" w:hAnsi="宋体" w:cs="宋体"/>
                <w:kern w:val="0"/>
              </w:rPr>
              <w:t>权重分配</w:t>
            </w:r>
          </w:p>
        </w:tc>
      </w:tr>
      <w:tr w14:paraId="3538E62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4281" w:type="dxa"/>
            <w:gridSpan w:val="6"/>
            <w:tcBorders>
              <w:top w:val="single" w:color="auto" w:sz="4" w:space="0"/>
              <w:left w:val="single" w:color="auto" w:sz="4" w:space="0"/>
              <w:bottom w:val="single" w:color="auto" w:sz="4" w:space="0"/>
              <w:right w:val="single" w:color="auto" w:sz="4" w:space="0"/>
            </w:tcBorders>
            <w:noWrap w:val="0"/>
            <w:vAlign w:val="center"/>
          </w:tcPr>
          <w:p w14:paraId="0D73A0DE">
            <w:pPr>
              <w:widowControl/>
              <w:ind w:firstLine="480"/>
              <w:jc w:val="center"/>
              <w:rPr>
                <w:rFonts w:ascii="宋体" w:hAnsi="宋体" w:cs="宋体"/>
                <w:kern w:val="0"/>
              </w:rPr>
            </w:pPr>
            <w:r>
              <w:rPr>
                <w:rFonts w:hint="eastAsia" w:ascii="宋体" w:hAnsi="宋体" w:cs="宋体"/>
                <w:kern w:val="0"/>
              </w:rPr>
              <w:t>平时练习与综合练习相结合，个人能力与集体评价相结合。</w:t>
            </w:r>
          </w:p>
        </w:tc>
        <w:tc>
          <w:tcPr>
            <w:tcW w:w="5267" w:type="dxa"/>
            <w:gridSpan w:val="9"/>
            <w:tcBorders>
              <w:top w:val="nil"/>
              <w:left w:val="nil"/>
              <w:bottom w:val="single" w:color="auto" w:sz="4" w:space="0"/>
              <w:right w:val="single" w:color="auto" w:sz="4" w:space="0"/>
            </w:tcBorders>
            <w:noWrap w:val="0"/>
            <w:vAlign w:val="center"/>
          </w:tcPr>
          <w:p w14:paraId="4B50783B">
            <w:pPr>
              <w:widowControl/>
              <w:spacing w:line="240" w:lineRule="auto"/>
              <w:ind w:firstLine="0" w:firstLineChars="0"/>
              <w:jc w:val="left"/>
              <w:rPr>
                <w:rFonts w:hint="eastAsia" w:ascii="宋体" w:hAnsi="宋体" w:cs="宋体"/>
                <w:kern w:val="0"/>
              </w:rPr>
            </w:pPr>
            <w:r>
              <w:rPr>
                <w:rFonts w:hint="eastAsia" w:ascii="宋体" w:hAnsi="宋体" w:cs="宋体"/>
                <w:kern w:val="0"/>
              </w:rPr>
              <w:t>平时练习占 40 %、综合练习占40 %</w:t>
            </w:r>
          </w:p>
          <w:p w14:paraId="40DF982E">
            <w:pPr>
              <w:widowControl/>
              <w:ind w:firstLine="1944" w:firstLineChars="926"/>
              <w:rPr>
                <w:rFonts w:ascii="宋体" w:hAnsi="宋体" w:cs="宋体"/>
                <w:kern w:val="0"/>
              </w:rPr>
            </w:pPr>
            <w:r>
              <w:rPr>
                <w:rFonts w:hint="eastAsia" w:ascii="宋体" w:hAnsi="宋体" w:cs="宋体"/>
                <w:kern w:val="0"/>
              </w:rPr>
              <w:t>集体评价占 20 %</w:t>
            </w:r>
          </w:p>
        </w:tc>
      </w:tr>
      <w:tr w14:paraId="7B0D0E3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9548" w:type="dxa"/>
            <w:gridSpan w:val="15"/>
            <w:tcBorders>
              <w:top w:val="single" w:color="auto" w:sz="4" w:space="0"/>
              <w:left w:val="nil"/>
              <w:bottom w:val="single" w:color="auto" w:sz="4" w:space="0"/>
              <w:right w:val="nil"/>
            </w:tcBorders>
            <w:noWrap w:val="0"/>
            <w:vAlign w:val="center"/>
          </w:tcPr>
          <w:p w14:paraId="3EE8FBCE">
            <w:pPr>
              <w:widowControl/>
              <w:ind w:firstLine="1944" w:firstLineChars="926"/>
              <w:rPr>
                <w:rFonts w:hint="eastAsia" w:ascii="宋体" w:hAnsi="宋体" w:cs="宋体"/>
                <w:kern w:val="0"/>
              </w:rPr>
            </w:pPr>
          </w:p>
        </w:tc>
      </w:tr>
      <w:tr w14:paraId="75F1C7D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4281" w:type="dxa"/>
            <w:gridSpan w:val="6"/>
            <w:tcBorders>
              <w:top w:val="single" w:color="auto" w:sz="4" w:space="0"/>
              <w:left w:val="single" w:color="auto" w:sz="4" w:space="0"/>
              <w:bottom w:val="single" w:color="auto" w:sz="4" w:space="0"/>
              <w:right w:val="single" w:color="auto" w:sz="4" w:space="0"/>
            </w:tcBorders>
            <w:noWrap w:val="0"/>
            <w:vAlign w:val="center"/>
          </w:tcPr>
          <w:p w14:paraId="730777F8">
            <w:pPr>
              <w:widowControl/>
              <w:ind w:firstLine="480"/>
              <w:jc w:val="center"/>
              <w:rPr>
                <w:rFonts w:ascii="宋体" w:hAnsi="宋体" w:cs="宋体"/>
                <w:kern w:val="0"/>
              </w:rPr>
            </w:pPr>
            <w:r>
              <w:rPr>
                <w:rFonts w:hint="eastAsia" w:ascii="宋体" w:hAnsi="宋体" w:cs="宋体"/>
                <w:kern w:val="0"/>
              </w:rPr>
              <w:t>模块三</w:t>
            </w:r>
          </w:p>
        </w:tc>
        <w:tc>
          <w:tcPr>
            <w:tcW w:w="5267" w:type="dxa"/>
            <w:gridSpan w:val="9"/>
            <w:tcBorders>
              <w:top w:val="nil"/>
              <w:left w:val="nil"/>
              <w:bottom w:val="single" w:color="auto" w:sz="4" w:space="0"/>
              <w:right w:val="single" w:color="auto" w:sz="4" w:space="0"/>
            </w:tcBorders>
            <w:noWrap w:val="0"/>
            <w:vAlign w:val="center"/>
          </w:tcPr>
          <w:p w14:paraId="7CFA0E09">
            <w:pPr>
              <w:widowControl/>
              <w:ind w:firstLine="1944" w:firstLineChars="926"/>
              <w:rPr>
                <w:rFonts w:ascii="宋体" w:hAnsi="宋体" w:cs="宋体"/>
                <w:kern w:val="0"/>
              </w:rPr>
            </w:pPr>
            <w:r>
              <w:rPr>
                <w:rFonts w:hint="eastAsia" w:ascii="Helvetica" w:hAnsi="Helvetica"/>
                <w:color w:val="000000"/>
                <w:szCs w:val="21"/>
              </w:rPr>
              <w:t>图案的形式与组织</w:t>
            </w:r>
          </w:p>
        </w:tc>
      </w:tr>
      <w:tr w14:paraId="433D5BC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2561" w:type="dxa"/>
            <w:gridSpan w:val="4"/>
            <w:tcBorders>
              <w:top w:val="single" w:color="auto" w:sz="4" w:space="0"/>
              <w:left w:val="single" w:color="auto" w:sz="4" w:space="0"/>
              <w:bottom w:val="single" w:color="auto" w:sz="4" w:space="0"/>
              <w:right w:val="single" w:color="auto" w:sz="4" w:space="0"/>
            </w:tcBorders>
            <w:shd w:val="clear" w:color="auto" w:fill="auto"/>
            <w:noWrap w:val="0"/>
            <w:vAlign w:val="center"/>
          </w:tcPr>
          <w:p w14:paraId="258082F2">
            <w:pPr>
              <w:widowControl/>
              <w:ind w:firstLine="0" w:firstLineChars="0"/>
              <w:jc w:val="center"/>
              <w:rPr>
                <w:rFonts w:ascii="宋体" w:hAnsi="宋体" w:cs="宋体"/>
                <w:kern w:val="0"/>
              </w:rPr>
            </w:pPr>
            <w:r>
              <w:rPr>
                <w:rFonts w:hint="eastAsia" w:ascii="宋体" w:hAnsi="宋体" w:cs="宋体"/>
                <w:kern w:val="0"/>
              </w:rPr>
              <w:t>单元1</w:t>
            </w:r>
          </w:p>
        </w:tc>
        <w:tc>
          <w:tcPr>
            <w:tcW w:w="3882" w:type="dxa"/>
            <w:gridSpan w:val="5"/>
            <w:tcBorders>
              <w:top w:val="single" w:color="auto" w:sz="4" w:space="0"/>
              <w:left w:val="single" w:color="auto" w:sz="4" w:space="0"/>
              <w:bottom w:val="single" w:color="auto" w:sz="4" w:space="0"/>
              <w:right w:val="single" w:color="auto" w:sz="4" w:space="0"/>
            </w:tcBorders>
            <w:shd w:val="clear" w:color="auto" w:fill="auto"/>
            <w:noWrap w:val="0"/>
            <w:vAlign w:val="center"/>
          </w:tcPr>
          <w:p w14:paraId="5D2F7BAA">
            <w:pPr>
              <w:ind w:firstLine="480"/>
              <w:jc w:val="left"/>
              <w:rPr>
                <w:rFonts w:ascii="宋体" w:hAnsi="宋体" w:cs="宋体"/>
                <w:kern w:val="0"/>
              </w:rPr>
            </w:pPr>
            <w:r>
              <w:rPr>
                <w:rFonts w:hint="eastAsia" w:ascii="Helvetica" w:hAnsi="Helvetica"/>
                <w:color w:val="000000"/>
                <w:szCs w:val="21"/>
              </w:rPr>
              <w:t>图案的表现形式及技法</w:t>
            </w:r>
          </w:p>
        </w:tc>
        <w:tc>
          <w:tcPr>
            <w:tcW w:w="904" w:type="dxa"/>
            <w:gridSpan w:val="2"/>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0995D499">
            <w:pPr>
              <w:widowControl/>
              <w:ind w:firstLine="0" w:firstLineChars="0"/>
              <w:rPr>
                <w:rFonts w:ascii="宋体" w:hAnsi="宋体" w:cs="宋体"/>
                <w:kern w:val="0"/>
              </w:rPr>
            </w:pPr>
            <w:r>
              <w:rPr>
                <w:rFonts w:hint="eastAsia" w:ascii="宋体" w:hAnsi="宋体" w:cs="宋体"/>
                <w:kern w:val="0"/>
              </w:rPr>
              <w:t>学时</w:t>
            </w:r>
          </w:p>
        </w:tc>
        <w:tc>
          <w:tcPr>
            <w:tcW w:w="1107"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14:paraId="2C86B919">
            <w:pPr>
              <w:widowControl/>
              <w:ind w:firstLine="0" w:firstLineChars="0"/>
              <w:jc w:val="center"/>
              <w:rPr>
                <w:rFonts w:ascii="宋体" w:hAnsi="宋体" w:cs="宋体"/>
                <w:kern w:val="0"/>
                <w:szCs w:val="21"/>
              </w:rPr>
            </w:pPr>
            <w:r>
              <w:rPr>
                <w:rFonts w:hint="eastAsia" w:ascii="宋体" w:hAnsi="宋体" w:cs="宋体"/>
                <w:kern w:val="0"/>
                <w:szCs w:val="21"/>
              </w:rPr>
              <w:t>实践</w:t>
            </w:r>
          </w:p>
        </w:tc>
        <w:tc>
          <w:tcPr>
            <w:tcW w:w="1094" w:type="dxa"/>
            <w:gridSpan w:val="2"/>
            <w:tcBorders>
              <w:top w:val="single" w:color="auto" w:sz="4" w:space="0"/>
              <w:left w:val="single" w:color="auto" w:sz="4" w:space="0"/>
              <w:bottom w:val="single" w:color="auto" w:sz="4" w:space="0"/>
              <w:right w:val="single" w:color="auto" w:sz="4" w:space="0"/>
            </w:tcBorders>
            <w:noWrap w:val="0"/>
            <w:vAlign w:val="center"/>
          </w:tcPr>
          <w:p w14:paraId="4F27CAE3">
            <w:pPr>
              <w:widowControl/>
              <w:ind w:firstLine="480"/>
              <w:rPr>
                <w:rFonts w:ascii="宋体" w:hAnsi="宋体" w:cs="宋体"/>
                <w:kern w:val="0"/>
              </w:rPr>
            </w:pPr>
            <w:r>
              <w:rPr>
                <w:rFonts w:hint="eastAsia" w:ascii="宋体" w:hAnsi="宋体" w:cs="宋体"/>
                <w:kern w:val="0"/>
              </w:rPr>
              <w:t>8</w:t>
            </w:r>
          </w:p>
        </w:tc>
      </w:tr>
      <w:tr w14:paraId="4E06FC1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2561" w:type="dxa"/>
            <w:gridSpan w:val="4"/>
            <w:tcBorders>
              <w:top w:val="single" w:color="auto" w:sz="4" w:space="0"/>
              <w:left w:val="single" w:color="auto" w:sz="4" w:space="0"/>
              <w:bottom w:val="single" w:color="auto" w:sz="4" w:space="0"/>
              <w:right w:val="single" w:color="auto" w:sz="4" w:space="0"/>
            </w:tcBorders>
            <w:shd w:val="clear" w:color="auto" w:fill="auto"/>
            <w:noWrap w:val="0"/>
            <w:vAlign w:val="center"/>
          </w:tcPr>
          <w:p w14:paraId="1FD36311">
            <w:pPr>
              <w:widowControl/>
              <w:ind w:firstLine="0" w:firstLineChars="0"/>
              <w:jc w:val="center"/>
              <w:rPr>
                <w:rFonts w:ascii="宋体" w:hAnsi="宋体" w:cs="宋体"/>
                <w:kern w:val="0"/>
              </w:rPr>
            </w:pPr>
            <w:r>
              <w:rPr>
                <w:rFonts w:hint="eastAsia" w:ascii="宋体" w:hAnsi="宋体" w:cs="宋体"/>
                <w:kern w:val="0"/>
              </w:rPr>
              <w:t>单元2</w:t>
            </w:r>
          </w:p>
        </w:tc>
        <w:tc>
          <w:tcPr>
            <w:tcW w:w="3882" w:type="dxa"/>
            <w:gridSpan w:val="5"/>
            <w:tcBorders>
              <w:top w:val="single" w:color="auto" w:sz="4" w:space="0"/>
              <w:left w:val="single" w:color="auto" w:sz="4" w:space="0"/>
              <w:bottom w:val="single" w:color="auto" w:sz="4" w:space="0"/>
              <w:right w:val="single" w:color="auto" w:sz="4" w:space="0"/>
            </w:tcBorders>
            <w:shd w:val="clear" w:color="auto" w:fill="auto"/>
            <w:noWrap w:val="0"/>
            <w:vAlign w:val="center"/>
          </w:tcPr>
          <w:p w14:paraId="6A161156">
            <w:pPr>
              <w:ind w:firstLine="480"/>
              <w:jc w:val="left"/>
              <w:rPr>
                <w:szCs w:val="21"/>
              </w:rPr>
            </w:pPr>
            <w:r>
              <w:rPr>
                <w:rFonts w:hint="eastAsia" w:ascii="Helvetica" w:hAnsi="Helvetica"/>
                <w:color w:val="000000"/>
                <w:szCs w:val="21"/>
              </w:rPr>
              <w:t>二方连续</w:t>
            </w:r>
          </w:p>
        </w:tc>
        <w:tc>
          <w:tcPr>
            <w:tcW w:w="904" w:type="dxa"/>
            <w:gridSpan w:val="2"/>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5DDC5A9E">
            <w:pPr>
              <w:widowControl/>
              <w:ind w:firstLine="480"/>
              <w:rPr>
                <w:rFonts w:ascii="宋体" w:hAnsi="宋体" w:cs="宋体"/>
                <w:kern w:val="0"/>
              </w:rPr>
            </w:pPr>
          </w:p>
        </w:tc>
        <w:tc>
          <w:tcPr>
            <w:tcW w:w="1107"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14:paraId="2CED8FE1">
            <w:pPr>
              <w:widowControl/>
              <w:ind w:firstLine="0" w:firstLineChars="0"/>
              <w:jc w:val="center"/>
              <w:rPr>
                <w:rFonts w:ascii="宋体" w:hAnsi="宋体" w:cs="宋体"/>
                <w:kern w:val="0"/>
                <w:szCs w:val="21"/>
              </w:rPr>
            </w:pPr>
            <w:r>
              <w:rPr>
                <w:rFonts w:hint="eastAsia" w:ascii="宋体" w:hAnsi="宋体" w:cs="宋体"/>
                <w:kern w:val="0"/>
                <w:szCs w:val="21"/>
              </w:rPr>
              <w:t>实践</w:t>
            </w:r>
          </w:p>
        </w:tc>
        <w:tc>
          <w:tcPr>
            <w:tcW w:w="1094" w:type="dxa"/>
            <w:gridSpan w:val="2"/>
            <w:tcBorders>
              <w:top w:val="single" w:color="auto" w:sz="4" w:space="0"/>
              <w:left w:val="single" w:color="auto" w:sz="4" w:space="0"/>
              <w:bottom w:val="single" w:color="auto" w:sz="4" w:space="0"/>
              <w:right w:val="single" w:color="auto" w:sz="4" w:space="0"/>
            </w:tcBorders>
            <w:noWrap w:val="0"/>
            <w:vAlign w:val="center"/>
          </w:tcPr>
          <w:p w14:paraId="2D98462A">
            <w:pPr>
              <w:widowControl/>
              <w:ind w:firstLine="480"/>
              <w:rPr>
                <w:rFonts w:ascii="宋体" w:hAnsi="宋体" w:cs="宋体"/>
                <w:kern w:val="0"/>
              </w:rPr>
            </w:pPr>
            <w:r>
              <w:rPr>
                <w:rFonts w:hint="eastAsia" w:ascii="宋体" w:hAnsi="宋体" w:cs="宋体"/>
                <w:kern w:val="0"/>
              </w:rPr>
              <w:t>8</w:t>
            </w:r>
          </w:p>
        </w:tc>
      </w:tr>
      <w:tr w14:paraId="01855F5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2561" w:type="dxa"/>
            <w:gridSpan w:val="4"/>
            <w:tcBorders>
              <w:top w:val="single" w:color="auto" w:sz="4" w:space="0"/>
              <w:left w:val="single" w:color="auto" w:sz="4" w:space="0"/>
              <w:bottom w:val="single" w:color="auto" w:sz="4" w:space="0"/>
              <w:right w:val="single" w:color="auto" w:sz="4" w:space="0"/>
            </w:tcBorders>
            <w:shd w:val="clear" w:color="auto" w:fill="auto"/>
            <w:noWrap w:val="0"/>
            <w:vAlign w:val="center"/>
          </w:tcPr>
          <w:p w14:paraId="5053CFDE">
            <w:pPr>
              <w:widowControl/>
              <w:ind w:firstLine="0" w:firstLineChars="0"/>
              <w:jc w:val="center"/>
              <w:rPr>
                <w:rFonts w:ascii="宋体" w:hAnsi="宋体" w:cs="宋体"/>
                <w:kern w:val="0"/>
              </w:rPr>
            </w:pPr>
            <w:r>
              <w:rPr>
                <w:rFonts w:hint="eastAsia" w:ascii="宋体" w:hAnsi="宋体" w:cs="宋体"/>
                <w:kern w:val="0"/>
              </w:rPr>
              <w:t>单元3</w:t>
            </w:r>
          </w:p>
        </w:tc>
        <w:tc>
          <w:tcPr>
            <w:tcW w:w="3882" w:type="dxa"/>
            <w:gridSpan w:val="5"/>
            <w:tcBorders>
              <w:top w:val="single" w:color="auto" w:sz="4" w:space="0"/>
              <w:left w:val="single" w:color="auto" w:sz="4" w:space="0"/>
              <w:bottom w:val="single" w:color="auto" w:sz="4" w:space="0"/>
              <w:right w:val="single" w:color="auto" w:sz="4" w:space="0"/>
            </w:tcBorders>
            <w:shd w:val="clear" w:color="auto" w:fill="auto"/>
            <w:noWrap w:val="0"/>
            <w:vAlign w:val="center"/>
          </w:tcPr>
          <w:p w14:paraId="74F5D777">
            <w:pPr>
              <w:ind w:firstLine="480"/>
              <w:jc w:val="left"/>
              <w:rPr>
                <w:rFonts w:ascii="宋体" w:hAnsi="宋体" w:cs="宋体"/>
                <w:kern w:val="0"/>
              </w:rPr>
            </w:pPr>
            <w:r>
              <w:rPr>
                <w:rFonts w:hint="eastAsia" w:ascii="宋体" w:hAnsi="宋体" w:cs="宋体"/>
                <w:kern w:val="0"/>
                <w:szCs w:val="21"/>
              </w:rPr>
              <w:t>适合纹样</w:t>
            </w:r>
          </w:p>
        </w:tc>
        <w:tc>
          <w:tcPr>
            <w:tcW w:w="904" w:type="dxa"/>
            <w:gridSpan w:val="2"/>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919F4F3">
            <w:pPr>
              <w:widowControl/>
              <w:ind w:firstLine="480"/>
              <w:jc w:val="left"/>
              <w:rPr>
                <w:rFonts w:ascii="宋体" w:hAnsi="宋体" w:cs="宋体"/>
                <w:kern w:val="0"/>
              </w:rPr>
            </w:pPr>
          </w:p>
        </w:tc>
        <w:tc>
          <w:tcPr>
            <w:tcW w:w="1107"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14:paraId="128A969B">
            <w:pPr>
              <w:widowControl/>
              <w:ind w:firstLine="0" w:firstLineChars="0"/>
              <w:jc w:val="center"/>
              <w:rPr>
                <w:rFonts w:ascii="宋体" w:hAnsi="宋体" w:cs="宋体"/>
                <w:kern w:val="0"/>
                <w:szCs w:val="21"/>
              </w:rPr>
            </w:pPr>
            <w:r>
              <w:rPr>
                <w:rFonts w:hint="eastAsia" w:ascii="宋体" w:hAnsi="宋体" w:cs="宋体"/>
                <w:kern w:val="0"/>
                <w:szCs w:val="21"/>
              </w:rPr>
              <w:t>实践</w:t>
            </w:r>
          </w:p>
        </w:tc>
        <w:tc>
          <w:tcPr>
            <w:tcW w:w="1094" w:type="dxa"/>
            <w:gridSpan w:val="2"/>
            <w:tcBorders>
              <w:top w:val="single" w:color="auto" w:sz="4" w:space="0"/>
              <w:left w:val="single" w:color="auto" w:sz="4" w:space="0"/>
              <w:bottom w:val="single" w:color="auto" w:sz="4" w:space="0"/>
              <w:right w:val="single" w:color="auto" w:sz="4" w:space="0"/>
            </w:tcBorders>
            <w:noWrap w:val="0"/>
            <w:vAlign w:val="center"/>
          </w:tcPr>
          <w:p w14:paraId="7EC82F95">
            <w:pPr>
              <w:widowControl/>
              <w:ind w:firstLine="480"/>
              <w:rPr>
                <w:rFonts w:hint="eastAsia" w:ascii="宋体" w:hAnsi="宋体" w:cs="宋体"/>
                <w:kern w:val="0"/>
              </w:rPr>
            </w:pPr>
            <w:r>
              <w:rPr>
                <w:rFonts w:hint="eastAsia" w:ascii="宋体" w:hAnsi="宋体" w:cs="宋体"/>
                <w:kern w:val="0"/>
              </w:rPr>
              <w:t>8</w:t>
            </w:r>
          </w:p>
        </w:tc>
      </w:tr>
      <w:tr w14:paraId="43DD2E4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2561" w:type="dxa"/>
            <w:gridSpan w:val="4"/>
            <w:tcBorders>
              <w:top w:val="single" w:color="auto" w:sz="4" w:space="0"/>
              <w:left w:val="single" w:color="auto" w:sz="4" w:space="0"/>
              <w:bottom w:val="single" w:color="auto" w:sz="4" w:space="0"/>
              <w:right w:val="single" w:color="auto" w:sz="4" w:space="0"/>
            </w:tcBorders>
            <w:shd w:val="clear" w:color="auto" w:fill="auto"/>
            <w:noWrap w:val="0"/>
            <w:vAlign w:val="center"/>
          </w:tcPr>
          <w:p w14:paraId="7A36EE17">
            <w:pPr>
              <w:widowControl/>
              <w:ind w:firstLine="0" w:firstLineChars="0"/>
              <w:jc w:val="center"/>
              <w:rPr>
                <w:rFonts w:hint="eastAsia" w:ascii="宋体" w:hAnsi="宋体" w:cs="宋体"/>
                <w:kern w:val="0"/>
              </w:rPr>
            </w:pPr>
            <w:r>
              <w:rPr>
                <w:rFonts w:hint="eastAsia" w:ascii="宋体" w:hAnsi="宋体" w:cs="宋体"/>
                <w:kern w:val="0"/>
              </w:rPr>
              <w:t>单元4</w:t>
            </w:r>
          </w:p>
        </w:tc>
        <w:tc>
          <w:tcPr>
            <w:tcW w:w="3882" w:type="dxa"/>
            <w:gridSpan w:val="5"/>
            <w:tcBorders>
              <w:top w:val="single" w:color="auto" w:sz="4" w:space="0"/>
              <w:left w:val="single" w:color="auto" w:sz="4" w:space="0"/>
              <w:bottom w:val="single" w:color="auto" w:sz="4" w:space="0"/>
              <w:right w:val="single" w:color="auto" w:sz="4" w:space="0"/>
            </w:tcBorders>
            <w:shd w:val="clear" w:color="auto" w:fill="auto"/>
            <w:noWrap w:val="0"/>
            <w:vAlign w:val="center"/>
          </w:tcPr>
          <w:p w14:paraId="2873F705">
            <w:pPr>
              <w:ind w:firstLine="480"/>
              <w:rPr>
                <w:rFonts w:hint="eastAsia"/>
                <w:szCs w:val="21"/>
              </w:rPr>
            </w:pPr>
            <w:r>
              <w:rPr>
                <w:rFonts w:hint="eastAsia" w:ascii="宋体" w:hAnsi="宋体" w:cs="宋体"/>
                <w:kern w:val="0"/>
                <w:szCs w:val="21"/>
              </w:rPr>
              <w:t>四方连续</w:t>
            </w:r>
          </w:p>
        </w:tc>
        <w:tc>
          <w:tcPr>
            <w:tcW w:w="904" w:type="dxa"/>
            <w:gridSpan w:val="2"/>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014A132">
            <w:pPr>
              <w:widowControl/>
              <w:ind w:firstLine="480"/>
              <w:jc w:val="left"/>
              <w:rPr>
                <w:rFonts w:ascii="宋体" w:hAnsi="宋体" w:cs="宋体"/>
                <w:kern w:val="0"/>
              </w:rPr>
            </w:pPr>
          </w:p>
        </w:tc>
        <w:tc>
          <w:tcPr>
            <w:tcW w:w="1107"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14:paraId="7A3D858B">
            <w:pPr>
              <w:widowControl/>
              <w:ind w:firstLine="0" w:firstLineChars="0"/>
              <w:jc w:val="center"/>
              <w:rPr>
                <w:rFonts w:hint="eastAsia" w:ascii="宋体" w:hAnsi="宋体" w:cs="宋体"/>
                <w:kern w:val="0"/>
                <w:szCs w:val="21"/>
              </w:rPr>
            </w:pPr>
            <w:r>
              <w:rPr>
                <w:rFonts w:hint="eastAsia" w:ascii="宋体" w:hAnsi="宋体" w:cs="宋体"/>
                <w:kern w:val="0"/>
                <w:szCs w:val="21"/>
              </w:rPr>
              <w:t>实践</w:t>
            </w:r>
          </w:p>
        </w:tc>
        <w:tc>
          <w:tcPr>
            <w:tcW w:w="1094" w:type="dxa"/>
            <w:gridSpan w:val="2"/>
            <w:tcBorders>
              <w:top w:val="single" w:color="auto" w:sz="4" w:space="0"/>
              <w:left w:val="single" w:color="auto" w:sz="4" w:space="0"/>
              <w:bottom w:val="single" w:color="auto" w:sz="4" w:space="0"/>
              <w:right w:val="single" w:color="auto" w:sz="4" w:space="0"/>
            </w:tcBorders>
            <w:noWrap w:val="0"/>
            <w:vAlign w:val="center"/>
          </w:tcPr>
          <w:p w14:paraId="3298AF44">
            <w:pPr>
              <w:widowControl/>
              <w:ind w:firstLine="480"/>
              <w:rPr>
                <w:rFonts w:hint="eastAsia" w:ascii="宋体" w:hAnsi="宋体" w:cs="宋体"/>
                <w:kern w:val="0"/>
              </w:rPr>
            </w:pPr>
            <w:r>
              <w:rPr>
                <w:rFonts w:hint="eastAsia" w:ascii="宋体" w:hAnsi="宋体" w:cs="宋体"/>
                <w:kern w:val="0"/>
              </w:rPr>
              <w:t>8</w:t>
            </w:r>
          </w:p>
        </w:tc>
      </w:tr>
      <w:tr w14:paraId="57655A4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9548" w:type="dxa"/>
            <w:gridSpan w:val="15"/>
            <w:tcBorders>
              <w:top w:val="single" w:color="auto" w:sz="4" w:space="0"/>
              <w:left w:val="single" w:color="auto" w:sz="4" w:space="0"/>
              <w:bottom w:val="single" w:color="auto" w:sz="4" w:space="0"/>
              <w:right w:val="single" w:color="auto" w:sz="4" w:space="0"/>
            </w:tcBorders>
            <w:noWrap w:val="0"/>
            <w:vAlign w:val="center"/>
          </w:tcPr>
          <w:p w14:paraId="26AC8274">
            <w:pPr>
              <w:widowControl/>
              <w:ind w:firstLine="480"/>
              <w:jc w:val="center"/>
              <w:rPr>
                <w:rFonts w:ascii="宋体" w:hAnsi="宋体" w:cs="宋体"/>
                <w:kern w:val="0"/>
              </w:rPr>
            </w:pPr>
            <w:r>
              <w:rPr>
                <w:rFonts w:hint="eastAsia" w:ascii="宋体" w:hAnsi="宋体" w:cs="宋体"/>
                <w:kern w:val="0"/>
              </w:rPr>
              <w:t>学习目标：概括本单元的学习目标，包含知识、技能等目标</w:t>
            </w:r>
          </w:p>
        </w:tc>
      </w:tr>
      <w:tr w14:paraId="18FE4BA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799" w:hRule="atLeast"/>
          <w:jc w:val="center"/>
        </w:trPr>
        <w:tc>
          <w:tcPr>
            <w:tcW w:w="9548" w:type="dxa"/>
            <w:gridSpan w:val="15"/>
            <w:tcBorders>
              <w:top w:val="single" w:color="auto" w:sz="4" w:space="0"/>
              <w:left w:val="single" w:color="auto" w:sz="4" w:space="0"/>
              <w:bottom w:val="single" w:color="auto" w:sz="4" w:space="0"/>
              <w:right w:val="single" w:color="auto" w:sz="4" w:space="0"/>
            </w:tcBorders>
            <w:noWrap w:val="0"/>
            <w:vAlign w:val="center"/>
          </w:tcPr>
          <w:p w14:paraId="6A466EED">
            <w:pPr>
              <w:widowControl/>
              <w:ind w:firstLine="480"/>
              <w:jc w:val="left"/>
              <w:rPr>
                <w:rFonts w:ascii="宋体" w:hAnsi="宋体" w:cs="宋体"/>
                <w:kern w:val="0"/>
              </w:rPr>
            </w:pPr>
            <w:r>
              <w:rPr>
                <w:rFonts w:hint="eastAsia" w:ascii="宋体" w:hAnsi="宋体" w:cs="宋体"/>
                <w:kern w:val="0"/>
              </w:rPr>
              <w:t>认知目标：使学生能够有一定的图案创作能力和实施能力</w:t>
            </w:r>
          </w:p>
          <w:p w14:paraId="7896C4AE">
            <w:pPr>
              <w:widowControl/>
              <w:ind w:firstLine="480"/>
              <w:jc w:val="left"/>
              <w:rPr>
                <w:rFonts w:ascii="宋体" w:hAnsi="宋体" w:cs="宋体"/>
                <w:kern w:val="0"/>
              </w:rPr>
            </w:pPr>
            <w:r>
              <w:rPr>
                <w:rFonts w:hint="eastAsia" w:ascii="宋体" w:hAnsi="宋体" w:cs="宋体"/>
                <w:kern w:val="0"/>
              </w:rPr>
              <w:t>技能目标：严格谨慎、全面细致的用学到的图案的表现手法进行平面设计</w:t>
            </w:r>
          </w:p>
        </w:tc>
      </w:tr>
      <w:tr w14:paraId="5F3A4D9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088" w:type="dxa"/>
            <w:gridSpan w:val="5"/>
            <w:tcBorders>
              <w:top w:val="single" w:color="auto" w:sz="4" w:space="0"/>
              <w:left w:val="single" w:color="auto" w:sz="4" w:space="0"/>
              <w:bottom w:val="single" w:color="auto" w:sz="4" w:space="0"/>
              <w:right w:val="single" w:color="auto" w:sz="4" w:space="0"/>
            </w:tcBorders>
            <w:noWrap w:val="0"/>
            <w:vAlign w:val="center"/>
          </w:tcPr>
          <w:p w14:paraId="71942EA5">
            <w:pPr>
              <w:widowControl/>
              <w:ind w:firstLine="480"/>
              <w:jc w:val="center"/>
              <w:rPr>
                <w:rFonts w:ascii="宋体" w:hAnsi="宋体" w:cs="宋体"/>
                <w:kern w:val="0"/>
              </w:rPr>
            </w:pPr>
            <w:r>
              <w:rPr>
                <w:rFonts w:hint="eastAsia" w:ascii="宋体" w:hAnsi="宋体" w:cs="宋体"/>
                <w:kern w:val="0"/>
              </w:rPr>
              <w:t>主要内容（标注重点和难点）</w:t>
            </w:r>
          </w:p>
        </w:tc>
        <w:tc>
          <w:tcPr>
            <w:tcW w:w="5460" w:type="dxa"/>
            <w:gridSpan w:val="10"/>
            <w:tcBorders>
              <w:top w:val="nil"/>
              <w:left w:val="single" w:color="auto" w:sz="4" w:space="0"/>
              <w:bottom w:val="single" w:color="auto" w:sz="4" w:space="0"/>
              <w:right w:val="single" w:color="auto" w:sz="4" w:space="0"/>
            </w:tcBorders>
            <w:noWrap w:val="0"/>
            <w:vAlign w:val="center"/>
          </w:tcPr>
          <w:p w14:paraId="69674181">
            <w:pPr>
              <w:widowControl/>
              <w:ind w:firstLine="480"/>
              <w:jc w:val="left"/>
              <w:rPr>
                <w:rFonts w:ascii="宋体" w:hAnsi="宋体" w:cs="宋体"/>
                <w:kern w:val="0"/>
              </w:rPr>
            </w:pPr>
            <w:r>
              <w:rPr>
                <w:rFonts w:hint="eastAsia" w:ascii="宋体" w:hAnsi="宋体" w:cs="宋体"/>
                <w:kern w:val="0"/>
              </w:rPr>
              <w:t>主要教学方法</w:t>
            </w:r>
          </w:p>
        </w:tc>
      </w:tr>
      <w:tr w14:paraId="0F32A1A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12" w:hRule="atLeast"/>
          <w:jc w:val="center"/>
        </w:trPr>
        <w:tc>
          <w:tcPr>
            <w:tcW w:w="4088" w:type="dxa"/>
            <w:gridSpan w:val="5"/>
            <w:vMerge w:val="restart"/>
            <w:tcBorders>
              <w:top w:val="single" w:color="auto" w:sz="4" w:space="0"/>
              <w:left w:val="single" w:color="auto" w:sz="4" w:space="0"/>
              <w:bottom w:val="single" w:color="auto" w:sz="4" w:space="0"/>
              <w:right w:val="single" w:color="auto" w:sz="4" w:space="0"/>
            </w:tcBorders>
            <w:noWrap w:val="0"/>
            <w:vAlign w:val="top"/>
          </w:tcPr>
          <w:p w14:paraId="11B4E5E2">
            <w:pPr>
              <w:widowControl/>
              <w:ind w:firstLine="210" w:firstLineChars="100"/>
              <w:jc w:val="left"/>
              <w:rPr>
                <w:rFonts w:hint="eastAsia" w:ascii="宋体" w:hAnsi="宋体" w:cs="宋体"/>
                <w:kern w:val="0"/>
                <w:szCs w:val="21"/>
              </w:rPr>
            </w:pPr>
            <w:r>
              <w:rPr>
                <w:rFonts w:hint="eastAsia" w:ascii="宋体" w:hAnsi="宋体" w:cs="宋体"/>
                <w:kern w:val="0"/>
              </w:rPr>
              <w:t>　</w:t>
            </w:r>
            <w:r>
              <w:rPr>
                <w:rFonts w:hint="eastAsia" w:ascii="宋体" w:hAnsi="宋体" w:cs="宋体"/>
                <w:kern w:val="0"/>
                <w:szCs w:val="21"/>
              </w:rPr>
              <w:t>重点：图案设计程序</w:t>
            </w:r>
          </w:p>
          <w:p w14:paraId="69CCE6EC">
            <w:pPr>
              <w:widowControl/>
              <w:ind w:firstLine="480"/>
              <w:jc w:val="left"/>
              <w:rPr>
                <w:rFonts w:ascii="宋体" w:hAnsi="宋体" w:cs="宋体"/>
                <w:kern w:val="0"/>
              </w:rPr>
            </w:pPr>
            <w:r>
              <w:rPr>
                <w:rFonts w:hint="eastAsia" w:ascii="宋体" w:hAnsi="宋体" w:cs="宋体"/>
                <w:kern w:val="0"/>
              </w:rPr>
              <w:t>难点：西方图案语言与中国的图案语境艺术理念的融合</w:t>
            </w:r>
          </w:p>
        </w:tc>
        <w:tc>
          <w:tcPr>
            <w:tcW w:w="5460" w:type="dxa"/>
            <w:gridSpan w:val="10"/>
            <w:tcBorders>
              <w:top w:val="single" w:color="auto" w:sz="4" w:space="0"/>
              <w:left w:val="single" w:color="auto" w:sz="4" w:space="0"/>
              <w:bottom w:val="single" w:color="auto" w:sz="4" w:space="0"/>
              <w:right w:val="single" w:color="auto" w:sz="4" w:space="0"/>
            </w:tcBorders>
            <w:noWrap w:val="0"/>
            <w:vAlign w:val="center"/>
          </w:tcPr>
          <w:p w14:paraId="6D889488">
            <w:pPr>
              <w:widowControl/>
              <w:ind w:firstLine="480"/>
              <w:jc w:val="left"/>
              <w:rPr>
                <w:rFonts w:ascii="宋体" w:hAnsi="宋体" w:cs="宋体"/>
                <w:kern w:val="0"/>
              </w:rPr>
            </w:pPr>
            <w:r>
              <w:rPr>
                <w:rFonts w:hint="eastAsia" w:ascii="宋体" w:hAnsi="宋体" w:cs="宋体"/>
                <w:kern w:val="0"/>
              </w:rPr>
              <w:t>示教法</w:t>
            </w:r>
          </w:p>
        </w:tc>
      </w:tr>
      <w:tr w14:paraId="4ED8385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68" w:hRule="atLeast"/>
          <w:jc w:val="center"/>
        </w:trPr>
        <w:tc>
          <w:tcPr>
            <w:tcW w:w="4088" w:type="dxa"/>
            <w:gridSpan w:val="5"/>
            <w:vMerge w:val="continue"/>
            <w:tcBorders>
              <w:top w:val="single" w:color="auto" w:sz="4" w:space="0"/>
              <w:left w:val="single" w:color="auto" w:sz="4" w:space="0"/>
              <w:bottom w:val="single" w:color="auto" w:sz="4" w:space="0"/>
              <w:right w:val="single" w:color="auto" w:sz="4" w:space="0"/>
            </w:tcBorders>
            <w:noWrap w:val="0"/>
            <w:vAlign w:val="center"/>
          </w:tcPr>
          <w:p w14:paraId="211D08B5">
            <w:pPr>
              <w:widowControl/>
              <w:ind w:firstLine="480"/>
              <w:jc w:val="left"/>
              <w:rPr>
                <w:rFonts w:ascii="宋体" w:hAnsi="宋体" w:cs="宋体"/>
                <w:kern w:val="0"/>
              </w:rPr>
            </w:pPr>
          </w:p>
        </w:tc>
        <w:tc>
          <w:tcPr>
            <w:tcW w:w="5460" w:type="dxa"/>
            <w:gridSpan w:val="10"/>
            <w:tcBorders>
              <w:top w:val="single" w:color="auto" w:sz="4" w:space="0"/>
              <w:left w:val="single" w:color="auto" w:sz="4" w:space="0"/>
              <w:bottom w:val="single" w:color="auto" w:sz="4" w:space="0"/>
              <w:right w:val="single" w:color="auto" w:sz="4" w:space="0"/>
            </w:tcBorders>
            <w:noWrap w:val="0"/>
            <w:vAlign w:val="center"/>
          </w:tcPr>
          <w:p w14:paraId="4C1453FD">
            <w:pPr>
              <w:widowControl/>
              <w:ind w:firstLine="480"/>
              <w:jc w:val="left"/>
              <w:rPr>
                <w:rFonts w:ascii="宋体" w:hAnsi="宋体" w:cs="宋体"/>
                <w:kern w:val="0"/>
              </w:rPr>
            </w:pPr>
            <w:r>
              <w:rPr>
                <w:rFonts w:hint="eastAsia" w:ascii="宋体" w:hAnsi="宋体" w:cs="宋体"/>
                <w:kern w:val="0"/>
              </w:rPr>
              <w:t>教学地点</w:t>
            </w:r>
          </w:p>
        </w:tc>
      </w:tr>
      <w:tr w14:paraId="22D1E4A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27" w:hRule="atLeast"/>
          <w:jc w:val="center"/>
        </w:trPr>
        <w:tc>
          <w:tcPr>
            <w:tcW w:w="4088" w:type="dxa"/>
            <w:gridSpan w:val="5"/>
            <w:vMerge w:val="continue"/>
            <w:tcBorders>
              <w:top w:val="single" w:color="auto" w:sz="4" w:space="0"/>
              <w:left w:val="single" w:color="auto" w:sz="4" w:space="0"/>
              <w:bottom w:val="single" w:color="auto" w:sz="4" w:space="0"/>
              <w:right w:val="single" w:color="auto" w:sz="4" w:space="0"/>
            </w:tcBorders>
            <w:noWrap w:val="0"/>
            <w:vAlign w:val="center"/>
          </w:tcPr>
          <w:p w14:paraId="10828B4E">
            <w:pPr>
              <w:widowControl/>
              <w:ind w:firstLine="480"/>
              <w:jc w:val="left"/>
              <w:rPr>
                <w:rFonts w:ascii="宋体" w:hAnsi="宋体" w:cs="宋体"/>
                <w:kern w:val="0"/>
              </w:rPr>
            </w:pPr>
          </w:p>
        </w:tc>
        <w:tc>
          <w:tcPr>
            <w:tcW w:w="5460" w:type="dxa"/>
            <w:gridSpan w:val="10"/>
            <w:tcBorders>
              <w:top w:val="single" w:color="auto" w:sz="4" w:space="0"/>
              <w:left w:val="single" w:color="auto" w:sz="4" w:space="0"/>
              <w:bottom w:val="single" w:color="auto" w:sz="4" w:space="0"/>
              <w:right w:val="single" w:color="auto" w:sz="4" w:space="0"/>
            </w:tcBorders>
            <w:noWrap w:val="0"/>
            <w:vAlign w:val="center"/>
          </w:tcPr>
          <w:p w14:paraId="2899CFF4">
            <w:pPr>
              <w:widowControl/>
              <w:ind w:firstLine="480"/>
              <w:jc w:val="left"/>
              <w:rPr>
                <w:rFonts w:ascii="宋体" w:hAnsi="宋体" w:cs="宋体"/>
                <w:kern w:val="0"/>
              </w:rPr>
            </w:pPr>
            <w:r>
              <w:rPr>
                <w:rFonts w:hint="eastAsia" w:ascii="宋体" w:hAnsi="宋体" w:cs="宋体"/>
                <w:kern w:val="0"/>
              </w:rPr>
              <w:t>多媒体教室</w:t>
            </w:r>
          </w:p>
        </w:tc>
      </w:tr>
      <w:tr w14:paraId="4722372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088" w:type="dxa"/>
            <w:gridSpan w:val="5"/>
            <w:vMerge w:val="continue"/>
            <w:tcBorders>
              <w:top w:val="single" w:color="auto" w:sz="4" w:space="0"/>
              <w:left w:val="single" w:color="auto" w:sz="4" w:space="0"/>
              <w:bottom w:val="single" w:color="auto" w:sz="4" w:space="0"/>
              <w:right w:val="single" w:color="auto" w:sz="4" w:space="0"/>
            </w:tcBorders>
            <w:noWrap w:val="0"/>
            <w:vAlign w:val="center"/>
          </w:tcPr>
          <w:p w14:paraId="2AAE907F">
            <w:pPr>
              <w:widowControl/>
              <w:ind w:firstLine="480"/>
              <w:jc w:val="left"/>
              <w:rPr>
                <w:rFonts w:ascii="宋体" w:hAnsi="宋体" w:cs="宋体"/>
                <w:kern w:val="0"/>
              </w:rPr>
            </w:pPr>
          </w:p>
        </w:tc>
        <w:tc>
          <w:tcPr>
            <w:tcW w:w="5460" w:type="dxa"/>
            <w:gridSpan w:val="10"/>
            <w:tcBorders>
              <w:top w:val="single" w:color="auto" w:sz="4" w:space="0"/>
              <w:left w:val="single" w:color="auto" w:sz="4" w:space="0"/>
              <w:bottom w:val="single" w:color="auto" w:sz="4" w:space="0"/>
              <w:right w:val="single" w:color="auto" w:sz="4" w:space="0"/>
            </w:tcBorders>
            <w:noWrap w:val="0"/>
            <w:vAlign w:val="center"/>
          </w:tcPr>
          <w:p w14:paraId="71C13911">
            <w:pPr>
              <w:widowControl/>
              <w:ind w:firstLine="480"/>
              <w:jc w:val="left"/>
              <w:rPr>
                <w:rFonts w:ascii="宋体" w:hAnsi="宋体" w:cs="宋体"/>
                <w:kern w:val="0"/>
              </w:rPr>
            </w:pPr>
            <w:r>
              <w:rPr>
                <w:rFonts w:hint="eastAsia" w:ascii="宋体" w:hAnsi="宋体" w:cs="宋体"/>
                <w:kern w:val="0"/>
              </w:rPr>
              <w:t>教学及参考资料</w:t>
            </w:r>
          </w:p>
        </w:tc>
      </w:tr>
      <w:tr w14:paraId="4506CB3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1711" w:hRule="atLeast"/>
          <w:jc w:val="center"/>
        </w:trPr>
        <w:tc>
          <w:tcPr>
            <w:tcW w:w="4088" w:type="dxa"/>
            <w:gridSpan w:val="5"/>
            <w:vMerge w:val="continue"/>
            <w:tcBorders>
              <w:top w:val="single" w:color="auto" w:sz="4" w:space="0"/>
              <w:left w:val="single" w:color="auto" w:sz="4" w:space="0"/>
              <w:bottom w:val="single" w:color="auto" w:sz="4" w:space="0"/>
              <w:right w:val="single" w:color="auto" w:sz="4" w:space="0"/>
            </w:tcBorders>
            <w:noWrap w:val="0"/>
            <w:vAlign w:val="center"/>
          </w:tcPr>
          <w:p w14:paraId="68C5D79C">
            <w:pPr>
              <w:widowControl/>
              <w:ind w:firstLine="480"/>
              <w:jc w:val="left"/>
              <w:rPr>
                <w:rFonts w:ascii="宋体" w:hAnsi="宋体" w:cs="宋体"/>
                <w:kern w:val="0"/>
              </w:rPr>
            </w:pPr>
          </w:p>
        </w:tc>
        <w:tc>
          <w:tcPr>
            <w:tcW w:w="5460" w:type="dxa"/>
            <w:gridSpan w:val="10"/>
            <w:tcBorders>
              <w:top w:val="single" w:color="auto" w:sz="4" w:space="0"/>
              <w:left w:val="single" w:color="auto" w:sz="4" w:space="0"/>
              <w:bottom w:val="single" w:color="auto" w:sz="4" w:space="0"/>
              <w:right w:val="single" w:color="auto" w:sz="4" w:space="0"/>
            </w:tcBorders>
            <w:noWrap w:val="0"/>
            <w:vAlign w:val="center"/>
          </w:tcPr>
          <w:p w14:paraId="51AD229F">
            <w:pPr>
              <w:pStyle w:val="5"/>
              <w:spacing w:before="0" w:beforeAutospacing="0" w:after="0" w:afterAutospacing="0"/>
              <w:jc w:val="both"/>
              <w:rPr>
                <w:rFonts w:hint="eastAsia" w:cs="宋体"/>
                <w:bCs/>
                <w:kern w:val="2"/>
                <w:position w:val="6"/>
                <w:lang w:val="en-US" w:eastAsia="zh-CN"/>
              </w:rPr>
            </w:pPr>
            <w:r>
              <w:rPr>
                <w:rFonts w:hint="eastAsia" w:cs="宋体"/>
                <w:bCs/>
                <w:kern w:val="2"/>
                <w:position w:val="6"/>
                <w:lang w:val="en-US" w:eastAsia="zh-CN"/>
              </w:rPr>
              <w:t>《图案设计》</w:t>
            </w:r>
          </w:p>
          <w:p w14:paraId="6E7515D1">
            <w:pPr>
              <w:pStyle w:val="5"/>
              <w:spacing w:before="0" w:beforeAutospacing="0" w:after="0" w:afterAutospacing="0"/>
              <w:ind w:firstLine="210" w:firstLineChars="100"/>
              <w:jc w:val="both"/>
              <w:rPr>
                <w:rFonts w:hint="eastAsia" w:cs="宋体"/>
                <w:bCs/>
                <w:kern w:val="2"/>
                <w:position w:val="6"/>
                <w:lang w:val="en-US" w:eastAsia="zh-CN"/>
              </w:rPr>
            </w:pPr>
            <w:r>
              <w:rPr>
                <w:rFonts w:hint="eastAsia" w:cs="宋体"/>
                <w:bCs/>
                <w:kern w:val="2"/>
                <w:position w:val="6"/>
                <w:lang w:val="en-US" w:eastAsia="zh-CN"/>
              </w:rPr>
              <w:t>周怡编著，人民美术出版社</w:t>
            </w:r>
          </w:p>
          <w:p w14:paraId="5CF1AD8F">
            <w:pPr>
              <w:widowControl/>
              <w:ind w:firstLine="0" w:firstLineChars="0"/>
              <w:jc w:val="left"/>
              <w:rPr>
                <w:rFonts w:hint="eastAsia" w:ascii="宋体" w:hAnsi="宋体" w:cs="宋体"/>
                <w:shd w:val="clear" w:color="auto" w:fill="FFFFFF"/>
              </w:rPr>
            </w:pPr>
            <w:r>
              <w:rPr>
                <w:rFonts w:hint="eastAsia" w:ascii="宋体" w:hAnsi="宋体" w:cs="宋体"/>
                <w:shd w:val="clear" w:color="auto" w:fill="FFFFFF"/>
              </w:rPr>
              <w:t>《服饰图案设计》(第四版)</w:t>
            </w:r>
          </w:p>
          <w:p w14:paraId="139A8B3F">
            <w:pPr>
              <w:widowControl/>
              <w:ind w:firstLine="0" w:firstLineChars="0"/>
              <w:jc w:val="left"/>
              <w:rPr>
                <w:rFonts w:hint="eastAsia" w:ascii="宋体" w:hAnsi="宋体" w:cs="宋体"/>
                <w:shd w:val="clear" w:color="auto" w:fill="FFFFFF"/>
              </w:rPr>
            </w:pPr>
            <w:r>
              <w:rPr>
                <w:rFonts w:hint="eastAsia" w:ascii="宋体" w:hAnsi="宋体" w:cs="宋体"/>
                <w:shd w:val="clear" w:color="auto" w:fill="FFFFFF"/>
              </w:rPr>
              <w:t>孙世圃主编，中国纺织社出版</w:t>
            </w:r>
          </w:p>
          <w:p w14:paraId="5F61E515">
            <w:pPr>
              <w:widowControl/>
              <w:ind w:firstLine="0" w:firstLineChars="0"/>
              <w:jc w:val="left"/>
              <w:rPr>
                <w:rStyle w:val="13"/>
                <w:rFonts w:hint="eastAsia" w:ascii="宋体" w:hAnsi="宋体" w:cs="宋体"/>
                <w:i w:val="0"/>
                <w:shd w:val="clear" w:color="auto" w:fill="FFFFFF"/>
              </w:rPr>
            </w:pPr>
            <w:r>
              <w:rPr>
                <w:rStyle w:val="13"/>
                <w:rFonts w:hint="eastAsia" w:ascii="宋体" w:hAnsi="宋体" w:cs="宋体"/>
                <w:i w:val="0"/>
                <w:shd w:val="clear" w:color="auto" w:fill="FFFFFF"/>
              </w:rPr>
              <w:t>《服装图案设计》</w:t>
            </w:r>
          </w:p>
          <w:p w14:paraId="5EDE197B">
            <w:pPr>
              <w:widowControl/>
              <w:spacing w:line="240" w:lineRule="auto"/>
              <w:ind w:firstLine="0" w:firstLineChars="0"/>
              <w:rPr>
                <w:rFonts w:ascii="宋体" w:hAnsi="宋体" w:cs="宋体"/>
                <w:kern w:val="0"/>
              </w:rPr>
            </w:pPr>
            <w:r>
              <w:rPr>
                <w:rFonts w:hint="eastAsia" w:ascii="宋体" w:hAnsi="宋体" w:cs="宋体"/>
                <w:shd w:val="clear" w:color="auto" w:fill="FFFFFF"/>
              </w:rPr>
              <w:t>王鸣主编，辽宁科学技术出版社</w:t>
            </w:r>
          </w:p>
        </w:tc>
      </w:tr>
      <w:tr w14:paraId="6900D9D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639" w:hRule="atLeast"/>
          <w:jc w:val="center"/>
        </w:trPr>
        <w:tc>
          <w:tcPr>
            <w:tcW w:w="4088" w:type="dxa"/>
            <w:gridSpan w:val="5"/>
            <w:vMerge w:val="continue"/>
            <w:tcBorders>
              <w:top w:val="single" w:color="auto" w:sz="4" w:space="0"/>
              <w:left w:val="single" w:color="auto" w:sz="4" w:space="0"/>
              <w:right w:val="single" w:color="auto" w:sz="4" w:space="0"/>
            </w:tcBorders>
            <w:noWrap w:val="0"/>
            <w:vAlign w:val="center"/>
          </w:tcPr>
          <w:p w14:paraId="6F4C207E">
            <w:pPr>
              <w:widowControl/>
              <w:ind w:firstLine="480"/>
              <w:jc w:val="left"/>
              <w:rPr>
                <w:rFonts w:ascii="宋体" w:hAnsi="宋体" w:cs="宋体"/>
                <w:kern w:val="0"/>
              </w:rPr>
            </w:pPr>
          </w:p>
        </w:tc>
        <w:tc>
          <w:tcPr>
            <w:tcW w:w="5460" w:type="dxa"/>
            <w:gridSpan w:val="10"/>
            <w:tcBorders>
              <w:top w:val="single" w:color="auto" w:sz="4" w:space="0"/>
              <w:left w:val="single" w:color="auto" w:sz="4" w:space="0"/>
              <w:bottom w:val="single" w:color="auto" w:sz="4" w:space="0"/>
              <w:right w:val="single" w:color="auto" w:sz="4" w:space="0"/>
            </w:tcBorders>
            <w:noWrap w:val="0"/>
            <w:vAlign w:val="center"/>
          </w:tcPr>
          <w:p w14:paraId="77D238E9">
            <w:pPr>
              <w:widowControl/>
              <w:ind w:firstLine="480"/>
              <w:jc w:val="left"/>
              <w:rPr>
                <w:rFonts w:ascii="宋体" w:hAnsi="宋体" w:cs="宋体"/>
                <w:kern w:val="0"/>
              </w:rPr>
            </w:pPr>
            <w:r>
              <w:rPr>
                <w:rFonts w:hint="eastAsia" w:ascii="宋体" w:hAnsi="宋体" w:cs="宋体"/>
                <w:kern w:val="0"/>
              </w:rPr>
              <w:t>练习与习题建议</w:t>
            </w:r>
          </w:p>
        </w:tc>
      </w:tr>
      <w:tr w14:paraId="6DBD3C6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310" w:hRule="atLeast"/>
          <w:jc w:val="center"/>
        </w:trPr>
        <w:tc>
          <w:tcPr>
            <w:tcW w:w="4088" w:type="dxa"/>
            <w:gridSpan w:val="5"/>
            <w:vMerge w:val="continue"/>
            <w:tcBorders>
              <w:left w:val="single" w:color="auto" w:sz="4" w:space="0"/>
              <w:bottom w:val="single" w:color="auto" w:sz="4" w:space="0"/>
              <w:right w:val="single" w:color="auto" w:sz="4" w:space="0"/>
            </w:tcBorders>
            <w:noWrap w:val="0"/>
            <w:vAlign w:val="center"/>
          </w:tcPr>
          <w:p w14:paraId="2A56B4BA">
            <w:pPr>
              <w:widowControl/>
              <w:ind w:firstLine="480"/>
              <w:jc w:val="left"/>
              <w:rPr>
                <w:rFonts w:ascii="宋体" w:hAnsi="宋体" w:cs="宋体"/>
                <w:kern w:val="0"/>
              </w:rPr>
            </w:pPr>
          </w:p>
        </w:tc>
        <w:tc>
          <w:tcPr>
            <w:tcW w:w="5460" w:type="dxa"/>
            <w:gridSpan w:val="10"/>
            <w:tcBorders>
              <w:top w:val="nil"/>
              <w:left w:val="single" w:color="auto" w:sz="4" w:space="0"/>
              <w:bottom w:val="single" w:color="auto" w:sz="4" w:space="0"/>
              <w:right w:val="single" w:color="auto" w:sz="4" w:space="0"/>
            </w:tcBorders>
            <w:noWrap w:val="0"/>
            <w:vAlign w:val="center"/>
          </w:tcPr>
          <w:p w14:paraId="0C11B63C">
            <w:pPr>
              <w:widowControl/>
              <w:ind w:firstLine="480"/>
              <w:jc w:val="left"/>
              <w:rPr>
                <w:rFonts w:ascii="宋体" w:hAnsi="宋体" w:cs="宋体"/>
                <w:kern w:val="0"/>
              </w:rPr>
            </w:pPr>
            <w:r>
              <w:rPr>
                <w:rFonts w:hint="eastAsia" w:ascii="宋体" w:hAnsi="宋体" w:cs="宋体"/>
                <w:kern w:val="0"/>
              </w:rPr>
              <w:t>每个单元有对应的练习</w:t>
            </w:r>
          </w:p>
        </w:tc>
      </w:tr>
      <w:tr w14:paraId="25DEF3F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2" w:hRule="atLeast"/>
          <w:jc w:val="center"/>
        </w:trPr>
        <w:tc>
          <w:tcPr>
            <w:tcW w:w="4088" w:type="dxa"/>
            <w:gridSpan w:val="5"/>
            <w:tcBorders>
              <w:top w:val="single" w:color="auto" w:sz="4" w:space="0"/>
              <w:left w:val="single" w:color="auto" w:sz="4" w:space="0"/>
              <w:bottom w:val="single" w:color="auto" w:sz="4" w:space="0"/>
              <w:right w:val="single" w:color="auto" w:sz="4" w:space="0"/>
            </w:tcBorders>
            <w:noWrap w:val="0"/>
            <w:vAlign w:val="center"/>
          </w:tcPr>
          <w:p w14:paraId="7B4B7D02">
            <w:pPr>
              <w:widowControl/>
              <w:ind w:firstLine="480"/>
              <w:jc w:val="center"/>
              <w:rPr>
                <w:rFonts w:ascii="宋体" w:hAnsi="宋体" w:cs="宋体"/>
                <w:kern w:val="0"/>
              </w:rPr>
            </w:pPr>
            <w:r>
              <w:rPr>
                <w:rFonts w:hint="eastAsia" w:ascii="宋体" w:hAnsi="宋体" w:cs="宋体"/>
                <w:kern w:val="0"/>
              </w:rPr>
              <w:t>考核与评价方式说明</w:t>
            </w:r>
          </w:p>
        </w:tc>
        <w:tc>
          <w:tcPr>
            <w:tcW w:w="5460" w:type="dxa"/>
            <w:gridSpan w:val="10"/>
            <w:tcBorders>
              <w:top w:val="nil"/>
              <w:left w:val="nil"/>
              <w:bottom w:val="single" w:color="auto" w:sz="4" w:space="0"/>
              <w:right w:val="single" w:color="auto" w:sz="4" w:space="0"/>
            </w:tcBorders>
            <w:noWrap w:val="0"/>
            <w:vAlign w:val="center"/>
          </w:tcPr>
          <w:p w14:paraId="0013136E">
            <w:pPr>
              <w:ind w:firstLine="480"/>
              <w:jc w:val="center"/>
              <w:rPr>
                <w:rFonts w:ascii="宋体" w:hAnsi="宋体" w:cs="宋体"/>
                <w:kern w:val="0"/>
              </w:rPr>
            </w:pPr>
            <w:r>
              <w:rPr>
                <w:rFonts w:hint="eastAsia" w:ascii="宋体" w:hAnsi="宋体" w:cs="宋体"/>
                <w:kern w:val="0"/>
              </w:rPr>
              <w:t>权重分配</w:t>
            </w:r>
          </w:p>
        </w:tc>
      </w:tr>
      <w:tr w14:paraId="3E2F37B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570" w:hRule="atLeast"/>
          <w:jc w:val="center"/>
        </w:trPr>
        <w:tc>
          <w:tcPr>
            <w:tcW w:w="4088" w:type="dxa"/>
            <w:gridSpan w:val="5"/>
            <w:tcBorders>
              <w:top w:val="single" w:color="auto" w:sz="4" w:space="0"/>
              <w:left w:val="single" w:color="auto" w:sz="4" w:space="0"/>
              <w:bottom w:val="single" w:color="auto" w:sz="4" w:space="0"/>
              <w:right w:val="single" w:color="auto" w:sz="4" w:space="0"/>
            </w:tcBorders>
            <w:noWrap w:val="0"/>
            <w:vAlign w:val="center"/>
          </w:tcPr>
          <w:p w14:paraId="43D0D931">
            <w:pPr>
              <w:widowControl/>
              <w:ind w:firstLine="480"/>
              <w:jc w:val="center"/>
              <w:rPr>
                <w:rFonts w:ascii="宋体" w:hAnsi="宋体" w:cs="宋体"/>
                <w:kern w:val="0"/>
              </w:rPr>
            </w:pPr>
            <w:r>
              <w:rPr>
                <w:rFonts w:hint="eastAsia" w:ascii="宋体" w:hAnsi="宋体" w:cs="宋体"/>
                <w:kern w:val="0"/>
              </w:rPr>
              <w:t>平时练习与综合练习相结合，个人能力与集体评价相结合。</w:t>
            </w:r>
          </w:p>
        </w:tc>
        <w:tc>
          <w:tcPr>
            <w:tcW w:w="5460" w:type="dxa"/>
            <w:gridSpan w:val="10"/>
            <w:tcBorders>
              <w:top w:val="nil"/>
              <w:left w:val="nil"/>
              <w:bottom w:val="single" w:color="auto" w:sz="4" w:space="0"/>
              <w:right w:val="single" w:color="auto" w:sz="4" w:space="0"/>
            </w:tcBorders>
            <w:noWrap w:val="0"/>
            <w:vAlign w:val="center"/>
          </w:tcPr>
          <w:p w14:paraId="3309C158">
            <w:pPr>
              <w:widowControl/>
              <w:spacing w:line="240" w:lineRule="auto"/>
              <w:ind w:firstLine="0" w:firstLineChars="0"/>
              <w:jc w:val="left"/>
              <w:rPr>
                <w:rFonts w:ascii="宋体" w:hAnsi="宋体" w:cs="宋体"/>
                <w:kern w:val="0"/>
              </w:rPr>
            </w:pPr>
            <w:r>
              <w:rPr>
                <w:rFonts w:hint="eastAsia" w:ascii="宋体" w:hAnsi="宋体" w:cs="宋体"/>
                <w:kern w:val="0"/>
              </w:rPr>
              <w:t>平时练习占 40 %、综合练习占40 %、集体评价占 20 %</w:t>
            </w:r>
          </w:p>
        </w:tc>
      </w:tr>
    </w:tbl>
    <w:p w14:paraId="13D71902">
      <w:pPr>
        <w:pStyle w:val="5"/>
        <w:spacing w:line="360" w:lineRule="auto"/>
        <w:rPr>
          <w:rFonts w:ascii="黑体" w:hAnsi="黑体" w:eastAsia="黑体" w:cs="仿宋_GB2312"/>
          <w:b/>
          <w:kern w:val="2"/>
          <w:position w:val="6"/>
          <w:sz w:val="28"/>
          <w:szCs w:val="28"/>
        </w:rPr>
      </w:pPr>
      <w:r>
        <w:rPr>
          <w:rFonts w:hint="eastAsia" w:ascii="黑体" w:hAnsi="黑体" w:eastAsia="黑体" w:cs="仿宋_GB2312"/>
          <w:b/>
          <w:kern w:val="2"/>
          <w:position w:val="6"/>
          <w:sz w:val="28"/>
          <w:szCs w:val="28"/>
          <w:lang w:eastAsia="zh-CN"/>
        </w:rPr>
        <w:t>八</w:t>
      </w:r>
      <w:r>
        <w:rPr>
          <w:rFonts w:hint="eastAsia" w:ascii="黑体" w:hAnsi="黑体" w:eastAsia="黑体" w:cs="仿宋_GB2312"/>
          <w:b/>
          <w:kern w:val="2"/>
          <w:position w:val="6"/>
          <w:sz w:val="28"/>
          <w:szCs w:val="28"/>
        </w:rPr>
        <w:t>、课程实施</w:t>
      </w:r>
    </w:p>
    <w:p w14:paraId="755B401E">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1.教学方法建议</w:t>
      </w:r>
    </w:p>
    <w:p w14:paraId="035B448A">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根据本课程的教学目标要求和课程特点以及有关学情，选择适合于本课程的最优化教学法。综合考虑教学效果和教学可操作性等因素，本课程选用讲授法教学法、任务教学法。</w:t>
      </w:r>
    </w:p>
    <w:p w14:paraId="034A428B">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讲授法教学法是:《</w:t>
      </w:r>
      <w:r>
        <w:rPr>
          <w:rFonts w:hint="eastAsia" w:ascii="宋体" w:hAnsi="宋体" w:cs="仿宋_GB2312"/>
          <w:position w:val="6"/>
          <w:sz w:val="24"/>
          <w:szCs w:val="24"/>
          <w:lang w:val="en-US" w:eastAsia="zh-CN"/>
        </w:rPr>
        <w:t>服装图案设计</w:t>
      </w:r>
      <w:r>
        <w:rPr>
          <w:rFonts w:hint="eastAsia" w:ascii="宋体" w:hAnsi="宋体" w:cs="仿宋_GB2312"/>
          <w:position w:val="6"/>
          <w:sz w:val="24"/>
          <w:szCs w:val="24"/>
        </w:rPr>
        <w:t>》是</w:t>
      </w:r>
      <w:r>
        <w:rPr>
          <w:rFonts w:hint="eastAsia" w:ascii="宋体" w:hAnsi="宋体" w:cs="仿宋_GB2312"/>
          <w:position w:val="6"/>
          <w:sz w:val="24"/>
          <w:szCs w:val="24"/>
          <w:lang w:val="en-US" w:eastAsia="zh-CN"/>
        </w:rPr>
        <w:t>服装</w:t>
      </w:r>
      <w:r>
        <w:rPr>
          <w:rFonts w:hint="eastAsia" w:ascii="宋体" w:hAnsi="宋体" w:cs="仿宋_GB2312"/>
          <w:position w:val="6"/>
          <w:sz w:val="24"/>
          <w:szCs w:val="24"/>
        </w:rPr>
        <w:t>专业的</w:t>
      </w:r>
      <w:r>
        <w:rPr>
          <w:rFonts w:hint="eastAsia" w:ascii="宋体" w:hAnsi="宋体" w:cs="仿宋_GB2312"/>
          <w:position w:val="6"/>
          <w:sz w:val="24"/>
          <w:szCs w:val="24"/>
          <w:lang w:eastAsia="zh-CN"/>
        </w:rPr>
        <w:t>专业限选课程</w:t>
      </w:r>
      <w:r>
        <w:rPr>
          <w:rFonts w:hint="eastAsia" w:ascii="宋体" w:hAnsi="宋体" w:cs="仿宋_GB2312"/>
          <w:position w:val="6"/>
          <w:sz w:val="24"/>
          <w:szCs w:val="24"/>
        </w:rPr>
        <w:t>。讲授法教学法对该课程一系列</w:t>
      </w:r>
      <w:r>
        <w:rPr>
          <w:rFonts w:hint="eastAsia" w:ascii="宋体" w:hAnsi="宋体" w:cs="仿宋_GB2312"/>
          <w:position w:val="6"/>
          <w:sz w:val="24"/>
          <w:szCs w:val="24"/>
          <w:lang w:val="en-US" w:eastAsia="zh-CN"/>
        </w:rPr>
        <w:t>服装史</w:t>
      </w:r>
      <w:r>
        <w:rPr>
          <w:rFonts w:hint="eastAsia" w:ascii="宋体" w:hAnsi="宋体" w:cs="仿宋_GB2312"/>
          <w:position w:val="6"/>
          <w:sz w:val="24"/>
          <w:szCs w:val="24"/>
        </w:rPr>
        <w:t>的相关知识做系统的梳理与分析，同时为后期的</w:t>
      </w:r>
      <w:r>
        <w:rPr>
          <w:rFonts w:hint="eastAsia" w:ascii="宋体" w:hAnsi="宋体" w:cs="仿宋_GB2312"/>
          <w:position w:val="6"/>
          <w:sz w:val="24"/>
          <w:szCs w:val="24"/>
          <w:lang w:val="en-US" w:eastAsia="zh-CN"/>
        </w:rPr>
        <w:t>专业学习和</w:t>
      </w:r>
      <w:r>
        <w:rPr>
          <w:rFonts w:hint="eastAsia" w:ascii="宋体" w:hAnsi="宋体" w:cs="仿宋_GB2312"/>
          <w:position w:val="6"/>
          <w:sz w:val="24"/>
          <w:szCs w:val="24"/>
        </w:rPr>
        <w:t>实践打下坚实的理论基础。</w:t>
      </w:r>
    </w:p>
    <w:p w14:paraId="05D10C65">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任务教学法是：</w:t>
      </w:r>
    </w:p>
    <w:p w14:paraId="64E2DF5D">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结合该课程所学知识特点，</w:t>
      </w:r>
      <w:r>
        <w:rPr>
          <w:rFonts w:hint="eastAsia" w:ascii="宋体" w:hAnsi="宋体" w:cs="仿宋_GB2312"/>
          <w:position w:val="6"/>
          <w:sz w:val="24"/>
          <w:szCs w:val="24"/>
          <w:lang w:val="en-US" w:eastAsia="zh-CN"/>
        </w:rPr>
        <w:t>让学生完成服装造型发展有关的研究式</w:t>
      </w:r>
      <w:r>
        <w:rPr>
          <w:rFonts w:hint="eastAsia" w:ascii="宋体" w:hAnsi="宋体" w:cs="仿宋_GB2312"/>
          <w:position w:val="6"/>
          <w:sz w:val="24"/>
          <w:szCs w:val="24"/>
        </w:rPr>
        <w:t>，带着任务上课，学生学习的目的性更强，学习更主动，学习气氛更热烈，作业评讲效果更直观，便于引导学生积极思考、乐于实践，提高教、学效果。</w:t>
      </w:r>
    </w:p>
    <w:p w14:paraId="2EEC1CF6">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(1)、“以</w:t>
      </w:r>
      <w:r>
        <w:rPr>
          <w:rFonts w:hint="eastAsia" w:ascii="宋体" w:hAnsi="宋体" w:cs="仿宋_GB2312"/>
          <w:position w:val="6"/>
          <w:sz w:val="24"/>
          <w:szCs w:val="24"/>
          <w:lang w:val="en-US" w:eastAsia="zh-CN"/>
        </w:rPr>
        <w:t>任务</w:t>
      </w:r>
      <w:r>
        <w:rPr>
          <w:rFonts w:hint="eastAsia" w:ascii="宋体" w:hAnsi="宋体" w:cs="仿宋_GB2312"/>
          <w:position w:val="6"/>
          <w:sz w:val="24"/>
          <w:szCs w:val="24"/>
        </w:rPr>
        <w:t>为中心”的“</w:t>
      </w:r>
      <w:r>
        <w:rPr>
          <w:rFonts w:hint="eastAsia" w:ascii="宋体" w:hAnsi="宋体" w:cs="仿宋_GB2312"/>
          <w:position w:val="6"/>
          <w:sz w:val="24"/>
          <w:szCs w:val="24"/>
          <w:lang w:val="en-US" w:eastAsia="zh-CN"/>
        </w:rPr>
        <w:t>探索</w:t>
      </w:r>
      <w:r>
        <w:rPr>
          <w:rFonts w:hint="eastAsia" w:ascii="宋体" w:hAnsi="宋体" w:cs="仿宋_GB2312"/>
          <w:position w:val="6"/>
          <w:sz w:val="24"/>
          <w:szCs w:val="24"/>
        </w:rPr>
        <w:t>式”教学方法，注重</w:t>
      </w:r>
      <w:r>
        <w:rPr>
          <w:rFonts w:hint="eastAsia" w:ascii="宋体" w:hAnsi="宋体" w:cs="仿宋_GB2312"/>
          <w:position w:val="6"/>
          <w:sz w:val="24"/>
          <w:szCs w:val="24"/>
          <w:lang w:val="en-US" w:eastAsia="zh-CN"/>
        </w:rPr>
        <w:t>自学</w:t>
      </w:r>
      <w:r>
        <w:rPr>
          <w:rFonts w:hint="eastAsia" w:ascii="宋体" w:hAnsi="宋体" w:cs="仿宋_GB2312"/>
          <w:position w:val="6"/>
          <w:sz w:val="24"/>
          <w:szCs w:val="24"/>
        </w:rPr>
        <w:t xml:space="preserve">能力培养的特点，强调教师的作用在于“启疑”，使学生的学习兴趣得以提高； </w:t>
      </w:r>
    </w:p>
    <w:p w14:paraId="6ADB1E2B">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(2)、从“自主型”学习向“研究型”学习过渡的教学新途径，构建了丰富的教学资源及交互式的网络环境，使学生的学习方式突破了传统“满堂灌”模式。培养了学生发现问题、分析问题和解决问题的能力；</w:t>
      </w:r>
    </w:p>
    <w:p w14:paraId="08B07F4C">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(3)、“</w:t>
      </w:r>
      <w:r>
        <w:rPr>
          <w:rFonts w:hint="eastAsia" w:ascii="宋体" w:hAnsi="宋体" w:cs="仿宋_GB2312"/>
          <w:position w:val="6"/>
          <w:sz w:val="24"/>
          <w:szCs w:val="24"/>
          <w:lang w:val="en-US" w:eastAsia="zh-CN"/>
        </w:rPr>
        <w:t>讲授</w:t>
      </w:r>
      <w:r>
        <w:rPr>
          <w:rFonts w:hint="eastAsia" w:ascii="宋体" w:hAnsi="宋体" w:cs="仿宋_GB2312"/>
          <w:position w:val="6"/>
          <w:sz w:val="24"/>
          <w:szCs w:val="24"/>
        </w:rPr>
        <w:t>式”和“</w:t>
      </w:r>
      <w:r>
        <w:rPr>
          <w:rFonts w:hint="eastAsia" w:ascii="宋体" w:hAnsi="宋体" w:cs="仿宋_GB2312"/>
          <w:position w:val="6"/>
          <w:sz w:val="24"/>
          <w:szCs w:val="24"/>
          <w:lang w:val="en-US" w:eastAsia="zh-CN"/>
        </w:rPr>
        <w:t>任务</w:t>
      </w:r>
      <w:r>
        <w:rPr>
          <w:rFonts w:hint="eastAsia" w:ascii="宋体" w:hAnsi="宋体" w:cs="仿宋_GB2312"/>
          <w:position w:val="6"/>
          <w:sz w:val="24"/>
          <w:szCs w:val="24"/>
        </w:rPr>
        <w:t>式”教学方法的延伸，采取互动式教学，充分认识到教学中师生所扮演的不同角色，完善了一种师生互动、设计理论与案例互动式的教学方法；</w:t>
      </w:r>
    </w:p>
    <w:p w14:paraId="2FD3AA45">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w:t>
      </w:r>
      <w:r>
        <w:rPr>
          <w:rFonts w:hint="eastAsia" w:ascii="宋体" w:hAnsi="宋体" w:cs="仿宋_GB2312"/>
          <w:position w:val="6"/>
          <w:sz w:val="24"/>
          <w:szCs w:val="24"/>
          <w:lang w:val="en-US" w:eastAsia="zh-CN"/>
        </w:rPr>
        <w:t>4</w:t>
      </w:r>
      <w:r>
        <w:rPr>
          <w:rFonts w:hint="eastAsia" w:ascii="宋体" w:hAnsi="宋体" w:cs="仿宋_GB2312"/>
          <w:position w:val="6"/>
          <w:sz w:val="24"/>
          <w:szCs w:val="24"/>
        </w:rPr>
        <w:t>)、成果评价，小组自评、小组之间互评、教师评析。</w:t>
      </w:r>
    </w:p>
    <w:p w14:paraId="783A7647">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根据课程内容和学生特点灵活运用，引导学生积极思考、乐于实践，提高教学效果。</w:t>
      </w:r>
    </w:p>
    <w:p w14:paraId="6B3D6D05">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2.师资条件要求</w:t>
      </w:r>
    </w:p>
    <w:p w14:paraId="58885FD3">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对校内专任教师应该具备艺术设计专业教师资格、具备3年及以上行业企业工作经历。</w:t>
      </w:r>
    </w:p>
    <w:p w14:paraId="3BD80686">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3.教学条件基本要求</w:t>
      </w:r>
    </w:p>
    <w:p w14:paraId="7D7A236D">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(1)教学媒体：教学课件、</w:t>
      </w:r>
      <w:r>
        <w:rPr>
          <w:rFonts w:hint="eastAsia" w:ascii="宋体" w:hAnsi="宋体" w:cs="仿宋_GB2312"/>
          <w:position w:val="6"/>
          <w:sz w:val="24"/>
          <w:szCs w:val="24"/>
          <w:lang w:val="en-US" w:eastAsia="zh-CN"/>
        </w:rPr>
        <w:t>服装历史造型图例</w:t>
      </w:r>
      <w:r>
        <w:rPr>
          <w:rFonts w:hint="eastAsia" w:ascii="宋体" w:hAnsi="宋体" w:cs="仿宋_GB2312"/>
          <w:position w:val="6"/>
          <w:sz w:val="24"/>
          <w:szCs w:val="24"/>
        </w:rPr>
        <w:t>、</w:t>
      </w:r>
      <w:r>
        <w:rPr>
          <w:rFonts w:hint="eastAsia" w:ascii="宋体" w:hAnsi="宋体" w:cs="仿宋_GB2312"/>
          <w:position w:val="6"/>
          <w:sz w:val="24"/>
          <w:szCs w:val="24"/>
          <w:lang w:val="en-US" w:eastAsia="zh-CN"/>
        </w:rPr>
        <w:t>20世纪服装</w:t>
      </w:r>
      <w:r>
        <w:rPr>
          <w:rFonts w:hint="eastAsia" w:ascii="宋体" w:hAnsi="宋体" w:cs="仿宋_GB2312"/>
          <w:position w:val="6"/>
          <w:sz w:val="24"/>
          <w:szCs w:val="24"/>
        </w:rPr>
        <w:t>品牌</w:t>
      </w:r>
      <w:r>
        <w:rPr>
          <w:rFonts w:hint="eastAsia" w:ascii="宋体" w:hAnsi="宋体" w:cs="仿宋_GB2312"/>
          <w:position w:val="6"/>
          <w:sz w:val="24"/>
          <w:szCs w:val="24"/>
          <w:lang w:val="en-US" w:eastAsia="zh-CN"/>
        </w:rPr>
        <w:t>历史资料</w:t>
      </w:r>
      <w:r>
        <w:rPr>
          <w:rFonts w:hint="eastAsia" w:ascii="宋体" w:hAnsi="宋体" w:cs="仿宋_GB2312"/>
          <w:position w:val="6"/>
          <w:sz w:val="24"/>
          <w:szCs w:val="24"/>
        </w:rPr>
        <w:t>、图书资料、多媒体教学设备、网络教学资源等；</w:t>
      </w:r>
    </w:p>
    <w:p w14:paraId="61A3A474">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(2)教学场景：</w:t>
      </w:r>
      <w:r>
        <w:rPr>
          <w:rFonts w:hint="eastAsia" w:ascii="宋体" w:hAnsi="宋体" w:cs="仿宋_GB2312"/>
          <w:position w:val="6"/>
          <w:sz w:val="24"/>
          <w:szCs w:val="24"/>
          <w:lang w:val="en-US" w:eastAsia="zh-CN"/>
        </w:rPr>
        <w:t>图书馆</w:t>
      </w:r>
      <w:r>
        <w:rPr>
          <w:rFonts w:hint="eastAsia" w:ascii="宋体" w:hAnsi="宋体" w:cs="仿宋_GB2312"/>
          <w:position w:val="6"/>
          <w:sz w:val="24"/>
          <w:szCs w:val="24"/>
        </w:rPr>
        <w:t>、</w:t>
      </w:r>
      <w:r>
        <w:rPr>
          <w:rFonts w:hint="eastAsia" w:ascii="宋体" w:hAnsi="宋体" w:cs="仿宋_GB2312"/>
          <w:position w:val="6"/>
          <w:sz w:val="24"/>
          <w:szCs w:val="24"/>
          <w:lang w:val="en-US" w:eastAsia="zh-CN"/>
        </w:rPr>
        <w:t>博物馆</w:t>
      </w:r>
      <w:r>
        <w:rPr>
          <w:rFonts w:hint="eastAsia" w:ascii="宋体" w:hAnsi="宋体" w:cs="仿宋_GB2312"/>
          <w:position w:val="6"/>
          <w:sz w:val="24"/>
          <w:szCs w:val="24"/>
        </w:rPr>
        <w:t>；</w:t>
      </w:r>
    </w:p>
    <w:p w14:paraId="62A86DD8">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(3)工具设备：多媒体设备、数码相机；</w:t>
      </w:r>
    </w:p>
    <w:p w14:paraId="035D208C">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(4)教师配备：专业教师1-3人。</w:t>
      </w:r>
    </w:p>
    <w:p w14:paraId="48319C89">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4.教学资源基本要求</w:t>
      </w:r>
    </w:p>
    <w:p w14:paraId="67D47A16">
      <w:pPr>
        <w:pStyle w:val="8"/>
        <w:spacing w:line="420" w:lineRule="exact"/>
        <w:ind w:left="0" w:leftChars="0" w:right="-94" w:rightChars="-45" w:firstLine="720" w:firstLineChars="300"/>
        <w:rPr>
          <w:rFonts w:hint="eastAsia" w:ascii="宋体" w:hAnsi="宋体" w:cs="仿宋_GB2312"/>
          <w:position w:val="6"/>
          <w:sz w:val="24"/>
          <w:szCs w:val="24"/>
        </w:rPr>
      </w:pPr>
      <w:r>
        <w:rPr>
          <w:rFonts w:hint="eastAsia" w:ascii="宋体" w:hAnsi="宋体" w:cs="仿宋_GB2312"/>
          <w:position w:val="6"/>
          <w:sz w:val="24"/>
          <w:szCs w:val="24"/>
        </w:rPr>
        <w:t>教材</w:t>
      </w:r>
      <w:r>
        <w:rPr>
          <w:rFonts w:hint="eastAsia" w:ascii="宋体" w:hAnsi="宋体" w:cs="仿宋_GB2312"/>
          <w:position w:val="6"/>
          <w:sz w:val="24"/>
          <w:szCs w:val="24"/>
          <w:lang w:eastAsia="zh-CN"/>
        </w:rPr>
        <w:t>与</w:t>
      </w:r>
      <w:r>
        <w:rPr>
          <w:rFonts w:hint="eastAsia" w:ascii="宋体" w:hAnsi="宋体" w:cs="仿宋_GB2312"/>
          <w:position w:val="6"/>
          <w:sz w:val="24"/>
          <w:szCs w:val="24"/>
        </w:rPr>
        <w:t>参考书：</w:t>
      </w:r>
    </w:p>
    <w:p w14:paraId="4644E20B">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w:t>
      </w:r>
      <w:r>
        <w:rPr>
          <w:rFonts w:hint="eastAsia" w:ascii="宋体" w:hAnsi="宋体" w:cs="仿宋_GB2312"/>
          <w:position w:val="6"/>
          <w:sz w:val="24"/>
          <w:szCs w:val="24"/>
          <w:lang w:eastAsia="zh-CN"/>
        </w:rPr>
        <w:t>图案设计</w:t>
      </w:r>
      <w:r>
        <w:rPr>
          <w:rFonts w:hint="eastAsia" w:ascii="宋体" w:hAnsi="宋体" w:cs="仿宋_GB2312"/>
          <w:position w:val="6"/>
          <w:sz w:val="24"/>
          <w:szCs w:val="24"/>
        </w:rPr>
        <w:t>》</w:t>
      </w:r>
      <w:r>
        <w:rPr>
          <w:rFonts w:hint="eastAsia" w:ascii="宋体" w:hAnsi="宋体" w:cs="仿宋_GB2312"/>
          <w:position w:val="6"/>
          <w:sz w:val="24"/>
          <w:szCs w:val="24"/>
          <w:lang w:eastAsia="zh-CN"/>
        </w:rPr>
        <w:t>周怡</w:t>
      </w:r>
      <w:r>
        <w:rPr>
          <w:rFonts w:hint="eastAsia" w:ascii="宋体" w:hAnsi="宋体" w:cs="仿宋_GB2312"/>
          <w:position w:val="6"/>
          <w:sz w:val="24"/>
          <w:szCs w:val="24"/>
        </w:rPr>
        <w:t>编著</w:t>
      </w:r>
      <w:r>
        <w:rPr>
          <w:rFonts w:hint="eastAsia" w:ascii="宋体" w:hAnsi="宋体" w:cs="仿宋_GB2312"/>
          <w:position w:val="6"/>
          <w:sz w:val="24"/>
          <w:szCs w:val="24"/>
          <w:lang w:eastAsia="zh-CN"/>
        </w:rPr>
        <w:t>，</w:t>
      </w:r>
      <w:r>
        <w:rPr>
          <w:rFonts w:hint="eastAsia" w:ascii="宋体" w:hAnsi="宋体" w:cs="仿宋_GB2312"/>
          <w:position w:val="6"/>
          <w:sz w:val="24"/>
          <w:szCs w:val="24"/>
        </w:rPr>
        <w:t>人民</w:t>
      </w:r>
      <w:r>
        <w:rPr>
          <w:rFonts w:hint="eastAsia" w:ascii="宋体" w:hAnsi="宋体" w:cs="仿宋_GB2312"/>
          <w:position w:val="6"/>
          <w:sz w:val="24"/>
          <w:szCs w:val="24"/>
          <w:lang w:eastAsia="zh-CN"/>
        </w:rPr>
        <w:t>美术</w:t>
      </w:r>
      <w:r>
        <w:rPr>
          <w:rFonts w:hint="eastAsia" w:ascii="宋体" w:hAnsi="宋体" w:cs="仿宋_GB2312"/>
          <w:position w:val="6"/>
          <w:sz w:val="24"/>
          <w:szCs w:val="24"/>
        </w:rPr>
        <w:t>出版社</w:t>
      </w:r>
    </w:p>
    <w:p w14:paraId="24BBE900">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《服饰图案设计》(第四版) 孙世圃主编，中国纺织出版社</w:t>
      </w:r>
    </w:p>
    <w:p w14:paraId="3346F195">
      <w:pPr>
        <w:pStyle w:val="8"/>
        <w:spacing w:line="420" w:lineRule="exact"/>
        <w:ind w:left="0" w:leftChars="0" w:right="-94" w:rightChars="-45" w:firstLine="480" w:firstLineChars="200"/>
        <w:rPr>
          <w:rFonts w:hint="eastAsia" w:ascii="宋体" w:hAnsi="宋体" w:cs="仿宋_GB2312"/>
          <w:position w:val="6"/>
          <w:sz w:val="24"/>
          <w:szCs w:val="24"/>
        </w:rPr>
      </w:pPr>
      <w:r>
        <w:rPr>
          <w:rFonts w:hint="eastAsia" w:ascii="宋体" w:hAnsi="宋体" w:cs="仿宋_GB2312"/>
          <w:position w:val="6"/>
          <w:sz w:val="24"/>
          <w:szCs w:val="24"/>
        </w:rPr>
        <w:t>《服装图案设计》王鸣主编，辽宁科学技术出版社</w:t>
      </w:r>
    </w:p>
    <w:p w14:paraId="216B4B44">
      <w:pPr>
        <w:widowControl/>
        <w:ind w:firstLine="0" w:firstLineChars="0"/>
        <w:jc w:val="left"/>
        <w:rPr>
          <w:rFonts w:ascii="黑体" w:hAnsi="黑体" w:eastAsia="黑体" w:cs="仿宋_GB2312"/>
          <w:b/>
          <w:position w:val="6"/>
          <w:sz w:val="28"/>
          <w:szCs w:val="28"/>
        </w:rPr>
      </w:pPr>
      <w:r>
        <w:rPr>
          <w:rFonts w:hint="eastAsia" w:ascii="黑体" w:hAnsi="黑体" w:eastAsia="黑体" w:cs="仿宋_GB2312"/>
          <w:b/>
          <w:position w:val="6"/>
          <w:sz w:val="28"/>
          <w:szCs w:val="28"/>
          <w:lang w:eastAsia="zh-CN"/>
        </w:rPr>
        <w:t>九</w:t>
      </w:r>
      <w:r>
        <w:rPr>
          <w:rFonts w:hint="eastAsia" w:ascii="黑体" w:hAnsi="黑体" w:eastAsia="黑体" w:cs="仿宋_GB2312"/>
          <w:b/>
          <w:position w:val="6"/>
          <w:sz w:val="28"/>
          <w:szCs w:val="28"/>
        </w:rPr>
        <w:t>、教学评价、考核要求</w:t>
      </w:r>
    </w:p>
    <w:p w14:paraId="4718E04B">
      <w:pPr>
        <w:ind w:firstLine="480"/>
        <w:rPr>
          <w:rFonts w:hint="eastAsia"/>
        </w:rPr>
      </w:pPr>
      <w:r>
        <w:rPr>
          <w:rFonts w:hint="eastAsia"/>
        </w:rPr>
        <w:t>本课程评分以百分计：考勤10%，过程考核（课堂练习情况及平时作业）30%，课程考试50%，课程总结10%。评价考核重视教学过程评价，突出阶段评价、目标评价、理论与实践一体化评价等，注重学生动手能力和在实践中分析问题、解决问题能力的考核，关注学生个别差异，鼓励学生创新实践。</w:t>
      </w:r>
    </w:p>
    <w:p w14:paraId="50B67C1F">
      <w:pPr>
        <w:pStyle w:val="5"/>
        <w:spacing w:line="360" w:lineRule="auto"/>
        <w:rPr>
          <w:rFonts w:ascii="黑体" w:hAnsi="黑体" w:eastAsia="黑体" w:cs="仿宋_GB2312"/>
          <w:b/>
          <w:kern w:val="2"/>
          <w:position w:val="6"/>
          <w:sz w:val="28"/>
          <w:szCs w:val="28"/>
        </w:rPr>
      </w:pPr>
      <w:r>
        <w:rPr>
          <w:rFonts w:hint="eastAsia" w:ascii="黑体" w:hAnsi="黑体" w:eastAsia="黑体" w:cs="仿宋_GB2312"/>
          <w:b/>
          <w:kern w:val="2"/>
          <w:position w:val="6"/>
          <w:sz w:val="28"/>
          <w:szCs w:val="28"/>
          <w:lang w:eastAsia="zh-CN"/>
        </w:rPr>
        <w:t>十</w:t>
      </w:r>
      <w:r>
        <w:rPr>
          <w:rFonts w:hint="eastAsia" w:ascii="黑体" w:hAnsi="黑体" w:eastAsia="黑体" w:cs="仿宋_GB2312"/>
          <w:b/>
          <w:kern w:val="2"/>
          <w:position w:val="6"/>
          <w:sz w:val="28"/>
          <w:szCs w:val="28"/>
        </w:rPr>
        <w:t>、编制依据</w:t>
      </w:r>
    </w:p>
    <w:p w14:paraId="744AECF4">
      <w:pPr>
        <w:widowControl/>
        <w:ind w:firstLine="480"/>
        <w:jc w:val="left"/>
        <w:rPr>
          <w:rFonts w:ascii="宋体" w:hAnsi="宋体" w:cs="宋体"/>
          <w:kern w:val="0"/>
        </w:rPr>
      </w:pPr>
      <w:r>
        <w:rPr>
          <w:rFonts w:hint="eastAsia" w:ascii="宋体" w:hAnsi="宋体" w:cs="宋体"/>
          <w:kern w:val="0"/>
        </w:rPr>
        <w:t>该课程标准是以依据</w:t>
      </w:r>
      <w:r>
        <w:rPr>
          <w:rFonts w:hint="eastAsia" w:ascii="宋体" w:hAnsi="宋体"/>
          <w:lang w:eastAsia="zh-CN"/>
        </w:rPr>
        <w:t>服装陈列与展示（时尚服装传播方向）</w:t>
      </w:r>
      <w:r>
        <w:rPr>
          <w:rFonts w:hint="eastAsia" w:ascii="宋体" w:hAnsi="宋体"/>
        </w:rPr>
        <w:t>专业</w:t>
      </w:r>
      <w:r>
        <w:rPr>
          <w:rFonts w:hint="eastAsia" w:ascii="宋体" w:hAnsi="宋体" w:cs="宋体"/>
          <w:kern w:val="0"/>
        </w:rPr>
        <w:t>调研报告和人才培养方案而编制的。</w:t>
      </w:r>
    </w:p>
    <w:p w14:paraId="6C31F51E">
      <w:pPr>
        <w:ind w:firstLine="0" w:firstLineChars="0"/>
        <w:rPr>
          <w:rFonts w:hint="eastAsia" w:ascii="黑体" w:hAnsi="黑体" w:eastAsia="黑体" w:cs="仿宋_GB2312"/>
          <w:position w:val="6"/>
        </w:rPr>
      </w:pPr>
    </w:p>
    <w:p w14:paraId="699C7F71">
      <w:pPr>
        <w:ind w:firstLine="0" w:firstLineChars="0"/>
        <w:jc w:val="center"/>
        <w:rPr>
          <w:rFonts w:hint="eastAsia"/>
          <w:b/>
          <w:bCs/>
          <w:sz w:val="44"/>
        </w:rPr>
      </w:pPr>
    </w:p>
    <w:p w14:paraId="0C6D87CE">
      <w:pPr>
        <w:ind w:firstLine="0" w:firstLineChars="0"/>
        <w:jc w:val="center"/>
        <w:rPr>
          <w:rFonts w:hint="eastAsia"/>
          <w:b/>
          <w:bCs/>
          <w:sz w:val="44"/>
        </w:rPr>
      </w:pPr>
    </w:p>
    <w:p w14:paraId="2A919F00"/>
    <w:sectPr>
      <w:headerReference r:id="rId3" w:type="default"/>
      <w:footerReference r:id="rId4" w:type="default"/>
      <w:pgSz w:w="11906" w:h="16838"/>
      <w:pgMar w:top="1440" w:right="1800" w:bottom="1440" w:left="1800" w:header="851" w:footer="992" w:gutter="0"/>
      <w:pgNumType w:fmt="decimal" w:start="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swiss"/>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F1416">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2068DF">
                          <w:pPr>
                            <w:pStyle w:val="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2D2068DF">
                    <w:pPr>
                      <w:pStyle w:val="6"/>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326AE">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1972A2"/>
    <w:multiLevelType w:val="singleLevel"/>
    <w:tmpl w:val="951972A2"/>
    <w:lvl w:ilvl="0" w:tentative="0">
      <w:start w:val="1"/>
      <w:numFmt w:val="chineseCounting"/>
      <w:suff w:val="nothing"/>
      <w:lvlText w:val="%1、"/>
      <w:lvlJc w:val="left"/>
      <w:rPr>
        <w:rFonts w:hint="eastAsia"/>
      </w:rPr>
    </w:lvl>
  </w:abstractNum>
  <w:abstractNum w:abstractNumId="1">
    <w:nsid w:val="9A358D8E"/>
    <w:multiLevelType w:val="multilevel"/>
    <w:tmpl w:val="9A358D8E"/>
    <w:lvl w:ilvl="0" w:tentative="0">
      <w:start w:val="1"/>
      <w:numFmt w:val="decimal"/>
      <w:suff w:val="space"/>
      <w:lvlText w:val="%1"/>
      <w:lvlJc w:val="left"/>
      <w:pPr>
        <w:ind w:left="630" w:firstLine="0"/>
      </w:pPr>
      <w:rPr>
        <w:rFonts w:hint="default"/>
      </w:rPr>
    </w:lvl>
    <w:lvl w:ilvl="1" w:tentative="0">
      <w:start w:val="1"/>
      <w:numFmt w:val="decimal"/>
      <w:suff w:val="space"/>
      <w:lvlText w:val="%1.%2"/>
      <w:lvlJc w:val="left"/>
      <w:pPr>
        <w:ind w:left="630" w:firstLine="0"/>
      </w:pPr>
      <w:rPr>
        <w:rFonts w:hint="default"/>
      </w:rPr>
    </w:lvl>
    <w:lvl w:ilvl="2" w:tentative="0">
      <w:start w:val="1"/>
      <w:numFmt w:val="decimal"/>
      <w:suff w:val="space"/>
      <w:lvlText w:val="%1.%2.%3"/>
      <w:lvlJc w:val="left"/>
      <w:pPr>
        <w:ind w:left="630" w:firstLine="0"/>
      </w:pPr>
      <w:rPr>
        <w:rFonts w:hint="default"/>
      </w:rPr>
    </w:lvl>
    <w:lvl w:ilvl="3" w:tentative="0">
      <w:start w:val="1"/>
      <w:numFmt w:val="decimal"/>
      <w:suff w:val="space"/>
      <w:lvlText w:val="%1.%2.%3.%4"/>
      <w:lvlJc w:val="left"/>
      <w:pPr>
        <w:ind w:left="630" w:firstLine="0"/>
      </w:pPr>
      <w:rPr>
        <w:rFonts w:hint="default"/>
      </w:rPr>
    </w:lvl>
    <w:lvl w:ilvl="4" w:tentative="0">
      <w:start w:val="1"/>
      <w:numFmt w:val="decimal"/>
      <w:suff w:val="space"/>
      <w:lvlText w:val="%1.%2.%3.%4.%5"/>
      <w:lvlJc w:val="left"/>
      <w:pPr>
        <w:ind w:left="630" w:firstLine="0"/>
      </w:pPr>
      <w:rPr>
        <w:rFonts w:hint="default"/>
      </w:rPr>
    </w:lvl>
    <w:lvl w:ilvl="5" w:tentative="0">
      <w:start w:val="1"/>
      <w:numFmt w:val="decimal"/>
      <w:suff w:val="space"/>
      <w:lvlText w:val="%1.%2.%3.%4.%5.%6"/>
      <w:lvlJc w:val="left"/>
      <w:pPr>
        <w:ind w:left="630" w:firstLine="0"/>
      </w:pPr>
      <w:rPr>
        <w:rFonts w:hint="default"/>
      </w:rPr>
    </w:lvl>
    <w:lvl w:ilvl="6" w:tentative="0">
      <w:start w:val="1"/>
      <w:numFmt w:val="decimal"/>
      <w:suff w:val="space"/>
      <w:lvlText w:val="%1.%2.%3.%4.%5.%6.%7"/>
      <w:lvlJc w:val="left"/>
      <w:pPr>
        <w:ind w:left="630" w:firstLine="0"/>
      </w:pPr>
      <w:rPr>
        <w:rFonts w:hint="default"/>
      </w:rPr>
    </w:lvl>
    <w:lvl w:ilvl="7" w:tentative="0">
      <w:start w:val="1"/>
      <w:numFmt w:val="decimal"/>
      <w:suff w:val="space"/>
      <w:lvlText w:val="%1.%2.%3.%4.%5.%6.%7.%8"/>
      <w:lvlJc w:val="left"/>
      <w:pPr>
        <w:ind w:left="630" w:firstLine="0"/>
      </w:pPr>
      <w:rPr>
        <w:rFonts w:hint="default"/>
      </w:rPr>
    </w:lvl>
    <w:lvl w:ilvl="8" w:tentative="0">
      <w:start w:val="1"/>
      <w:numFmt w:val="decimal"/>
      <w:suff w:val="space"/>
      <w:lvlText w:val="%1.%2.%3.%4.%5.%6.%7.%8.%9"/>
      <w:lvlJc w:val="left"/>
      <w:pPr>
        <w:ind w:left="630" w:firstLine="0"/>
      </w:pPr>
      <w:rPr>
        <w:rFonts w:hint="default"/>
      </w:rPr>
    </w:lvl>
  </w:abstractNum>
  <w:abstractNum w:abstractNumId="2">
    <w:nsid w:val="A1603C85"/>
    <w:multiLevelType w:val="singleLevel"/>
    <w:tmpl w:val="A1603C85"/>
    <w:lvl w:ilvl="0" w:tentative="0">
      <w:start w:val="1"/>
      <w:numFmt w:val="decimal"/>
      <w:suff w:val="nothing"/>
      <w:lvlText w:val="%1、"/>
      <w:lvlJc w:val="left"/>
    </w:lvl>
  </w:abstractNum>
  <w:abstractNum w:abstractNumId="3">
    <w:nsid w:val="A798D5DD"/>
    <w:multiLevelType w:val="singleLevel"/>
    <w:tmpl w:val="A798D5DD"/>
    <w:lvl w:ilvl="0" w:tentative="0">
      <w:start w:val="2"/>
      <w:numFmt w:val="chineseCounting"/>
      <w:suff w:val="nothing"/>
      <w:lvlText w:val="%1、"/>
      <w:lvlJc w:val="left"/>
      <w:rPr>
        <w:rFonts w:hint="eastAsia"/>
      </w:rPr>
    </w:lvl>
  </w:abstractNum>
  <w:abstractNum w:abstractNumId="4">
    <w:nsid w:val="BA9FA6BD"/>
    <w:multiLevelType w:val="multilevel"/>
    <w:tmpl w:val="BA9FA6BD"/>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5">
    <w:nsid w:val="E36AC705"/>
    <w:multiLevelType w:val="singleLevel"/>
    <w:tmpl w:val="E36AC705"/>
    <w:lvl w:ilvl="0" w:tentative="0">
      <w:start w:val="1"/>
      <w:numFmt w:val="decimal"/>
      <w:lvlText w:val="%1."/>
      <w:lvlJc w:val="left"/>
      <w:pPr>
        <w:tabs>
          <w:tab w:val="left" w:pos="312"/>
        </w:tabs>
      </w:pPr>
    </w:lvl>
  </w:abstractNum>
  <w:abstractNum w:abstractNumId="6">
    <w:nsid w:val="EE313196"/>
    <w:multiLevelType w:val="singleLevel"/>
    <w:tmpl w:val="EE313196"/>
    <w:lvl w:ilvl="0" w:tentative="0">
      <w:start w:val="1"/>
      <w:numFmt w:val="decimal"/>
      <w:lvlText w:val="%1."/>
      <w:lvlJc w:val="left"/>
      <w:pPr>
        <w:tabs>
          <w:tab w:val="left" w:pos="312"/>
        </w:tabs>
      </w:pPr>
    </w:lvl>
  </w:abstractNum>
  <w:abstractNum w:abstractNumId="7">
    <w:nsid w:val="F0C09B69"/>
    <w:multiLevelType w:val="singleLevel"/>
    <w:tmpl w:val="F0C09B69"/>
    <w:lvl w:ilvl="0" w:tentative="0">
      <w:start w:val="1"/>
      <w:numFmt w:val="decimal"/>
      <w:lvlText w:val="%1."/>
      <w:lvlJc w:val="left"/>
      <w:pPr>
        <w:tabs>
          <w:tab w:val="left" w:pos="312"/>
        </w:tabs>
      </w:pPr>
    </w:lvl>
  </w:abstractNum>
  <w:abstractNum w:abstractNumId="8">
    <w:nsid w:val="F726AB58"/>
    <w:multiLevelType w:val="singleLevel"/>
    <w:tmpl w:val="F726AB58"/>
    <w:lvl w:ilvl="0" w:tentative="0">
      <w:start w:val="1"/>
      <w:numFmt w:val="decimal"/>
      <w:suff w:val="nothing"/>
      <w:lvlText w:val="%1、"/>
      <w:lvlJc w:val="left"/>
    </w:lvl>
  </w:abstractNum>
  <w:abstractNum w:abstractNumId="9">
    <w:nsid w:val="00000000"/>
    <w:multiLevelType w:val="multilevel"/>
    <w:tmpl w:val="00000000"/>
    <w:lvl w:ilvl="0" w:tentative="0">
      <w:start w:val="1"/>
      <w:numFmt w:val="decimal"/>
      <w:lvlText w:val="%1"/>
      <w:lvlJc w:val="left"/>
      <w:pPr>
        <w:ind w:left="420" w:hanging="420"/>
      </w:pPr>
      <w:rPr>
        <w:rFonts w:hint="default"/>
      </w:rPr>
    </w:lvl>
    <w:lvl w:ilvl="1" w:tentative="0">
      <w:start w:val="1"/>
      <w:numFmt w:val="decimal"/>
      <w:lvlText w:val="%1.%2"/>
      <w:lvlJc w:val="left"/>
      <w:pPr>
        <w:ind w:left="1200" w:hanging="420"/>
      </w:pPr>
      <w:rPr>
        <w:rFonts w:hint="default"/>
      </w:rPr>
    </w:lvl>
    <w:lvl w:ilvl="2" w:tentative="0">
      <w:start w:val="1"/>
      <w:numFmt w:val="decimal"/>
      <w:lvlText w:val="%1.%2.%3"/>
      <w:lvlJc w:val="left"/>
      <w:pPr>
        <w:ind w:left="2280" w:hanging="720"/>
      </w:pPr>
      <w:rPr>
        <w:rFonts w:hint="default"/>
      </w:rPr>
    </w:lvl>
    <w:lvl w:ilvl="3" w:tentative="0">
      <w:start w:val="1"/>
      <w:numFmt w:val="decimal"/>
      <w:lvlText w:val="%1.%2.%3.%4"/>
      <w:lvlJc w:val="left"/>
      <w:pPr>
        <w:ind w:left="3420" w:hanging="1080"/>
      </w:pPr>
      <w:rPr>
        <w:rFonts w:hint="default"/>
      </w:rPr>
    </w:lvl>
    <w:lvl w:ilvl="4" w:tentative="0">
      <w:start w:val="1"/>
      <w:numFmt w:val="decimal"/>
      <w:lvlText w:val="%1.%2.%3.%4.%5"/>
      <w:lvlJc w:val="left"/>
      <w:pPr>
        <w:ind w:left="4200" w:hanging="1080"/>
      </w:pPr>
      <w:rPr>
        <w:rFonts w:hint="default"/>
      </w:rPr>
    </w:lvl>
    <w:lvl w:ilvl="5" w:tentative="0">
      <w:start w:val="1"/>
      <w:numFmt w:val="decimal"/>
      <w:lvlText w:val="%1.%2.%3.%4.%5.%6"/>
      <w:lvlJc w:val="left"/>
      <w:pPr>
        <w:ind w:left="5340" w:hanging="1440"/>
      </w:pPr>
      <w:rPr>
        <w:rFonts w:hint="default"/>
      </w:rPr>
    </w:lvl>
    <w:lvl w:ilvl="6" w:tentative="0">
      <w:start w:val="1"/>
      <w:numFmt w:val="decimal"/>
      <w:lvlText w:val="%1.%2.%3.%4.%5.%6.%7"/>
      <w:lvlJc w:val="left"/>
      <w:pPr>
        <w:ind w:left="6120" w:hanging="1440"/>
      </w:pPr>
      <w:rPr>
        <w:rFonts w:hint="default"/>
      </w:rPr>
    </w:lvl>
    <w:lvl w:ilvl="7" w:tentative="0">
      <w:start w:val="1"/>
      <w:numFmt w:val="decimal"/>
      <w:lvlText w:val="%1.%2.%3.%4.%5.%6.%7.%8"/>
      <w:lvlJc w:val="left"/>
      <w:pPr>
        <w:ind w:left="7260" w:hanging="1800"/>
      </w:pPr>
      <w:rPr>
        <w:rFonts w:hint="default"/>
      </w:rPr>
    </w:lvl>
    <w:lvl w:ilvl="8" w:tentative="0">
      <w:start w:val="1"/>
      <w:numFmt w:val="decimal"/>
      <w:lvlText w:val="%1.%2.%3.%4.%5.%6.%7.%8.%9"/>
      <w:lvlJc w:val="left"/>
      <w:pPr>
        <w:ind w:left="8040" w:hanging="1800"/>
      </w:pPr>
      <w:rPr>
        <w:rFonts w:hint="default"/>
      </w:rPr>
    </w:lvl>
  </w:abstractNum>
  <w:abstractNum w:abstractNumId="10">
    <w:nsid w:val="00000001"/>
    <w:multiLevelType w:val="multilevel"/>
    <w:tmpl w:val="00000001"/>
    <w:lvl w:ilvl="0" w:tentative="0">
      <w:start w:val="1"/>
      <w:numFmt w:val="decimal"/>
      <w:lvlText w:val="%1、"/>
      <w:lvlJc w:val="left"/>
      <w:pPr>
        <w:ind w:left="570" w:hanging="360"/>
      </w:pPr>
      <w:rPr>
        <w:rFonts w:hint="default"/>
      </w:r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11">
    <w:nsid w:val="00000007"/>
    <w:multiLevelType w:val="multilevel"/>
    <w:tmpl w:val="00000007"/>
    <w:lvl w:ilvl="0" w:tentative="0">
      <w:start w:val="1"/>
      <w:numFmt w:val="decimal"/>
      <w:lvlText w:val="%1"/>
      <w:lvlJc w:val="left"/>
      <w:pPr>
        <w:ind w:left="525" w:hanging="525"/>
      </w:pPr>
      <w:rPr>
        <w:rFonts w:hint="default"/>
      </w:rPr>
    </w:lvl>
    <w:lvl w:ilvl="1" w:tentative="0">
      <w:start w:val="1"/>
      <w:numFmt w:val="decimal"/>
      <w:lvlText w:val="%1．%2"/>
      <w:lvlJc w:val="left"/>
      <w:pPr>
        <w:ind w:left="1245" w:hanging="720"/>
      </w:pPr>
      <w:rPr>
        <w:rFonts w:hint="default"/>
      </w:rPr>
    </w:lvl>
    <w:lvl w:ilvl="2" w:tentative="0">
      <w:start w:val="1"/>
      <w:numFmt w:val="decimal"/>
      <w:lvlText w:val="%1．%2.%3"/>
      <w:lvlJc w:val="left"/>
      <w:pPr>
        <w:ind w:left="1770" w:hanging="720"/>
      </w:pPr>
      <w:rPr>
        <w:rFonts w:hint="default"/>
      </w:rPr>
    </w:lvl>
    <w:lvl w:ilvl="3" w:tentative="0">
      <w:start w:val="1"/>
      <w:numFmt w:val="decimal"/>
      <w:lvlText w:val="%1．%2.%3.%4"/>
      <w:lvlJc w:val="left"/>
      <w:pPr>
        <w:ind w:left="2655" w:hanging="1080"/>
      </w:pPr>
      <w:rPr>
        <w:rFonts w:hint="default"/>
      </w:rPr>
    </w:lvl>
    <w:lvl w:ilvl="4" w:tentative="0">
      <w:start w:val="1"/>
      <w:numFmt w:val="decimal"/>
      <w:lvlText w:val="%1．%2.%3.%4.%5"/>
      <w:lvlJc w:val="left"/>
      <w:pPr>
        <w:ind w:left="3180" w:hanging="1080"/>
      </w:pPr>
      <w:rPr>
        <w:rFonts w:hint="default"/>
      </w:rPr>
    </w:lvl>
    <w:lvl w:ilvl="5" w:tentative="0">
      <w:start w:val="1"/>
      <w:numFmt w:val="decimal"/>
      <w:lvlText w:val="%1．%2.%3.%4.%5.%6"/>
      <w:lvlJc w:val="left"/>
      <w:pPr>
        <w:ind w:left="4065" w:hanging="1440"/>
      </w:pPr>
      <w:rPr>
        <w:rFonts w:hint="default"/>
      </w:rPr>
    </w:lvl>
    <w:lvl w:ilvl="6" w:tentative="0">
      <w:start w:val="1"/>
      <w:numFmt w:val="decimal"/>
      <w:lvlText w:val="%1．%2.%3.%4.%5.%6.%7"/>
      <w:lvlJc w:val="left"/>
      <w:pPr>
        <w:ind w:left="4950" w:hanging="1800"/>
      </w:pPr>
      <w:rPr>
        <w:rFonts w:hint="default"/>
      </w:rPr>
    </w:lvl>
    <w:lvl w:ilvl="7" w:tentative="0">
      <w:start w:val="1"/>
      <w:numFmt w:val="decimal"/>
      <w:lvlText w:val="%1．%2.%3.%4.%5.%6.%7.%8"/>
      <w:lvlJc w:val="left"/>
      <w:pPr>
        <w:ind w:left="5475" w:hanging="1800"/>
      </w:pPr>
      <w:rPr>
        <w:rFonts w:hint="default"/>
      </w:rPr>
    </w:lvl>
    <w:lvl w:ilvl="8" w:tentative="0">
      <w:start w:val="1"/>
      <w:numFmt w:val="decimal"/>
      <w:lvlText w:val="%1．%2.%3.%4.%5.%6.%7.%8.%9"/>
      <w:lvlJc w:val="left"/>
      <w:pPr>
        <w:ind w:left="6360" w:hanging="2160"/>
      </w:pPr>
      <w:rPr>
        <w:rFonts w:hint="default"/>
      </w:rPr>
    </w:lvl>
  </w:abstractNum>
  <w:abstractNum w:abstractNumId="12">
    <w:nsid w:val="00000008"/>
    <w:multiLevelType w:val="singleLevel"/>
    <w:tmpl w:val="00000008"/>
    <w:lvl w:ilvl="0" w:tentative="0">
      <w:start w:val="2"/>
      <w:numFmt w:val="chineseCounting"/>
      <w:suff w:val="nothing"/>
      <w:lvlText w:val="（%1）"/>
      <w:lvlJc w:val="left"/>
    </w:lvl>
  </w:abstractNum>
  <w:abstractNum w:abstractNumId="13">
    <w:nsid w:val="0000000B"/>
    <w:multiLevelType w:val="multilevel"/>
    <w:tmpl w:val="0000000B"/>
    <w:lvl w:ilvl="0" w:tentative="0">
      <w:start w:val="1"/>
      <w:numFmt w:val="decimal"/>
      <w:lvlText w:val="%1"/>
      <w:lvlJc w:val="left"/>
      <w:pPr>
        <w:ind w:left="420" w:hanging="420"/>
      </w:pPr>
      <w:rPr>
        <w:rFonts w:hint="default"/>
      </w:rPr>
    </w:lvl>
    <w:lvl w:ilvl="1" w:tentative="0">
      <w:start w:val="1"/>
      <w:numFmt w:val="decimal"/>
      <w:lvlText w:val="%1.%2"/>
      <w:lvlJc w:val="left"/>
      <w:pPr>
        <w:ind w:left="1200" w:hanging="420"/>
      </w:pPr>
      <w:rPr>
        <w:rFonts w:hint="default"/>
      </w:rPr>
    </w:lvl>
    <w:lvl w:ilvl="2" w:tentative="0">
      <w:start w:val="1"/>
      <w:numFmt w:val="decimal"/>
      <w:lvlText w:val="%1.%2.%3"/>
      <w:lvlJc w:val="left"/>
      <w:pPr>
        <w:ind w:left="2280" w:hanging="720"/>
      </w:pPr>
      <w:rPr>
        <w:rFonts w:hint="default"/>
      </w:rPr>
    </w:lvl>
    <w:lvl w:ilvl="3" w:tentative="0">
      <w:start w:val="1"/>
      <w:numFmt w:val="decimal"/>
      <w:lvlText w:val="%1.%2.%3.%4"/>
      <w:lvlJc w:val="left"/>
      <w:pPr>
        <w:ind w:left="3420" w:hanging="1080"/>
      </w:pPr>
      <w:rPr>
        <w:rFonts w:hint="default"/>
      </w:rPr>
    </w:lvl>
    <w:lvl w:ilvl="4" w:tentative="0">
      <w:start w:val="1"/>
      <w:numFmt w:val="decimal"/>
      <w:lvlText w:val="%1.%2.%3.%4.%5"/>
      <w:lvlJc w:val="left"/>
      <w:pPr>
        <w:ind w:left="4200" w:hanging="1080"/>
      </w:pPr>
      <w:rPr>
        <w:rFonts w:hint="default"/>
      </w:rPr>
    </w:lvl>
    <w:lvl w:ilvl="5" w:tentative="0">
      <w:start w:val="1"/>
      <w:numFmt w:val="decimal"/>
      <w:lvlText w:val="%1.%2.%3.%4.%5.%6"/>
      <w:lvlJc w:val="left"/>
      <w:pPr>
        <w:ind w:left="5340" w:hanging="1440"/>
      </w:pPr>
      <w:rPr>
        <w:rFonts w:hint="default"/>
      </w:rPr>
    </w:lvl>
    <w:lvl w:ilvl="6" w:tentative="0">
      <w:start w:val="1"/>
      <w:numFmt w:val="decimal"/>
      <w:lvlText w:val="%1.%2.%3.%4.%5.%6.%7"/>
      <w:lvlJc w:val="left"/>
      <w:pPr>
        <w:ind w:left="6120" w:hanging="1440"/>
      </w:pPr>
      <w:rPr>
        <w:rFonts w:hint="default"/>
      </w:rPr>
    </w:lvl>
    <w:lvl w:ilvl="7" w:tentative="0">
      <w:start w:val="1"/>
      <w:numFmt w:val="decimal"/>
      <w:lvlText w:val="%1.%2.%3.%4.%5.%6.%7.%8"/>
      <w:lvlJc w:val="left"/>
      <w:pPr>
        <w:ind w:left="7260" w:hanging="1800"/>
      </w:pPr>
      <w:rPr>
        <w:rFonts w:hint="default"/>
      </w:rPr>
    </w:lvl>
    <w:lvl w:ilvl="8" w:tentative="0">
      <w:start w:val="1"/>
      <w:numFmt w:val="decimal"/>
      <w:lvlText w:val="%1.%2.%3.%4.%5.%6.%7.%8.%9"/>
      <w:lvlJc w:val="left"/>
      <w:pPr>
        <w:ind w:left="8040" w:hanging="1800"/>
      </w:pPr>
      <w:rPr>
        <w:rFonts w:hint="default"/>
      </w:rPr>
    </w:lvl>
  </w:abstractNum>
  <w:abstractNum w:abstractNumId="14">
    <w:nsid w:val="033B1BE3"/>
    <w:multiLevelType w:val="multilevel"/>
    <w:tmpl w:val="033B1BE3"/>
    <w:lvl w:ilvl="0" w:tentative="0">
      <w:start w:val="1"/>
      <w:numFmt w:val="japaneseCounting"/>
      <w:lvlText w:val="（%1）"/>
      <w:lvlJc w:val="left"/>
      <w:pPr>
        <w:tabs>
          <w:tab w:val="left" w:pos="1185"/>
        </w:tabs>
        <w:ind w:left="1185" w:hanging="720"/>
      </w:pPr>
      <w:rPr>
        <w:rFonts w:hint="default"/>
      </w:rPr>
    </w:lvl>
    <w:lvl w:ilvl="1" w:tentative="0">
      <w:start w:val="1"/>
      <w:numFmt w:val="lowerLetter"/>
      <w:lvlText w:val="%2)"/>
      <w:lvlJc w:val="left"/>
      <w:pPr>
        <w:tabs>
          <w:tab w:val="left" w:pos="1305"/>
        </w:tabs>
        <w:ind w:left="1305" w:hanging="420"/>
      </w:pPr>
    </w:lvl>
    <w:lvl w:ilvl="2" w:tentative="0">
      <w:start w:val="1"/>
      <w:numFmt w:val="lowerRoman"/>
      <w:lvlText w:val="%3."/>
      <w:lvlJc w:val="right"/>
      <w:pPr>
        <w:tabs>
          <w:tab w:val="left" w:pos="1725"/>
        </w:tabs>
        <w:ind w:left="1725" w:hanging="420"/>
      </w:pPr>
    </w:lvl>
    <w:lvl w:ilvl="3" w:tentative="0">
      <w:start w:val="1"/>
      <w:numFmt w:val="decimal"/>
      <w:lvlText w:val="%4."/>
      <w:lvlJc w:val="left"/>
      <w:pPr>
        <w:tabs>
          <w:tab w:val="left" w:pos="2145"/>
        </w:tabs>
        <w:ind w:left="2145" w:hanging="420"/>
      </w:pPr>
    </w:lvl>
    <w:lvl w:ilvl="4" w:tentative="0">
      <w:start w:val="1"/>
      <w:numFmt w:val="lowerLetter"/>
      <w:lvlText w:val="%5)"/>
      <w:lvlJc w:val="left"/>
      <w:pPr>
        <w:tabs>
          <w:tab w:val="left" w:pos="2565"/>
        </w:tabs>
        <w:ind w:left="2565" w:hanging="420"/>
      </w:pPr>
    </w:lvl>
    <w:lvl w:ilvl="5" w:tentative="0">
      <w:start w:val="1"/>
      <w:numFmt w:val="lowerRoman"/>
      <w:lvlText w:val="%6."/>
      <w:lvlJc w:val="right"/>
      <w:pPr>
        <w:tabs>
          <w:tab w:val="left" w:pos="2985"/>
        </w:tabs>
        <w:ind w:left="2985" w:hanging="420"/>
      </w:pPr>
    </w:lvl>
    <w:lvl w:ilvl="6" w:tentative="0">
      <w:start w:val="1"/>
      <w:numFmt w:val="decimal"/>
      <w:lvlText w:val="%7."/>
      <w:lvlJc w:val="left"/>
      <w:pPr>
        <w:tabs>
          <w:tab w:val="left" w:pos="3405"/>
        </w:tabs>
        <w:ind w:left="3405" w:hanging="420"/>
      </w:pPr>
    </w:lvl>
    <w:lvl w:ilvl="7" w:tentative="0">
      <w:start w:val="1"/>
      <w:numFmt w:val="lowerLetter"/>
      <w:lvlText w:val="%8)"/>
      <w:lvlJc w:val="left"/>
      <w:pPr>
        <w:tabs>
          <w:tab w:val="left" w:pos="3825"/>
        </w:tabs>
        <w:ind w:left="3825" w:hanging="420"/>
      </w:pPr>
    </w:lvl>
    <w:lvl w:ilvl="8" w:tentative="0">
      <w:start w:val="1"/>
      <w:numFmt w:val="lowerRoman"/>
      <w:lvlText w:val="%9."/>
      <w:lvlJc w:val="right"/>
      <w:pPr>
        <w:tabs>
          <w:tab w:val="left" w:pos="4245"/>
        </w:tabs>
        <w:ind w:left="4245" w:hanging="420"/>
      </w:pPr>
    </w:lvl>
  </w:abstractNum>
  <w:abstractNum w:abstractNumId="15">
    <w:nsid w:val="0CC51BA8"/>
    <w:multiLevelType w:val="multilevel"/>
    <w:tmpl w:val="0CC51BA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14F51D2A"/>
    <w:multiLevelType w:val="singleLevel"/>
    <w:tmpl w:val="14F51D2A"/>
    <w:lvl w:ilvl="0" w:tentative="0">
      <w:start w:val="1"/>
      <w:numFmt w:val="decimal"/>
      <w:lvlText w:val="%1."/>
      <w:lvlJc w:val="left"/>
      <w:pPr>
        <w:tabs>
          <w:tab w:val="left" w:pos="312"/>
        </w:tabs>
      </w:pPr>
    </w:lvl>
  </w:abstractNum>
  <w:abstractNum w:abstractNumId="17">
    <w:nsid w:val="17DD35DC"/>
    <w:multiLevelType w:val="singleLevel"/>
    <w:tmpl w:val="17DD35DC"/>
    <w:lvl w:ilvl="0" w:tentative="0">
      <w:start w:val="1"/>
      <w:numFmt w:val="decimal"/>
      <w:lvlText w:val="%1."/>
      <w:lvlJc w:val="left"/>
      <w:pPr>
        <w:tabs>
          <w:tab w:val="left" w:pos="312"/>
        </w:tabs>
      </w:pPr>
    </w:lvl>
  </w:abstractNum>
  <w:abstractNum w:abstractNumId="18">
    <w:nsid w:val="18355F6E"/>
    <w:multiLevelType w:val="multilevel"/>
    <w:tmpl w:val="18355F6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29A66E01"/>
    <w:multiLevelType w:val="multilevel"/>
    <w:tmpl w:val="29A66E01"/>
    <w:lvl w:ilvl="0" w:tentative="0">
      <w:start w:val="1"/>
      <w:numFmt w:val="decimal"/>
      <w:lvlText w:val="%1、"/>
      <w:lvlJc w:val="left"/>
      <w:pPr>
        <w:ind w:left="360" w:hanging="36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0">
    <w:nsid w:val="2E7C17FF"/>
    <w:multiLevelType w:val="multilevel"/>
    <w:tmpl w:val="2E7C17FF"/>
    <w:lvl w:ilvl="0" w:tentative="0">
      <w:start w:val="1"/>
      <w:numFmt w:val="japaneseCounting"/>
      <w:lvlText w:val="（%1）"/>
      <w:lvlJc w:val="left"/>
      <w:pPr>
        <w:tabs>
          <w:tab w:val="left" w:pos="1200"/>
        </w:tabs>
        <w:ind w:left="1200" w:hanging="72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1">
    <w:nsid w:val="348B4CC6"/>
    <w:multiLevelType w:val="singleLevel"/>
    <w:tmpl w:val="348B4CC6"/>
    <w:lvl w:ilvl="0" w:tentative="0">
      <w:start w:val="1"/>
      <w:numFmt w:val="decimal"/>
      <w:suff w:val="nothing"/>
      <w:lvlText w:val="%1、"/>
      <w:lvlJc w:val="left"/>
    </w:lvl>
  </w:abstractNum>
  <w:abstractNum w:abstractNumId="22">
    <w:nsid w:val="38666F5B"/>
    <w:multiLevelType w:val="multilevel"/>
    <w:tmpl w:val="38666F5B"/>
    <w:lvl w:ilvl="0" w:tentative="0">
      <w:start w:val="1"/>
      <w:numFmt w:val="japaneseCounting"/>
      <w:lvlText w:val="（%1）"/>
      <w:lvlJc w:val="left"/>
      <w:pPr>
        <w:tabs>
          <w:tab w:val="left" w:pos="1200"/>
        </w:tabs>
        <w:ind w:left="1200" w:hanging="72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3">
    <w:nsid w:val="39D6133E"/>
    <w:multiLevelType w:val="multilevel"/>
    <w:tmpl w:val="39D6133E"/>
    <w:lvl w:ilvl="0" w:tentative="0">
      <w:start w:val="1"/>
      <w:numFmt w:val="decimal"/>
      <w:lvlText w:val="%1、"/>
      <w:lvlJc w:val="left"/>
      <w:pPr>
        <w:ind w:left="786"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3D017A82"/>
    <w:multiLevelType w:val="singleLevel"/>
    <w:tmpl w:val="3D017A82"/>
    <w:lvl w:ilvl="0" w:tentative="0">
      <w:start w:val="1"/>
      <w:numFmt w:val="decimal"/>
      <w:lvlText w:val="%1."/>
      <w:lvlJc w:val="left"/>
      <w:pPr>
        <w:tabs>
          <w:tab w:val="left" w:pos="312"/>
        </w:tabs>
      </w:pPr>
    </w:lvl>
  </w:abstractNum>
  <w:abstractNum w:abstractNumId="25">
    <w:nsid w:val="47ADC09E"/>
    <w:multiLevelType w:val="singleLevel"/>
    <w:tmpl w:val="47ADC09E"/>
    <w:lvl w:ilvl="0" w:tentative="0">
      <w:start w:val="1"/>
      <w:numFmt w:val="chineseCounting"/>
      <w:suff w:val="nothing"/>
      <w:lvlText w:val="%1、"/>
      <w:lvlJc w:val="left"/>
      <w:rPr>
        <w:rFonts w:hint="eastAsia"/>
      </w:rPr>
    </w:lvl>
  </w:abstractNum>
  <w:abstractNum w:abstractNumId="26">
    <w:nsid w:val="48A357F0"/>
    <w:multiLevelType w:val="multilevel"/>
    <w:tmpl w:val="48A357F0"/>
    <w:lvl w:ilvl="0" w:tentative="0">
      <w:start w:val="1"/>
      <w:numFmt w:val="japaneseCounting"/>
      <w:lvlText w:val="（%1）"/>
      <w:lvlJc w:val="left"/>
      <w:pPr>
        <w:tabs>
          <w:tab w:val="left" w:pos="1200"/>
        </w:tabs>
        <w:ind w:left="1200" w:hanging="72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7">
    <w:nsid w:val="4A666E63"/>
    <w:multiLevelType w:val="multilevel"/>
    <w:tmpl w:val="4A666E63"/>
    <w:lvl w:ilvl="0" w:tentative="0">
      <w:start w:val="1"/>
      <w:numFmt w:val="decimal"/>
      <w:lvlText w:val="%1、"/>
      <w:lvlJc w:val="left"/>
      <w:pPr>
        <w:ind w:left="950" w:hanging="375"/>
      </w:pPr>
      <w:rPr>
        <w:rFonts w:hint="default"/>
      </w:rPr>
    </w:lvl>
    <w:lvl w:ilvl="1" w:tentative="0">
      <w:start w:val="1"/>
      <w:numFmt w:val="lowerLetter"/>
      <w:lvlText w:val="%2)"/>
      <w:lvlJc w:val="left"/>
      <w:pPr>
        <w:ind w:left="1415" w:hanging="420"/>
      </w:pPr>
    </w:lvl>
    <w:lvl w:ilvl="2" w:tentative="0">
      <w:start w:val="1"/>
      <w:numFmt w:val="lowerRoman"/>
      <w:lvlText w:val="%3."/>
      <w:lvlJc w:val="right"/>
      <w:pPr>
        <w:ind w:left="1835" w:hanging="420"/>
      </w:pPr>
    </w:lvl>
    <w:lvl w:ilvl="3" w:tentative="0">
      <w:start w:val="1"/>
      <w:numFmt w:val="decimal"/>
      <w:lvlText w:val="%4."/>
      <w:lvlJc w:val="left"/>
      <w:pPr>
        <w:ind w:left="2255" w:hanging="420"/>
      </w:pPr>
    </w:lvl>
    <w:lvl w:ilvl="4" w:tentative="0">
      <w:start w:val="1"/>
      <w:numFmt w:val="lowerLetter"/>
      <w:lvlText w:val="%5)"/>
      <w:lvlJc w:val="left"/>
      <w:pPr>
        <w:ind w:left="2675" w:hanging="420"/>
      </w:pPr>
    </w:lvl>
    <w:lvl w:ilvl="5" w:tentative="0">
      <w:start w:val="1"/>
      <w:numFmt w:val="lowerRoman"/>
      <w:lvlText w:val="%6."/>
      <w:lvlJc w:val="right"/>
      <w:pPr>
        <w:ind w:left="3095" w:hanging="420"/>
      </w:pPr>
    </w:lvl>
    <w:lvl w:ilvl="6" w:tentative="0">
      <w:start w:val="1"/>
      <w:numFmt w:val="decimal"/>
      <w:lvlText w:val="%7."/>
      <w:lvlJc w:val="left"/>
      <w:pPr>
        <w:ind w:left="3515" w:hanging="420"/>
      </w:pPr>
    </w:lvl>
    <w:lvl w:ilvl="7" w:tentative="0">
      <w:start w:val="1"/>
      <w:numFmt w:val="lowerLetter"/>
      <w:lvlText w:val="%8)"/>
      <w:lvlJc w:val="left"/>
      <w:pPr>
        <w:ind w:left="3935" w:hanging="420"/>
      </w:pPr>
    </w:lvl>
    <w:lvl w:ilvl="8" w:tentative="0">
      <w:start w:val="1"/>
      <w:numFmt w:val="lowerRoman"/>
      <w:lvlText w:val="%9."/>
      <w:lvlJc w:val="right"/>
      <w:pPr>
        <w:ind w:left="4355" w:hanging="420"/>
      </w:pPr>
    </w:lvl>
  </w:abstractNum>
  <w:abstractNum w:abstractNumId="28">
    <w:nsid w:val="4FD56785"/>
    <w:multiLevelType w:val="multilevel"/>
    <w:tmpl w:val="4FD5678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4FFF2D96"/>
    <w:multiLevelType w:val="singleLevel"/>
    <w:tmpl w:val="4FFF2D96"/>
    <w:lvl w:ilvl="0" w:tentative="0">
      <w:start w:val="1"/>
      <w:numFmt w:val="decimal"/>
      <w:lvlText w:val="%1."/>
      <w:lvlJc w:val="left"/>
      <w:pPr>
        <w:tabs>
          <w:tab w:val="left" w:pos="312"/>
        </w:tabs>
      </w:pPr>
    </w:lvl>
  </w:abstractNum>
  <w:abstractNum w:abstractNumId="30">
    <w:nsid w:val="533678D0"/>
    <w:multiLevelType w:val="multilevel"/>
    <w:tmpl w:val="533678D0"/>
    <w:lvl w:ilvl="0" w:tentative="0">
      <w:start w:val="1"/>
      <w:numFmt w:val="decimal"/>
      <w:lvlText w:val="%1、"/>
      <w:lvlJc w:val="left"/>
      <w:pPr>
        <w:ind w:left="360" w:hanging="36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31">
    <w:nsid w:val="572491C7"/>
    <w:multiLevelType w:val="singleLevel"/>
    <w:tmpl w:val="572491C7"/>
    <w:lvl w:ilvl="0" w:tentative="0">
      <w:start w:val="1"/>
      <w:numFmt w:val="decimal"/>
      <w:suff w:val="nothing"/>
      <w:lvlText w:val="（%1）"/>
      <w:lvlJc w:val="left"/>
      <w:pPr>
        <w:ind w:left="0" w:firstLine="0"/>
      </w:pPr>
    </w:lvl>
  </w:abstractNum>
  <w:abstractNum w:abstractNumId="32">
    <w:nsid w:val="58D11C5F"/>
    <w:multiLevelType w:val="multilevel"/>
    <w:tmpl w:val="58D11C5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590852E7"/>
    <w:multiLevelType w:val="multilevel"/>
    <w:tmpl w:val="590852E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592F3866"/>
    <w:multiLevelType w:val="multilevel"/>
    <w:tmpl w:val="592F386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5E070889"/>
    <w:multiLevelType w:val="singleLevel"/>
    <w:tmpl w:val="5E070889"/>
    <w:lvl w:ilvl="0" w:tentative="0">
      <w:start w:val="1"/>
      <w:numFmt w:val="decimal"/>
      <w:suff w:val="nothing"/>
      <w:lvlText w:val="%1、"/>
      <w:lvlJc w:val="left"/>
    </w:lvl>
  </w:abstractNum>
  <w:abstractNum w:abstractNumId="36">
    <w:nsid w:val="5E0712D8"/>
    <w:multiLevelType w:val="singleLevel"/>
    <w:tmpl w:val="5E0712D8"/>
    <w:lvl w:ilvl="0" w:tentative="0">
      <w:start w:val="1"/>
      <w:numFmt w:val="decimal"/>
      <w:suff w:val="nothing"/>
      <w:lvlText w:val="%1、"/>
      <w:lvlJc w:val="left"/>
    </w:lvl>
  </w:abstractNum>
  <w:abstractNum w:abstractNumId="37">
    <w:nsid w:val="5E071335"/>
    <w:multiLevelType w:val="singleLevel"/>
    <w:tmpl w:val="5E071335"/>
    <w:lvl w:ilvl="0" w:tentative="0">
      <w:start w:val="1"/>
      <w:numFmt w:val="decimal"/>
      <w:suff w:val="nothing"/>
      <w:lvlText w:val="%1、"/>
      <w:lvlJc w:val="left"/>
    </w:lvl>
  </w:abstractNum>
  <w:abstractNum w:abstractNumId="38">
    <w:nsid w:val="658F68D2"/>
    <w:multiLevelType w:val="multilevel"/>
    <w:tmpl w:val="658F68D2"/>
    <w:lvl w:ilvl="0" w:tentative="0">
      <w:start w:val="3"/>
      <w:numFmt w:val="decimal"/>
      <w:lvlText w:val="%1"/>
      <w:lvlJc w:val="left"/>
      <w:pPr>
        <w:ind w:left="360" w:hanging="360"/>
      </w:pPr>
      <w:rPr>
        <w:rFonts w:hint="default"/>
      </w:rPr>
    </w:lvl>
    <w:lvl w:ilvl="1" w:tentative="0">
      <w:start w:val="1"/>
      <w:numFmt w:val="decimal"/>
      <w:lvlText w:val="%1.%2"/>
      <w:lvlJc w:val="left"/>
      <w:pPr>
        <w:ind w:left="885" w:hanging="360"/>
      </w:pPr>
      <w:rPr>
        <w:rFonts w:hint="default"/>
      </w:rPr>
    </w:lvl>
    <w:lvl w:ilvl="2" w:tentative="0">
      <w:start w:val="1"/>
      <w:numFmt w:val="decimal"/>
      <w:lvlText w:val="%1.%2.%3"/>
      <w:lvlJc w:val="left"/>
      <w:pPr>
        <w:ind w:left="1770" w:hanging="720"/>
      </w:pPr>
      <w:rPr>
        <w:rFonts w:hint="default"/>
      </w:rPr>
    </w:lvl>
    <w:lvl w:ilvl="3" w:tentative="0">
      <w:start w:val="1"/>
      <w:numFmt w:val="decimal"/>
      <w:lvlText w:val="%1.%2.%3.%4"/>
      <w:lvlJc w:val="left"/>
      <w:pPr>
        <w:ind w:left="2655" w:hanging="1080"/>
      </w:pPr>
      <w:rPr>
        <w:rFonts w:hint="default"/>
      </w:rPr>
    </w:lvl>
    <w:lvl w:ilvl="4" w:tentative="0">
      <w:start w:val="1"/>
      <w:numFmt w:val="decimal"/>
      <w:lvlText w:val="%1.%2.%3.%4.%5"/>
      <w:lvlJc w:val="left"/>
      <w:pPr>
        <w:ind w:left="3180" w:hanging="1080"/>
      </w:pPr>
      <w:rPr>
        <w:rFonts w:hint="default"/>
      </w:rPr>
    </w:lvl>
    <w:lvl w:ilvl="5" w:tentative="0">
      <w:start w:val="1"/>
      <w:numFmt w:val="decimal"/>
      <w:lvlText w:val="%1.%2.%3.%4.%5.%6"/>
      <w:lvlJc w:val="left"/>
      <w:pPr>
        <w:ind w:left="4065" w:hanging="1440"/>
      </w:pPr>
      <w:rPr>
        <w:rFonts w:hint="default"/>
      </w:rPr>
    </w:lvl>
    <w:lvl w:ilvl="6" w:tentative="0">
      <w:start w:val="1"/>
      <w:numFmt w:val="decimal"/>
      <w:lvlText w:val="%1.%2.%3.%4.%5.%6.%7"/>
      <w:lvlJc w:val="left"/>
      <w:pPr>
        <w:ind w:left="4950" w:hanging="1800"/>
      </w:pPr>
      <w:rPr>
        <w:rFonts w:hint="default"/>
      </w:rPr>
    </w:lvl>
    <w:lvl w:ilvl="7" w:tentative="0">
      <w:start w:val="1"/>
      <w:numFmt w:val="decimal"/>
      <w:lvlText w:val="%1.%2.%3.%4.%5.%6.%7.%8"/>
      <w:lvlJc w:val="left"/>
      <w:pPr>
        <w:ind w:left="5475" w:hanging="1800"/>
      </w:pPr>
      <w:rPr>
        <w:rFonts w:hint="default"/>
      </w:rPr>
    </w:lvl>
    <w:lvl w:ilvl="8" w:tentative="0">
      <w:start w:val="1"/>
      <w:numFmt w:val="decimal"/>
      <w:lvlText w:val="%1.%2.%3.%4.%5.%6.%7.%8.%9"/>
      <w:lvlJc w:val="left"/>
      <w:pPr>
        <w:ind w:left="6360" w:hanging="2160"/>
      </w:pPr>
      <w:rPr>
        <w:rFonts w:hint="default"/>
      </w:rPr>
    </w:lvl>
  </w:abstractNum>
  <w:abstractNum w:abstractNumId="39">
    <w:nsid w:val="6A114A56"/>
    <w:multiLevelType w:val="multilevel"/>
    <w:tmpl w:val="6A114A56"/>
    <w:lvl w:ilvl="0" w:tentative="0">
      <w:start w:val="1"/>
      <w:numFmt w:val="japaneseCounting"/>
      <w:lvlText w:val="（%1）"/>
      <w:lvlJc w:val="left"/>
      <w:pPr>
        <w:tabs>
          <w:tab w:val="left" w:pos="1185"/>
        </w:tabs>
        <w:ind w:left="1185" w:hanging="720"/>
      </w:pPr>
      <w:rPr>
        <w:rFonts w:hint="default"/>
      </w:rPr>
    </w:lvl>
    <w:lvl w:ilvl="1" w:tentative="0">
      <w:start w:val="1"/>
      <w:numFmt w:val="lowerLetter"/>
      <w:lvlText w:val="%2)"/>
      <w:lvlJc w:val="left"/>
      <w:pPr>
        <w:tabs>
          <w:tab w:val="left" w:pos="1305"/>
        </w:tabs>
        <w:ind w:left="1305" w:hanging="420"/>
      </w:pPr>
    </w:lvl>
    <w:lvl w:ilvl="2" w:tentative="0">
      <w:start w:val="1"/>
      <w:numFmt w:val="lowerRoman"/>
      <w:lvlText w:val="%3."/>
      <w:lvlJc w:val="right"/>
      <w:pPr>
        <w:tabs>
          <w:tab w:val="left" w:pos="1725"/>
        </w:tabs>
        <w:ind w:left="1725" w:hanging="420"/>
      </w:pPr>
    </w:lvl>
    <w:lvl w:ilvl="3" w:tentative="0">
      <w:start w:val="1"/>
      <w:numFmt w:val="decimal"/>
      <w:lvlText w:val="%4."/>
      <w:lvlJc w:val="left"/>
      <w:pPr>
        <w:tabs>
          <w:tab w:val="left" w:pos="2145"/>
        </w:tabs>
        <w:ind w:left="2145" w:hanging="420"/>
      </w:pPr>
    </w:lvl>
    <w:lvl w:ilvl="4" w:tentative="0">
      <w:start w:val="1"/>
      <w:numFmt w:val="lowerLetter"/>
      <w:lvlText w:val="%5)"/>
      <w:lvlJc w:val="left"/>
      <w:pPr>
        <w:tabs>
          <w:tab w:val="left" w:pos="2565"/>
        </w:tabs>
        <w:ind w:left="2565" w:hanging="420"/>
      </w:pPr>
    </w:lvl>
    <w:lvl w:ilvl="5" w:tentative="0">
      <w:start w:val="1"/>
      <w:numFmt w:val="lowerRoman"/>
      <w:lvlText w:val="%6."/>
      <w:lvlJc w:val="right"/>
      <w:pPr>
        <w:tabs>
          <w:tab w:val="left" w:pos="2985"/>
        </w:tabs>
        <w:ind w:left="2985" w:hanging="420"/>
      </w:pPr>
    </w:lvl>
    <w:lvl w:ilvl="6" w:tentative="0">
      <w:start w:val="1"/>
      <w:numFmt w:val="decimal"/>
      <w:lvlText w:val="%7."/>
      <w:lvlJc w:val="left"/>
      <w:pPr>
        <w:tabs>
          <w:tab w:val="left" w:pos="3405"/>
        </w:tabs>
        <w:ind w:left="3405" w:hanging="420"/>
      </w:pPr>
    </w:lvl>
    <w:lvl w:ilvl="7" w:tentative="0">
      <w:start w:val="1"/>
      <w:numFmt w:val="lowerLetter"/>
      <w:lvlText w:val="%8)"/>
      <w:lvlJc w:val="left"/>
      <w:pPr>
        <w:tabs>
          <w:tab w:val="left" w:pos="3825"/>
        </w:tabs>
        <w:ind w:left="3825" w:hanging="420"/>
      </w:pPr>
    </w:lvl>
    <w:lvl w:ilvl="8" w:tentative="0">
      <w:start w:val="1"/>
      <w:numFmt w:val="lowerRoman"/>
      <w:lvlText w:val="%9."/>
      <w:lvlJc w:val="right"/>
      <w:pPr>
        <w:tabs>
          <w:tab w:val="left" w:pos="4245"/>
        </w:tabs>
        <w:ind w:left="4245" w:hanging="420"/>
      </w:pPr>
    </w:lvl>
  </w:abstractNum>
  <w:abstractNum w:abstractNumId="40">
    <w:nsid w:val="716E628C"/>
    <w:multiLevelType w:val="multilevel"/>
    <w:tmpl w:val="716E628C"/>
    <w:lvl w:ilvl="0" w:tentative="0">
      <w:start w:val="1"/>
      <w:numFmt w:val="japaneseCounting"/>
      <w:lvlText w:val="%1、"/>
      <w:lvlJc w:val="left"/>
      <w:pPr>
        <w:ind w:left="1638" w:hanging="480"/>
      </w:pPr>
      <w:rPr>
        <w:rFonts w:hint="default"/>
      </w:rPr>
    </w:lvl>
    <w:lvl w:ilvl="1" w:tentative="0">
      <w:start w:val="1"/>
      <w:numFmt w:val="lowerLetter"/>
      <w:lvlText w:val="%2)"/>
      <w:lvlJc w:val="left"/>
      <w:pPr>
        <w:ind w:left="1998" w:hanging="420"/>
      </w:pPr>
    </w:lvl>
    <w:lvl w:ilvl="2" w:tentative="0">
      <w:start w:val="1"/>
      <w:numFmt w:val="lowerRoman"/>
      <w:lvlText w:val="%3."/>
      <w:lvlJc w:val="right"/>
      <w:pPr>
        <w:ind w:left="2418" w:hanging="420"/>
      </w:pPr>
    </w:lvl>
    <w:lvl w:ilvl="3" w:tentative="0">
      <w:start w:val="1"/>
      <w:numFmt w:val="decimal"/>
      <w:lvlText w:val="%4."/>
      <w:lvlJc w:val="left"/>
      <w:pPr>
        <w:ind w:left="2838" w:hanging="420"/>
      </w:pPr>
    </w:lvl>
    <w:lvl w:ilvl="4" w:tentative="0">
      <w:start w:val="1"/>
      <w:numFmt w:val="lowerLetter"/>
      <w:lvlText w:val="%5)"/>
      <w:lvlJc w:val="left"/>
      <w:pPr>
        <w:ind w:left="3258" w:hanging="420"/>
      </w:pPr>
    </w:lvl>
    <w:lvl w:ilvl="5" w:tentative="0">
      <w:start w:val="1"/>
      <w:numFmt w:val="lowerRoman"/>
      <w:lvlText w:val="%6."/>
      <w:lvlJc w:val="right"/>
      <w:pPr>
        <w:ind w:left="3678" w:hanging="420"/>
      </w:pPr>
    </w:lvl>
    <w:lvl w:ilvl="6" w:tentative="0">
      <w:start w:val="1"/>
      <w:numFmt w:val="decimal"/>
      <w:lvlText w:val="%7."/>
      <w:lvlJc w:val="left"/>
      <w:pPr>
        <w:ind w:left="4098" w:hanging="420"/>
      </w:pPr>
    </w:lvl>
    <w:lvl w:ilvl="7" w:tentative="0">
      <w:start w:val="1"/>
      <w:numFmt w:val="lowerLetter"/>
      <w:lvlText w:val="%8)"/>
      <w:lvlJc w:val="left"/>
      <w:pPr>
        <w:ind w:left="4518" w:hanging="420"/>
      </w:pPr>
    </w:lvl>
    <w:lvl w:ilvl="8" w:tentative="0">
      <w:start w:val="1"/>
      <w:numFmt w:val="lowerRoman"/>
      <w:lvlText w:val="%9."/>
      <w:lvlJc w:val="right"/>
      <w:pPr>
        <w:ind w:left="4938" w:hanging="420"/>
      </w:pPr>
    </w:lvl>
  </w:abstractNum>
  <w:abstractNum w:abstractNumId="41">
    <w:nsid w:val="75FE57F1"/>
    <w:multiLevelType w:val="singleLevel"/>
    <w:tmpl w:val="75FE57F1"/>
    <w:lvl w:ilvl="0" w:tentative="0">
      <w:start w:val="1"/>
      <w:numFmt w:val="decimal"/>
      <w:lvlText w:val="%1."/>
      <w:lvlJc w:val="left"/>
      <w:pPr>
        <w:tabs>
          <w:tab w:val="left" w:pos="312"/>
        </w:tabs>
      </w:pPr>
    </w:lvl>
  </w:abstractNum>
  <w:num w:numId="1">
    <w:abstractNumId w:val="3"/>
  </w:num>
  <w:num w:numId="2">
    <w:abstractNumId w:val="9"/>
  </w:num>
  <w:num w:numId="3">
    <w:abstractNumId w:val="13"/>
  </w:num>
  <w:num w:numId="4">
    <w:abstractNumId w:val="11"/>
  </w:num>
  <w:num w:numId="5">
    <w:abstractNumId w:val="10"/>
  </w:num>
  <w:num w:numId="6">
    <w:abstractNumId w:val="26"/>
  </w:num>
  <w:num w:numId="7">
    <w:abstractNumId w:val="22"/>
  </w:num>
  <w:num w:numId="8">
    <w:abstractNumId w:val="14"/>
  </w:num>
  <w:num w:numId="9">
    <w:abstractNumId w:val="20"/>
  </w:num>
  <w:num w:numId="10">
    <w:abstractNumId w:val="39"/>
  </w:num>
  <w:num w:numId="11">
    <w:abstractNumId w:val="1"/>
  </w:num>
  <w:num w:numId="12">
    <w:abstractNumId w:val="4"/>
  </w:num>
  <w:num w:numId="13">
    <w:abstractNumId w:val="38"/>
  </w:num>
  <w:num w:numId="14">
    <w:abstractNumId w:val="27"/>
  </w:num>
  <w:num w:numId="15">
    <w:abstractNumId w:val="31"/>
  </w:num>
  <w:num w:numId="16">
    <w:abstractNumId w:val="6"/>
  </w:num>
  <w:num w:numId="17">
    <w:abstractNumId w:val="29"/>
  </w:num>
  <w:num w:numId="18">
    <w:abstractNumId w:val="25"/>
  </w:num>
  <w:num w:numId="19">
    <w:abstractNumId w:val="7"/>
  </w:num>
  <w:num w:numId="20">
    <w:abstractNumId w:val="16"/>
  </w:num>
  <w:num w:numId="21">
    <w:abstractNumId w:val="41"/>
  </w:num>
  <w:num w:numId="22">
    <w:abstractNumId w:val="0"/>
  </w:num>
  <w:num w:numId="23">
    <w:abstractNumId w:val="17"/>
  </w:num>
  <w:num w:numId="24">
    <w:abstractNumId w:val="24"/>
  </w:num>
  <w:num w:numId="25">
    <w:abstractNumId w:val="28"/>
  </w:num>
  <w:num w:numId="26">
    <w:abstractNumId w:val="23"/>
  </w:num>
  <w:num w:numId="27">
    <w:abstractNumId w:val="32"/>
  </w:num>
  <w:num w:numId="28">
    <w:abstractNumId w:val="33"/>
  </w:num>
  <w:num w:numId="29">
    <w:abstractNumId w:val="34"/>
  </w:num>
  <w:num w:numId="30">
    <w:abstractNumId w:val="18"/>
  </w:num>
  <w:num w:numId="31">
    <w:abstractNumId w:val="15"/>
  </w:num>
  <w:num w:numId="32">
    <w:abstractNumId w:val="40"/>
  </w:num>
  <w:num w:numId="33">
    <w:abstractNumId w:val="5"/>
  </w:num>
  <w:num w:numId="34">
    <w:abstractNumId w:val="8"/>
  </w:num>
  <w:num w:numId="35">
    <w:abstractNumId w:val="2"/>
  </w:num>
  <w:num w:numId="36">
    <w:abstractNumId w:val="35"/>
  </w:num>
  <w:num w:numId="37">
    <w:abstractNumId w:val="37"/>
  </w:num>
  <w:num w:numId="38">
    <w:abstractNumId w:val="36"/>
  </w:num>
  <w:num w:numId="39">
    <w:abstractNumId w:val="12"/>
  </w:num>
  <w:num w:numId="40">
    <w:abstractNumId w:val="21"/>
  </w:num>
  <w:num w:numId="41">
    <w:abstractNumId w:val="30"/>
  </w:num>
  <w:num w:numId="42">
    <w:abstractNumId w:val="1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C60941"/>
    <w:rsid w:val="02953782"/>
    <w:rsid w:val="037B38C0"/>
    <w:rsid w:val="081D3E01"/>
    <w:rsid w:val="13820B10"/>
    <w:rsid w:val="156408A6"/>
    <w:rsid w:val="17680601"/>
    <w:rsid w:val="19C82389"/>
    <w:rsid w:val="1D1A32EE"/>
    <w:rsid w:val="1EA010B9"/>
    <w:rsid w:val="328353D2"/>
    <w:rsid w:val="37C60941"/>
    <w:rsid w:val="38D05F07"/>
    <w:rsid w:val="39995777"/>
    <w:rsid w:val="43FB7516"/>
    <w:rsid w:val="51913E10"/>
    <w:rsid w:val="564A0B9B"/>
    <w:rsid w:val="5EB95275"/>
    <w:rsid w:val="666F3D67"/>
    <w:rsid w:val="6A4C00FD"/>
    <w:rsid w:val="6A8C74E5"/>
    <w:rsid w:val="6AD65906"/>
    <w:rsid w:val="6D237CE0"/>
    <w:rsid w:val="76C36B7A"/>
    <w:rsid w:val="7F5276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1"/>
    <w:qFormat/>
    <w:uiPriority w:val="0"/>
    <w:pPr>
      <w:keepNext/>
      <w:keepLines/>
      <w:spacing w:before="50" w:beforeLines="50" w:after="50" w:afterLines="50"/>
      <w:ind w:firstLine="0" w:firstLineChars="0"/>
      <w:outlineLvl w:val="1"/>
    </w:pPr>
    <w:rPr>
      <w:rFonts w:ascii="Arial" w:hAnsi="Arial" w:eastAsia="黑体"/>
      <w:b/>
      <w:bCs/>
      <w:sz w:val="28"/>
      <w:szCs w:val="32"/>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120" w:line="240" w:lineRule="auto"/>
      <w:ind w:firstLine="0" w:firstLineChars="0"/>
    </w:pPr>
    <w:rPr>
      <w:sz w:val="21"/>
    </w:rPr>
  </w:style>
  <w:style w:type="paragraph" w:styleId="4">
    <w:name w:val="Body Text Indent"/>
    <w:basedOn w:val="1"/>
    <w:qFormat/>
    <w:uiPriority w:val="0"/>
    <w:pPr>
      <w:spacing w:after="120"/>
      <w:ind w:left="420" w:leftChars="200"/>
    </w:pPr>
  </w:style>
  <w:style w:type="paragraph" w:styleId="5">
    <w:name w:val="Plain Text"/>
    <w:basedOn w:val="1"/>
    <w:qFormat/>
    <w:uiPriority w:val="0"/>
    <w:pPr>
      <w:widowControl/>
      <w:spacing w:before="100" w:beforeAutospacing="1" w:after="100" w:afterAutospacing="1" w:line="240" w:lineRule="auto"/>
      <w:ind w:firstLine="0" w:firstLineChars="0"/>
      <w:jc w:val="left"/>
    </w:pPr>
    <w:rPr>
      <w:rFonts w:ascii="宋体" w:hAnsi="宋体"/>
      <w:kern w:val="0"/>
    </w:rPr>
  </w:style>
  <w:style w:type="paragraph" w:styleId="6">
    <w:name w:val="footer"/>
    <w:basedOn w:val="1"/>
    <w:qFormat/>
    <w:uiPriority w:val="0"/>
    <w:pPr>
      <w:tabs>
        <w:tab w:val="center" w:pos="4153"/>
        <w:tab w:val="right" w:pos="8306"/>
      </w:tabs>
      <w:snapToGrid w:val="0"/>
      <w:spacing w:line="240" w:lineRule="auto"/>
      <w:jc w:val="left"/>
    </w:pPr>
    <w:rPr>
      <w:sz w:val="18"/>
      <w:szCs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Body Text Indent 3"/>
    <w:basedOn w:val="1"/>
    <w:qFormat/>
    <w:uiPriority w:val="0"/>
    <w:pPr>
      <w:spacing w:after="120" w:line="240" w:lineRule="auto"/>
      <w:ind w:left="420" w:leftChars="200" w:firstLine="0" w:firstLineChars="0"/>
    </w:pPr>
    <w:rPr>
      <w:sz w:val="16"/>
      <w:szCs w:val="16"/>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page number"/>
    <w:basedOn w:val="11"/>
    <w:qFormat/>
    <w:uiPriority w:val="0"/>
  </w:style>
  <w:style w:type="character" w:styleId="13">
    <w:name w:val="Emphasis"/>
    <w:basedOn w:val="11"/>
    <w:qFormat/>
    <w:uiPriority w:val="20"/>
    <w:rPr>
      <w:i/>
      <w:iCs/>
    </w:rPr>
  </w:style>
  <w:style w:type="character" w:styleId="14">
    <w:name w:val="Hyperlink"/>
    <w:basedOn w:val="11"/>
    <w:qFormat/>
    <w:uiPriority w:val="99"/>
    <w:rPr>
      <w:color w:val="0000FF"/>
      <w:u w:val="single"/>
    </w:rPr>
  </w:style>
  <w:style w:type="paragraph" w:styleId="15">
    <w:name w:val="List Paragraph"/>
    <w:basedOn w:val="1"/>
    <w:qFormat/>
    <w:uiPriority w:val="34"/>
    <w:pPr>
      <w:ind w:firstLine="420" w:firstLineChars="200"/>
    </w:pPr>
  </w:style>
  <w:style w:type="paragraph" w:customStyle="1" w:styleId="16">
    <w:name w:val="样式"/>
    <w:qFormat/>
    <w:uiPriority w:val="0"/>
    <w:pPr>
      <w:widowControl w:val="0"/>
      <w:autoSpaceDE w:val="0"/>
      <w:autoSpaceDN w:val="0"/>
      <w:adjustRightInd w:val="0"/>
    </w:pPr>
    <w:rPr>
      <w:rFonts w:ascii="宋体" w:hAnsi="宋体" w:eastAsia="宋体" w:cs="宋体"/>
      <w:sz w:val="24"/>
      <w:szCs w:val="24"/>
      <w:lang w:val="en-US" w:eastAsia="zh-CN" w:bidi="ar-SA"/>
    </w:rPr>
  </w:style>
  <w:style w:type="character" w:customStyle="1" w:styleId="17">
    <w:name w:val="apple-converted-space"/>
    <w:qFormat/>
    <w:uiPriority w:val="0"/>
  </w:style>
  <w:style w:type="paragraph" w:customStyle="1" w:styleId="18">
    <w:name w:val="Normal"/>
    <w:qFormat/>
    <w:uiPriority w:val="0"/>
    <w:pPr>
      <w:jc w:val="both"/>
    </w:pPr>
    <w:rPr>
      <w:rFonts w:ascii="Times New Roman" w:hAnsi="Times New Roman" w:eastAsia="宋体" w:cs="Times New Roman"/>
      <w:kern w:val="2"/>
      <w:sz w:val="21"/>
      <w:szCs w:val="21"/>
      <w:lang w:val="en-US" w:eastAsia="zh-CN" w:bidi="ar-SA"/>
    </w:rPr>
  </w:style>
  <w:style w:type="paragraph" w:customStyle="1" w:styleId="1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125</Pages>
  <Words>8680</Words>
  <Characters>8807</Characters>
  <Lines>0</Lines>
  <Paragraphs>0</Paragraphs>
  <TotalTime>15</TotalTime>
  <ScaleCrop>false</ScaleCrop>
  <LinksUpToDate>false</LinksUpToDate>
  <CharactersWithSpaces>9333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2021-09-30T05:45:00Z</dcterms:created>
  <dc:creator>caoli</dc:creator>
  <cp:lastModifiedBy>ID未识别</cp:lastModifiedBy>
  <dcterms:modified xsi:type="dcterms:W3CDTF">2026-01-29T05:15:26Z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F6216D6D3F134768A6638D71BC5924C0_13</vt:lpwstr>
  </property>
</Properties>
</file>