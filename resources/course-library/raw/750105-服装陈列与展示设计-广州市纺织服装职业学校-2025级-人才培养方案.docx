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93095">
      <w:pPr>
        <w:jc w:val="center"/>
      </w:pPr>
      <w:bookmarkStart w:id="0" w:name="_Hlk80881458"/>
      <w:bookmarkEnd w:id="0"/>
      <w:bookmarkStart w:id="331" w:name="_GoBack"/>
      <w:bookmarkEnd w:id="331"/>
      <w:r>
        <w:drawing>
          <wp:inline distT="0" distB="0" distL="114300" distR="114300">
            <wp:extent cx="4940935" cy="8712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rcRect l="3467" r="2865" b="19578"/>
                    <a:stretch>
                      <a:fillRect/>
                    </a:stretch>
                  </pic:blipFill>
                  <pic:spPr>
                    <a:xfrm>
                      <a:off x="0" y="0"/>
                      <a:ext cx="4940935" cy="871220"/>
                    </a:xfrm>
                    <a:prstGeom prst="rect">
                      <a:avLst/>
                    </a:prstGeom>
                    <a:noFill/>
                    <a:ln>
                      <a:noFill/>
                    </a:ln>
                  </pic:spPr>
                </pic:pic>
              </a:graphicData>
            </a:graphic>
          </wp:inline>
        </w:drawing>
      </w:r>
    </w:p>
    <w:p w14:paraId="749D407C">
      <w:pPr>
        <w:jc w:val="center"/>
      </w:pPr>
    </w:p>
    <w:p w14:paraId="36A8E3FB">
      <w:pPr>
        <w:jc w:val="center"/>
      </w:pPr>
    </w:p>
    <w:p w14:paraId="41AAF415">
      <w:pPr>
        <w:jc w:val="center"/>
      </w:pPr>
    </w:p>
    <w:p w14:paraId="6D7933A9">
      <w:pPr>
        <w:jc w:val="center"/>
      </w:pPr>
      <w:r>
        <w:drawing>
          <wp:inline distT="0" distB="0" distL="114300" distR="114300">
            <wp:extent cx="1894840" cy="1895475"/>
            <wp:effectExtent l="0" t="0" r="10160" b="9525"/>
            <wp:docPr id="2" name="图片 2" descr="D:\1 陈素雅教研工作\进行中项目\10 广州纺织——服装设计与工艺专业群、动漫与游戏设计专业群\0 专业基础信息\学校LOGO.png学校LOGO"/>
            <wp:cNvGraphicFramePr/>
            <a:graphic xmlns:a="http://schemas.openxmlformats.org/drawingml/2006/main">
              <a:graphicData uri="http://schemas.openxmlformats.org/drawingml/2006/picture">
                <pic:pic xmlns:pic="http://schemas.openxmlformats.org/drawingml/2006/picture">
                  <pic:nvPicPr>
                    <pic:cNvPr id="2" name="图片 2" descr="D:\1 陈素雅教研工作\进行中项目\10 广州纺织——服装设计与工艺专业群、动漫与游戏设计专业群\0 专业基础信息\学校LOGO.png学校LOGO"/>
                    <pic:cNvPicPr/>
                  </pic:nvPicPr>
                  <pic:blipFill>
                    <a:blip r:embed="rId7">
                      <a:clrChange>
                        <a:clrFrom>
                          <a:srgbClr val="FFFFFF"/>
                        </a:clrFrom>
                        <a:clrTo>
                          <a:srgbClr val="FFFFFF">
                            <a:alpha val="0"/>
                          </a:srgbClr>
                        </a:clrTo>
                      </a:clrChange>
                    </a:blip>
                    <a:stretch>
                      <a:fillRect/>
                    </a:stretch>
                  </pic:blipFill>
                  <pic:spPr>
                    <a:xfrm>
                      <a:off x="0" y="0"/>
                      <a:ext cx="1894840" cy="1895475"/>
                    </a:xfrm>
                    <a:prstGeom prst="rect">
                      <a:avLst/>
                    </a:prstGeom>
                    <a:noFill/>
                    <a:ln>
                      <a:noFill/>
                    </a:ln>
                  </pic:spPr>
                </pic:pic>
              </a:graphicData>
            </a:graphic>
          </wp:inline>
        </w:drawing>
      </w:r>
    </w:p>
    <w:p w14:paraId="65C3B186"/>
    <w:p w14:paraId="13D5FE9A"/>
    <w:p w14:paraId="1BAD276C"/>
    <w:p w14:paraId="5366A006"/>
    <w:p w14:paraId="666A626A">
      <w:r>
        <mc:AlternateContent>
          <mc:Choice Requires="wps">
            <w:drawing>
              <wp:anchor distT="0" distB="0" distL="114300" distR="114300" simplePos="0" relativeHeight="251659264" behindDoc="0" locked="0" layoutInCell="1" allowOverlap="1">
                <wp:simplePos x="0" y="0"/>
                <wp:positionH relativeFrom="column">
                  <wp:posOffset>569595</wp:posOffset>
                </wp:positionH>
                <wp:positionV relativeFrom="paragraph">
                  <wp:posOffset>43815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FCA5576">
                            <w:pPr>
                              <w:jc w:val="center"/>
                              <w:rPr>
                                <w:rFonts w:hint="eastAsia" w:ascii="黑体" w:hAnsi="黑体" w:eastAsia="黑体"/>
                                <w:b/>
                                <w:sz w:val="52"/>
                                <w:szCs w:val="52"/>
                                <w14:shadow w14:blurRad="69850" w14:dist="43180" w14:dir="5400000" w14:sx="0" w14:sy="0" w14:kx="0" w14:ky="0" w14:algn="none">
                                  <w14:srgbClr w14:val="000000">
                                    <w14:alpha w14:val="35000"/>
                                  </w14:srgbClr>
                                </w14:shadow>
                              </w:rPr>
                            </w:pPr>
                            <w:r>
                              <w:rPr>
                                <w:rFonts w:hint="eastAsia" w:ascii="黑体" w:hAnsi="黑体" w:eastAsia="黑体"/>
                                <w:b/>
                                <w:sz w:val="52"/>
                                <w:szCs w:val="52"/>
                                <w14:shadow w14:blurRad="69850" w14:dist="43180" w14:dir="5400000" w14:sx="0" w14:sy="0" w14:kx="0" w14:ky="0" w14:algn="none">
                                  <w14:srgbClr w14:val="000000">
                                    <w14:alpha w14:val="35000"/>
                                  </w14:srgbClr>
                                </w14:shadow>
                              </w:rPr>
                              <w:t>2025级</w:t>
                            </w:r>
                            <w:r>
                              <w:rPr>
                                <w:rFonts w:hint="eastAsia" w:ascii="黑体" w:hAnsi="黑体" w:eastAsia="黑体"/>
                                <w:b/>
                                <w:sz w:val="52"/>
                                <w:szCs w:val="52"/>
                                <w:lang w:val="en-US" w:eastAsia="zh-CN"/>
                                <w14:shadow w14:blurRad="69850" w14:dist="43180" w14:dir="5400000" w14:sx="0" w14:sy="0" w14:kx="0" w14:ky="0" w14:algn="none">
                                  <w14:srgbClr w14:val="000000">
                                    <w14:alpha w14:val="35000"/>
                                  </w14:srgbClr>
                                </w14:shadow>
                              </w:rPr>
                              <w:t>服装陈列与展示设计</w:t>
                            </w:r>
                            <w:r>
                              <w:rPr>
                                <w:rFonts w:hint="eastAsia" w:ascii="黑体" w:hAnsi="黑体" w:eastAsia="黑体"/>
                                <w:b/>
                                <w:sz w:val="52"/>
                                <w:szCs w:val="52"/>
                                <w14:shadow w14:blurRad="69850" w14:dist="43180" w14:dir="5400000" w14:sx="0" w14:sy="0" w14:kx="0" w14:ky="0" w14:algn="none">
                                  <w14:srgbClr w14:val="000000">
                                    <w14:alpha w14:val="35000"/>
                                  </w14:srgbClr>
                                </w14:shadow>
                              </w:rPr>
                              <w:t>专业</w:t>
                            </w:r>
                          </w:p>
                          <w:p w14:paraId="7FF2C66B">
                            <w:pPr>
                              <w:pStyle w:val="6"/>
                              <w:ind w:firstLine="0" w:firstLineChars="0"/>
                              <w:jc w:val="cente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pPr>
                            <w: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t>（</w:t>
                            </w:r>
                            <w:r>
                              <w:rPr>
                                <w:rFonts w:hint="eastAsia" w:ascii="黑体" w:hAnsi="黑体" w:eastAsia="黑体"/>
                                <w:b/>
                                <w:sz w:val="52"/>
                                <w:szCs w:val="52"/>
                                <w:lang w:val="en-US" w:eastAsia="zh-CN"/>
                                <w14:shadow w14:blurRad="69850" w14:dist="43180" w14:dir="5400000" w14:sx="0" w14:sy="0" w14:kx="0" w14:ky="0" w14:algn="none">
                                  <w14:srgbClr w14:val="000000">
                                    <w14:alpha w14:val="35000"/>
                                  </w14:srgbClr>
                                </w14:shadow>
                              </w:rPr>
                              <w:t>三年制</w:t>
                            </w:r>
                            <w: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t>）</w:t>
                            </w:r>
                          </w:p>
                          <w:p w14:paraId="5D492D09">
                            <w:pPr>
                              <w:pStyle w:val="6"/>
                              <w:jc w:val="center"/>
                            </w:pPr>
                          </w:p>
                          <w:p w14:paraId="320413AE">
                            <w:pPr>
                              <w:jc w:val="center"/>
                              <w:rPr>
                                <w:rFonts w:ascii="黑体" w:hAnsi="黑体" w:eastAsia="黑体"/>
                                <w:b/>
                                <w:sz w:val="52"/>
                                <w:szCs w:val="52"/>
                                <w14:shadow w14:blurRad="69850" w14:dist="43180" w14:dir="5400000" w14:sx="0" w14:sy="0" w14:kx="0" w14:ky="0" w14:algn="none">
                                  <w14:srgbClr w14:val="000000">
                                    <w14:alpha w14:val="35000"/>
                                  </w14:srgbClr>
                                </w14:shadow>
                              </w:rPr>
                            </w:pPr>
                            <w:r>
                              <w:rPr>
                                <w:rFonts w:hint="eastAsia" w:ascii="黑体" w:hAnsi="黑体" w:eastAsia="黑体"/>
                                <w:b/>
                                <w:sz w:val="52"/>
                                <w:szCs w:val="52"/>
                                <w14:shadow w14:blurRad="69850" w14:dist="43180" w14:dir="5400000" w14:sx="0" w14:sy="0" w14:kx="0" w14:ky="0" w14:algn="none">
                                  <w14:srgbClr w14:val="000000">
                                    <w14:alpha w14:val="35000"/>
                                  </w14:srgbClr>
                                </w14:shadow>
                              </w:rPr>
                              <w:t>人才培养方案</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4.85pt;margin-top:3.45pt;height:144pt;width:144pt;mso-wrap-style:none;z-index:251659264;mso-width-relative:page;mso-height-relative:page;" filled="f" stroked="f" coordsize="21600,21600" o:gfxdata="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mnoln1AAAAAgBAAAPAAAAAAAAAAEAIAAAACIAAABkcnMvZG93bnJldi54bWxQSwEC&#10;FAAUAAAACACHTuJAOUm8fjECAABqBAAADgAAAAAAAAABACAAAAAjAQAAZHJzL2Uyb0RvYy54bWxQ&#10;SwUGAAAAAAYABgBZAQAAxgUAAAAA&#10;">
                <v:fill on="f" focussize="0,0"/>
                <v:stroke on="f"/>
                <v:imagedata o:title=""/>
                <o:lock v:ext="edit" aspectratio="f"/>
                <v:textbox style="mso-fit-shape-to-text:t;">
                  <w:txbxContent>
                    <w:p w14:paraId="6FCA5576">
                      <w:pPr>
                        <w:jc w:val="center"/>
                        <w:rPr>
                          <w:rFonts w:hint="eastAsia" w:ascii="黑体" w:hAnsi="黑体" w:eastAsia="黑体"/>
                          <w:b/>
                          <w:sz w:val="52"/>
                          <w:szCs w:val="52"/>
                          <w14:shadow w14:blurRad="69850" w14:dist="43180" w14:dir="5400000" w14:sx="0" w14:sy="0" w14:kx="0" w14:ky="0" w14:algn="none">
                            <w14:srgbClr w14:val="000000">
                              <w14:alpha w14:val="35000"/>
                            </w14:srgbClr>
                          </w14:shadow>
                        </w:rPr>
                      </w:pPr>
                      <w:r>
                        <w:rPr>
                          <w:rFonts w:hint="eastAsia" w:ascii="黑体" w:hAnsi="黑体" w:eastAsia="黑体"/>
                          <w:b/>
                          <w:sz w:val="52"/>
                          <w:szCs w:val="52"/>
                          <w14:shadow w14:blurRad="69850" w14:dist="43180" w14:dir="5400000" w14:sx="0" w14:sy="0" w14:kx="0" w14:ky="0" w14:algn="none">
                            <w14:srgbClr w14:val="000000">
                              <w14:alpha w14:val="35000"/>
                            </w14:srgbClr>
                          </w14:shadow>
                        </w:rPr>
                        <w:t>2025级</w:t>
                      </w:r>
                      <w:r>
                        <w:rPr>
                          <w:rFonts w:hint="eastAsia" w:ascii="黑体" w:hAnsi="黑体" w:eastAsia="黑体"/>
                          <w:b/>
                          <w:sz w:val="52"/>
                          <w:szCs w:val="52"/>
                          <w:lang w:val="en-US" w:eastAsia="zh-CN"/>
                          <w14:shadow w14:blurRad="69850" w14:dist="43180" w14:dir="5400000" w14:sx="0" w14:sy="0" w14:kx="0" w14:ky="0" w14:algn="none">
                            <w14:srgbClr w14:val="000000">
                              <w14:alpha w14:val="35000"/>
                            </w14:srgbClr>
                          </w14:shadow>
                        </w:rPr>
                        <w:t>服装陈列与展示设计</w:t>
                      </w:r>
                      <w:r>
                        <w:rPr>
                          <w:rFonts w:hint="eastAsia" w:ascii="黑体" w:hAnsi="黑体" w:eastAsia="黑体"/>
                          <w:b/>
                          <w:sz w:val="52"/>
                          <w:szCs w:val="52"/>
                          <w14:shadow w14:blurRad="69850" w14:dist="43180" w14:dir="5400000" w14:sx="0" w14:sy="0" w14:kx="0" w14:ky="0" w14:algn="none">
                            <w14:srgbClr w14:val="000000">
                              <w14:alpha w14:val="35000"/>
                            </w14:srgbClr>
                          </w14:shadow>
                        </w:rPr>
                        <w:t>专业</w:t>
                      </w:r>
                    </w:p>
                    <w:p w14:paraId="7FF2C66B">
                      <w:pPr>
                        <w:pStyle w:val="6"/>
                        <w:ind w:firstLine="0" w:firstLineChars="0"/>
                        <w:jc w:val="cente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pPr>
                      <w: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t>（</w:t>
                      </w:r>
                      <w:r>
                        <w:rPr>
                          <w:rFonts w:hint="eastAsia" w:ascii="黑体" w:hAnsi="黑体" w:eastAsia="黑体"/>
                          <w:b/>
                          <w:sz w:val="52"/>
                          <w:szCs w:val="52"/>
                          <w:lang w:val="en-US" w:eastAsia="zh-CN"/>
                          <w14:shadow w14:blurRad="69850" w14:dist="43180" w14:dir="5400000" w14:sx="0" w14:sy="0" w14:kx="0" w14:ky="0" w14:algn="none">
                            <w14:srgbClr w14:val="000000">
                              <w14:alpha w14:val="35000"/>
                            </w14:srgbClr>
                          </w14:shadow>
                        </w:rPr>
                        <w:t>三年制</w:t>
                      </w:r>
                      <w:r>
                        <w:rPr>
                          <w:rFonts w:hint="eastAsia" w:ascii="黑体" w:hAnsi="黑体" w:eastAsia="黑体"/>
                          <w:b/>
                          <w:sz w:val="52"/>
                          <w:szCs w:val="52"/>
                          <w:lang w:eastAsia="zh-CN"/>
                          <w14:shadow w14:blurRad="69850" w14:dist="43180" w14:dir="5400000" w14:sx="0" w14:sy="0" w14:kx="0" w14:ky="0" w14:algn="none">
                            <w14:srgbClr w14:val="000000">
                              <w14:alpha w14:val="35000"/>
                            </w14:srgbClr>
                          </w14:shadow>
                        </w:rPr>
                        <w:t>）</w:t>
                      </w:r>
                    </w:p>
                    <w:p w14:paraId="5D492D09">
                      <w:pPr>
                        <w:pStyle w:val="6"/>
                        <w:jc w:val="center"/>
                      </w:pPr>
                    </w:p>
                    <w:p w14:paraId="320413AE">
                      <w:pPr>
                        <w:jc w:val="center"/>
                        <w:rPr>
                          <w:rFonts w:ascii="黑体" w:hAnsi="黑体" w:eastAsia="黑体"/>
                          <w:b/>
                          <w:sz w:val="52"/>
                          <w:szCs w:val="52"/>
                          <w14:shadow w14:blurRad="69850" w14:dist="43180" w14:dir="5400000" w14:sx="0" w14:sy="0" w14:kx="0" w14:ky="0" w14:algn="none">
                            <w14:srgbClr w14:val="000000">
                              <w14:alpha w14:val="35000"/>
                            </w14:srgbClr>
                          </w14:shadow>
                        </w:rPr>
                      </w:pPr>
                      <w:r>
                        <w:rPr>
                          <w:rFonts w:hint="eastAsia" w:ascii="黑体" w:hAnsi="黑体" w:eastAsia="黑体"/>
                          <w:b/>
                          <w:sz w:val="52"/>
                          <w:szCs w:val="52"/>
                          <w14:shadow w14:blurRad="69850" w14:dist="43180" w14:dir="5400000" w14:sx="0" w14:sy="0" w14:kx="0" w14:ky="0" w14:algn="none">
                            <w14:srgbClr w14:val="000000">
                              <w14:alpha w14:val="35000"/>
                            </w14:srgbClr>
                          </w14:shadow>
                        </w:rPr>
                        <w:t>人才培养方案</w:t>
                      </w:r>
                    </w:p>
                  </w:txbxContent>
                </v:textbox>
              </v:shape>
            </w:pict>
          </mc:Fallback>
        </mc:AlternateContent>
      </w:r>
    </w:p>
    <w:p w14:paraId="5F2518C9"/>
    <w:p w14:paraId="62FBAF0A"/>
    <w:p w14:paraId="50569961">
      <w:pPr>
        <w:pStyle w:val="6"/>
      </w:pPr>
    </w:p>
    <w:p w14:paraId="28CBF577"/>
    <w:p w14:paraId="5BAF62FD"/>
    <w:p w14:paraId="75033EED"/>
    <w:p w14:paraId="555588A2"/>
    <w:p w14:paraId="74E22C72"/>
    <w:p w14:paraId="3D4AB917"/>
    <w:p w14:paraId="318BF314"/>
    <w:p w14:paraId="4C24A318"/>
    <w:p w14:paraId="71319B60"/>
    <w:p w14:paraId="2898BDDD"/>
    <w:p w14:paraId="447E13CE"/>
    <w:p w14:paraId="14BE22B3"/>
    <w:p w14:paraId="28C0E5BA">
      <w:pPr>
        <w:jc w:val="center"/>
        <w:rPr>
          <w:sz w:val="36"/>
          <w:szCs w:val="36"/>
        </w:rPr>
      </w:pPr>
    </w:p>
    <w:p w14:paraId="1507CA28">
      <w:pPr>
        <w:jc w:val="center"/>
        <w:outlineLvl w:val="0"/>
        <w:rPr>
          <w:sz w:val="36"/>
          <w:szCs w:val="36"/>
        </w:rPr>
      </w:pPr>
      <w:bookmarkStart w:id="1" w:name="_Toc10374"/>
      <w:bookmarkStart w:id="2" w:name="_Toc8370"/>
      <w:bookmarkStart w:id="3" w:name="_Toc19616"/>
      <w:bookmarkStart w:id="4" w:name="_Toc26400"/>
      <w:bookmarkStart w:id="5" w:name="_Toc25162"/>
      <w:bookmarkStart w:id="6" w:name="_Toc21070"/>
      <w:bookmarkStart w:id="7" w:name="_Toc16653"/>
      <w:bookmarkStart w:id="8" w:name="_Toc9672"/>
      <w:bookmarkStart w:id="9" w:name="_Toc24544"/>
      <w:bookmarkStart w:id="10" w:name="_Toc9274"/>
      <w:r>
        <w:rPr>
          <w:rFonts w:hint="eastAsia"/>
          <w:sz w:val="36"/>
          <w:szCs w:val="36"/>
        </w:rPr>
        <w:t>广州市</w:t>
      </w:r>
      <w:r>
        <w:rPr>
          <w:rFonts w:hint="eastAsia"/>
          <w:sz w:val="36"/>
          <w:szCs w:val="36"/>
          <w:lang w:val="en-US" w:eastAsia="zh-CN"/>
        </w:rPr>
        <w:t>纺织服装</w:t>
      </w:r>
      <w:r>
        <w:rPr>
          <w:rFonts w:hint="eastAsia"/>
          <w:sz w:val="36"/>
          <w:szCs w:val="36"/>
        </w:rPr>
        <w:t>职业学校</w:t>
      </w:r>
      <w:bookmarkEnd w:id="1"/>
      <w:bookmarkEnd w:id="2"/>
      <w:bookmarkEnd w:id="3"/>
      <w:bookmarkEnd w:id="4"/>
      <w:bookmarkEnd w:id="5"/>
      <w:bookmarkEnd w:id="6"/>
      <w:bookmarkEnd w:id="7"/>
      <w:bookmarkEnd w:id="8"/>
      <w:bookmarkEnd w:id="9"/>
      <w:bookmarkEnd w:id="10"/>
    </w:p>
    <w:p w14:paraId="75F3C22B">
      <w:pPr>
        <w:jc w:val="center"/>
        <w:rPr>
          <w:rFonts w:hint="eastAsia"/>
          <w:sz w:val="36"/>
          <w:szCs w:val="36"/>
        </w:rPr>
      </w:pPr>
      <w:r>
        <w:rPr>
          <w:rFonts w:hint="eastAsia"/>
          <w:sz w:val="36"/>
          <w:szCs w:val="36"/>
        </w:rPr>
        <w:t>二</w:t>
      </w:r>
      <w:r>
        <w:rPr>
          <w:rFonts w:hint="eastAsia" w:ascii="华文中宋" w:hAnsi="华文中宋" w:eastAsia="华文中宋"/>
          <w:sz w:val="36"/>
          <w:szCs w:val="36"/>
        </w:rPr>
        <w:t>Ｏ</w:t>
      </w:r>
      <w:r>
        <w:rPr>
          <w:rFonts w:hint="eastAsia"/>
          <w:sz w:val="36"/>
          <w:szCs w:val="36"/>
        </w:rPr>
        <w:t>二五年</w:t>
      </w:r>
      <w:r>
        <w:rPr>
          <w:rFonts w:hint="eastAsia"/>
          <w:sz w:val="36"/>
          <w:szCs w:val="36"/>
          <w:lang w:val="en-US" w:eastAsia="zh-CN"/>
        </w:rPr>
        <w:t>七</w:t>
      </w:r>
      <w:r>
        <w:rPr>
          <w:rFonts w:hint="eastAsia"/>
          <w:sz w:val="36"/>
          <w:szCs w:val="36"/>
        </w:rPr>
        <w:t>月</w:t>
      </w:r>
    </w:p>
    <w:p w14:paraId="53F02237">
      <w:pPr>
        <w:pStyle w:val="6"/>
        <w:rPr>
          <w:rFonts w:hint="eastAsia"/>
          <w:sz w:val="36"/>
          <w:szCs w:val="36"/>
        </w:rPr>
      </w:pPr>
    </w:p>
    <w:p w14:paraId="41B5110C">
      <w:pPr>
        <w:jc w:val="center"/>
        <w:rPr>
          <w:rFonts w:ascii="楷体" w:hAnsi="楷体" w:eastAsia="楷体"/>
          <w:sz w:val="32"/>
          <w:szCs w:val="32"/>
        </w:rPr>
      </w:pPr>
      <w:r>
        <w:rPr>
          <w:rFonts w:hint="eastAsia" w:ascii="楷体" w:hAnsi="楷体" w:eastAsia="楷体"/>
          <w:sz w:val="32"/>
          <w:szCs w:val="32"/>
        </w:rPr>
        <w:t>说 明</w:t>
      </w:r>
    </w:p>
    <w:p w14:paraId="095BBBF0">
      <w:pPr>
        <w:ind w:firstLine="560" w:firstLineChars="200"/>
        <w:rPr>
          <w:rFonts w:ascii="楷体" w:hAnsi="楷体" w:eastAsia="楷体"/>
          <w:sz w:val="28"/>
          <w:szCs w:val="28"/>
        </w:rPr>
      </w:pPr>
    </w:p>
    <w:p w14:paraId="242B63DB">
      <w:pPr>
        <w:ind w:firstLine="560" w:firstLineChars="200"/>
        <w:rPr>
          <w:rFonts w:ascii="楷体" w:hAnsi="楷体" w:eastAsia="楷体"/>
          <w:sz w:val="28"/>
          <w:szCs w:val="28"/>
        </w:rPr>
      </w:pPr>
      <w:r>
        <w:rPr>
          <w:rFonts w:hint="eastAsia" w:ascii="楷体" w:hAnsi="楷体" w:eastAsia="楷体"/>
          <w:sz w:val="28"/>
          <w:szCs w:val="28"/>
        </w:rPr>
        <w:t>本专业人才培养方案由</w:t>
      </w:r>
      <w:r>
        <w:rPr>
          <w:rFonts w:hint="eastAsia" w:ascii="楷体" w:hAnsi="楷体" w:eastAsia="楷体"/>
          <w:sz w:val="28"/>
          <w:szCs w:val="28"/>
          <w:lang w:val="en-US" w:eastAsia="zh-CN"/>
        </w:rPr>
        <w:t>刘勤</w:t>
      </w:r>
      <w:r>
        <w:rPr>
          <w:rFonts w:hint="eastAsia" w:ascii="楷体" w:hAnsi="楷体" w:eastAsia="楷体"/>
          <w:sz w:val="28"/>
          <w:szCs w:val="28"/>
        </w:rPr>
        <w:t>负责主持制订，参与本专业人才培养方案制订人员如下：</w:t>
      </w:r>
    </w:p>
    <w:p w14:paraId="6A2B58A8">
      <w:pPr>
        <w:ind w:firstLine="560" w:firstLineChars="200"/>
        <w:rPr>
          <w:rFonts w:ascii="楷体" w:hAnsi="楷体" w:eastAsia="楷体"/>
          <w:sz w:val="28"/>
          <w:szCs w:val="28"/>
        </w:rPr>
      </w:pPr>
      <w:r>
        <w:rPr>
          <w:rFonts w:hint="eastAsia" w:ascii="楷体" w:hAnsi="楷体" w:eastAsia="楷体"/>
          <w:sz w:val="28"/>
          <w:szCs w:val="28"/>
          <w:lang w:eastAsia="zh-CN"/>
        </w:rPr>
        <w:t>范云红、赵成、解富亮、罗红梅、陈琨、夏双双、游宪懿、王彬彬、潘忆燕、龙青薇、温凤薇：</w:t>
      </w:r>
      <w:r>
        <w:rPr>
          <w:rFonts w:hint="eastAsia" w:ascii="楷体" w:hAnsi="楷体" w:eastAsia="楷体"/>
          <w:sz w:val="28"/>
          <w:szCs w:val="28"/>
        </w:rPr>
        <w:t>负责</w:t>
      </w:r>
      <w:r>
        <w:rPr>
          <w:rFonts w:hint="eastAsia" w:ascii="楷体" w:hAnsi="楷体" w:eastAsia="楷体"/>
          <w:sz w:val="28"/>
          <w:szCs w:val="28"/>
          <w:lang w:val="en-US" w:eastAsia="zh-CN"/>
        </w:rPr>
        <w:t>公共基础部分</w:t>
      </w:r>
    </w:p>
    <w:p w14:paraId="1D3F1692">
      <w:pPr>
        <w:adjustRightInd w:val="0"/>
        <w:snapToGrid w:val="0"/>
        <w:spacing w:line="360" w:lineRule="auto"/>
        <w:ind w:firstLine="560" w:firstLineChars="200"/>
        <w:jc w:val="left"/>
        <w:rPr>
          <w:rFonts w:hint="default" w:ascii="楷体" w:hAnsi="楷体" w:eastAsia="楷体"/>
          <w:sz w:val="28"/>
          <w:szCs w:val="28"/>
          <w:lang w:val="en-US" w:eastAsia="zh-CN"/>
        </w:rPr>
      </w:pPr>
      <w:r>
        <w:rPr>
          <w:rFonts w:hint="eastAsia" w:ascii="楷体" w:hAnsi="楷体" w:eastAsia="楷体"/>
          <w:sz w:val="28"/>
          <w:szCs w:val="28"/>
          <w:lang w:val="en-US" w:eastAsia="zh-CN"/>
        </w:rPr>
        <w:t>刘勤</w:t>
      </w:r>
      <w:r>
        <w:rPr>
          <w:rFonts w:hint="eastAsia" w:ascii="楷体" w:hAnsi="楷体" w:eastAsia="楷体"/>
          <w:sz w:val="28"/>
          <w:szCs w:val="28"/>
        </w:rPr>
        <w:t>负责</w:t>
      </w:r>
      <w:r>
        <w:rPr>
          <w:rFonts w:hint="eastAsia" w:ascii="楷体" w:hAnsi="楷体" w:eastAsia="楷体"/>
          <w:sz w:val="28"/>
          <w:szCs w:val="28"/>
          <w:lang w:eastAsia="zh-CN"/>
        </w:rPr>
        <w:t>：</w:t>
      </w:r>
      <w:r>
        <w:rPr>
          <w:rFonts w:hint="eastAsia" w:ascii="楷体" w:hAnsi="楷体" w:eastAsia="楷体"/>
          <w:sz w:val="28"/>
          <w:szCs w:val="28"/>
          <w:lang w:val="en-US" w:eastAsia="zh-CN"/>
        </w:rPr>
        <w:t>1.按我校2025级人才培养方案模版的格式要求，编写服装陈列与展示设计专业对应的具体内容；2.负责《服装陈列与展示设计教学进程安排表》除公共基础部分以外的所有内容编写与数据统计；3.完成附件1、附件2、附件3基础信息的编写。</w:t>
      </w:r>
    </w:p>
    <w:p w14:paraId="592ADAE3">
      <w:pPr>
        <w:adjustRightInd w:val="0"/>
        <w:snapToGrid w:val="0"/>
        <w:spacing w:line="360" w:lineRule="auto"/>
        <w:ind w:firstLine="560" w:firstLineChars="200"/>
        <w:rPr>
          <w:rFonts w:hint="eastAsia" w:ascii="楷体" w:hAnsi="楷体" w:eastAsia="楷体"/>
          <w:sz w:val="28"/>
          <w:szCs w:val="28"/>
          <w:lang w:val="en-US" w:eastAsia="zh-CN"/>
        </w:rPr>
      </w:pPr>
      <w:r>
        <w:rPr>
          <w:rFonts w:hint="eastAsia" w:ascii="楷体" w:hAnsi="楷体" w:eastAsia="楷体"/>
          <w:sz w:val="28"/>
          <w:szCs w:val="28"/>
          <w:lang w:val="en-US" w:eastAsia="zh-CN"/>
        </w:rPr>
        <w:t>周成锦</w:t>
      </w:r>
      <w:r>
        <w:rPr>
          <w:rFonts w:hint="eastAsia" w:ascii="楷体" w:hAnsi="楷体" w:eastAsia="楷体"/>
          <w:sz w:val="28"/>
          <w:szCs w:val="28"/>
        </w:rPr>
        <w:t>负责</w:t>
      </w:r>
      <w:r>
        <w:rPr>
          <w:rFonts w:hint="eastAsia" w:ascii="楷体" w:hAnsi="楷体" w:eastAsia="楷体"/>
          <w:sz w:val="28"/>
          <w:szCs w:val="28"/>
          <w:lang w:eastAsia="zh-CN"/>
        </w:rPr>
        <w:t>：</w:t>
      </w:r>
      <w:r>
        <w:rPr>
          <w:rFonts w:hint="eastAsia" w:ascii="楷体" w:hAnsi="楷体" w:eastAsia="楷体"/>
          <w:sz w:val="28"/>
          <w:szCs w:val="28"/>
          <w:lang w:val="en-US" w:eastAsia="zh-CN"/>
        </w:rPr>
        <w:t>1.按我校2025级编写格式要求完成《表4：</w:t>
      </w:r>
      <w:r>
        <w:rPr>
          <w:rFonts w:hint="eastAsia" w:ascii="楷体" w:hAnsi="楷体" w:eastAsia="楷体"/>
          <w:b w:val="0"/>
          <w:bCs w:val="0"/>
          <w:color w:val="auto"/>
          <w:sz w:val="28"/>
          <w:szCs w:val="28"/>
          <w:lang w:val="en-US" w:eastAsia="zh-CN"/>
        </w:rPr>
        <w:t>专业基础课程主要教学内容与要求</w:t>
      </w:r>
      <w:r>
        <w:rPr>
          <w:rFonts w:hint="eastAsia" w:ascii="楷体" w:hAnsi="楷体" w:eastAsia="楷体"/>
          <w:sz w:val="28"/>
          <w:szCs w:val="28"/>
          <w:lang w:val="en-US" w:eastAsia="zh-CN"/>
        </w:rPr>
        <w:t>》《表5：</w:t>
      </w:r>
      <w:r>
        <w:rPr>
          <w:rFonts w:hint="eastAsia" w:ascii="楷体" w:hAnsi="楷体" w:eastAsia="楷体"/>
          <w:b w:val="0"/>
          <w:bCs w:val="0"/>
          <w:color w:val="auto"/>
          <w:sz w:val="28"/>
          <w:szCs w:val="28"/>
          <w:lang w:val="en-US" w:eastAsia="zh-CN"/>
        </w:rPr>
        <w:t>专业核心课程主要教学内容与要求</w:t>
      </w:r>
      <w:r>
        <w:rPr>
          <w:rFonts w:hint="eastAsia" w:ascii="楷体" w:hAnsi="楷体" w:eastAsia="楷体"/>
          <w:sz w:val="28"/>
          <w:szCs w:val="28"/>
          <w:lang w:val="en-US" w:eastAsia="zh-CN"/>
        </w:rPr>
        <w:t>》、《表6：</w:t>
      </w:r>
      <w:r>
        <w:rPr>
          <w:rFonts w:hint="eastAsia" w:ascii="楷体" w:hAnsi="楷体" w:eastAsia="楷体"/>
          <w:b w:val="0"/>
          <w:bCs w:val="0"/>
          <w:sz w:val="28"/>
          <w:szCs w:val="28"/>
          <w:lang w:val="en-US" w:eastAsia="zh-CN"/>
        </w:rPr>
        <w:t>专业拓展课程（专业必修/限选/任选）主要教学内容与要求</w:t>
      </w:r>
      <w:r>
        <w:rPr>
          <w:rFonts w:hint="eastAsia" w:ascii="楷体" w:hAnsi="楷体" w:eastAsia="楷体"/>
          <w:sz w:val="28"/>
          <w:szCs w:val="28"/>
          <w:lang w:val="en-US" w:eastAsia="zh-CN"/>
        </w:rPr>
        <w:t>》的内容编写；2.校对《表8：</w:t>
      </w:r>
      <w:r>
        <w:rPr>
          <w:rFonts w:hint="eastAsia" w:ascii="楷体" w:hAnsi="楷体" w:eastAsia="楷体"/>
          <w:b w:val="0"/>
          <w:bCs w:val="0"/>
          <w:sz w:val="28"/>
          <w:szCs w:val="28"/>
          <w:lang w:val="en-US" w:eastAsia="zh-CN"/>
        </w:rPr>
        <w:t>教学总学时分配表</w:t>
      </w:r>
      <w:r>
        <w:rPr>
          <w:rFonts w:hint="eastAsia" w:ascii="楷体" w:hAnsi="楷体" w:eastAsia="楷体"/>
          <w:sz w:val="28"/>
          <w:szCs w:val="28"/>
          <w:lang w:val="en-US" w:eastAsia="zh-CN"/>
        </w:rPr>
        <w:t>》、《表9：</w:t>
      </w:r>
      <w:r>
        <w:rPr>
          <w:rFonts w:hint="eastAsia" w:ascii="楷体" w:hAnsi="楷体" w:eastAsia="楷体"/>
          <w:b w:val="0"/>
          <w:bCs w:val="0"/>
          <w:sz w:val="28"/>
          <w:szCs w:val="28"/>
          <w:lang w:val="en-US" w:eastAsia="zh-CN"/>
        </w:rPr>
        <w:t>课程计划与进度总表</w:t>
      </w:r>
      <w:r>
        <w:rPr>
          <w:rFonts w:hint="eastAsia" w:ascii="楷体" w:hAnsi="楷体" w:eastAsia="楷体"/>
          <w:sz w:val="28"/>
          <w:szCs w:val="28"/>
          <w:lang w:val="en-US" w:eastAsia="zh-CN"/>
        </w:rPr>
        <w:t>》的数据统计。</w:t>
      </w:r>
    </w:p>
    <w:p w14:paraId="295473AF">
      <w:pPr>
        <w:pStyle w:val="6"/>
        <w:rPr>
          <w:rFonts w:hint="eastAsia"/>
          <w:sz w:val="36"/>
          <w:szCs w:val="36"/>
        </w:rPr>
      </w:pPr>
    </w:p>
    <w:p w14:paraId="72046DAB">
      <w:pPr>
        <w:rPr>
          <w:sz w:val="36"/>
          <w:szCs w:val="36"/>
        </w:rPr>
      </w:pPr>
      <w:r>
        <w:rPr>
          <w:sz w:val="36"/>
          <w:szCs w:val="36"/>
        </w:rPr>
        <w:br w:type="page"/>
      </w:r>
    </w:p>
    <w:sdt>
      <w:sdtPr>
        <w:rPr>
          <w:rFonts w:ascii="宋体" w:hAnsi="宋体" w:eastAsia="宋体" w:cs="宋体"/>
          <w:kern w:val="0"/>
          <w:sz w:val="21"/>
          <w:szCs w:val="24"/>
          <w:lang w:val="en-US" w:eastAsia="zh-CN" w:bidi="ar-SA"/>
        </w:rPr>
        <w:id w:val="147478727"/>
        <w15:color w:val="DBDBDB"/>
        <w:docPartObj>
          <w:docPartGallery w:val="Table of Contents"/>
          <w:docPartUnique/>
        </w:docPartObj>
      </w:sdtPr>
      <w:sdtEndPr>
        <w:rPr>
          <w:rFonts w:ascii="宋体" w:hAnsi="宋体" w:eastAsia="宋体" w:cs="宋体"/>
          <w:b/>
          <w:kern w:val="0"/>
          <w:sz w:val="21"/>
          <w:szCs w:val="24"/>
          <w:lang w:val="en-US" w:eastAsia="zh-CN" w:bidi="ar-SA"/>
        </w:rPr>
      </w:sdtEndPr>
      <w:sdtContent>
        <w:p w14:paraId="0C3A2F62">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5ACB6FEC">
          <w:pPr>
            <w:pStyle w:val="6"/>
            <w:rPr>
              <w:rFonts w:hint="eastAsia"/>
            </w:rPr>
          </w:pPr>
        </w:p>
        <w:p w14:paraId="2AD09B6B">
          <w:pPr>
            <w:pStyle w:val="14"/>
            <w:tabs>
              <w:tab w:val="right" w:leader="dot" w:pos="9558"/>
            </w:tabs>
            <w:rPr>
              <w:rFonts w:hint="eastAsia" w:ascii="黑体" w:hAnsi="黑体" w:eastAsia="黑体" w:cs="黑体"/>
              <w:rPrChange w:id="0" w:author="chinble" w:date="2025-09-23T14:38:45Z">
                <w:rPr/>
              </w:rPrChange>
            </w:rPr>
          </w:pPr>
          <w:r>
            <w:fldChar w:fldCharType="begin"/>
          </w:r>
          <w:r>
            <w:instrText xml:space="preserve">TOC \o "1-2" \h \u </w:instrText>
          </w:r>
          <w:r>
            <w:fldChar w:fldCharType="separate"/>
          </w:r>
          <w:r>
            <w:rPr>
              <w:rFonts w:hint="eastAsia" w:ascii="黑体" w:hAnsi="黑体" w:eastAsia="黑体" w:cs="黑体"/>
              <w:rPrChange w:id="1" w:author="chinble" w:date="2025-09-23T14:38:45Z">
                <w:rPr/>
              </w:rPrChange>
            </w:rPr>
            <w:fldChar w:fldCharType="begin"/>
          </w:r>
          <w:r>
            <w:rPr>
              <w:rFonts w:hint="eastAsia" w:ascii="黑体" w:hAnsi="黑体" w:eastAsia="黑体" w:cs="黑体"/>
              <w:rPrChange w:id="2" w:author="chinble" w:date="2025-09-23T14:38:45Z">
                <w:rPr/>
              </w:rPrChange>
            </w:rPr>
            <w:instrText xml:space="preserve"> HYPERLINK \l _Toc10374 </w:instrText>
          </w:r>
          <w:r>
            <w:rPr>
              <w:rFonts w:hint="eastAsia" w:ascii="黑体" w:hAnsi="黑体" w:eastAsia="黑体" w:cs="黑体"/>
              <w:rPrChange w:id="3" w:author="chinble" w:date="2025-09-23T14:38:45Z">
                <w:rPr/>
              </w:rPrChange>
            </w:rPr>
            <w:fldChar w:fldCharType="separate"/>
          </w:r>
          <w:r>
            <w:rPr>
              <w:rFonts w:hint="eastAsia" w:ascii="黑体" w:hAnsi="黑体" w:eastAsia="黑体" w:cs="黑体"/>
              <w:szCs w:val="36"/>
              <w:rPrChange w:id="4" w:author="chinble" w:date="2025-09-23T14:38:45Z">
                <w:rPr>
                  <w:rFonts w:hint="eastAsia"/>
                  <w:szCs w:val="36"/>
                </w:rPr>
              </w:rPrChange>
            </w:rPr>
            <w:t>广州市</w:t>
          </w:r>
          <w:r>
            <w:rPr>
              <w:rFonts w:hint="eastAsia" w:ascii="黑体" w:hAnsi="黑体" w:eastAsia="黑体" w:cs="黑体"/>
              <w:szCs w:val="36"/>
              <w:lang w:val="en-US" w:eastAsia="zh-CN"/>
              <w:rPrChange w:id="5" w:author="chinble" w:date="2025-09-23T14:38:45Z">
                <w:rPr>
                  <w:rFonts w:hint="eastAsia"/>
                  <w:szCs w:val="36"/>
                  <w:lang w:val="en-US" w:eastAsia="zh-CN"/>
                </w:rPr>
              </w:rPrChange>
            </w:rPr>
            <w:t>纺织服装</w:t>
          </w:r>
          <w:r>
            <w:rPr>
              <w:rFonts w:hint="eastAsia" w:ascii="黑体" w:hAnsi="黑体" w:eastAsia="黑体" w:cs="黑体"/>
              <w:szCs w:val="36"/>
              <w:rPrChange w:id="6" w:author="chinble" w:date="2025-09-23T14:38:45Z">
                <w:rPr>
                  <w:rFonts w:hint="eastAsia"/>
                  <w:szCs w:val="36"/>
                </w:rPr>
              </w:rPrChange>
            </w:rPr>
            <w:t>职业学校</w:t>
          </w:r>
          <w:r>
            <w:rPr>
              <w:rFonts w:hint="eastAsia" w:ascii="黑体" w:hAnsi="黑体" w:eastAsia="黑体" w:cs="黑体"/>
              <w:rPrChange w:id="7" w:author="chinble" w:date="2025-09-23T14:38:45Z">
                <w:rPr/>
              </w:rPrChange>
            </w:rPr>
            <w:tab/>
          </w:r>
          <w:r>
            <w:rPr>
              <w:rFonts w:hint="eastAsia" w:ascii="黑体" w:hAnsi="黑体" w:eastAsia="黑体" w:cs="黑体"/>
              <w:rPrChange w:id="8" w:author="chinble" w:date="2025-09-23T14:38:45Z">
                <w:rPr/>
              </w:rPrChange>
            </w:rPr>
            <w:fldChar w:fldCharType="begin"/>
          </w:r>
          <w:r>
            <w:rPr>
              <w:rFonts w:hint="eastAsia" w:ascii="黑体" w:hAnsi="黑体" w:eastAsia="黑体" w:cs="黑体"/>
              <w:rPrChange w:id="9" w:author="chinble" w:date="2025-09-23T14:38:45Z">
                <w:rPr/>
              </w:rPrChange>
            </w:rPr>
            <w:instrText xml:space="preserve"> PAGEREF _Toc10374 \h </w:instrText>
          </w:r>
          <w:r>
            <w:rPr>
              <w:rFonts w:hint="eastAsia" w:ascii="黑体" w:hAnsi="黑体" w:eastAsia="黑体" w:cs="黑体"/>
              <w:rPrChange w:id="10" w:author="chinble" w:date="2025-09-23T14:38:45Z">
                <w:rPr/>
              </w:rPrChange>
            </w:rPr>
            <w:fldChar w:fldCharType="separate"/>
          </w:r>
          <w:r>
            <w:rPr>
              <w:rFonts w:hint="eastAsia" w:ascii="黑体" w:hAnsi="黑体" w:eastAsia="黑体" w:cs="黑体"/>
              <w:rPrChange w:id="11" w:author="chinble" w:date="2025-09-23T14:38:45Z">
                <w:rPr/>
              </w:rPrChange>
            </w:rPr>
            <w:t>1</w:t>
          </w:r>
          <w:r>
            <w:rPr>
              <w:rFonts w:hint="eastAsia" w:ascii="黑体" w:hAnsi="黑体" w:eastAsia="黑体" w:cs="黑体"/>
              <w:rPrChange w:id="12" w:author="chinble" w:date="2025-09-23T14:38:45Z">
                <w:rPr/>
              </w:rPrChange>
            </w:rPr>
            <w:fldChar w:fldCharType="end"/>
          </w:r>
          <w:r>
            <w:rPr>
              <w:rFonts w:hint="eastAsia" w:ascii="黑体" w:hAnsi="黑体" w:eastAsia="黑体" w:cs="黑体"/>
              <w:rPrChange w:id="13" w:author="chinble" w:date="2025-09-23T14:38:45Z">
                <w:rPr/>
              </w:rPrChange>
            </w:rPr>
            <w:fldChar w:fldCharType="end"/>
          </w:r>
        </w:p>
        <w:p w14:paraId="30750696">
          <w:pPr>
            <w:pStyle w:val="14"/>
            <w:tabs>
              <w:tab w:val="right" w:leader="dot" w:pos="9558"/>
            </w:tabs>
            <w:rPr>
              <w:rFonts w:hint="eastAsia" w:ascii="黑体" w:hAnsi="黑体" w:eastAsia="黑体" w:cs="黑体"/>
              <w:rPrChange w:id="14" w:author="chinble" w:date="2025-09-23T14:38:45Z">
                <w:rPr/>
              </w:rPrChange>
            </w:rPr>
          </w:pPr>
          <w:r>
            <w:rPr>
              <w:rFonts w:hint="eastAsia" w:ascii="黑体" w:hAnsi="黑体" w:eastAsia="黑体" w:cs="黑体"/>
              <w:rPrChange w:id="15" w:author="chinble" w:date="2025-09-23T14:38:45Z">
                <w:rPr/>
              </w:rPrChange>
            </w:rPr>
            <w:fldChar w:fldCharType="begin"/>
          </w:r>
          <w:r>
            <w:rPr>
              <w:rFonts w:hint="eastAsia" w:ascii="黑体" w:hAnsi="黑体" w:eastAsia="黑体" w:cs="黑体"/>
              <w:rPrChange w:id="16" w:author="chinble" w:date="2025-09-23T14:38:45Z">
                <w:rPr/>
              </w:rPrChange>
            </w:rPr>
            <w:instrText xml:space="preserve"> HYPERLINK \l _Toc24492 </w:instrText>
          </w:r>
          <w:r>
            <w:rPr>
              <w:rFonts w:hint="eastAsia" w:ascii="黑体" w:hAnsi="黑体" w:eastAsia="黑体" w:cs="黑体"/>
              <w:rPrChange w:id="17" w:author="chinble" w:date="2025-09-23T14:38:45Z">
                <w:rPr/>
              </w:rPrChange>
            </w:rPr>
            <w:fldChar w:fldCharType="separate"/>
          </w:r>
          <w:r>
            <w:rPr>
              <w:rFonts w:hint="eastAsia" w:ascii="黑体" w:hAnsi="黑体" w:eastAsia="黑体" w:cs="黑体"/>
              <w:bCs/>
              <w:szCs w:val="18"/>
              <w:rPrChange w:id="18" w:author="chinble" w:date="2025-09-23T14:38:45Z">
                <w:rPr>
                  <w:rFonts w:hint="eastAsia" w:ascii="黑体" w:hAnsi="黑体" w:eastAsia="黑体"/>
                  <w:bCs/>
                  <w:szCs w:val="18"/>
                </w:rPr>
              </w:rPrChange>
            </w:rPr>
            <w:t>1 专业名称</w:t>
          </w:r>
          <w:r>
            <w:rPr>
              <w:rFonts w:hint="eastAsia" w:ascii="黑体" w:hAnsi="黑体" w:eastAsia="黑体" w:cs="黑体"/>
              <w:bCs/>
              <w:szCs w:val="18"/>
              <w:lang w:eastAsia="zh-CN"/>
              <w:rPrChange w:id="19" w:author="chinble" w:date="2025-09-23T14:38:45Z">
                <w:rPr>
                  <w:rFonts w:hint="eastAsia" w:ascii="黑体" w:hAnsi="黑体" w:eastAsia="黑体"/>
                  <w:bCs/>
                  <w:szCs w:val="18"/>
                  <w:lang w:eastAsia="zh-CN"/>
                </w:rPr>
              </w:rPrChange>
            </w:rPr>
            <w:t>（</w:t>
          </w:r>
          <w:r>
            <w:rPr>
              <w:rFonts w:hint="eastAsia" w:ascii="黑体" w:hAnsi="黑体" w:eastAsia="黑体" w:cs="黑体"/>
              <w:bCs/>
              <w:szCs w:val="18"/>
              <w:lang w:val="en-US" w:eastAsia="zh-CN"/>
              <w:rPrChange w:id="20" w:author="chinble" w:date="2025-09-23T14:38:45Z">
                <w:rPr>
                  <w:rFonts w:hint="eastAsia" w:ascii="黑体" w:hAnsi="黑体" w:eastAsia="黑体"/>
                  <w:bCs/>
                  <w:szCs w:val="18"/>
                  <w:lang w:val="en-US" w:eastAsia="zh-CN"/>
                </w:rPr>
              </w:rPrChange>
            </w:rPr>
            <w:t>专业代码</w:t>
          </w:r>
          <w:r>
            <w:rPr>
              <w:rFonts w:hint="eastAsia" w:ascii="黑体" w:hAnsi="黑体" w:eastAsia="黑体" w:cs="黑体"/>
              <w:bCs/>
              <w:szCs w:val="18"/>
              <w:lang w:eastAsia="zh-CN"/>
              <w:rPrChange w:id="21" w:author="chinble" w:date="2025-09-23T14:38:45Z">
                <w:rPr>
                  <w:rFonts w:hint="eastAsia" w:ascii="黑体" w:hAnsi="黑体" w:eastAsia="黑体"/>
                  <w:bCs/>
                  <w:szCs w:val="18"/>
                  <w:lang w:eastAsia="zh-CN"/>
                </w:rPr>
              </w:rPrChange>
            </w:rPr>
            <w:t>）</w:t>
          </w:r>
          <w:r>
            <w:rPr>
              <w:rFonts w:hint="eastAsia" w:ascii="黑体" w:hAnsi="黑体" w:eastAsia="黑体" w:cs="黑体"/>
              <w:rPrChange w:id="22" w:author="chinble" w:date="2025-09-23T14:38:45Z">
                <w:rPr/>
              </w:rPrChange>
            </w:rPr>
            <w:tab/>
          </w:r>
          <w:r>
            <w:rPr>
              <w:rFonts w:hint="eastAsia" w:ascii="黑体" w:hAnsi="黑体" w:eastAsia="黑体" w:cs="黑体"/>
              <w:rPrChange w:id="23" w:author="chinble" w:date="2025-09-23T14:38:45Z">
                <w:rPr/>
              </w:rPrChange>
            </w:rPr>
            <w:fldChar w:fldCharType="begin"/>
          </w:r>
          <w:r>
            <w:rPr>
              <w:rFonts w:hint="eastAsia" w:ascii="黑体" w:hAnsi="黑体" w:eastAsia="黑体" w:cs="黑体"/>
              <w:rPrChange w:id="24" w:author="chinble" w:date="2025-09-23T14:38:45Z">
                <w:rPr/>
              </w:rPrChange>
            </w:rPr>
            <w:instrText xml:space="preserve"> PAGEREF _Toc24492 \h </w:instrText>
          </w:r>
          <w:r>
            <w:rPr>
              <w:rFonts w:hint="eastAsia" w:ascii="黑体" w:hAnsi="黑体" w:eastAsia="黑体" w:cs="黑体"/>
              <w:rPrChange w:id="25" w:author="chinble" w:date="2025-09-23T14:38:45Z">
                <w:rPr/>
              </w:rPrChange>
            </w:rPr>
            <w:fldChar w:fldCharType="separate"/>
          </w:r>
          <w:r>
            <w:rPr>
              <w:rFonts w:hint="eastAsia" w:ascii="黑体" w:hAnsi="黑体" w:eastAsia="黑体" w:cs="黑体"/>
              <w:rPrChange w:id="26" w:author="chinble" w:date="2025-09-23T14:38:45Z">
                <w:rPr/>
              </w:rPrChange>
            </w:rPr>
            <w:t>5</w:t>
          </w:r>
          <w:r>
            <w:rPr>
              <w:rFonts w:hint="eastAsia" w:ascii="黑体" w:hAnsi="黑体" w:eastAsia="黑体" w:cs="黑体"/>
              <w:rPrChange w:id="27" w:author="chinble" w:date="2025-09-23T14:38:45Z">
                <w:rPr/>
              </w:rPrChange>
            </w:rPr>
            <w:fldChar w:fldCharType="end"/>
          </w:r>
          <w:r>
            <w:rPr>
              <w:rFonts w:hint="eastAsia" w:ascii="黑体" w:hAnsi="黑体" w:eastAsia="黑体" w:cs="黑体"/>
              <w:rPrChange w:id="28" w:author="chinble" w:date="2025-09-23T14:38:45Z">
                <w:rPr/>
              </w:rPrChange>
            </w:rPr>
            <w:fldChar w:fldCharType="end"/>
          </w:r>
        </w:p>
        <w:p w14:paraId="480DD1BA">
          <w:pPr>
            <w:pStyle w:val="14"/>
            <w:tabs>
              <w:tab w:val="right" w:leader="dot" w:pos="9558"/>
            </w:tabs>
            <w:rPr>
              <w:rFonts w:hint="eastAsia" w:ascii="黑体" w:hAnsi="黑体" w:eastAsia="黑体" w:cs="黑体"/>
              <w:rPrChange w:id="29" w:author="chinble" w:date="2025-09-23T14:38:45Z">
                <w:rPr/>
              </w:rPrChange>
            </w:rPr>
          </w:pPr>
          <w:r>
            <w:rPr>
              <w:rFonts w:hint="eastAsia" w:ascii="黑体" w:hAnsi="黑体" w:eastAsia="黑体" w:cs="黑体"/>
              <w:rPrChange w:id="30" w:author="chinble" w:date="2025-09-23T14:38:45Z">
                <w:rPr/>
              </w:rPrChange>
            </w:rPr>
            <w:fldChar w:fldCharType="begin"/>
          </w:r>
          <w:r>
            <w:rPr>
              <w:rFonts w:hint="eastAsia" w:ascii="黑体" w:hAnsi="黑体" w:eastAsia="黑体" w:cs="黑体"/>
              <w:rPrChange w:id="31" w:author="chinble" w:date="2025-09-23T14:38:45Z">
                <w:rPr/>
              </w:rPrChange>
            </w:rPr>
            <w:instrText xml:space="preserve"> HYPERLINK \l _Toc26939 </w:instrText>
          </w:r>
          <w:r>
            <w:rPr>
              <w:rFonts w:hint="eastAsia" w:ascii="黑体" w:hAnsi="黑体" w:eastAsia="黑体" w:cs="黑体"/>
              <w:rPrChange w:id="32" w:author="chinble" w:date="2025-09-23T14:38:45Z">
                <w:rPr/>
              </w:rPrChange>
            </w:rPr>
            <w:fldChar w:fldCharType="separate"/>
          </w:r>
          <w:r>
            <w:rPr>
              <w:rFonts w:hint="eastAsia" w:ascii="黑体" w:hAnsi="黑体" w:eastAsia="黑体" w:cs="黑体"/>
              <w:bCs/>
              <w:szCs w:val="18"/>
              <w:rPrChange w:id="33" w:author="chinble" w:date="2025-09-23T14:38:45Z">
                <w:rPr>
                  <w:rFonts w:hint="eastAsia" w:ascii="黑体" w:hAnsi="黑体" w:eastAsia="黑体"/>
                  <w:bCs/>
                  <w:szCs w:val="18"/>
                </w:rPr>
              </w:rPrChange>
            </w:rPr>
            <w:t>2 入学要求</w:t>
          </w:r>
          <w:r>
            <w:rPr>
              <w:rFonts w:hint="eastAsia" w:ascii="黑体" w:hAnsi="黑体" w:eastAsia="黑体" w:cs="黑体"/>
              <w:rPrChange w:id="34" w:author="chinble" w:date="2025-09-23T14:38:45Z">
                <w:rPr/>
              </w:rPrChange>
            </w:rPr>
            <w:tab/>
          </w:r>
          <w:r>
            <w:rPr>
              <w:rFonts w:hint="eastAsia" w:ascii="黑体" w:hAnsi="黑体" w:eastAsia="黑体" w:cs="黑体"/>
              <w:rPrChange w:id="35" w:author="chinble" w:date="2025-09-23T14:38:45Z">
                <w:rPr/>
              </w:rPrChange>
            </w:rPr>
            <w:fldChar w:fldCharType="begin"/>
          </w:r>
          <w:r>
            <w:rPr>
              <w:rFonts w:hint="eastAsia" w:ascii="黑体" w:hAnsi="黑体" w:eastAsia="黑体" w:cs="黑体"/>
              <w:rPrChange w:id="36" w:author="chinble" w:date="2025-09-23T14:38:45Z">
                <w:rPr/>
              </w:rPrChange>
            </w:rPr>
            <w:instrText xml:space="preserve"> PAGEREF _Toc26939 \h </w:instrText>
          </w:r>
          <w:r>
            <w:rPr>
              <w:rFonts w:hint="eastAsia" w:ascii="黑体" w:hAnsi="黑体" w:eastAsia="黑体" w:cs="黑体"/>
              <w:rPrChange w:id="37" w:author="chinble" w:date="2025-09-23T14:38:45Z">
                <w:rPr/>
              </w:rPrChange>
            </w:rPr>
            <w:fldChar w:fldCharType="separate"/>
          </w:r>
          <w:r>
            <w:rPr>
              <w:rFonts w:hint="eastAsia" w:ascii="黑体" w:hAnsi="黑体" w:eastAsia="黑体" w:cs="黑体"/>
              <w:rPrChange w:id="38" w:author="chinble" w:date="2025-09-23T14:38:45Z">
                <w:rPr/>
              </w:rPrChange>
            </w:rPr>
            <w:t>5</w:t>
          </w:r>
          <w:r>
            <w:rPr>
              <w:rFonts w:hint="eastAsia" w:ascii="黑体" w:hAnsi="黑体" w:eastAsia="黑体" w:cs="黑体"/>
              <w:rPrChange w:id="39" w:author="chinble" w:date="2025-09-23T14:38:45Z">
                <w:rPr/>
              </w:rPrChange>
            </w:rPr>
            <w:fldChar w:fldCharType="end"/>
          </w:r>
          <w:r>
            <w:rPr>
              <w:rFonts w:hint="eastAsia" w:ascii="黑体" w:hAnsi="黑体" w:eastAsia="黑体" w:cs="黑体"/>
              <w:rPrChange w:id="40" w:author="chinble" w:date="2025-09-23T14:38:45Z">
                <w:rPr/>
              </w:rPrChange>
            </w:rPr>
            <w:fldChar w:fldCharType="end"/>
          </w:r>
        </w:p>
        <w:p w14:paraId="01AA788F">
          <w:pPr>
            <w:pStyle w:val="14"/>
            <w:tabs>
              <w:tab w:val="right" w:leader="dot" w:pos="9558"/>
            </w:tabs>
            <w:rPr>
              <w:rFonts w:hint="eastAsia" w:ascii="黑体" w:hAnsi="黑体" w:eastAsia="黑体" w:cs="黑体"/>
              <w:rPrChange w:id="41" w:author="chinble" w:date="2025-09-23T14:38:45Z">
                <w:rPr/>
              </w:rPrChange>
            </w:rPr>
          </w:pPr>
          <w:r>
            <w:rPr>
              <w:rFonts w:hint="eastAsia" w:ascii="黑体" w:hAnsi="黑体" w:eastAsia="黑体" w:cs="黑体"/>
              <w:rPrChange w:id="42" w:author="chinble" w:date="2025-09-23T14:38:45Z">
                <w:rPr/>
              </w:rPrChange>
            </w:rPr>
            <w:fldChar w:fldCharType="begin"/>
          </w:r>
          <w:r>
            <w:rPr>
              <w:rFonts w:hint="eastAsia" w:ascii="黑体" w:hAnsi="黑体" w:eastAsia="黑体" w:cs="黑体"/>
              <w:rPrChange w:id="43" w:author="chinble" w:date="2025-09-23T14:38:45Z">
                <w:rPr/>
              </w:rPrChange>
            </w:rPr>
            <w:instrText xml:space="preserve"> HYPERLINK \l _Toc28733 </w:instrText>
          </w:r>
          <w:r>
            <w:rPr>
              <w:rFonts w:hint="eastAsia" w:ascii="黑体" w:hAnsi="黑体" w:eastAsia="黑体" w:cs="黑体"/>
              <w:rPrChange w:id="44" w:author="chinble" w:date="2025-09-23T14:38:45Z">
                <w:rPr/>
              </w:rPrChange>
            </w:rPr>
            <w:fldChar w:fldCharType="separate"/>
          </w:r>
          <w:r>
            <w:rPr>
              <w:rFonts w:hint="eastAsia" w:ascii="黑体" w:hAnsi="黑体" w:eastAsia="黑体" w:cs="黑体"/>
              <w:bCs/>
              <w:szCs w:val="18"/>
              <w:rPrChange w:id="45" w:author="chinble" w:date="2025-09-23T14:38:45Z">
                <w:rPr>
                  <w:rFonts w:hint="eastAsia" w:ascii="黑体" w:hAnsi="黑体" w:eastAsia="黑体"/>
                  <w:bCs/>
                  <w:szCs w:val="18"/>
                </w:rPr>
              </w:rPrChange>
            </w:rPr>
            <w:t>3 修业年限</w:t>
          </w:r>
          <w:r>
            <w:rPr>
              <w:rFonts w:hint="eastAsia" w:ascii="黑体" w:hAnsi="黑体" w:eastAsia="黑体" w:cs="黑体"/>
              <w:rPrChange w:id="46" w:author="chinble" w:date="2025-09-23T14:38:45Z">
                <w:rPr/>
              </w:rPrChange>
            </w:rPr>
            <w:tab/>
          </w:r>
          <w:r>
            <w:rPr>
              <w:rFonts w:hint="eastAsia" w:ascii="黑体" w:hAnsi="黑体" w:eastAsia="黑体" w:cs="黑体"/>
              <w:rPrChange w:id="47" w:author="chinble" w:date="2025-09-23T14:38:45Z">
                <w:rPr/>
              </w:rPrChange>
            </w:rPr>
            <w:fldChar w:fldCharType="begin"/>
          </w:r>
          <w:r>
            <w:rPr>
              <w:rFonts w:hint="eastAsia" w:ascii="黑体" w:hAnsi="黑体" w:eastAsia="黑体" w:cs="黑体"/>
              <w:rPrChange w:id="48" w:author="chinble" w:date="2025-09-23T14:38:45Z">
                <w:rPr/>
              </w:rPrChange>
            </w:rPr>
            <w:instrText xml:space="preserve"> PAGEREF _Toc28733 \h </w:instrText>
          </w:r>
          <w:r>
            <w:rPr>
              <w:rFonts w:hint="eastAsia" w:ascii="黑体" w:hAnsi="黑体" w:eastAsia="黑体" w:cs="黑体"/>
              <w:rPrChange w:id="49" w:author="chinble" w:date="2025-09-23T14:38:45Z">
                <w:rPr/>
              </w:rPrChange>
            </w:rPr>
            <w:fldChar w:fldCharType="separate"/>
          </w:r>
          <w:r>
            <w:rPr>
              <w:rFonts w:hint="eastAsia" w:ascii="黑体" w:hAnsi="黑体" w:eastAsia="黑体" w:cs="黑体"/>
              <w:rPrChange w:id="50" w:author="chinble" w:date="2025-09-23T14:38:45Z">
                <w:rPr/>
              </w:rPrChange>
            </w:rPr>
            <w:t>5</w:t>
          </w:r>
          <w:r>
            <w:rPr>
              <w:rFonts w:hint="eastAsia" w:ascii="黑体" w:hAnsi="黑体" w:eastAsia="黑体" w:cs="黑体"/>
              <w:rPrChange w:id="51" w:author="chinble" w:date="2025-09-23T14:38:45Z">
                <w:rPr/>
              </w:rPrChange>
            </w:rPr>
            <w:fldChar w:fldCharType="end"/>
          </w:r>
          <w:r>
            <w:rPr>
              <w:rFonts w:hint="eastAsia" w:ascii="黑体" w:hAnsi="黑体" w:eastAsia="黑体" w:cs="黑体"/>
              <w:rPrChange w:id="52" w:author="chinble" w:date="2025-09-23T14:38:45Z">
                <w:rPr/>
              </w:rPrChange>
            </w:rPr>
            <w:fldChar w:fldCharType="end"/>
          </w:r>
        </w:p>
        <w:p w14:paraId="632EF037">
          <w:pPr>
            <w:pStyle w:val="14"/>
            <w:tabs>
              <w:tab w:val="right" w:leader="dot" w:pos="9558"/>
            </w:tabs>
            <w:rPr>
              <w:rFonts w:hint="eastAsia" w:ascii="黑体" w:hAnsi="黑体" w:eastAsia="黑体" w:cs="黑体"/>
              <w:rPrChange w:id="53" w:author="chinble" w:date="2025-09-23T14:38:45Z">
                <w:rPr/>
              </w:rPrChange>
            </w:rPr>
          </w:pPr>
          <w:r>
            <w:rPr>
              <w:rFonts w:hint="eastAsia" w:ascii="黑体" w:hAnsi="黑体" w:eastAsia="黑体" w:cs="黑体"/>
              <w:rPrChange w:id="54" w:author="chinble" w:date="2025-09-23T14:38:45Z">
                <w:rPr/>
              </w:rPrChange>
            </w:rPr>
            <w:fldChar w:fldCharType="begin"/>
          </w:r>
          <w:r>
            <w:rPr>
              <w:rFonts w:hint="eastAsia" w:ascii="黑体" w:hAnsi="黑体" w:eastAsia="黑体" w:cs="黑体"/>
              <w:rPrChange w:id="55" w:author="chinble" w:date="2025-09-23T14:38:45Z">
                <w:rPr/>
              </w:rPrChange>
            </w:rPr>
            <w:instrText xml:space="preserve"> HYPERLINK \l _Toc18926 </w:instrText>
          </w:r>
          <w:r>
            <w:rPr>
              <w:rFonts w:hint="eastAsia" w:ascii="黑体" w:hAnsi="黑体" w:eastAsia="黑体" w:cs="黑体"/>
              <w:rPrChange w:id="56" w:author="chinble" w:date="2025-09-23T14:38:45Z">
                <w:rPr/>
              </w:rPrChange>
            </w:rPr>
            <w:fldChar w:fldCharType="separate"/>
          </w:r>
          <w:r>
            <w:rPr>
              <w:rFonts w:hint="eastAsia" w:ascii="黑体" w:hAnsi="黑体" w:eastAsia="黑体" w:cs="黑体"/>
              <w:bCs/>
              <w:szCs w:val="18"/>
              <w:rPrChange w:id="57" w:author="chinble" w:date="2025-09-23T14:38:45Z">
                <w:rPr>
                  <w:rFonts w:hint="eastAsia" w:ascii="黑体" w:hAnsi="黑体" w:eastAsia="黑体"/>
                  <w:bCs/>
                  <w:szCs w:val="18"/>
                </w:rPr>
              </w:rPrChange>
            </w:rPr>
            <w:t>4 职业面向</w:t>
          </w:r>
          <w:r>
            <w:rPr>
              <w:rFonts w:hint="eastAsia" w:ascii="黑体" w:hAnsi="黑体" w:eastAsia="黑体" w:cs="黑体"/>
              <w:rPrChange w:id="58" w:author="chinble" w:date="2025-09-23T14:38:45Z">
                <w:rPr/>
              </w:rPrChange>
            </w:rPr>
            <w:tab/>
          </w:r>
          <w:r>
            <w:rPr>
              <w:rFonts w:hint="eastAsia" w:ascii="黑体" w:hAnsi="黑体" w:eastAsia="黑体" w:cs="黑体"/>
              <w:rPrChange w:id="59" w:author="chinble" w:date="2025-09-23T14:38:45Z">
                <w:rPr/>
              </w:rPrChange>
            </w:rPr>
            <w:fldChar w:fldCharType="begin"/>
          </w:r>
          <w:r>
            <w:rPr>
              <w:rFonts w:hint="eastAsia" w:ascii="黑体" w:hAnsi="黑体" w:eastAsia="黑体" w:cs="黑体"/>
              <w:rPrChange w:id="60" w:author="chinble" w:date="2025-09-23T14:38:45Z">
                <w:rPr/>
              </w:rPrChange>
            </w:rPr>
            <w:instrText xml:space="preserve"> PAGEREF _Toc18926 \h </w:instrText>
          </w:r>
          <w:r>
            <w:rPr>
              <w:rFonts w:hint="eastAsia" w:ascii="黑体" w:hAnsi="黑体" w:eastAsia="黑体" w:cs="黑体"/>
              <w:rPrChange w:id="61" w:author="chinble" w:date="2025-09-23T14:38:45Z">
                <w:rPr/>
              </w:rPrChange>
            </w:rPr>
            <w:fldChar w:fldCharType="separate"/>
          </w:r>
          <w:r>
            <w:rPr>
              <w:rFonts w:hint="eastAsia" w:ascii="黑体" w:hAnsi="黑体" w:eastAsia="黑体" w:cs="黑体"/>
              <w:rPrChange w:id="62" w:author="chinble" w:date="2025-09-23T14:38:45Z">
                <w:rPr/>
              </w:rPrChange>
            </w:rPr>
            <w:t>5</w:t>
          </w:r>
          <w:r>
            <w:rPr>
              <w:rFonts w:hint="eastAsia" w:ascii="黑体" w:hAnsi="黑体" w:eastAsia="黑体" w:cs="黑体"/>
              <w:rPrChange w:id="63" w:author="chinble" w:date="2025-09-23T14:38:45Z">
                <w:rPr/>
              </w:rPrChange>
            </w:rPr>
            <w:fldChar w:fldCharType="end"/>
          </w:r>
          <w:r>
            <w:rPr>
              <w:rFonts w:hint="eastAsia" w:ascii="黑体" w:hAnsi="黑体" w:eastAsia="黑体" w:cs="黑体"/>
              <w:rPrChange w:id="64" w:author="chinble" w:date="2025-09-23T14:38:45Z">
                <w:rPr/>
              </w:rPrChange>
            </w:rPr>
            <w:fldChar w:fldCharType="end"/>
          </w:r>
        </w:p>
        <w:p w14:paraId="4826BD03">
          <w:pPr>
            <w:pStyle w:val="14"/>
            <w:tabs>
              <w:tab w:val="right" w:leader="dot" w:pos="9558"/>
            </w:tabs>
            <w:rPr>
              <w:rFonts w:hint="eastAsia" w:ascii="黑体" w:hAnsi="黑体" w:eastAsia="黑体" w:cs="黑体"/>
              <w:rPrChange w:id="65" w:author="chinble" w:date="2025-09-23T14:38:45Z">
                <w:rPr/>
              </w:rPrChange>
            </w:rPr>
          </w:pPr>
          <w:r>
            <w:rPr>
              <w:rFonts w:hint="eastAsia" w:ascii="黑体" w:hAnsi="黑体" w:eastAsia="黑体" w:cs="黑体"/>
              <w:rPrChange w:id="66" w:author="chinble" w:date="2025-09-23T14:38:45Z">
                <w:rPr/>
              </w:rPrChange>
            </w:rPr>
            <w:fldChar w:fldCharType="begin"/>
          </w:r>
          <w:r>
            <w:rPr>
              <w:rFonts w:hint="eastAsia" w:ascii="黑体" w:hAnsi="黑体" w:eastAsia="黑体" w:cs="黑体"/>
              <w:rPrChange w:id="67" w:author="chinble" w:date="2025-09-23T14:38:45Z">
                <w:rPr/>
              </w:rPrChange>
            </w:rPr>
            <w:instrText xml:space="preserve"> HYPERLINK \l _Toc9601 </w:instrText>
          </w:r>
          <w:r>
            <w:rPr>
              <w:rFonts w:hint="eastAsia" w:ascii="黑体" w:hAnsi="黑体" w:eastAsia="黑体" w:cs="黑体"/>
              <w:rPrChange w:id="68" w:author="chinble" w:date="2025-09-23T14:38:45Z">
                <w:rPr/>
              </w:rPrChange>
            </w:rPr>
            <w:fldChar w:fldCharType="separate"/>
          </w:r>
          <w:r>
            <w:rPr>
              <w:rFonts w:hint="eastAsia" w:ascii="黑体" w:hAnsi="黑体" w:eastAsia="黑体" w:cs="黑体"/>
              <w:bCs/>
              <w:szCs w:val="18"/>
              <w:rPrChange w:id="69" w:author="chinble" w:date="2025-09-23T14:38:45Z">
                <w:rPr>
                  <w:rFonts w:hint="eastAsia" w:ascii="黑体" w:hAnsi="黑体" w:eastAsia="黑体"/>
                  <w:bCs/>
                  <w:szCs w:val="18"/>
                </w:rPr>
              </w:rPrChange>
            </w:rPr>
            <w:t>5 培养目标</w:t>
          </w:r>
          <w:r>
            <w:rPr>
              <w:rFonts w:hint="eastAsia" w:ascii="黑体" w:hAnsi="黑体" w:eastAsia="黑体" w:cs="黑体"/>
              <w:rPrChange w:id="70" w:author="chinble" w:date="2025-09-23T14:38:45Z">
                <w:rPr/>
              </w:rPrChange>
            </w:rPr>
            <w:tab/>
          </w:r>
          <w:r>
            <w:rPr>
              <w:rFonts w:hint="eastAsia" w:ascii="黑体" w:hAnsi="黑体" w:eastAsia="黑体" w:cs="黑体"/>
              <w:rPrChange w:id="71" w:author="chinble" w:date="2025-09-23T14:38:45Z">
                <w:rPr/>
              </w:rPrChange>
            </w:rPr>
            <w:fldChar w:fldCharType="begin"/>
          </w:r>
          <w:r>
            <w:rPr>
              <w:rFonts w:hint="eastAsia" w:ascii="黑体" w:hAnsi="黑体" w:eastAsia="黑体" w:cs="黑体"/>
              <w:rPrChange w:id="72" w:author="chinble" w:date="2025-09-23T14:38:45Z">
                <w:rPr/>
              </w:rPrChange>
            </w:rPr>
            <w:instrText xml:space="preserve"> PAGEREF _Toc9601 \h </w:instrText>
          </w:r>
          <w:r>
            <w:rPr>
              <w:rFonts w:hint="eastAsia" w:ascii="黑体" w:hAnsi="黑体" w:eastAsia="黑体" w:cs="黑体"/>
              <w:rPrChange w:id="73" w:author="chinble" w:date="2025-09-23T14:38:45Z">
                <w:rPr/>
              </w:rPrChange>
            </w:rPr>
            <w:fldChar w:fldCharType="separate"/>
          </w:r>
          <w:r>
            <w:rPr>
              <w:rFonts w:hint="eastAsia" w:ascii="黑体" w:hAnsi="黑体" w:eastAsia="黑体" w:cs="黑体"/>
              <w:rPrChange w:id="74" w:author="chinble" w:date="2025-09-23T14:38:45Z">
                <w:rPr/>
              </w:rPrChange>
            </w:rPr>
            <w:t>5</w:t>
          </w:r>
          <w:r>
            <w:rPr>
              <w:rFonts w:hint="eastAsia" w:ascii="黑体" w:hAnsi="黑体" w:eastAsia="黑体" w:cs="黑体"/>
              <w:rPrChange w:id="75" w:author="chinble" w:date="2025-09-23T14:38:45Z">
                <w:rPr/>
              </w:rPrChange>
            </w:rPr>
            <w:fldChar w:fldCharType="end"/>
          </w:r>
          <w:r>
            <w:rPr>
              <w:rFonts w:hint="eastAsia" w:ascii="黑体" w:hAnsi="黑体" w:eastAsia="黑体" w:cs="黑体"/>
              <w:rPrChange w:id="76" w:author="chinble" w:date="2025-09-23T14:38:45Z">
                <w:rPr/>
              </w:rPrChange>
            </w:rPr>
            <w:fldChar w:fldCharType="end"/>
          </w:r>
        </w:p>
        <w:p w14:paraId="072BEFA3">
          <w:pPr>
            <w:pStyle w:val="14"/>
            <w:tabs>
              <w:tab w:val="right" w:leader="dot" w:pos="9558"/>
            </w:tabs>
            <w:rPr>
              <w:ins w:id="77" w:author="chinble" w:date="2025-09-23T10:52:27Z"/>
              <w:rFonts w:hint="eastAsia" w:ascii="黑体" w:hAnsi="黑体" w:eastAsia="黑体" w:cs="黑体"/>
              <w:rPrChange w:id="78" w:author="chinble" w:date="2025-09-23T14:38:45Z">
                <w:rPr>
                  <w:ins w:id="79" w:author="chinble" w:date="2025-09-23T10:52:27Z"/>
                </w:rPr>
              </w:rPrChange>
            </w:rPr>
          </w:pPr>
          <w:r>
            <w:rPr>
              <w:rFonts w:hint="eastAsia" w:ascii="黑体" w:hAnsi="黑体" w:eastAsia="黑体" w:cs="黑体"/>
              <w:rPrChange w:id="80" w:author="chinble" w:date="2025-09-23T14:38:45Z">
                <w:rPr/>
              </w:rPrChange>
            </w:rPr>
            <w:fldChar w:fldCharType="begin"/>
          </w:r>
          <w:r>
            <w:rPr>
              <w:rFonts w:hint="eastAsia" w:ascii="黑体" w:hAnsi="黑体" w:eastAsia="黑体" w:cs="黑体"/>
              <w:rPrChange w:id="81" w:author="chinble" w:date="2025-09-23T14:38:45Z">
                <w:rPr/>
              </w:rPrChange>
            </w:rPr>
            <w:instrText xml:space="preserve"> HYPERLINK \l _Toc12865 </w:instrText>
          </w:r>
          <w:r>
            <w:rPr>
              <w:rFonts w:hint="eastAsia" w:ascii="黑体" w:hAnsi="黑体" w:eastAsia="黑体" w:cs="黑体"/>
              <w:rPrChange w:id="82" w:author="chinble" w:date="2025-09-23T14:38:45Z">
                <w:rPr/>
              </w:rPrChange>
            </w:rPr>
            <w:fldChar w:fldCharType="separate"/>
          </w:r>
          <w:r>
            <w:rPr>
              <w:rFonts w:hint="eastAsia" w:ascii="黑体" w:hAnsi="黑体" w:eastAsia="黑体" w:cs="黑体"/>
              <w:bCs/>
              <w:szCs w:val="18"/>
              <w:rPrChange w:id="83" w:author="chinble" w:date="2025-09-23T14:38:45Z">
                <w:rPr>
                  <w:rFonts w:hint="eastAsia" w:ascii="黑体" w:hAnsi="黑体" w:eastAsia="黑体"/>
                  <w:bCs/>
                  <w:szCs w:val="18"/>
                </w:rPr>
              </w:rPrChange>
            </w:rPr>
            <w:t>6 培养规格</w:t>
          </w:r>
          <w:r>
            <w:rPr>
              <w:rFonts w:hint="eastAsia" w:ascii="黑体" w:hAnsi="黑体" w:eastAsia="黑体" w:cs="黑体"/>
              <w:rPrChange w:id="84" w:author="chinble" w:date="2025-09-23T14:38:45Z">
                <w:rPr/>
              </w:rPrChange>
            </w:rPr>
            <w:tab/>
          </w:r>
          <w:r>
            <w:rPr>
              <w:rFonts w:hint="eastAsia" w:ascii="黑体" w:hAnsi="黑体" w:eastAsia="黑体" w:cs="黑体"/>
              <w:rPrChange w:id="85" w:author="chinble" w:date="2025-09-23T14:38:45Z">
                <w:rPr/>
              </w:rPrChange>
            </w:rPr>
            <w:fldChar w:fldCharType="begin"/>
          </w:r>
          <w:r>
            <w:rPr>
              <w:rFonts w:hint="eastAsia" w:ascii="黑体" w:hAnsi="黑体" w:eastAsia="黑体" w:cs="黑体"/>
              <w:rPrChange w:id="86" w:author="chinble" w:date="2025-09-23T14:38:45Z">
                <w:rPr/>
              </w:rPrChange>
            </w:rPr>
            <w:instrText xml:space="preserve"> PAGEREF _Toc12865 \h </w:instrText>
          </w:r>
          <w:r>
            <w:rPr>
              <w:rFonts w:hint="eastAsia" w:ascii="黑体" w:hAnsi="黑体" w:eastAsia="黑体" w:cs="黑体"/>
              <w:rPrChange w:id="87" w:author="chinble" w:date="2025-09-23T14:38:45Z">
                <w:rPr/>
              </w:rPrChange>
            </w:rPr>
            <w:fldChar w:fldCharType="separate"/>
          </w:r>
          <w:r>
            <w:rPr>
              <w:rFonts w:hint="eastAsia" w:ascii="黑体" w:hAnsi="黑体" w:eastAsia="黑体" w:cs="黑体"/>
              <w:rPrChange w:id="88" w:author="chinble" w:date="2025-09-23T14:38:45Z">
                <w:rPr/>
              </w:rPrChange>
            </w:rPr>
            <w:t>5</w:t>
          </w:r>
          <w:r>
            <w:rPr>
              <w:rFonts w:hint="eastAsia" w:ascii="黑体" w:hAnsi="黑体" w:eastAsia="黑体" w:cs="黑体"/>
              <w:rPrChange w:id="89" w:author="chinble" w:date="2025-09-23T14:38:45Z">
                <w:rPr/>
              </w:rPrChange>
            </w:rPr>
            <w:fldChar w:fldCharType="end"/>
          </w:r>
          <w:r>
            <w:rPr>
              <w:rFonts w:hint="eastAsia" w:ascii="黑体" w:hAnsi="黑体" w:eastAsia="黑体" w:cs="黑体"/>
              <w:rPrChange w:id="90" w:author="chinble" w:date="2025-09-23T14:38:45Z">
                <w:rPr/>
              </w:rPrChange>
            </w:rPr>
            <w:fldChar w:fldCharType="end"/>
          </w:r>
        </w:p>
        <w:p w14:paraId="54262856">
          <w:pPr>
            <w:pStyle w:val="14"/>
            <w:tabs>
              <w:tab w:val="right" w:leader="dot" w:pos="9558"/>
            </w:tabs>
            <w:rPr>
              <w:rFonts w:hint="eastAsia" w:ascii="黑体" w:hAnsi="黑体" w:eastAsia="黑体" w:cs="黑体"/>
              <w:rPrChange w:id="92" w:author="chinble" w:date="2025-09-23T14:38:45Z">
                <w:rPr/>
              </w:rPrChange>
            </w:rPr>
            <w:pPrChange w:id="91" w:author="chinble" w:date="2025-09-23T14:14:20Z">
              <w:pPr/>
            </w:pPrChange>
          </w:pPr>
          <w:ins w:id="93" w:author="chinble" w:date="2025-09-23T10:52:31Z">
            <w:r>
              <w:rPr>
                <w:rFonts w:hint="eastAsia" w:ascii="黑体" w:hAnsi="黑体" w:eastAsia="黑体" w:cs="黑体"/>
                <w:rPrChange w:id="94" w:author="chinble" w:date="2025-09-23T14:38:45Z">
                  <w:rPr/>
                </w:rPrChange>
              </w:rPr>
              <w:fldChar w:fldCharType="begin"/>
            </w:r>
          </w:ins>
          <w:ins w:id="95" w:author="chinble" w:date="2025-09-23T10:52:31Z">
            <w:r>
              <w:rPr>
                <w:rFonts w:hint="eastAsia" w:ascii="黑体" w:hAnsi="黑体" w:eastAsia="黑体" w:cs="黑体"/>
                <w:rPrChange w:id="96" w:author="chinble" w:date="2025-09-23T14:38:45Z">
                  <w:rPr/>
                </w:rPrChange>
              </w:rPr>
              <w:instrText xml:space="preserve"> HYPERLINK \l _Toc28424 </w:instrText>
            </w:r>
          </w:ins>
          <w:ins w:id="97" w:author="chinble" w:date="2025-09-23T10:52:31Z">
            <w:r>
              <w:rPr>
                <w:rFonts w:hint="eastAsia" w:ascii="黑体" w:hAnsi="黑体" w:eastAsia="黑体" w:cs="黑体"/>
                <w:rPrChange w:id="98" w:author="chinble" w:date="2025-09-23T14:38:45Z">
                  <w:rPr/>
                </w:rPrChange>
              </w:rPr>
              <w:fldChar w:fldCharType="separate"/>
            </w:r>
          </w:ins>
          <w:ins w:id="99" w:author="chinble" w:date="2025-09-23T10:52:31Z">
            <w:r>
              <w:rPr>
                <w:rFonts w:hint="eastAsia" w:ascii="黑体" w:hAnsi="黑体" w:eastAsia="黑体" w:cs="黑体"/>
                <w:bCs/>
                <w:szCs w:val="18"/>
                <w:lang w:val="en-US" w:eastAsia="zh-CN"/>
                <w:rPrChange w:id="100" w:author="chinble" w:date="2025-09-23T14:38:45Z">
                  <w:rPr>
                    <w:rFonts w:hint="eastAsia" w:ascii="黑体" w:hAnsi="黑体" w:eastAsia="黑体"/>
                    <w:bCs/>
                    <w:szCs w:val="18"/>
                    <w:lang w:val="en-US" w:eastAsia="zh-CN"/>
                  </w:rPr>
                </w:rPrChange>
              </w:rPr>
              <w:t>7</w:t>
            </w:r>
          </w:ins>
          <w:ins w:id="101" w:author="chinble" w:date="2025-09-23T10:52:31Z">
            <w:r>
              <w:rPr>
                <w:rFonts w:hint="eastAsia" w:ascii="黑体" w:hAnsi="黑体" w:eastAsia="黑体" w:cs="黑体"/>
                <w:bCs/>
                <w:szCs w:val="18"/>
                <w:rPrChange w:id="102" w:author="chinble" w:date="2025-09-23T14:38:45Z">
                  <w:rPr>
                    <w:rFonts w:hint="eastAsia" w:ascii="黑体" w:hAnsi="黑体" w:eastAsia="黑体"/>
                    <w:bCs/>
                    <w:szCs w:val="18"/>
                  </w:rPr>
                </w:rPrChange>
              </w:rPr>
              <w:t xml:space="preserve"> </w:t>
            </w:r>
          </w:ins>
          <w:ins w:id="103" w:author="chinble" w:date="2025-09-23T10:52:31Z">
            <w:r>
              <w:rPr>
                <w:rFonts w:hint="eastAsia" w:ascii="黑体" w:hAnsi="黑体" w:eastAsia="黑体" w:cs="黑体"/>
                <w:bCs/>
                <w:szCs w:val="18"/>
                <w:lang w:eastAsia="zh-CN"/>
                <w:rPrChange w:id="104" w:author="chinble" w:date="2025-09-23T14:38:45Z">
                  <w:rPr>
                    <w:rFonts w:hint="eastAsia" w:ascii="黑体" w:hAnsi="黑体" w:eastAsia="黑体"/>
                    <w:bCs/>
                    <w:szCs w:val="18"/>
                    <w:lang w:eastAsia="zh-CN"/>
                  </w:rPr>
                </w:rPrChange>
              </w:rPr>
              <w:t>主要</w:t>
            </w:r>
          </w:ins>
          <w:ins w:id="105" w:author="chinble" w:date="2025-09-23T10:52:31Z">
            <w:r>
              <w:rPr>
                <w:rFonts w:hint="eastAsia" w:ascii="黑体" w:hAnsi="黑体" w:eastAsia="黑体" w:cs="黑体"/>
                <w:bCs/>
                <w:szCs w:val="18"/>
                <w:rPrChange w:id="106" w:author="chinble" w:date="2025-09-23T14:38:45Z">
                  <w:rPr>
                    <w:rFonts w:hint="eastAsia" w:ascii="黑体" w:hAnsi="黑体" w:eastAsia="黑体"/>
                    <w:bCs/>
                    <w:szCs w:val="18"/>
                  </w:rPr>
                </w:rPrChange>
              </w:rPr>
              <w:t>接续专业</w:t>
            </w:r>
          </w:ins>
          <w:ins w:id="107" w:author="chinble" w:date="2025-09-23T10:52:31Z">
            <w:r>
              <w:rPr>
                <w:rFonts w:hint="eastAsia" w:ascii="黑体" w:hAnsi="黑体" w:eastAsia="黑体" w:cs="黑体"/>
                <w:rPrChange w:id="108" w:author="chinble" w:date="2025-09-23T14:38:45Z">
                  <w:rPr/>
                </w:rPrChange>
              </w:rPr>
              <w:tab/>
            </w:r>
          </w:ins>
          <w:ins w:id="109" w:author="chinble" w:date="2025-09-23T10:52:31Z">
            <w:r>
              <w:rPr>
                <w:rFonts w:hint="eastAsia" w:ascii="黑体" w:hAnsi="黑体" w:eastAsia="黑体" w:cs="黑体"/>
                <w:rPrChange w:id="110" w:author="chinble" w:date="2025-09-23T14:38:45Z">
                  <w:rPr/>
                </w:rPrChange>
              </w:rPr>
              <w:fldChar w:fldCharType="begin"/>
            </w:r>
          </w:ins>
          <w:ins w:id="111" w:author="chinble" w:date="2025-09-23T10:52:31Z">
            <w:r>
              <w:rPr>
                <w:rFonts w:hint="eastAsia" w:ascii="黑体" w:hAnsi="黑体" w:eastAsia="黑体" w:cs="黑体"/>
                <w:rPrChange w:id="112" w:author="chinble" w:date="2025-09-23T14:38:45Z">
                  <w:rPr/>
                </w:rPrChange>
              </w:rPr>
              <w:instrText xml:space="preserve"> PAGEREF _Toc28424 \h </w:instrText>
            </w:r>
          </w:ins>
          <w:ins w:id="113" w:author="chinble" w:date="2025-09-23T10:52:31Z">
            <w:r>
              <w:rPr>
                <w:rFonts w:hint="eastAsia" w:ascii="黑体" w:hAnsi="黑体" w:eastAsia="黑体" w:cs="黑体"/>
                <w:rPrChange w:id="114" w:author="chinble" w:date="2025-09-23T14:38:45Z">
                  <w:rPr/>
                </w:rPrChange>
              </w:rPr>
              <w:fldChar w:fldCharType="separate"/>
            </w:r>
          </w:ins>
          <w:ins w:id="115" w:author="chinble" w:date="2025-09-23T10:52:31Z">
            <w:r>
              <w:rPr>
                <w:rFonts w:hint="eastAsia" w:ascii="黑体" w:hAnsi="黑体" w:eastAsia="黑体" w:cs="黑体"/>
                <w:rPrChange w:id="116" w:author="chinble" w:date="2025-09-23T14:38:45Z">
                  <w:rPr/>
                </w:rPrChange>
              </w:rPr>
              <w:t>6</w:t>
            </w:r>
          </w:ins>
          <w:ins w:id="117" w:author="chinble" w:date="2025-09-23T10:52:31Z">
            <w:r>
              <w:rPr>
                <w:rFonts w:hint="eastAsia" w:ascii="黑体" w:hAnsi="黑体" w:eastAsia="黑体" w:cs="黑体"/>
                <w:rPrChange w:id="118" w:author="chinble" w:date="2025-09-23T14:38:45Z">
                  <w:rPr/>
                </w:rPrChange>
              </w:rPr>
              <w:fldChar w:fldCharType="end"/>
            </w:r>
          </w:ins>
          <w:ins w:id="119" w:author="chinble" w:date="2025-09-23T10:52:31Z">
            <w:r>
              <w:rPr>
                <w:rFonts w:hint="eastAsia" w:ascii="黑体" w:hAnsi="黑体" w:eastAsia="黑体" w:cs="黑体"/>
                <w:rPrChange w:id="120" w:author="chinble" w:date="2025-09-23T14:38:45Z">
                  <w:rPr/>
                </w:rPrChange>
              </w:rPr>
              <w:fldChar w:fldCharType="end"/>
            </w:r>
          </w:ins>
        </w:p>
        <w:p w14:paraId="603CD777">
          <w:pPr>
            <w:pStyle w:val="14"/>
            <w:tabs>
              <w:tab w:val="right" w:leader="dot" w:pos="9558"/>
            </w:tabs>
            <w:rPr>
              <w:rFonts w:hint="eastAsia" w:ascii="黑体" w:hAnsi="黑体" w:eastAsia="黑体" w:cs="黑体"/>
              <w:rPrChange w:id="121" w:author="chinble" w:date="2025-09-23T14:38:45Z">
                <w:rPr/>
              </w:rPrChange>
            </w:rPr>
          </w:pPr>
          <w:ins w:id="122" w:author="chinble" w:date="2025-09-23T14:14:43Z">
            <w:r>
              <w:rPr>
                <w:rFonts w:hint="eastAsia" w:ascii="黑体" w:hAnsi="黑体" w:eastAsia="黑体" w:cs="黑体"/>
                <w:lang w:val="en-US" w:eastAsia="zh-CN"/>
                <w:rPrChange w:id="123" w:author="chinble" w:date="2025-09-23T14:38:45Z">
                  <w:rPr>
                    <w:rFonts w:hint="eastAsia"/>
                    <w:lang w:val="en-US" w:eastAsia="zh-CN"/>
                  </w:rPr>
                </w:rPrChange>
              </w:rPr>
              <w:t>8</w:t>
            </w:r>
          </w:ins>
          <w:r>
            <w:rPr>
              <w:rFonts w:hint="eastAsia" w:ascii="黑体" w:hAnsi="黑体" w:eastAsia="黑体" w:cs="黑体"/>
              <w:rPrChange w:id="124" w:author="chinble" w:date="2025-09-23T14:38:45Z">
                <w:rPr/>
              </w:rPrChange>
            </w:rPr>
            <w:fldChar w:fldCharType="begin"/>
          </w:r>
          <w:r>
            <w:rPr>
              <w:rFonts w:hint="eastAsia" w:ascii="黑体" w:hAnsi="黑体" w:eastAsia="黑体" w:cs="黑体"/>
              <w:rPrChange w:id="125" w:author="chinble" w:date="2025-09-23T14:38:45Z">
                <w:rPr/>
              </w:rPrChange>
            </w:rPr>
            <w:instrText xml:space="preserve"> HYPERLINK \l _Toc24903 </w:instrText>
          </w:r>
          <w:r>
            <w:rPr>
              <w:rFonts w:hint="eastAsia" w:ascii="黑体" w:hAnsi="黑体" w:eastAsia="黑体" w:cs="黑体"/>
              <w:rPrChange w:id="126" w:author="chinble" w:date="2025-09-23T14:38:45Z">
                <w:rPr/>
              </w:rPrChange>
            </w:rPr>
            <w:fldChar w:fldCharType="separate"/>
          </w:r>
          <w:del w:id="127" w:author="chinble" w:date="2025-09-23T14:14:47Z">
            <w:r>
              <w:rPr>
                <w:rFonts w:hint="eastAsia" w:ascii="黑体" w:hAnsi="黑体" w:eastAsia="黑体" w:cs="黑体"/>
                <w:bCs/>
                <w:szCs w:val="18"/>
                <w:lang w:val="en-US" w:eastAsia="zh-CN"/>
                <w:rPrChange w:id="128" w:author="chinble" w:date="2025-09-23T14:38:45Z">
                  <w:rPr>
                    <w:rFonts w:hint="eastAsia" w:ascii="黑体" w:hAnsi="黑体" w:eastAsia="黑体"/>
                    <w:bCs/>
                    <w:szCs w:val="18"/>
                    <w:lang w:val="en-US" w:eastAsia="zh-CN"/>
                  </w:rPr>
                </w:rPrChange>
              </w:rPr>
              <w:delText>7</w:delText>
            </w:r>
          </w:del>
          <w:r>
            <w:rPr>
              <w:rFonts w:hint="eastAsia" w:ascii="黑体" w:hAnsi="黑体" w:eastAsia="黑体" w:cs="黑体"/>
              <w:bCs/>
              <w:szCs w:val="18"/>
              <w:rPrChange w:id="129" w:author="chinble" w:date="2025-09-23T14:38:45Z">
                <w:rPr>
                  <w:rFonts w:hint="eastAsia" w:ascii="黑体" w:hAnsi="黑体" w:eastAsia="黑体"/>
                  <w:bCs/>
                  <w:szCs w:val="18"/>
                </w:rPr>
              </w:rPrChange>
            </w:rPr>
            <w:t xml:space="preserve"> 课程设置及</w:t>
          </w:r>
          <w:r>
            <w:rPr>
              <w:rFonts w:hint="eastAsia" w:ascii="黑体" w:hAnsi="黑体" w:eastAsia="黑体" w:cs="黑体"/>
              <w:bCs/>
              <w:szCs w:val="18"/>
              <w:lang w:val="en-US" w:eastAsia="zh-CN"/>
              <w:rPrChange w:id="130" w:author="chinble" w:date="2025-09-23T14:38:45Z">
                <w:rPr>
                  <w:rFonts w:hint="eastAsia" w:ascii="黑体" w:hAnsi="黑体" w:eastAsia="黑体"/>
                  <w:bCs/>
                  <w:szCs w:val="18"/>
                  <w:lang w:val="en-US" w:eastAsia="zh-CN"/>
                </w:rPr>
              </w:rPrChange>
            </w:rPr>
            <w:t>要求</w:t>
          </w:r>
          <w:r>
            <w:rPr>
              <w:rFonts w:hint="eastAsia" w:ascii="黑体" w:hAnsi="黑体" w:eastAsia="黑体" w:cs="黑体"/>
              <w:rPrChange w:id="131" w:author="chinble" w:date="2025-09-23T14:38:45Z">
                <w:rPr/>
              </w:rPrChange>
            </w:rPr>
            <w:tab/>
          </w:r>
          <w:r>
            <w:rPr>
              <w:rFonts w:hint="eastAsia" w:ascii="黑体" w:hAnsi="黑体" w:eastAsia="黑体" w:cs="黑体"/>
              <w:rPrChange w:id="132" w:author="chinble" w:date="2025-09-23T14:38:45Z">
                <w:rPr/>
              </w:rPrChange>
            </w:rPr>
            <w:fldChar w:fldCharType="begin"/>
          </w:r>
          <w:r>
            <w:rPr>
              <w:rFonts w:hint="eastAsia" w:ascii="黑体" w:hAnsi="黑体" w:eastAsia="黑体" w:cs="黑体"/>
              <w:rPrChange w:id="133" w:author="chinble" w:date="2025-09-23T14:38:45Z">
                <w:rPr/>
              </w:rPrChange>
            </w:rPr>
            <w:instrText xml:space="preserve"> PAGEREF _Toc24903 \h </w:instrText>
          </w:r>
          <w:r>
            <w:rPr>
              <w:rFonts w:hint="eastAsia" w:ascii="黑体" w:hAnsi="黑体" w:eastAsia="黑体" w:cs="黑体"/>
              <w:rPrChange w:id="134" w:author="chinble" w:date="2025-09-23T14:38:45Z">
                <w:rPr/>
              </w:rPrChange>
            </w:rPr>
            <w:fldChar w:fldCharType="separate"/>
          </w:r>
          <w:r>
            <w:rPr>
              <w:rFonts w:hint="eastAsia" w:ascii="黑体" w:hAnsi="黑体" w:eastAsia="黑体" w:cs="黑体"/>
              <w:rPrChange w:id="135" w:author="chinble" w:date="2025-09-23T14:38:45Z">
                <w:rPr/>
              </w:rPrChange>
            </w:rPr>
            <w:t>7</w:t>
          </w:r>
          <w:r>
            <w:rPr>
              <w:rFonts w:hint="eastAsia" w:ascii="黑体" w:hAnsi="黑体" w:eastAsia="黑体" w:cs="黑体"/>
              <w:rPrChange w:id="136" w:author="chinble" w:date="2025-09-23T14:38:45Z">
                <w:rPr/>
              </w:rPrChange>
            </w:rPr>
            <w:fldChar w:fldCharType="end"/>
          </w:r>
          <w:r>
            <w:rPr>
              <w:rFonts w:hint="eastAsia" w:ascii="黑体" w:hAnsi="黑体" w:eastAsia="黑体" w:cs="黑体"/>
              <w:rPrChange w:id="137" w:author="chinble" w:date="2025-09-23T14:38:45Z">
                <w:rPr/>
              </w:rPrChange>
            </w:rPr>
            <w:fldChar w:fldCharType="end"/>
          </w:r>
        </w:p>
        <w:p w14:paraId="0B8039AA">
          <w:pPr>
            <w:pStyle w:val="15"/>
            <w:tabs>
              <w:tab w:val="right" w:leader="dot" w:pos="9558"/>
              <w:tab w:val="clear" w:pos="8296"/>
            </w:tabs>
            <w:spacing w:line="240" w:lineRule="auto"/>
            <w:rPr>
              <w:ins w:id="139" w:author="chinble" w:date="2025-09-23T14:42:10Z"/>
              <w:rFonts w:hint="eastAsia" w:ascii="黑体" w:hAnsi="黑体" w:eastAsia="黑体" w:cs="黑体"/>
              <w:rPrChange w:id="140" w:author="chinble" w:date="2025-09-23T14:46:36Z">
                <w:rPr>
                  <w:ins w:id="141" w:author="chinble" w:date="2025-09-23T14:42:10Z"/>
                </w:rPr>
              </w:rPrChange>
            </w:rPr>
            <w:pPrChange w:id="138" w:author="chinble" w:date="2025-09-23T14:42:34Z">
              <w:pPr>
                <w:pStyle w:val="15"/>
                <w:tabs>
                  <w:tab w:val="right" w:leader="dot" w:pos="9558"/>
                  <w:tab w:val="clear" w:pos="8296"/>
                </w:tabs>
              </w:pPr>
            </w:pPrChange>
          </w:pPr>
          <w:ins w:id="142" w:author="chinble" w:date="2025-09-23T14:42:10Z">
            <w:r>
              <w:rPr>
                <w:rFonts w:hint="eastAsia" w:ascii="黑体" w:hAnsi="黑体" w:eastAsia="黑体" w:cs="黑体"/>
                <w:rPrChange w:id="143" w:author="chinble" w:date="2025-09-23T14:46:36Z">
                  <w:rPr/>
                </w:rPrChange>
              </w:rPr>
              <w:fldChar w:fldCharType="begin"/>
            </w:r>
          </w:ins>
          <w:ins w:id="144" w:author="chinble" w:date="2025-09-23T14:42:10Z">
            <w:r>
              <w:rPr>
                <w:rFonts w:hint="eastAsia" w:ascii="黑体" w:hAnsi="黑体" w:eastAsia="黑体" w:cs="黑体"/>
                <w:rPrChange w:id="145" w:author="chinble" w:date="2025-09-23T14:46:36Z">
                  <w:rPr/>
                </w:rPrChange>
              </w:rPr>
              <w:instrText xml:space="preserve"> HYPERLINK \l _Toc24474 </w:instrText>
            </w:r>
          </w:ins>
          <w:ins w:id="146" w:author="chinble" w:date="2025-09-23T14:42:10Z">
            <w:r>
              <w:rPr>
                <w:rFonts w:hint="eastAsia" w:ascii="黑体" w:hAnsi="黑体" w:eastAsia="黑体" w:cs="黑体"/>
                <w:rPrChange w:id="147" w:author="chinble" w:date="2025-09-23T14:46:36Z">
                  <w:rPr/>
                </w:rPrChange>
              </w:rPr>
              <w:fldChar w:fldCharType="separate"/>
            </w:r>
          </w:ins>
          <w:ins w:id="148" w:author="chinble" w:date="2025-09-23T14:42:10Z">
            <w:r>
              <w:rPr>
                <w:rFonts w:hint="eastAsia" w:ascii="黑体" w:hAnsi="黑体" w:eastAsia="黑体" w:cs="黑体"/>
                <w:bCs/>
                <w:lang w:val="en-US" w:eastAsia="zh-CN"/>
                <w:rPrChange w:id="149" w:author="chinble" w:date="2025-09-23T14:46:36Z">
                  <w:rPr>
                    <w:rFonts w:hint="eastAsia"/>
                    <w:bCs/>
                    <w:lang w:val="en-US" w:eastAsia="zh-CN"/>
                  </w:rPr>
                </w:rPrChange>
              </w:rPr>
              <w:t>8</w:t>
            </w:r>
          </w:ins>
          <w:ins w:id="150" w:author="chinble" w:date="2025-09-23T14:42:10Z">
            <w:r>
              <w:rPr>
                <w:rFonts w:hint="eastAsia" w:ascii="黑体" w:hAnsi="黑体" w:eastAsia="黑体" w:cs="黑体"/>
                <w:bCs/>
                <w:rPrChange w:id="151" w:author="chinble" w:date="2025-09-23T14:46:36Z">
                  <w:rPr>
                    <w:rFonts w:hint="eastAsia"/>
                    <w:bCs/>
                  </w:rPr>
                </w:rPrChange>
              </w:rPr>
              <w:t>.1课程设置</w:t>
            </w:r>
          </w:ins>
          <w:ins w:id="152" w:author="chinble" w:date="2025-09-23T14:42:10Z">
            <w:r>
              <w:rPr>
                <w:rFonts w:hint="eastAsia" w:ascii="黑体" w:hAnsi="黑体" w:eastAsia="黑体" w:cs="黑体"/>
                <w:rPrChange w:id="153" w:author="chinble" w:date="2025-09-23T14:46:36Z">
                  <w:rPr/>
                </w:rPrChange>
              </w:rPr>
              <w:tab/>
            </w:r>
          </w:ins>
          <w:ins w:id="154" w:author="chinble" w:date="2025-09-23T14:42:10Z">
            <w:r>
              <w:rPr>
                <w:rFonts w:hint="eastAsia" w:ascii="黑体" w:hAnsi="黑体" w:eastAsia="黑体" w:cs="黑体"/>
                <w:rPrChange w:id="155" w:author="chinble" w:date="2025-09-23T14:46:36Z">
                  <w:rPr/>
                </w:rPrChange>
              </w:rPr>
              <w:fldChar w:fldCharType="begin"/>
            </w:r>
          </w:ins>
          <w:ins w:id="156" w:author="chinble" w:date="2025-09-23T14:42:10Z">
            <w:r>
              <w:rPr>
                <w:rFonts w:hint="eastAsia" w:ascii="黑体" w:hAnsi="黑体" w:eastAsia="黑体" w:cs="黑体"/>
                <w:rPrChange w:id="157" w:author="chinble" w:date="2025-09-23T14:46:36Z">
                  <w:rPr/>
                </w:rPrChange>
              </w:rPr>
              <w:instrText xml:space="preserve"> PAGEREF _Toc24474 \h </w:instrText>
            </w:r>
          </w:ins>
          <w:ins w:id="158" w:author="chinble" w:date="2025-09-23T14:42:10Z">
            <w:r>
              <w:rPr>
                <w:rFonts w:hint="eastAsia" w:ascii="黑体" w:hAnsi="黑体" w:eastAsia="黑体" w:cs="黑体"/>
                <w:rPrChange w:id="159" w:author="chinble" w:date="2025-09-23T14:46:36Z">
                  <w:rPr/>
                </w:rPrChange>
              </w:rPr>
              <w:fldChar w:fldCharType="separate"/>
            </w:r>
          </w:ins>
          <w:ins w:id="160" w:author="chinble" w:date="2025-09-23T14:42:10Z">
            <w:r>
              <w:rPr>
                <w:rFonts w:hint="eastAsia" w:ascii="黑体" w:hAnsi="黑体" w:eastAsia="黑体" w:cs="黑体"/>
                <w:rPrChange w:id="161" w:author="chinble" w:date="2025-09-23T14:46:36Z">
                  <w:rPr/>
                </w:rPrChange>
              </w:rPr>
              <w:t>7</w:t>
            </w:r>
          </w:ins>
          <w:ins w:id="162" w:author="chinble" w:date="2025-09-23T14:42:10Z">
            <w:r>
              <w:rPr>
                <w:rFonts w:hint="eastAsia" w:ascii="黑体" w:hAnsi="黑体" w:eastAsia="黑体" w:cs="黑体"/>
                <w:rPrChange w:id="163" w:author="chinble" w:date="2025-09-23T14:46:36Z">
                  <w:rPr/>
                </w:rPrChange>
              </w:rPr>
              <w:fldChar w:fldCharType="end"/>
            </w:r>
          </w:ins>
          <w:ins w:id="164" w:author="chinble" w:date="2025-09-23T14:42:10Z">
            <w:r>
              <w:rPr>
                <w:rFonts w:hint="eastAsia" w:ascii="黑体" w:hAnsi="黑体" w:eastAsia="黑体" w:cs="黑体"/>
                <w:rPrChange w:id="165" w:author="chinble" w:date="2025-09-23T14:46:36Z">
                  <w:rPr/>
                </w:rPrChange>
              </w:rPr>
              <w:fldChar w:fldCharType="end"/>
            </w:r>
          </w:ins>
        </w:p>
        <w:p w14:paraId="235C0CBF">
          <w:pPr>
            <w:pStyle w:val="15"/>
            <w:tabs>
              <w:tab w:val="right" w:leader="dot" w:pos="9558"/>
              <w:tab w:val="clear" w:pos="8296"/>
            </w:tabs>
            <w:spacing w:line="240" w:lineRule="auto"/>
            <w:rPr>
              <w:ins w:id="167" w:author="chinble" w:date="2025-09-23T14:42:10Z"/>
              <w:rFonts w:hint="eastAsia" w:ascii="黑体" w:hAnsi="黑体" w:eastAsia="黑体" w:cs="黑体"/>
              <w:rPrChange w:id="168" w:author="chinble" w:date="2025-09-23T14:46:36Z">
                <w:rPr>
                  <w:ins w:id="169" w:author="chinble" w:date="2025-09-23T14:42:10Z"/>
                </w:rPr>
              </w:rPrChange>
            </w:rPr>
            <w:pPrChange w:id="166" w:author="chinble" w:date="2025-09-23T14:42:34Z">
              <w:pPr>
                <w:pStyle w:val="15"/>
                <w:tabs>
                  <w:tab w:val="right" w:leader="dot" w:pos="9558"/>
                  <w:tab w:val="clear" w:pos="8296"/>
                </w:tabs>
              </w:pPr>
            </w:pPrChange>
          </w:pPr>
          <w:ins w:id="170" w:author="chinble" w:date="2025-09-23T14:42:10Z">
            <w:r>
              <w:rPr>
                <w:rFonts w:hint="eastAsia" w:ascii="黑体" w:hAnsi="黑体" w:eastAsia="黑体" w:cs="黑体"/>
                <w:rPrChange w:id="171" w:author="chinble" w:date="2025-09-23T14:46:36Z">
                  <w:rPr/>
                </w:rPrChange>
              </w:rPr>
              <w:fldChar w:fldCharType="begin"/>
            </w:r>
          </w:ins>
          <w:ins w:id="172" w:author="chinble" w:date="2025-09-23T14:42:10Z">
            <w:r>
              <w:rPr>
                <w:rFonts w:hint="eastAsia" w:ascii="黑体" w:hAnsi="黑体" w:eastAsia="黑体" w:cs="黑体"/>
                <w:rPrChange w:id="173" w:author="chinble" w:date="2025-09-23T14:46:36Z">
                  <w:rPr/>
                </w:rPrChange>
              </w:rPr>
              <w:instrText xml:space="preserve"> HYPERLINK \l _Toc11144 </w:instrText>
            </w:r>
          </w:ins>
          <w:ins w:id="174" w:author="chinble" w:date="2025-09-23T14:42:10Z">
            <w:r>
              <w:rPr>
                <w:rFonts w:hint="eastAsia" w:ascii="黑体" w:hAnsi="黑体" w:eastAsia="黑体" w:cs="黑体"/>
                <w:rPrChange w:id="175" w:author="chinble" w:date="2025-09-23T14:46:36Z">
                  <w:rPr/>
                </w:rPrChange>
              </w:rPr>
              <w:fldChar w:fldCharType="separate"/>
            </w:r>
          </w:ins>
          <w:ins w:id="176" w:author="chinble" w:date="2025-09-23T14:42:10Z">
            <w:r>
              <w:rPr>
                <w:rFonts w:hint="eastAsia" w:ascii="黑体" w:hAnsi="黑体" w:eastAsia="黑体" w:cs="黑体"/>
                <w:bCs/>
                <w:lang w:val="en-US" w:eastAsia="zh-CN"/>
                <w:rPrChange w:id="177" w:author="chinble" w:date="2025-09-23T14:46:36Z">
                  <w:rPr>
                    <w:rFonts w:hint="eastAsia" w:ascii="宋体" w:hAnsi="宋体" w:eastAsia="宋体" w:cs="宋体"/>
                    <w:bCs/>
                    <w:lang w:val="en-US" w:eastAsia="zh-CN"/>
                  </w:rPr>
                </w:rPrChange>
              </w:rPr>
              <w:t>表1   课程结构表</w:t>
            </w:r>
          </w:ins>
          <w:ins w:id="178" w:author="chinble" w:date="2025-09-23T14:42:10Z">
            <w:r>
              <w:rPr>
                <w:rFonts w:hint="eastAsia" w:ascii="黑体" w:hAnsi="黑体" w:eastAsia="黑体" w:cs="黑体"/>
                <w:rPrChange w:id="179" w:author="chinble" w:date="2025-09-23T14:46:36Z">
                  <w:rPr/>
                </w:rPrChange>
              </w:rPr>
              <w:tab/>
            </w:r>
          </w:ins>
          <w:ins w:id="180" w:author="chinble" w:date="2025-09-23T14:42:10Z">
            <w:r>
              <w:rPr>
                <w:rFonts w:hint="eastAsia" w:ascii="黑体" w:hAnsi="黑体" w:eastAsia="黑体" w:cs="黑体"/>
                <w:rPrChange w:id="181" w:author="chinble" w:date="2025-09-23T14:46:36Z">
                  <w:rPr/>
                </w:rPrChange>
              </w:rPr>
              <w:fldChar w:fldCharType="begin"/>
            </w:r>
          </w:ins>
          <w:ins w:id="182" w:author="chinble" w:date="2025-09-23T14:42:10Z">
            <w:r>
              <w:rPr>
                <w:rFonts w:hint="eastAsia" w:ascii="黑体" w:hAnsi="黑体" w:eastAsia="黑体" w:cs="黑体"/>
                <w:rPrChange w:id="183" w:author="chinble" w:date="2025-09-23T14:46:36Z">
                  <w:rPr/>
                </w:rPrChange>
              </w:rPr>
              <w:instrText xml:space="preserve"> PAGEREF _Toc11144 \h </w:instrText>
            </w:r>
          </w:ins>
          <w:ins w:id="184" w:author="chinble" w:date="2025-09-23T14:42:10Z">
            <w:r>
              <w:rPr>
                <w:rFonts w:hint="eastAsia" w:ascii="黑体" w:hAnsi="黑体" w:eastAsia="黑体" w:cs="黑体"/>
                <w:rPrChange w:id="185" w:author="chinble" w:date="2025-09-23T14:46:36Z">
                  <w:rPr/>
                </w:rPrChange>
              </w:rPr>
              <w:fldChar w:fldCharType="separate"/>
            </w:r>
          </w:ins>
          <w:ins w:id="186" w:author="chinble" w:date="2025-09-23T14:42:10Z">
            <w:r>
              <w:rPr>
                <w:rFonts w:hint="eastAsia" w:ascii="黑体" w:hAnsi="黑体" w:eastAsia="黑体" w:cs="黑体"/>
                <w:rPrChange w:id="187" w:author="chinble" w:date="2025-09-23T14:46:36Z">
                  <w:rPr/>
                </w:rPrChange>
              </w:rPr>
              <w:t>8</w:t>
            </w:r>
          </w:ins>
          <w:ins w:id="188" w:author="chinble" w:date="2025-09-23T14:42:10Z">
            <w:r>
              <w:rPr>
                <w:rFonts w:hint="eastAsia" w:ascii="黑体" w:hAnsi="黑体" w:eastAsia="黑体" w:cs="黑体"/>
                <w:rPrChange w:id="189" w:author="chinble" w:date="2025-09-23T14:46:36Z">
                  <w:rPr/>
                </w:rPrChange>
              </w:rPr>
              <w:fldChar w:fldCharType="end"/>
            </w:r>
          </w:ins>
          <w:ins w:id="190" w:author="chinble" w:date="2025-09-23T14:42:10Z">
            <w:r>
              <w:rPr>
                <w:rFonts w:hint="eastAsia" w:ascii="黑体" w:hAnsi="黑体" w:eastAsia="黑体" w:cs="黑体"/>
                <w:rPrChange w:id="191" w:author="chinble" w:date="2025-09-23T14:46:36Z">
                  <w:rPr/>
                </w:rPrChange>
              </w:rPr>
              <w:fldChar w:fldCharType="end"/>
            </w:r>
          </w:ins>
        </w:p>
        <w:p w14:paraId="72C7F73A">
          <w:pPr>
            <w:pStyle w:val="15"/>
            <w:tabs>
              <w:tab w:val="right" w:leader="dot" w:pos="9558"/>
              <w:tab w:val="clear" w:pos="8296"/>
            </w:tabs>
            <w:spacing w:line="240" w:lineRule="auto"/>
            <w:rPr>
              <w:ins w:id="193" w:author="chinble" w:date="2025-09-23T14:42:10Z"/>
              <w:rFonts w:hint="eastAsia" w:ascii="黑体" w:hAnsi="黑体" w:eastAsia="黑体" w:cs="黑体"/>
              <w:rPrChange w:id="194" w:author="chinble" w:date="2025-09-23T14:46:36Z">
                <w:rPr>
                  <w:ins w:id="195" w:author="chinble" w:date="2025-09-23T14:42:10Z"/>
                </w:rPr>
              </w:rPrChange>
            </w:rPr>
            <w:pPrChange w:id="192" w:author="chinble" w:date="2025-09-23T14:42:34Z">
              <w:pPr>
                <w:pStyle w:val="15"/>
                <w:tabs>
                  <w:tab w:val="right" w:leader="dot" w:pos="9558"/>
                  <w:tab w:val="clear" w:pos="8296"/>
                </w:tabs>
              </w:pPr>
            </w:pPrChange>
          </w:pPr>
          <w:ins w:id="196" w:author="chinble" w:date="2025-09-23T14:42:10Z">
            <w:r>
              <w:rPr>
                <w:rFonts w:hint="eastAsia" w:ascii="黑体" w:hAnsi="黑体" w:eastAsia="黑体" w:cs="黑体"/>
                <w:rPrChange w:id="197" w:author="chinble" w:date="2025-09-23T14:46:36Z">
                  <w:rPr/>
                </w:rPrChange>
              </w:rPr>
              <w:fldChar w:fldCharType="begin"/>
            </w:r>
          </w:ins>
          <w:ins w:id="198" w:author="chinble" w:date="2025-09-23T14:42:10Z">
            <w:r>
              <w:rPr>
                <w:rFonts w:hint="eastAsia" w:ascii="黑体" w:hAnsi="黑体" w:eastAsia="黑体" w:cs="黑体"/>
                <w:rPrChange w:id="199" w:author="chinble" w:date="2025-09-23T14:46:36Z">
                  <w:rPr/>
                </w:rPrChange>
              </w:rPr>
              <w:instrText xml:space="preserve"> HYPERLINK \l _Toc24781 </w:instrText>
            </w:r>
          </w:ins>
          <w:ins w:id="200" w:author="chinble" w:date="2025-09-23T14:42:10Z">
            <w:r>
              <w:rPr>
                <w:rFonts w:hint="eastAsia" w:ascii="黑体" w:hAnsi="黑体" w:eastAsia="黑体" w:cs="黑体"/>
                <w:rPrChange w:id="201" w:author="chinble" w:date="2025-09-23T14:46:36Z">
                  <w:rPr/>
                </w:rPrChange>
              </w:rPr>
              <w:fldChar w:fldCharType="separate"/>
            </w:r>
          </w:ins>
          <w:ins w:id="202" w:author="chinble" w:date="2025-09-23T14:42:10Z">
            <w:r>
              <w:rPr>
                <w:rFonts w:hint="eastAsia" w:ascii="黑体" w:hAnsi="黑体" w:eastAsia="黑体" w:cs="黑体"/>
                <w:bCs/>
                <w:lang w:val="en-US" w:eastAsia="zh-CN"/>
                <w:rPrChange w:id="203" w:author="chinble" w:date="2025-09-23T14:46:36Z">
                  <w:rPr>
                    <w:rFonts w:hint="eastAsia" w:cs="宋体"/>
                    <w:bCs/>
                    <w:lang w:val="en-US" w:eastAsia="zh-CN"/>
                  </w:rPr>
                </w:rPrChange>
              </w:rPr>
              <w:t>8</w:t>
            </w:r>
          </w:ins>
          <w:ins w:id="204" w:author="chinble" w:date="2025-09-23T14:42:10Z">
            <w:r>
              <w:rPr>
                <w:rFonts w:hint="eastAsia" w:ascii="黑体" w:hAnsi="黑体" w:eastAsia="黑体" w:cs="黑体"/>
                <w:bCs/>
                <w:lang w:val="en-US" w:eastAsia="zh-CN"/>
                <w:rPrChange w:id="205" w:author="chinble" w:date="2025-09-23T14:46:36Z">
                  <w:rPr>
                    <w:rFonts w:hint="eastAsia" w:ascii="宋体" w:hAnsi="宋体" w:eastAsia="宋体" w:cs="宋体"/>
                    <w:bCs/>
                    <w:lang w:val="en-US" w:eastAsia="zh-CN"/>
                  </w:rPr>
                </w:rPrChange>
              </w:rPr>
              <w:t>.2课程内容及要求</w:t>
            </w:r>
          </w:ins>
          <w:ins w:id="206" w:author="chinble" w:date="2025-09-23T14:42:10Z">
            <w:r>
              <w:rPr>
                <w:rFonts w:hint="eastAsia" w:ascii="黑体" w:hAnsi="黑体" w:eastAsia="黑体" w:cs="黑体"/>
                <w:rPrChange w:id="207" w:author="chinble" w:date="2025-09-23T14:46:36Z">
                  <w:rPr/>
                </w:rPrChange>
              </w:rPr>
              <w:tab/>
            </w:r>
          </w:ins>
          <w:ins w:id="208" w:author="chinble" w:date="2025-09-23T14:42:10Z">
            <w:r>
              <w:rPr>
                <w:rFonts w:hint="eastAsia" w:ascii="黑体" w:hAnsi="黑体" w:eastAsia="黑体" w:cs="黑体"/>
                <w:rPrChange w:id="209" w:author="chinble" w:date="2025-09-23T14:46:36Z">
                  <w:rPr/>
                </w:rPrChange>
              </w:rPr>
              <w:fldChar w:fldCharType="begin"/>
            </w:r>
          </w:ins>
          <w:ins w:id="210" w:author="chinble" w:date="2025-09-23T14:42:10Z">
            <w:r>
              <w:rPr>
                <w:rFonts w:hint="eastAsia" w:ascii="黑体" w:hAnsi="黑体" w:eastAsia="黑体" w:cs="黑体"/>
                <w:rPrChange w:id="211" w:author="chinble" w:date="2025-09-23T14:46:36Z">
                  <w:rPr/>
                </w:rPrChange>
              </w:rPr>
              <w:instrText xml:space="preserve"> PAGEREF _Toc24781 \h </w:instrText>
            </w:r>
          </w:ins>
          <w:ins w:id="212" w:author="chinble" w:date="2025-09-23T14:42:10Z">
            <w:r>
              <w:rPr>
                <w:rFonts w:hint="eastAsia" w:ascii="黑体" w:hAnsi="黑体" w:eastAsia="黑体" w:cs="黑体"/>
                <w:rPrChange w:id="213" w:author="chinble" w:date="2025-09-23T14:46:36Z">
                  <w:rPr/>
                </w:rPrChange>
              </w:rPr>
              <w:fldChar w:fldCharType="separate"/>
            </w:r>
          </w:ins>
          <w:ins w:id="214" w:author="chinble" w:date="2025-09-23T14:42:10Z">
            <w:r>
              <w:rPr>
                <w:rFonts w:hint="eastAsia" w:ascii="黑体" w:hAnsi="黑体" w:eastAsia="黑体" w:cs="黑体"/>
                <w:rPrChange w:id="215" w:author="chinble" w:date="2025-09-23T14:46:36Z">
                  <w:rPr/>
                </w:rPrChange>
              </w:rPr>
              <w:t>9</w:t>
            </w:r>
          </w:ins>
          <w:ins w:id="216" w:author="chinble" w:date="2025-09-23T14:42:10Z">
            <w:r>
              <w:rPr>
                <w:rFonts w:hint="eastAsia" w:ascii="黑体" w:hAnsi="黑体" w:eastAsia="黑体" w:cs="黑体"/>
                <w:rPrChange w:id="217" w:author="chinble" w:date="2025-09-23T14:46:36Z">
                  <w:rPr/>
                </w:rPrChange>
              </w:rPr>
              <w:fldChar w:fldCharType="end"/>
            </w:r>
          </w:ins>
          <w:ins w:id="218" w:author="chinble" w:date="2025-09-23T14:42:10Z">
            <w:r>
              <w:rPr>
                <w:rFonts w:hint="eastAsia" w:ascii="黑体" w:hAnsi="黑体" w:eastAsia="黑体" w:cs="黑体"/>
                <w:rPrChange w:id="219" w:author="chinble" w:date="2025-09-23T14:46:36Z">
                  <w:rPr/>
                </w:rPrChange>
              </w:rPr>
              <w:fldChar w:fldCharType="end"/>
            </w:r>
          </w:ins>
        </w:p>
        <w:p w14:paraId="1A9810C7">
          <w:pPr>
            <w:pStyle w:val="15"/>
            <w:tabs>
              <w:tab w:val="right" w:leader="dot" w:pos="9558"/>
              <w:tab w:val="clear" w:pos="8296"/>
            </w:tabs>
            <w:spacing w:line="240" w:lineRule="auto"/>
            <w:rPr>
              <w:ins w:id="221" w:author="chinble" w:date="2025-09-23T14:42:10Z"/>
              <w:rFonts w:hint="eastAsia" w:ascii="黑体" w:hAnsi="黑体" w:eastAsia="黑体" w:cs="黑体"/>
              <w:rPrChange w:id="222" w:author="chinble" w:date="2025-09-23T14:46:36Z">
                <w:rPr>
                  <w:ins w:id="223" w:author="chinble" w:date="2025-09-23T14:42:10Z"/>
                </w:rPr>
              </w:rPrChange>
            </w:rPr>
            <w:pPrChange w:id="220" w:author="chinble" w:date="2025-09-23T14:42:34Z">
              <w:pPr>
                <w:pStyle w:val="15"/>
                <w:tabs>
                  <w:tab w:val="right" w:leader="dot" w:pos="9558"/>
                  <w:tab w:val="clear" w:pos="8296"/>
                </w:tabs>
              </w:pPr>
            </w:pPrChange>
          </w:pPr>
          <w:ins w:id="224" w:author="chinble" w:date="2025-09-23T14:42:10Z">
            <w:r>
              <w:rPr>
                <w:rFonts w:hint="eastAsia" w:ascii="黑体" w:hAnsi="黑体" w:eastAsia="黑体" w:cs="黑体"/>
                <w:rPrChange w:id="225" w:author="chinble" w:date="2025-09-23T14:46:36Z">
                  <w:rPr/>
                </w:rPrChange>
              </w:rPr>
              <w:fldChar w:fldCharType="begin"/>
            </w:r>
          </w:ins>
          <w:ins w:id="226" w:author="chinble" w:date="2025-09-23T14:42:10Z">
            <w:r>
              <w:rPr>
                <w:rFonts w:hint="eastAsia" w:ascii="黑体" w:hAnsi="黑体" w:eastAsia="黑体" w:cs="黑体"/>
                <w:rPrChange w:id="227" w:author="chinble" w:date="2025-09-23T14:46:36Z">
                  <w:rPr/>
                </w:rPrChange>
              </w:rPr>
              <w:instrText xml:space="preserve"> HYPERLINK \l _Toc21121 </w:instrText>
            </w:r>
          </w:ins>
          <w:ins w:id="228" w:author="chinble" w:date="2025-09-23T14:42:10Z">
            <w:r>
              <w:rPr>
                <w:rFonts w:hint="eastAsia" w:ascii="黑体" w:hAnsi="黑体" w:eastAsia="黑体" w:cs="黑体"/>
                <w:rPrChange w:id="229" w:author="chinble" w:date="2025-09-23T14:46:36Z">
                  <w:rPr/>
                </w:rPrChange>
              </w:rPr>
              <w:fldChar w:fldCharType="separate"/>
            </w:r>
          </w:ins>
          <w:ins w:id="230" w:author="chinble" w:date="2025-09-23T14:42:10Z">
            <w:r>
              <w:rPr>
                <w:rFonts w:hint="eastAsia" w:ascii="黑体" w:hAnsi="黑体" w:eastAsia="黑体" w:cs="黑体"/>
                <w:bCs/>
                <w:lang w:val="en-US" w:eastAsia="zh-CN"/>
                <w:rPrChange w:id="231" w:author="chinble" w:date="2025-09-23T14:46:36Z">
                  <w:rPr>
                    <w:rFonts w:hint="eastAsia" w:eastAsiaTheme="minorEastAsia"/>
                    <w:bCs/>
                    <w:lang w:val="en-US" w:eastAsia="zh-CN"/>
                  </w:rPr>
                </w:rPrChange>
              </w:rPr>
              <w:t>表2</w:t>
            </w:r>
          </w:ins>
          <w:ins w:id="232" w:author="chinble" w:date="2025-09-23T14:46:46Z">
            <w:r>
              <w:rPr>
                <w:rFonts w:hint="eastAsia" w:ascii="黑体" w:hAnsi="黑体" w:eastAsia="黑体" w:cs="黑体"/>
                <w:bCs/>
                <w:lang w:val="en-US" w:eastAsia="zh-CN"/>
              </w:rPr>
              <w:t xml:space="preserve"> </w:t>
            </w:r>
          </w:ins>
          <w:ins w:id="233" w:author="chinble" w:date="2025-09-23T14:42:10Z">
            <w:r>
              <w:rPr>
                <w:rFonts w:hint="eastAsia" w:ascii="黑体" w:hAnsi="黑体" w:eastAsia="黑体" w:cs="黑体"/>
                <w:bCs/>
                <w:lang w:val="en-US" w:eastAsia="zh-CN"/>
                <w:rPrChange w:id="234" w:author="chinble" w:date="2025-09-23T14:46:36Z">
                  <w:rPr>
                    <w:rFonts w:hint="eastAsia" w:eastAsiaTheme="minorEastAsia"/>
                    <w:bCs/>
                    <w:lang w:val="en-US" w:eastAsia="zh-CN"/>
                  </w:rPr>
                </w:rPrChange>
              </w:rPr>
              <w:t>公共基础（必修）课程主要教学内容与要求</w:t>
            </w:r>
          </w:ins>
          <w:ins w:id="235" w:author="chinble" w:date="2025-09-23T14:42:10Z">
            <w:r>
              <w:rPr>
                <w:rFonts w:hint="eastAsia" w:ascii="黑体" w:hAnsi="黑体" w:eastAsia="黑体" w:cs="黑体"/>
                <w:rPrChange w:id="236" w:author="chinble" w:date="2025-09-23T14:46:36Z">
                  <w:rPr/>
                </w:rPrChange>
              </w:rPr>
              <w:tab/>
            </w:r>
          </w:ins>
          <w:ins w:id="237" w:author="chinble" w:date="2025-09-23T14:42:10Z">
            <w:r>
              <w:rPr>
                <w:rFonts w:hint="eastAsia" w:ascii="黑体" w:hAnsi="黑体" w:eastAsia="黑体" w:cs="黑体"/>
                <w:rPrChange w:id="238" w:author="chinble" w:date="2025-09-23T14:46:36Z">
                  <w:rPr/>
                </w:rPrChange>
              </w:rPr>
              <w:fldChar w:fldCharType="begin"/>
            </w:r>
          </w:ins>
          <w:ins w:id="239" w:author="chinble" w:date="2025-09-23T14:42:10Z">
            <w:r>
              <w:rPr>
                <w:rFonts w:hint="eastAsia" w:ascii="黑体" w:hAnsi="黑体" w:eastAsia="黑体" w:cs="黑体"/>
                <w:rPrChange w:id="240" w:author="chinble" w:date="2025-09-23T14:46:36Z">
                  <w:rPr/>
                </w:rPrChange>
              </w:rPr>
              <w:instrText xml:space="preserve"> PAGEREF _Toc21121 \h </w:instrText>
            </w:r>
          </w:ins>
          <w:ins w:id="241" w:author="chinble" w:date="2025-09-23T14:42:10Z">
            <w:r>
              <w:rPr>
                <w:rFonts w:hint="eastAsia" w:ascii="黑体" w:hAnsi="黑体" w:eastAsia="黑体" w:cs="黑体"/>
                <w:rPrChange w:id="242" w:author="chinble" w:date="2025-09-23T14:46:36Z">
                  <w:rPr/>
                </w:rPrChange>
              </w:rPr>
              <w:fldChar w:fldCharType="separate"/>
            </w:r>
          </w:ins>
          <w:ins w:id="243" w:author="chinble" w:date="2025-09-23T14:42:10Z">
            <w:r>
              <w:rPr>
                <w:rFonts w:hint="eastAsia" w:ascii="黑体" w:hAnsi="黑体" w:eastAsia="黑体" w:cs="黑体"/>
                <w:rPrChange w:id="244" w:author="chinble" w:date="2025-09-23T14:46:36Z">
                  <w:rPr/>
                </w:rPrChange>
              </w:rPr>
              <w:t>9</w:t>
            </w:r>
          </w:ins>
          <w:ins w:id="245" w:author="chinble" w:date="2025-09-23T14:42:10Z">
            <w:r>
              <w:rPr>
                <w:rFonts w:hint="eastAsia" w:ascii="黑体" w:hAnsi="黑体" w:eastAsia="黑体" w:cs="黑体"/>
                <w:rPrChange w:id="246" w:author="chinble" w:date="2025-09-23T14:46:36Z">
                  <w:rPr/>
                </w:rPrChange>
              </w:rPr>
              <w:fldChar w:fldCharType="end"/>
            </w:r>
          </w:ins>
          <w:ins w:id="247" w:author="chinble" w:date="2025-09-23T14:42:10Z">
            <w:r>
              <w:rPr>
                <w:rFonts w:hint="eastAsia" w:ascii="黑体" w:hAnsi="黑体" w:eastAsia="黑体" w:cs="黑体"/>
                <w:rPrChange w:id="248" w:author="chinble" w:date="2025-09-23T14:46:36Z">
                  <w:rPr/>
                </w:rPrChange>
              </w:rPr>
              <w:fldChar w:fldCharType="end"/>
            </w:r>
          </w:ins>
        </w:p>
        <w:p w14:paraId="7FE358BD">
          <w:pPr>
            <w:pStyle w:val="15"/>
            <w:tabs>
              <w:tab w:val="right" w:leader="dot" w:pos="9558"/>
              <w:tab w:val="clear" w:pos="8296"/>
            </w:tabs>
            <w:spacing w:line="240" w:lineRule="auto"/>
            <w:rPr>
              <w:ins w:id="250" w:author="chinble" w:date="2025-09-23T14:42:10Z"/>
              <w:rFonts w:hint="eastAsia" w:ascii="黑体" w:hAnsi="黑体" w:eastAsia="黑体" w:cs="黑体"/>
              <w:rPrChange w:id="251" w:author="chinble" w:date="2025-09-23T14:46:36Z">
                <w:rPr>
                  <w:ins w:id="252" w:author="chinble" w:date="2025-09-23T14:42:10Z"/>
                </w:rPr>
              </w:rPrChange>
            </w:rPr>
            <w:pPrChange w:id="249" w:author="chinble" w:date="2025-09-23T14:42:34Z">
              <w:pPr>
                <w:pStyle w:val="15"/>
                <w:tabs>
                  <w:tab w:val="right" w:leader="dot" w:pos="9558"/>
                  <w:tab w:val="clear" w:pos="8296"/>
                </w:tabs>
              </w:pPr>
            </w:pPrChange>
          </w:pPr>
          <w:ins w:id="253" w:author="chinble" w:date="2025-09-23T14:42:10Z">
            <w:r>
              <w:rPr>
                <w:rFonts w:hint="eastAsia" w:ascii="黑体" w:hAnsi="黑体" w:eastAsia="黑体" w:cs="黑体"/>
                <w:rPrChange w:id="254" w:author="chinble" w:date="2025-09-23T14:46:36Z">
                  <w:rPr/>
                </w:rPrChange>
              </w:rPr>
              <w:fldChar w:fldCharType="begin"/>
            </w:r>
          </w:ins>
          <w:ins w:id="255" w:author="chinble" w:date="2025-09-23T14:42:10Z">
            <w:r>
              <w:rPr>
                <w:rFonts w:hint="eastAsia" w:ascii="黑体" w:hAnsi="黑体" w:eastAsia="黑体" w:cs="黑体"/>
                <w:rPrChange w:id="256" w:author="chinble" w:date="2025-09-23T14:46:36Z">
                  <w:rPr/>
                </w:rPrChange>
              </w:rPr>
              <w:instrText xml:space="preserve"> HYPERLINK \l _Toc29392 </w:instrText>
            </w:r>
          </w:ins>
          <w:ins w:id="257" w:author="chinble" w:date="2025-09-23T14:42:10Z">
            <w:r>
              <w:rPr>
                <w:rFonts w:hint="eastAsia" w:ascii="黑体" w:hAnsi="黑体" w:eastAsia="黑体" w:cs="黑体"/>
                <w:rPrChange w:id="258" w:author="chinble" w:date="2025-09-23T14:46:36Z">
                  <w:rPr/>
                </w:rPrChange>
              </w:rPr>
              <w:fldChar w:fldCharType="separate"/>
            </w:r>
          </w:ins>
          <w:ins w:id="259" w:author="chinble" w:date="2025-09-23T14:42:10Z">
            <w:r>
              <w:rPr>
                <w:rFonts w:hint="eastAsia" w:ascii="黑体" w:hAnsi="黑体" w:eastAsia="黑体" w:cs="黑体"/>
                <w:bCs/>
                <w:lang w:val="en-US" w:eastAsia="zh-CN"/>
                <w:rPrChange w:id="260" w:author="chinble" w:date="2025-09-23T14:46:36Z">
                  <w:rPr>
                    <w:rFonts w:hint="eastAsia" w:eastAsiaTheme="minorEastAsia"/>
                    <w:bCs/>
                    <w:lang w:val="en-US" w:eastAsia="zh-CN"/>
                  </w:rPr>
                </w:rPrChange>
              </w:rPr>
              <w:t>表3</w:t>
            </w:r>
          </w:ins>
          <w:ins w:id="261" w:author="chinble" w:date="2025-09-23T14:46:49Z">
            <w:r>
              <w:rPr>
                <w:rFonts w:hint="eastAsia" w:ascii="黑体" w:hAnsi="黑体" w:eastAsia="黑体" w:cs="黑体"/>
                <w:bCs/>
                <w:lang w:val="en-US" w:eastAsia="zh-CN"/>
              </w:rPr>
              <w:t xml:space="preserve"> </w:t>
            </w:r>
          </w:ins>
          <w:ins w:id="262" w:author="chinble" w:date="2025-09-23T14:42:10Z">
            <w:r>
              <w:rPr>
                <w:rFonts w:hint="eastAsia" w:ascii="黑体" w:hAnsi="黑体" w:eastAsia="黑体" w:cs="黑体"/>
                <w:bCs/>
                <w:lang w:val="en-US" w:eastAsia="zh-CN"/>
                <w:rPrChange w:id="263" w:author="chinble" w:date="2025-09-23T14:46:36Z">
                  <w:rPr>
                    <w:rFonts w:hint="eastAsia" w:eastAsiaTheme="minorEastAsia"/>
                    <w:bCs/>
                    <w:lang w:val="en-US" w:eastAsia="zh-CN"/>
                  </w:rPr>
                </w:rPrChange>
              </w:rPr>
              <w:t>公共基础（选修）课程主要教学内容与要求</w:t>
            </w:r>
          </w:ins>
          <w:ins w:id="264" w:author="chinble" w:date="2025-09-23T14:42:10Z">
            <w:r>
              <w:rPr>
                <w:rFonts w:hint="eastAsia" w:ascii="黑体" w:hAnsi="黑体" w:eastAsia="黑体" w:cs="黑体"/>
                <w:rPrChange w:id="265" w:author="chinble" w:date="2025-09-23T14:46:36Z">
                  <w:rPr/>
                </w:rPrChange>
              </w:rPr>
              <w:tab/>
            </w:r>
          </w:ins>
          <w:ins w:id="266" w:author="chinble" w:date="2025-09-23T14:42:10Z">
            <w:r>
              <w:rPr>
                <w:rFonts w:hint="eastAsia" w:ascii="黑体" w:hAnsi="黑体" w:eastAsia="黑体" w:cs="黑体"/>
                <w:rPrChange w:id="267" w:author="chinble" w:date="2025-09-23T14:46:36Z">
                  <w:rPr/>
                </w:rPrChange>
              </w:rPr>
              <w:fldChar w:fldCharType="begin"/>
            </w:r>
          </w:ins>
          <w:ins w:id="268" w:author="chinble" w:date="2025-09-23T14:42:10Z">
            <w:r>
              <w:rPr>
                <w:rFonts w:hint="eastAsia" w:ascii="黑体" w:hAnsi="黑体" w:eastAsia="黑体" w:cs="黑体"/>
                <w:rPrChange w:id="269" w:author="chinble" w:date="2025-09-23T14:46:36Z">
                  <w:rPr/>
                </w:rPrChange>
              </w:rPr>
              <w:instrText xml:space="preserve"> PAGEREF _Toc29392 \h </w:instrText>
            </w:r>
          </w:ins>
          <w:ins w:id="270" w:author="chinble" w:date="2025-09-23T14:42:10Z">
            <w:r>
              <w:rPr>
                <w:rFonts w:hint="eastAsia" w:ascii="黑体" w:hAnsi="黑体" w:eastAsia="黑体" w:cs="黑体"/>
                <w:rPrChange w:id="271" w:author="chinble" w:date="2025-09-23T14:46:36Z">
                  <w:rPr/>
                </w:rPrChange>
              </w:rPr>
              <w:fldChar w:fldCharType="separate"/>
            </w:r>
          </w:ins>
          <w:ins w:id="272" w:author="chinble" w:date="2025-09-23T14:42:10Z">
            <w:r>
              <w:rPr>
                <w:rFonts w:hint="eastAsia" w:ascii="黑体" w:hAnsi="黑体" w:eastAsia="黑体" w:cs="黑体"/>
                <w:rPrChange w:id="273" w:author="chinble" w:date="2025-09-23T14:46:36Z">
                  <w:rPr/>
                </w:rPrChange>
              </w:rPr>
              <w:t>13</w:t>
            </w:r>
          </w:ins>
          <w:ins w:id="274" w:author="chinble" w:date="2025-09-23T14:42:10Z">
            <w:r>
              <w:rPr>
                <w:rFonts w:hint="eastAsia" w:ascii="黑体" w:hAnsi="黑体" w:eastAsia="黑体" w:cs="黑体"/>
                <w:rPrChange w:id="275" w:author="chinble" w:date="2025-09-23T14:46:36Z">
                  <w:rPr/>
                </w:rPrChange>
              </w:rPr>
              <w:fldChar w:fldCharType="end"/>
            </w:r>
          </w:ins>
          <w:ins w:id="276" w:author="chinble" w:date="2025-09-23T14:42:10Z">
            <w:r>
              <w:rPr>
                <w:rFonts w:hint="eastAsia" w:ascii="黑体" w:hAnsi="黑体" w:eastAsia="黑体" w:cs="黑体"/>
                <w:rPrChange w:id="277" w:author="chinble" w:date="2025-09-23T14:46:36Z">
                  <w:rPr/>
                </w:rPrChange>
              </w:rPr>
              <w:fldChar w:fldCharType="end"/>
            </w:r>
          </w:ins>
        </w:p>
        <w:p w14:paraId="52297B3E">
          <w:pPr>
            <w:pStyle w:val="15"/>
            <w:tabs>
              <w:tab w:val="right" w:leader="dot" w:pos="9558"/>
              <w:tab w:val="clear" w:pos="8296"/>
            </w:tabs>
            <w:spacing w:line="240" w:lineRule="auto"/>
            <w:rPr>
              <w:ins w:id="279" w:author="chinble" w:date="2025-09-23T14:42:10Z"/>
              <w:rFonts w:hint="eastAsia" w:ascii="黑体" w:hAnsi="黑体" w:eastAsia="黑体" w:cs="黑体"/>
              <w:rPrChange w:id="280" w:author="chinble" w:date="2025-09-23T14:46:36Z">
                <w:rPr>
                  <w:ins w:id="281" w:author="chinble" w:date="2025-09-23T14:42:10Z"/>
                </w:rPr>
              </w:rPrChange>
            </w:rPr>
            <w:pPrChange w:id="278" w:author="chinble" w:date="2025-09-23T14:42:34Z">
              <w:pPr>
                <w:pStyle w:val="15"/>
                <w:tabs>
                  <w:tab w:val="right" w:leader="dot" w:pos="9558"/>
                  <w:tab w:val="clear" w:pos="8296"/>
                </w:tabs>
              </w:pPr>
            </w:pPrChange>
          </w:pPr>
          <w:ins w:id="282" w:author="chinble" w:date="2025-09-23T14:42:10Z">
            <w:r>
              <w:rPr>
                <w:rFonts w:hint="eastAsia" w:ascii="黑体" w:hAnsi="黑体" w:eastAsia="黑体" w:cs="黑体"/>
                <w:rPrChange w:id="283" w:author="chinble" w:date="2025-09-23T14:46:36Z">
                  <w:rPr/>
                </w:rPrChange>
              </w:rPr>
              <w:fldChar w:fldCharType="begin"/>
            </w:r>
          </w:ins>
          <w:ins w:id="284" w:author="chinble" w:date="2025-09-23T14:42:10Z">
            <w:r>
              <w:rPr>
                <w:rFonts w:hint="eastAsia" w:ascii="黑体" w:hAnsi="黑体" w:eastAsia="黑体" w:cs="黑体"/>
                <w:rPrChange w:id="285" w:author="chinble" w:date="2025-09-23T14:46:36Z">
                  <w:rPr/>
                </w:rPrChange>
              </w:rPr>
              <w:instrText xml:space="preserve"> HYPERLINK \l _Toc29650 </w:instrText>
            </w:r>
          </w:ins>
          <w:ins w:id="286" w:author="chinble" w:date="2025-09-23T14:42:10Z">
            <w:r>
              <w:rPr>
                <w:rFonts w:hint="eastAsia" w:ascii="黑体" w:hAnsi="黑体" w:eastAsia="黑体" w:cs="黑体"/>
                <w:rPrChange w:id="287" w:author="chinble" w:date="2025-09-23T14:46:36Z">
                  <w:rPr/>
                </w:rPrChange>
              </w:rPr>
              <w:fldChar w:fldCharType="separate"/>
            </w:r>
          </w:ins>
          <w:ins w:id="288" w:author="chinble" w:date="2025-09-23T14:42:10Z">
            <w:r>
              <w:rPr>
                <w:rFonts w:hint="eastAsia" w:ascii="黑体" w:hAnsi="黑体" w:eastAsia="黑体" w:cs="黑体"/>
                <w:bCs/>
                <w:lang w:val="en-US" w:eastAsia="zh-CN"/>
                <w:rPrChange w:id="289" w:author="chinble" w:date="2025-09-23T14:46:36Z">
                  <w:rPr>
                    <w:rFonts w:hint="eastAsia" w:eastAsiaTheme="minorEastAsia"/>
                    <w:bCs/>
                    <w:lang w:val="en-US" w:eastAsia="zh-CN"/>
                  </w:rPr>
                </w:rPrChange>
              </w:rPr>
              <w:t>表4 专业基础课程主要教学内容与要求</w:t>
            </w:r>
          </w:ins>
          <w:ins w:id="290" w:author="chinble" w:date="2025-09-23T14:42:10Z">
            <w:r>
              <w:rPr>
                <w:rFonts w:hint="eastAsia" w:ascii="黑体" w:hAnsi="黑体" w:eastAsia="黑体" w:cs="黑体"/>
                <w:rPrChange w:id="291" w:author="chinble" w:date="2025-09-23T14:46:36Z">
                  <w:rPr/>
                </w:rPrChange>
              </w:rPr>
              <w:tab/>
            </w:r>
          </w:ins>
          <w:ins w:id="292" w:author="chinble" w:date="2025-09-23T14:42:10Z">
            <w:r>
              <w:rPr>
                <w:rFonts w:hint="eastAsia" w:ascii="黑体" w:hAnsi="黑体" w:eastAsia="黑体" w:cs="黑体"/>
                <w:rPrChange w:id="293" w:author="chinble" w:date="2025-09-23T14:46:36Z">
                  <w:rPr/>
                </w:rPrChange>
              </w:rPr>
              <w:fldChar w:fldCharType="begin"/>
            </w:r>
          </w:ins>
          <w:ins w:id="294" w:author="chinble" w:date="2025-09-23T14:42:10Z">
            <w:r>
              <w:rPr>
                <w:rFonts w:hint="eastAsia" w:ascii="黑体" w:hAnsi="黑体" w:eastAsia="黑体" w:cs="黑体"/>
                <w:rPrChange w:id="295" w:author="chinble" w:date="2025-09-23T14:46:36Z">
                  <w:rPr/>
                </w:rPrChange>
              </w:rPr>
              <w:instrText xml:space="preserve"> PAGEREF _Toc29650 \h </w:instrText>
            </w:r>
          </w:ins>
          <w:ins w:id="296" w:author="chinble" w:date="2025-09-23T14:42:10Z">
            <w:r>
              <w:rPr>
                <w:rFonts w:hint="eastAsia" w:ascii="黑体" w:hAnsi="黑体" w:eastAsia="黑体" w:cs="黑体"/>
                <w:rPrChange w:id="297" w:author="chinble" w:date="2025-09-23T14:46:36Z">
                  <w:rPr/>
                </w:rPrChange>
              </w:rPr>
              <w:fldChar w:fldCharType="separate"/>
            </w:r>
          </w:ins>
          <w:ins w:id="298" w:author="chinble" w:date="2025-09-23T14:42:10Z">
            <w:r>
              <w:rPr>
                <w:rFonts w:hint="eastAsia" w:ascii="黑体" w:hAnsi="黑体" w:eastAsia="黑体" w:cs="黑体"/>
                <w:rPrChange w:id="299" w:author="chinble" w:date="2025-09-23T14:46:36Z">
                  <w:rPr/>
                </w:rPrChange>
              </w:rPr>
              <w:t>14</w:t>
            </w:r>
          </w:ins>
          <w:ins w:id="300" w:author="chinble" w:date="2025-09-23T14:42:10Z">
            <w:r>
              <w:rPr>
                <w:rFonts w:hint="eastAsia" w:ascii="黑体" w:hAnsi="黑体" w:eastAsia="黑体" w:cs="黑体"/>
                <w:rPrChange w:id="301" w:author="chinble" w:date="2025-09-23T14:46:36Z">
                  <w:rPr/>
                </w:rPrChange>
              </w:rPr>
              <w:fldChar w:fldCharType="end"/>
            </w:r>
          </w:ins>
          <w:ins w:id="302" w:author="chinble" w:date="2025-09-23T14:42:10Z">
            <w:r>
              <w:rPr>
                <w:rFonts w:hint="eastAsia" w:ascii="黑体" w:hAnsi="黑体" w:eastAsia="黑体" w:cs="黑体"/>
                <w:rPrChange w:id="303" w:author="chinble" w:date="2025-09-23T14:46:36Z">
                  <w:rPr/>
                </w:rPrChange>
              </w:rPr>
              <w:fldChar w:fldCharType="end"/>
            </w:r>
          </w:ins>
        </w:p>
        <w:p w14:paraId="42850FFD">
          <w:pPr>
            <w:pStyle w:val="15"/>
            <w:tabs>
              <w:tab w:val="right" w:leader="dot" w:pos="9558"/>
              <w:tab w:val="clear" w:pos="8296"/>
            </w:tabs>
            <w:spacing w:line="240" w:lineRule="auto"/>
            <w:rPr>
              <w:ins w:id="305" w:author="chinble" w:date="2025-09-23T14:42:10Z"/>
              <w:rFonts w:hint="eastAsia" w:ascii="黑体" w:hAnsi="黑体" w:eastAsia="黑体" w:cs="黑体"/>
              <w:rPrChange w:id="306" w:author="chinble" w:date="2025-09-23T14:46:36Z">
                <w:rPr>
                  <w:ins w:id="307" w:author="chinble" w:date="2025-09-23T14:42:10Z"/>
                </w:rPr>
              </w:rPrChange>
            </w:rPr>
            <w:pPrChange w:id="304" w:author="chinble" w:date="2025-09-23T14:42:34Z">
              <w:pPr>
                <w:pStyle w:val="15"/>
                <w:tabs>
                  <w:tab w:val="right" w:leader="dot" w:pos="9558"/>
                  <w:tab w:val="clear" w:pos="8296"/>
                </w:tabs>
              </w:pPr>
            </w:pPrChange>
          </w:pPr>
          <w:ins w:id="308" w:author="chinble" w:date="2025-09-23T14:42:10Z">
            <w:r>
              <w:rPr>
                <w:rFonts w:hint="eastAsia" w:ascii="黑体" w:hAnsi="黑体" w:eastAsia="黑体" w:cs="黑体"/>
                <w:rPrChange w:id="309" w:author="chinble" w:date="2025-09-23T14:46:36Z">
                  <w:rPr/>
                </w:rPrChange>
              </w:rPr>
              <w:fldChar w:fldCharType="begin"/>
            </w:r>
          </w:ins>
          <w:ins w:id="310" w:author="chinble" w:date="2025-09-23T14:42:10Z">
            <w:r>
              <w:rPr>
                <w:rFonts w:hint="eastAsia" w:ascii="黑体" w:hAnsi="黑体" w:eastAsia="黑体" w:cs="黑体"/>
                <w:rPrChange w:id="311" w:author="chinble" w:date="2025-09-23T14:46:36Z">
                  <w:rPr/>
                </w:rPrChange>
              </w:rPr>
              <w:instrText xml:space="preserve"> HYPERLINK \l _Toc17517 </w:instrText>
            </w:r>
          </w:ins>
          <w:ins w:id="312" w:author="chinble" w:date="2025-09-23T14:42:10Z">
            <w:r>
              <w:rPr>
                <w:rFonts w:hint="eastAsia" w:ascii="黑体" w:hAnsi="黑体" w:eastAsia="黑体" w:cs="黑体"/>
                <w:rPrChange w:id="313" w:author="chinble" w:date="2025-09-23T14:46:36Z">
                  <w:rPr/>
                </w:rPrChange>
              </w:rPr>
              <w:fldChar w:fldCharType="separate"/>
            </w:r>
          </w:ins>
          <w:ins w:id="314" w:author="chinble" w:date="2025-09-23T14:42:10Z">
            <w:r>
              <w:rPr>
                <w:rFonts w:hint="eastAsia" w:ascii="黑体" w:hAnsi="黑体" w:eastAsia="黑体" w:cs="黑体"/>
                <w:bCs/>
                <w:lang w:val="en-US" w:eastAsia="zh-CN"/>
                <w:rPrChange w:id="315" w:author="chinble" w:date="2025-09-23T14:46:36Z">
                  <w:rPr>
                    <w:rFonts w:hint="eastAsia" w:eastAsiaTheme="minorEastAsia"/>
                    <w:bCs/>
                    <w:lang w:val="en-US" w:eastAsia="zh-CN"/>
                  </w:rPr>
                </w:rPrChange>
              </w:rPr>
              <w:t>表5 专业核心课程主要教学内容与要求</w:t>
            </w:r>
          </w:ins>
          <w:ins w:id="316" w:author="chinble" w:date="2025-09-23T14:42:10Z">
            <w:r>
              <w:rPr>
                <w:rFonts w:hint="eastAsia" w:ascii="黑体" w:hAnsi="黑体" w:eastAsia="黑体" w:cs="黑体"/>
                <w:rPrChange w:id="317" w:author="chinble" w:date="2025-09-23T14:46:36Z">
                  <w:rPr/>
                </w:rPrChange>
              </w:rPr>
              <w:tab/>
            </w:r>
          </w:ins>
          <w:ins w:id="318" w:author="chinble" w:date="2025-09-23T14:42:10Z">
            <w:r>
              <w:rPr>
                <w:rFonts w:hint="eastAsia" w:ascii="黑体" w:hAnsi="黑体" w:eastAsia="黑体" w:cs="黑体"/>
                <w:rPrChange w:id="319" w:author="chinble" w:date="2025-09-23T14:46:36Z">
                  <w:rPr/>
                </w:rPrChange>
              </w:rPr>
              <w:fldChar w:fldCharType="begin"/>
            </w:r>
          </w:ins>
          <w:ins w:id="320" w:author="chinble" w:date="2025-09-23T14:42:10Z">
            <w:r>
              <w:rPr>
                <w:rFonts w:hint="eastAsia" w:ascii="黑体" w:hAnsi="黑体" w:eastAsia="黑体" w:cs="黑体"/>
                <w:rPrChange w:id="321" w:author="chinble" w:date="2025-09-23T14:46:36Z">
                  <w:rPr/>
                </w:rPrChange>
              </w:rPr>
              <w:instrText xml:space="preserve"> PAGEREF _Toc17517 \h </w:instrText>
            </w:r>
          </w:ins>
          <w:ins w:id="322" w:author="chinble" w:date="2025-09-23T14:42:10Z">
            <w:r>
              <w:rPr>
                <w:rFonts w:hint="eastAsia" w:ascii="黑体" w:hAnsi="黑体" w:eastAsia="黑体" w:cs="黑体"/>
                <w:rPrChange w:id="323" w:author="chinble" w:date="2025-09-23T14:46:36Z">
                  <w:rPr/>
                </w:rPrChange>
              </w:rPr>
              <w:fldChar w:fldCharType="separate"/>
            </w:r>
          </w:ins>
          <w:ins w:id="324" w:author="chinble" w:date="2025-09-23T14:42:10Z">
            <w:r>
              <w:rPr>
                <w:rFonts w:hint="eastAsia" w:ascii="黑体" w:hAnsi="黑体" w:eastAsia="黑体" w:cs="黑体"/>
                <w:rPrChange w:id="325" w:author="chinble" w:date="2025-09-23T14:46:36Z">
                  <w:rPr/>
                </w:rPrChange>
              </w:rPr>
              <w:t>15</w:t>
            </w:r>
          </w:ins>
          <w:ins w:id="326" w:author="chinble" w:date="2025-09-23T14:42:10Z">
            <w:r>
              <w:rPr>
                <w:rFonts w:hint="eastAsia" w:ascii="黑体" w:hAnsi="黑体" w:eastAsia="黑体" w:cs="黑体"/>
                <w:rPrChange w:id="327" w:author="chinble" w:date="2025-09-23T14:46:36Z">
                  <w:rPr/>
                </w:rPrChange>
              </w:rPr>
              <w:fldChar w:fldCharType="end"/>
            </w:r>
          </w:ins>
          <w:ins w:id="328" w:author="chinble" w:date="2025-09-23T14:42:10Z">
            <w:r>
              <w:rPr>
                <w:rFonts w:hint="eastAsia" w:ascii="黑体" w:hAnsi="黑体" w:eastAsia="黑体" w:cs="黑体"/>
                <w:rPrChange w:id="329" w:author="chinble" w:date="2025-09-23T14:46:36Z">
                  <w:rPr/>
                </w:rPrChange>
              </w:rPr>
              <w:fldChar w:fldCharType="end"/>
            </w:r>
          </w:ins>
        </w:p>
        <w:p w14:paraId="6AF1CBDC">
          <w:pPr>
            <w:pStyle w:val="15"/>
            <w:tabs>
              <w:tab w:val="right" w:leader="dot" w:pos="9558"/>
              <w:tab w:val="clear" w:pos="8296"/>
            </w:tabs>
            <w:spacing w:line="240" w:lineRule="auto"/>
            <w:rPr>
              <w:ins w:id="331" w:author="chinble" w:date="2025-09-23T14:42:10Z"/>
              <w:rFonts w:hint="eastAsia" w:ascii="黑体" w:hAnsi="黑体" w:eastAsia="黑体" w:cs="黑体"/>
              <w:rPrChange w:id="332" w:author="chinble" w:date="2025-09-23T14:46:36Z">
                <w:rPr>
                  <w:ins w:id="333" w:author="chinble" w:date="2025-09-23T14:42:10Z"/>
                </w:rPr>
              </w:rPrChange>
            </w:rPr>
            <w:pPrChange w:id="330" w:author="chinble" w:date="2025-09-23T14:42:34Z">
              <w:pPr>
                <w:pStyle w:val="15"/>
                <w:tabs>
                  <w:tab w:val="right" w:leader="dot" w:pos="9558"/>
                  <w:tab w:val="clear" w:pos="8296"/>
                </w:tabs>
              </w:pPr>
            </w:pPrChange>
          </w:pPr>
          <w:ins w:id="334" w:author="chinble" w:date="2025-09-23T14:42:10Z">
            <w:r>
              <w:rPr>
                <w:rFonts w:hint="eastAsia" w:ascii="黑体" w:hAnsi="黑体" w:eastAsia="黑体" w:cs="黑体"/>
                <w:rPrChange w:id="335" w:author="chinble" w:date="2025-09-23T14:46:36Z">
                  <w:rPr/>
                </w:rPrChange>
              </w:rPr>
              <w:fldChar w:fldCharType="begin"/>
            </w:r>
          </w:ins>
          <w:ins w:id="336" w:author="chinble" w:date="2025-09-23T14:42:10Z">
            <w:r>
              <w:rPr>
                <w:rFonts w:hint="eastAsia" w:ascii="黑体" w:hAnsi="黑体" w:eastAsia="黑体" w:cs="黑体"/>
                <w:rPrChange w:id="337" w:author="chinble" w:date="2025-09-23T14:46:36Z">
                  <w:rPr/>
                </w:rPrChange>
              </w:rPr>
              <w:instrText xml:space="preserve"> HYPERLINK \l _Toc11114 </w:instrText>
            </w:r>
          </w:ins>
          <w:ins w:id="338" w:author="chinble" w:date="2025-09-23T14:42:10Z">
            <w:r>
              <w:rPr>
                <w:rFonts w:hint="eastAsia" w:ascii="黑体" w:hAnsi="黑体" w:eastAsia="黑体" w:cs="黑体"/>
                <w:rPrChange w:id="339" w:author="chinble" w:date="2025-09-23T14:46:36Z">
                  <w:rPr/>
                </w:rPrChange>
              </w:rPr>
              <w:fldChar w:fldCharType="separate"/>
            </w:r>
          </w:ins>
          <w:ins w:id="340" w:author="chinble" w:date="2025-09-23T14:42:10Z">
            <w:r>
              <w:rPr>
                <w:rFonts w:hint="eastAsia" w:ascii="黑体" w:hAnsi="黑体" w:eastAsia="黑体" w:cs="黑体"/>
                <w:bCs/>
                <w:lang w:val="en-US" w:eastAsia="zh-CN"/>
                <w:rPrChange w:id="341" w:author="chinble" w:date="2025-09-23T14:46:36Z">
                  <w:rPr>
                    <w:rFonts w:hint="eastAsia" w:eastAsiaTheme="minorEastAsia"/>
                    <w:bCs/>
                    <w:lang w:val="en-US" w:eastAsia="zh-CN"/>
                  </w:rPr>
                </w:rPrChange>
              </w:rPr>
              <w:t>表6 专业拓展课程（专业限选/任选）主要教学内容与要求</w:t>
            </w:r>
          </w:ins>
          <w:ins w:id="342" w:author="chinble" w:date="2025-09-23T14:42:10Z">
            <w:r>
              <w:rPr>
                <w:rFonts w:hint="eastAsia" w:ascii="黑体" w:hAnsi="黑体" w:eastAsia="黑体" w:cs="黑体"/>
                <w:rPrChange w:id="343" w:author="chinble" w:date="2025-09-23T14:46:36Z">
                  <w:rPr/>
                </w:rPrChange>
              </w:rPr>
              <w:tab/>
            </w:r>
          </w:ins>
          <w:ins w:id="344" w:author="chinble" w:date="2025-09-23T14:42:10Z">
            <w:r>
              <w:rPr>
                <w:rFonts w:hint="eastAsia" w:ascii="黑体" w:hAnsi="黑体" w:eastAsia="黑体" w:cs="黑体"/>
                <w:rPrChange w:id="345" w:author="chinble" w:date="2025-09-23T14:46:36Z">
                  <w:rPr/>
                </w:rPrChange>
              </w:rPr>
              <w:fldChar w:fldCharType="begin"/>
            </w:r>
          </w:ins>
          <w:ins w:id="346" w:author="chinble" w:date="2025-09-23T14:42:10Z">
            <w:r>
              <w:rPr>
                <w:rFonts w:hint="eastAsia" w:ascii="黑体" w:hAnsi="黑体" w:eastAsia="黑体" w:cs="黑体"/>
                <w:rPrChange w:id="347" w:author="chinble" w:date="2025-09-23T14:46:36Z">
                  <w:rPr/>
                </w:rPrChange>
              </w:rPr>
              <w:instrText xml:space="preserve"> PAGEREF _Toc11114 \h </w:instrText>
            </w:r>
          </w:ins>
          <w:ins w:id="348" w:author="chinble" w:date="2025-09-23T14:42:10Z">
            <w:r>
              <w:rPr>
                <w:rFonts w:hint="eastAsia" w:ascii="黑体" w:hAnsi="黑体" w:eastAsia="黑体" w:cs="黑体"/>
                <w:rPrChange w:id="349" w:author="chinble" w:date="2025-09-23T14:46:36Z">
                  <w:rPr/>
                </w:rPrChange>
              </w:rPr>
              <w:fldChar w:fldCharType="separate"/>
            </w:r>
          </w:ins>
          <w:ins w:id="350" w:author="chinble" w:date="2025-09-23T14:42:10Z">
            <w:r>
              <w:rPr>
                <w:rFonts w:hint="eastAsia" w:ascii="黑体" w:hAnsi="黑体" w:eastAsia="黑体" w:cs="黑体"/>
                <w:rPrChange w:id="351" w:author="chinble" w:date="2025-09-23T14:46:36Z">
                  <w:rPr/>
                </w:rPrChange>
              </w:rPr>
              <w:t>16</w:t>
            </w:r>
          </w:ins>
          <w:ins w:id="352" w:author="chinble" w:date="2025-09-23T14:42:10Z">
            <w:r>
              <w:rPr>
                <w:rFonts w:hint="eastAsia" w:ascii="黑体" w:hAnsi="黑体" w:eastAsia="黑体" w:cs="黑体"/>
                <w:rPrChange w:id="353" w:author="chinble" w:date="2025-09-23T14:46:36Z">
                  <w:rPr/>
                </w:rPrChange>
              </w:rPr>
              <w:fldChar w:fldCharType="end"/>
            </w:r>
          </w:ins>
          <w:ins w:id="354" w:author="chinble" w:date="2025-09-23T14:42:10Z">
            <w:r>
              <w:rPr>
                <w:rFonts w:hint="eastAsia" w:ascii="黑体" w:hAnsi="黑体" w:eastAsia="黑体" w:cs="黑体"/>
                <w:rPrChange w:id="355" w:author="chinble" w:date="2025-09-23T14:46:36Z">
                  <w:rPr/>
                </w:rPrChange>
              </w:rPr>
              <w:fldChar w:fldCharType="end"/>
            </w:r>
          </w:ins>
        </w:p>
        <w:p w14:paraId="299C908E">
          <w:pPr>
            <w:pStyle w:val="15"/>
            <w:tabs>
              <w:tab w:val="right" w:leader="dot" w:pos="9558"/>
              <w:tab w:val="clear" w:pos="8296"/>
            </w:tabs>
            <w:spacing w:line="240" w:lineRule="auto"/>
            <w:rPr>
              <w:ins w:id="357" w:author="chinble" w:date="2025-09-23T14:42:10Z"/>
              <w:rFonts w:hint="eastAsia" w:ascii="黑体" w:hAnsi="黑体" w:eastAsia="黑体" w:cs="黑体"/>
              <w:rPrChange w:id="358" w:author="chinble" w:date="2025-09-23T14:46:36Z">
                <w:rPr>
                  <w:ins w:id="359" w:author="chinble" w:date="2025-09-23T14:42:10Z"/>
                </w:rPr>
              </w:rPrChange>
            </w:rPr>
            <w:pPrChange w:id="356" w:author="chinble" w:date="2025-09-23T14:42:34Z">
              <w:pPr>
                <w:pStyle w:val="15"/>
                <w:tabs>
                  <w:tab w:val="right" w:leader="dot" w:pos="9558"/>
                  <w:tab w:val="clear" w:pos="8296"/>
                </w:tabs>
              </w:pPr>
            </w:pPrChange>
          </w:pPr>
          <w:ins w:id="360" w:author="chinble" w:date="2025-09-23T14:42:10Z">
            <w:r>
              <w:rPr>
                <w:rFonts w:hint="eastAsia" w:ascii="黑体" w:hAnsi="黑体" w:eastAsia="黑体" w:cs="黑体"/>
                <w:rPrChange w:id="361" w:author="chinble" w:date="2025-09-23T14:46:36Z">
                  <w:rPr/>
                </w:rPrChange>
              </w:rPr>
              <w:fldChar w:fldCharType="begin"/>
            </w:r>
          </w:ins>
          <w:ins w:id="362" w:author="chinble" w:date="2025-09-23T14:42:10Z">
            <w:r>
              <w:rPr>
                <w:rFonts w:hint="eastAsia" w:ascii="黑体" w:hAnsi="黑体" w:eastAsia="黑体" w:cs="黑体"/>
                <w:rPrChange w:id="363" w:author="chinble" w:date="2025-09-23T14:46:36Z">
                  <w:rPr/>
                </w:rPrChange>
              </w:rPr>
              <w:instrText xml:space="preserve"> HYPERLINK \l _Toc12541 </w:instrText>
            </w:r>
          </w:ins>
          <w:ins w:id="364" w:author="chinble" w:date="2025-09-23T14:42:10Z">
            <w:r>
              <w:rPr>
                <w:rFonts w:hint="eastAsia" w:ascii="黑体" w:hAnsi="黑体" w:eastAsia="黑体" w:cs="黑体"/>
                <w:rPrChange w:id="365" w:author="chinble" w:date="2025-09-23T14:46:36Z">
                  <w:rPr/>
                </w:rPrChange>
              </w:rPr>
              <w:fldChar w:fldCharType="separate"/>
            </w:r>
          </w:ins>
          <w:ins w:id="366" w:author="chinble" w:date="2025-09-23T14:42:10Z">
            <w:r>
              <w:rPr>
                <w:rFonts w:hint="eastAsia" w:ascii="黑体" w:hAnsi="黑体" w:eastAsia="黑体" w:cs="黑体"/>
                <w:bCs/>
                <w:lang w:val="en-US" w:eastAsia="zh-CN"/>
                <w:rPrChange w:id="367" w:author="chinble" w:date="2025-09-23T14:46:36Z">
                  <w:rPr>
                    <w:rFonts w:hint="eastAsia" w:eastAsiaTheme="minorEastAsia"/>
                    <w:bCs/>
                    <w:lang w:val="en-US" w:eastAsia="zh-CN"/>
                  </w:rPr>
                </w:rPrChange>
              </w:rPr>
              <w:t>表7 综合实践课程主要教学内容与要求</w:t>
            </w:r>
          </w:ins>
          <w:ins w:id="368" w:author="chinble" w:date="2025-09-23T14:42:10Z">
            <w:r>
              <w:rPr>
                <w:rFonts w:hint="eastAsia" w:ascii="黑体" w:hAnsi="黑体" w:eastAsia="黑体" w:cs="黑体"/>
                <w:rPrChange w:id="369" w:author="chinble" w:date="2025-09-23T14:46:36Z">
                  <w:rPr/>
                </w:rPrChange>
              </w:rPr>
              <w:tab/>
            </w:r>
          </w:ins>
          <w:ins w:id="370" w:author="chinble" w:date="2025-09-23T14:42:10Z">
            <w:r>
              <w:rPr>
                <w:rFonts w:hint="eastAsia" w:ascii="黑体" w:hAnsi="黑体" w:eastAsia="黑体" w:cs="黑体"/>
                <w:rPrChange w:id="371" w:author="chinble" w:date="2025-09-23T14:46:36Z">
                  <w:rPr/>
                </w:rPrChange>
              </w:rPr>
              <w:fldChar w:fldCharType="begin"/>
            </w:r>
          </w:ins>
          <w:ins w:id="372" w:author="chinble" w:date="2025-09-23T14:42:10Z">
            <w:r>
              <w:rPr>
                <w:rFonts w:hint="eastAsia" w:ascii="黑体" w:hAnsi="黑体" w:eastAsia="黑体" w:cs="黑体"/>
                <w:rPrChange w:id="373" w:author="chinble" w:date="2025-09-23T14:46:36Z">
                  <w:rPr/>
                </w:rPrChange>
              </w:rPr>
              <w:instrText xml:space="preserve"> PAGEREF _Toc12541 \h </w:instrText>
            </w:r>
          </w:ins>
          <w:ins w:id="374" w:author="chinble" w:date="2025-09-23T14:42:10Z">
            <w:r>
              <w:rPr>
                <w:rFonts w:hint="eastAsia" w:ascii="黑体" w:hAnsi="黑体" w:eastAsia="黑体" w:cs="黑体"/>
                <w:rPrChange w:id="375" w:author="chinble" w:date="2025-09-23T14:46:36Z">
                  <w:rPr/>
                </w:rPrChange>
              </w:rPr>
              <w:fldChar w:fldCharType="separate"/>
            </w:r>
          </w:ins>
          <w:ins w:id="376" w:author="chinble" w:date="2025-09-23T14:42:10Z">
            <w:r>
              <w:rPr>
                <w:rFonts w:hint="eastAsia" w:ascii="黑体" w:hAnsi="黑体" w:eastAsia="黑体" w:cs="黑体"/>
                <w:rPrChange w:id="377" w:author="chinble" w:date="2025-09-23T14:46:36Z">
                  <w:rPr/>
                </w:rPrChange>
              </w:rPr>
              <w:t>17</w:t>
            </w:r>
          </w:ins>
          <w:ins w:id="378" w:author="chinble" w:date="2025-09-23T14:42:10Z">
            <w:r>
              <w:rPr>
                <w:rFonts w:hint="eastAsia" w:ascii="黑体" w:hAnsi="黑体" w:eastAsia="黑体" w:cs="黑体"/>
                <w:rPrChange w:id="379" w:author="chinble" w:date="2025-09-23T14:46:36Z">
                  <w:rPr/>
                </w:rPrChange>
              </w:rPr>
              <w:fldChar w:fldCharType="end"/>
            </w:r>
          </w:ins>
          <w:ins w:id="380" w:author="chinble" w:date="2025-09-23T14:42:10Z">
            <w:r>
              <w:rPr>
                <w:rFonts w:hint="eastAsia" w:ascii="黑体" w:hAnsi="黑体" w:eastAsia="黑体" w:cs="黑体"/>
                <w:rPrChange w:id="381" w:author="chinble" w:date="2025-09-23T14:46:36Z">
                  <w:rPr/>
                </w:rPrChange>
              </w:rPr>
              <w:fldChar w:fldCharType="end"/>
            </w:r>
          </w:ins>
        </w:p>
        <w:p w14:paraId="76AF1F1A">
          <w:pPr>
            <w:pStyle w:val="14"/>
            <w:tabs>
              <w:tab w:val="right" w:leader="dot" w:pos="9558"/>
            </w:tabs>
            <w:ind w:firstLine="960" w:firstLineChars="400"/>
            <w:rPr>
              <w:del w:id="383" w:author="chinble" w:date="2025-09-23T14:42:10Z"/>
              <w:rFonts w:hint="eastAsia" w:ascii="黑体" w:hAnsi="黑体" w:eastAsia="黑体" w:cs="黑体"/>
              <w:rPrChange w:id="384" w:author="chinble" w:date="2025-09-23T14:38:45Z">
                <w:rPr>
                  <w:del w:id="385" w:author="chinble" w:date="2025-09-23T14:42:10Z"/>
                </w:rPr>
              </w:rPrChange>
            </w:rPr>
            <w:pPrChange w:id="382" w:author="chinble" w:date="2025-09-23T14:42:28Z">
              <w:pPr>
                <w:pStyle w:val="15"/>
                <w:tabs>
                  <w:tab w:val="right" w:leader="dot" w:pos="9558"/>
                  <w:tab w:val="clear" w:pos="8296"/>
                </w:tabs>
                <w:spacing w:line="240" w:lineRule="auto"/>
              </w:pPr>
            </w:pPrChange>
          </w:pPr>
          <w:ins w:id="386" w:author="chinble" w:date="2025-09-23T14:42:10Z">
            <w:r>
              <w:rPr>
                <w:rFonts w:hint="eastAsia" w:ascii="黑体" w:hAnsi="黑体" w:eastAsia="黑体" w:cs="黑体"/>
                <w:rPrChange w:id="387" w:author="chinble" w:date="2025-09-23T14:46:36Z">
                  <w:rPr/>
                </w:rPrChange>
              </w:rPr>
              <w:fldChar w:fldCharType="begin"/>
            </w:r>
          </w:ins>
          <w:ins w:id="388" w:author="chinble" w:date="2025-09-23T14:42:10Z">
            <w:r>
              <w:rPr>
                <w:rFonts w:hint="eastAsia" w:ascii="黑体" w:hAnsi="黑体" w:eastAsia="黑体" w:cs="黑体"/>
                <w:rPrChange w:id="389" w:author="chinble" w:date="2025-09-23T14:46:36Z">
                  <w:rPr/>
                </w:rPrChange>
              </w:rPr>
              <w:instrText xml:space="preserve"> HYPERLINK \l _Toc25044 </w:instrText>
            </w:r>
          </w:ins>
          <w:ins w:id="390" w:author="chinble" w:date="2025-09-23T14:42:10Z">
            <w:r>
              <w:rPr>
                <w:rFonts w:hint="eastAsia" w:ascii="黑体" w:hAnsi="黑体" w:eastAsia="黑体" w:cs="黑体"/>
                <w:rPrChange w:id="391" w:author="chinble" w:date="2025-09-23T14:46:36Z">
                  <w:rPr/>
                </w:rPrChange>
              </w:rPr>
              <w:fldChar w:fldCharType="separate"/>
            </w:r>
          </w:ins>
          <w:ins w:id="392" w:author="chinble" w:date="2025-09-23T14:42:10Z">
            <w:r>
              <w:rPr>
                <w:rFonts w:hint="eastAsia" w:ascii="黑体" w:hAnsi="黑体" w:eastAsia="黑体" w:cs="黑体"/>
                <w:bCs/>
                <w:lang w:val="en-US" w:eastAsia="zh-CN"/>
                <w:rPrChange w:id="393" w:author="chinble" w:date="2025-09-23T14:46:36Z">
                  <w:rPr>
                    <w:rFonts w:hint="eastAsia" w:eastAsiaTheme="minorEastAsia"/>
                    <w:bCs/>
                    <w:lang w:val="en-US" w:eastAsia="zh-CN"/>
                  </w:rPr>
                </w:rPrChange>
              </w:rPr>
              <w:t>8</w:t>
            </w:r>
          </w:ins>
          <w:ins w:id="394" w:author="chinble" w:date="2025-09-23T14:42:10Z">
            <w:r>
              <w:rPr>
                <w:rFonts w:hint="eastAsia" w:ascii="黑体" w:hAnsi="黑体" w:eastAsia="黑体" w:cs="黑体"/>
                <w:bCs/>
                <w:rPrChange w:id="395" w:author="chinble" w:date="2025-09-23T14:46:36Z">
                  <w:rPr>
                    <w:rFonts w:hint="eastAsia" w:eastAsiaTheme="minorEastAsia"/>
                    <w:bCs/>
                  </w:rPr>
                </w:rPrChange>
              </w:rPr>
              <w:t>.</w:t>
            </w:r>
          </w:ins>
          <w:ins w:id="396" w:author="chinble" w:date="2025-09-23T14:42:10Z">
            <w:r>
              <w:rPr>
                <w:rFonts w:hint="eastAsia" w:ascii="黑体" w:hAnsi="黑体" w:eastAsia="黑体" w:cs="黑体"/>
                <w:bCs/>
                <w:lang w:val="en-US" w:eastAsia="zh-CN"/>
                <w:rPrChange w:id="397" w:author="chinble" w:date="2025-09-23T14:46:36Z">
                  <w:rPr>
                    <w:rFonts w:hint="eastAsia" w:eastAsiaTheme="minorEastAsia"/>
                    <w:bCs/>
                    <w:lang w:val="en-US" w:eastAsia="zh-CN"/>
                  </w:rPr>
                </w:rPrChange>
              </w:rPr>
              <w:t>3</w:t>
            </w:r>
          </w:ins>
          <w:ins w:id="398" w:author="chinble" w:date="2025-09-23T14:42:10Z">
            <w:r>
              <w:rPr>
                <w:rFonts w:hint="eastAsia" w:ascii="黑体" w:hAnsi="黑体" w:eastAsia="黑体" w:cs="黑体"/>
                <w:bCs/>
                <w:rPrChange w:id="399" w:author="chinble" w:date="2025-09-23T14:46:36Z">
                  <w:rPr>
                    <w:rFonts w:hint="eastAsia" w:eastAsiaTheme="minorEastAsia"/>
                    <w:bCs/>
                  </w:rPr>
                </w:rPrChange>
              </w:rPr>
              <w:t>学时安排</w:t>
            </w:r>
          </w:ins>
          <w:ins w:id="400" w:author="chinble" w:date="2025-09-23T14:42:10Z">
            <w:r>
              <w:rPr>
                <w:rFonts w:hint="eastAsia" w:ascii="黑体" w:hAnsi="黑体" w:eastAsia="黑体" w:cs="黑体"/>
                <w:rPrChange w:id="401" w:author="chinble" w:date="2025-09-23T14:46:36Z">
                  <w:rPr/>
                </w:rPrChange>
              </w:rPr>
              <w:tab/>
            </w:r>
          </w:ins>
          <w:ins w:id="402" w:author="chinble" w:date="2025-09-23T14:42:10Z">
            <w:r>
              <w:rPr>
                <w:rFonts w:hint="eastAsia" w:ascii="黑体" w:hAnsi="黑体" w:eastAsia="黑体" w:cs="黑体"/>
                <w:rPrChange w:id="403" w:author="chinble" w:date="2025-09-23T14:46:36Z">
                  <w:rPr/>
                </w:rPrChange>
              </w:rPr>
              <w:fldChar w:fldCharType="begin"/>
            </w:r>
          </w:ins>
          <w:ins w:id="404" w:author="chinble" w:date="2025-09-23T14:42:10Z">
            <w:r>
              <w:rPr>
                <w:rFonts w:hint="eastAsia" w:ascii="黑体" w:hAnsi="黑体" w:eastAsia="黑体" w:cs="黑体"/>
                <w:rPrChange w:id="405" w:author="chinble" w:date="2025-09-23T14:46:36Z">
                  <w:rPr/>
                </w:rPrChange>
              </w:rPr>
              <w:instrText xml:space="preserve"> PAGEREF _Toc25044 \h </w:instrText>
            </w:r>
          </w:ins>
          <w:ins w:id="406" w:author="chinble" w:date="2025-09-23T14:42:10Z">
            <w:r>
              <w:rPr>
                <w:rFonts w:hint="eastAsia" w:ascii="黑体" w:hAnsi="黑体" w:eastAsia="黑体" w:cs="黑体"/>
                <w:rPrChange w:id="407" w:author="chinble" w:date="2025-09-23T14:46:36Z">
                  <w:rPr/>
                </w:rPrChange>
              </w:rPr>
              <w:fldChar w:fldCharType="separate"/>
            </w:r>
          </w:ins>
          <w:ins w:id="408" w:author="chinble" w:date="2025-09-23T14:42:10Z">
            <w:r>
              <w:rPr>
                <w:rFonts w:hint="eastAsia" w:ascii="黑体" w:hAnsi="黑体" w:eastAsia="黑体" w:cs="黑体"/>
                <w:rPrChange w:id="409" w:author="chinble" w:date="2025-09-23T14:46:36Z">
                  <w:rPr/>
                </w:rPrChange>
              </w:rPr>
              <w:t>19</w:t>
            </w:r>
          </w:ins>
          <w:ins w:id="410" w:author="chinble" w:date="2025-09-23T14:42:10Z">
            <w:r>
              <w:rPr>
                <w:rFonts w:hint="eastAsia" w:ascii="黑体" w:hAnsi="黑体" w:eastAsia="黑体" w:cs="黑体"/>
                <w:rPrChange w:id="411" w:author="chinble" w:date="2025-09-23T14:46:36Z">
                  <w:rPr/>
                </w:rPrChange>
              </w:rPr>
              <w:fldChar w:fldCharType="end"/>
            </w:r>
          </w:ins>
          <w:ins w:id="412" w:author="chinble" w:date="2025-09-23T14:42:10Z">
            <w:r>
              <w:rPr>
                <w:rFonts w:hint="eastAsia" w:ascii="黑体" w:hAnsi="黑体" w:eastAsia="黑体" w:cs="黑体"/>
                <w:rPrChange w:id="413" w:author="chinble" w:date="2025-09-23T14:46:36Z">
                  <w:rPr/>
                </w:rPrChange>
              </w:rPr>
              <w:fldChar w:fldCharType="end"/>
            </w:r>
          </w:ins>
          <w:del w:id="414" w:author="chinble" w:date="2025-09-23T14:42:10Z">
            <w:r>
              <w:rPr>
                <w:rFonts w:hint="eastAsia" w:ascii="黑体" w:hAnsi="黑体" w:eastAsia="黑体" w:cs="黑体"/>
                <w:rPrChange w:id="415" w:author="chinble" w:date="2025-09-23T14:38:45Z">
                  <w:rPr/>
                </w:rPrChange>
              </w:rPr>
              <w:fldChar w:fldCharType="begin"/>
            </w:r>
          </w:del>
          <w:del w:id="416" w:author="chinble" w:date="2025-09-23T14:42:10Z">
            <w:r>
              <w:rPr>
                <w:rFonts w:hint="eastAsia" w:ascii="黑体" w:hAnsi="黑体" w:eastAsia="黑体" w:cs="黑体"/>
                <w:rPrChange w:id="417" w:author="chinble" w:date="2025-09-23T14:38:45Z">
                  <w:rPr/>
                </w:rPrChange>
              </w:rPr>
              <w:delInstrText xml:space="preserve"> HYPERLINK \l _Toc31061 </w:delInstrText>
            </w:r>
          </w:del>
          <w:del w:id="418" w:author="chinble" w:date="2025-09-23T14:42:10Z">
            <w:r>
              <w:rPr>
                <w:rFonts w:hint="eastAsia" w:ascii="黑体" w:hAnsi="黑体" w:eastAsia="黑体" w:cs="黑体"/>
                <w:rPrChange w:id="419" w:author="chinble" w:date="2025-09-23T14:38:45Z">
                  <w:rPr/>
                </w:rPrChange>
              </w:rPr>
              <w:fldChar w:fldCharType="separate"/>
            </w:r>
          </w:del>
          <w:del w:id="420" w:author="chinble" w:date="2025-09-23T14:42:10Z">
            <w:r>
              <w:rPr>
                <w:rFonts w:hint="eastAsia" w:ascii="黑体" w:hAnsi="黑体" w:eastAsia="黑体" w:cs="黑体"/>
                <w:bCs/>
                <w:lang w:val="en-US" w:eastAsia="zh-CN"/>
                <w:rPrChange w:id="421" w:author="chinble" w:date="2025-09-23T14:38:45Z">
                  <w:rPr>
                    <w:rFonts w:hint="eastAsia"/>
                    <w:bCs/>
                    <w:lang w:val="en-US" w:eastAsia="zh-CN"/>
                  </w:rPr>
                </w:rPrChange>
              </w:rPr>
              <w:delText>7</w:delText>
            </w:r>
          </w:del>
          <w:del w:id="422" w:author="chinble" w:date="2025-09-23T14:42:10Z">
            <w:r>
              <w:rPr>
                <w:rFonts w:hint="eastAsia" w:ascii="黑体" w:hAnsi="黑体" w:eastAsia="黑体" w:cs="黑体"/>
                <w:bCs/>
                <w:rPrChange w:id="423" w:author="chinble" w:date="2025-09-23T14:38:45Z">
                  <w:rPr>
                    <w:rFonts w:hint="eastAsia"/>
                    <w:bCs/>
                  </w:rPr>
                </w:rPrChange>
              </w:rPr>
              <w:delText>.1课程设置</w:delText>
            </w:r>
          </w:del>
          <w:del w:id="424" w:author="chinble" w:date="2025-09-23T14:42:10Z">
            <w:r>
              <w:rPr>
                <w:rFonts w:hint="eastAsia" w:ascii="黑体" w:hAnsi="黑体" w:eastAsia="黑体" w:cs="黑体"/>
                <w:rPrChange w:id="425" w:author="chinble" w:date="2025-09-23T14:38:45Z">
                  <w:rPr/>
                </w:rPrChange>
              </w:rPr>
              <w:tab/>
            </w:r>
          </w:del>
          <w:del w:id="426" w:author="chinble" w:date="2025-09-23T14:42:10Z">
            <w:r>
              <w:rPr>
                <w:rFonts w:hint="eastAsia" w:ascii="黑体" w:hAnsi="黑体" w:eastAsia="黑体" w:cs="黑体"/>
                <w:rPrChange w:id="427" w:author="chinble" w:date="2025-09-23T14:38:45Z">
                  <w:rPr/>
                </w:rPrChange>
              </w:rPr>
              <w:fldChar w:fldCharType="begin"/>
            </w:r>
          </w:del>
          <w:del w:id="428" w:author="chinble" w:date="2025-09-23T14:42:10Z">
            <w:r>
              <w:rPr>
                <w:rFonts w:hint="eastAsia" w:ascii="黑体" w:hAnsi="黑体" w:eastAsia="黑体" w:cs="黑体"/>
                <w:rPrChange w:id="429" w:author="chinble" w:date="2025-09-23T14:38:45Z">
                  <w:rPr/>
                </w:rPrChange>
              </w:rPr>
              <w:delInstrText xml:space="preserve"> PAGEREF _Toc31061 \h </w:delInstrText>
            </w:r>
          </w:del>
          <w:del w:id="430" w:author="chinble" w:date="2025-09-23T14:42:10Z">
            <w:r>
              <w:rPr>
                <w:rFonts w:hint="eastAsia" w:ascii="黑体" w:hAnsi="黑体" w:eastAsia="黑体" w:cs="黑体"/>
                <w:rPrChange w:id="431" w:author="chinble" w:date="2025-09-23T14:38:45Z">
                  <w:rPr/>
                </w:rPrChange>
              </w:rPr>
              <w:fldChar w:fldCharType="separate"/>
            </w:r>
          </w:del>
          <w:del w:id="432" w:author="chinble" w:date="2025-09-23T14:42:10Z">
            <w:r>
              <w:rPr>
                <w:rFonts w:hint="eastAsia" w:ascii="黑体" w:hAnsi="黑体" w:eastAsia="黑体" w:cs="黑体"/>
                <w:rPrChange w:id="433" w:author="chinble" w:date="2025-09-23T14:38:45Z">
                  <w:rPr/>
                </w:rPrChange>
              </w:rPr>
              <w:delText>7</w:delText>
            </w:r>
          </w:del>
          <w:del w:id="434" w:author="chinble" w:date="2025-09-23T14:42:10Z">
            <w:r>
              <w:rPr>
                <w:rFonts w:hint="eastAsia" w:ascii="黑体" w:hAnsi="黑体" w:eastAsia="黑体" w:cs="黑体"/>
                <w:rPrChange w:id="435" w:author="chinble" w:date="2025-09-23T14:38:45Z">
                  <w:rPr/>
                </w:rPrChange>
              </w:rPr>
              <w:fldChar w:fldCharType="end"/>
            </w:r>
          </w:del>
          <w:del w:id="436" w:author="chinble" w:date="2025-09-23T14:42:10Z">
            <w:r>
              <w:rPr>
                <w:rFonts w:hint="eastAsia" w:ascii="黑体" w:hAnsi="黑体" w:eastAsia="黑体" w:cs="黑体"/>
                <w:rPrChange w:id="437" w:author="chinble" w:date="2025-09-23T14:38:45Z">
                  <w:rPr/>
                </w:rPrChange>
              </w:rPr>
              <w:fldChar w:fldCharType="end"/>
            </w:r>
          </w:del>
        </w:p>
        <w:p w14:paraId="27DC2D51">
          <w:pPr>
            <w:pStyle w:val="14"/>
            <w:tabs>
              <w:tab w:val="right" w:leader="dot" w:pos="9558"/>
            </w:tabs>
            <w:ind w:firstLine="960" w:firstLineChars="400"/>
            <w:rPr>
              <w:del w:id="439" w:author="chinble" w:date="2025-09-23T14:42:10Z"/>
              <w:rFonts w:hint="eastAsia" w:ascii="黑体" w:hAnsi="黑体" w:eastAsia="黑体" w:cs="黑体"/>
              <w:rPrChange w:id="440" w:author="chinble" w:date="2025-09-23T14:38:45Z">
                <w:rPr>
                  <w:del w:id="441" w:author="chinble" w:date="2025-09-23T14:42:10Z"/>
                </w:rPr>
              </w:rPrChange>
            </w:rPr>
            <w:pPrChange w:id="438" w:author="chinble" w:date="2025-09-23T14:42:28Z">
              <w:pPr>
                <w:pStyle w:val="15"/>
                <w:tabs>
                  <w:tab w:val="right" w:leader="dot" w:pos="9558"/>
                  <w:tab w:val="clear" w:pos="8296"/>
                </w:tabs>
                <w:spacing w:line="240" w:lineRule="auto"/>
              </w:pPr>
            </w:pPrChange>
          </w:pPr>
          <w:del w:id="442" w:author="chinble" w:date="2025-09-23T14:42:10Z">
            <w:r>
              <w:rPr>
                <w:rFonts w:hint="eastAsia" w:ascii="黑体" w:hAnsi="黑体" w:eastAsia="黑体" w:cs="黑体"/>
                <w:rPrChange w:id="443" w:author="chinble" w:date="2025-09-23T14:38:45Z">
                  <w:rPr/>
                </w:rPrChange>
              </w:rPr>
              <w:fldChar w:fldCharType="begin"/>
            </w:r>
          </w:del>
          <w:del w:id="444" w:author="chinble" w:date="2025-09-23T14:42:10Z">
            <w:r>
              <w:rPr>
                <w:rFonts w:hint="eastAsia" w:ascii="黑体" w:hAnsi="黑体" w:eastAsia="黑体" w:cs="黑体"/>
                <w:rPrChange w:id="445" w:author="chinble" w:date="2025-09-23T14:38:45Z">
                  <w:rPr/>
                </w:rPrChange>
              </w:rPr>
              <w:delInstrText xml:space="preserve"> HYPERLINK \l _Toc27950 </w:delInstrText>
            </w:r>
          </w:del>
          <w:del w:id="446" w:author="chinble" w:date="2025-09-23T14:42:10Z">
            <w:r>
              <w:rPr>
                <w:rFonts w:hint="eastAsia" w:ascii="黑体" w:hAnsi="黑体" w:eastAsia="黑体" w:cs="黑体"/>
                <w:rPrChange w:id="447" w:author="chinble" w:date="2025-09-23T14:38:45Z">
                  <w:rPr/>
                </w:rPrChange>
              </w:rPr>
              <w:fldChar w:fldCharType="separate"/>
            </w:r>
          </w:del>
          <w:del w:id="448" w:author="chinble" w:date="2025-09-23T14:42:10Z">
            <w:r>
              <w:rPr>
                <w:rFonts w:hint="eastAsia" w:ascii="黑体" w:hAnsi="黑体" w:eastAsia="黑体" w:cs="黑体"/>
                <w:bCs/>
                <w:lang w:val="en-US" w:eastAsia="zh-CN"/>
                <w:rPrChange w:id="449" w:author="chinble" w:date="2025-09-23T14:38:45Z">
                  <w:rPr>
                    <w:rFonts w:hint="eastAsia" w:ascii="宋体" w:hAnsi="宋体" w:eastAsia="宋体" w:cs="宋体"/>
                    <w:bCs/>
                    <w:lang w:val="en-US" w:eastAsia="zh-CN"/>
                  </w:rPr>
                </w:rPrChange>
              </w:rPr>
              <w:delText>7.2课程内容及要求</w:delText>
            </w:r>
          </w:del>
          <w:del w:id="450" w:author="chinble" w:date="2025-09-23T14:42:10Z">
            <w:r>
              <w:rPr>
                <w:rFonts w:hint="eastAsia" w:ascii="黑体" w:hAnsi="黑体" w:eastAsia="黑体" w:cs="黑体"/>
                <w:rPrChange w:id="451" w:author="chinble" w:date="2025-09-23T14:38:45Z">
                  <w:rPr/>
                </w:rPrChange>
              </w:rPr>
              <w:tab/>
            </w:r>
          </w:del>
          <w:del w:id="452" w:author="chinble" w:date="2025-09-23T14:42:10Z">
            <w:r>
              <w:rPr>
                <w:rFonts w:hint="eastAsia" w:ascii="黑体" w:hAnsi="黑体" w:eastAsia="黑体" w:cs="黑体"/>
                <w:rPrChange w:id="453" w:author="chinble" w:date="2025-09-23T14:38:45Z">
                  <w:rPr/>
                </w:rPrChange>
              </w:rPr>
              <w:fldChar w:fldCharType="begin"/>
            </w:r>
          </w:del>
          <w:del w:id="454" w:author="chinble" w:date="2025-09-23T14:42:10Z">
            <w:r>
              <w:rPr>
                <w:rFonts w:hint="eastAsia" w:ascii="黑体" w:hAnsi="黑体" w:eastAsia="黑体" w:cs="黑体"/>
                <w:rPrChange w:id="455" w:author="chinble" w:date="2025-09-23T14:38:45Z">
                  <w:rPr/>
                </w:rPrChange>
              </w:rPr>
              <w:delInstrText xml:space="preserve"> PAGEREF _Toc27950 \h </w:delInstrText>
            </w:r>
          </w:del>
          <w:del w:id="456" w:author="chinble" w:date="2025-09-23T14:42:10Z">
            <w:r>
              <w:rPr>
                <w:rFonts w:hint="eastAsia" w:ascii="黑体" w:hAnsi="黑体" w:eastAsia="黑体" w:cs="黑体"/>
                <w:rPrChange w:id="457" w:author="chinble" w:date="2025-09-23T14:38:45Z">
                  <w:rPr/>
                </w:rPrChange>
              </w:rPr>
              <w:fldChar w:fldCharType="separate"/>
            </w:r>
          </w:del>
          <w:del w:id="458" w:author="chinble" w:date="2025-09-23T14:42:10Z">
            <w:r>
              <w:rPr>
                <w:rFonts w:hint="eastAsia" w:ascii="黑体" w:hAnsi="黑体" w:eastAsia="黑体" w:cs="黑体"/>
                <w:rPrChange w:id="459" w:author="chinble" w:date="2025-09-23T14:38:45Z">
                  <w:rPr/>
                </w:rPrChange>
              </w:rPr>
              <w:delText>9</w:delText>
            </w:r>
          </w:del>
          <w:del w:id="460" w:author="chinble" w:date="2025-09-23T14:42:10Z">
            <w:r>
              <w:rPr>
                <w:rFonts w:hint="eastAsia" w:ascii="黑体" w:hAnsi="黑体" w:eastAsia="黑体" w:cs="黑体"/>
                <w:rPrChange w:id="461" w:author="chinble" w:date="2025-09-23T14:38:45Z">
                  <w:rPr/>
                </w:rPrChange>
              </w:rPr>
              <w:fldChar w:fldCharType="end"/>
            </w:r>
          </w:del>
          <w:del w:id="462" w:author="chinble" w:date="2025-09-23T14:42:10Z">
            <w:r>
              <w:rPr>
                <w:rFonts w:hint="eastAsia" w:ascii="黑体" w:hAnsi="黑体" w:eastAsia="黑体" w:cs="黑体"/>
                <w:rPrChange w:id="463" w:author="chinble" w:date="2025-09-23T14:38:45Z">
                  <w:rPr/>
                </w:rPrChange>
              </w:rPr>
              <w:fldChar w:fldCharType="end"/>
            </w:r>
          </w:del>
        </w:p>
        <w:p w14:paraId="1E3419E9">
          <w:pPr>
            <w:pStyle w:val="14"/>
            <w:tabs>
              <w:tab w:val="right" w:leader="dot" w:pos="9558"/>
            </w:tabs>
            <w:ind w:firstLine="960" w:firstLineChars="400"/>
            <w:rPr>
              <w:del w:id="465" w:author="chinble" w:date="2025-09-23T14:42:10Z"/>
              <w:rFonts w:hint="eastAsia" w:ascii="黑体" w:hAnsi="黑体" w:eastAsia="黑体" w:cs="黑体"/>
              <w:rPrChange w:id="466" w:author="chinble" w:date="2025-09-23T14:38:45Z">
                <w:rPr>
                  <w:del w:id="467" w:author="chinble" w:date="2025-09-23T14:42:10Z"/>
                </w:rPr>
              </w:rPrChange>
            </w:rPr>
            <w:pPrChange w:id="464" w:author="chinble" w:date="2025-09-23T14:42:28Z">
              <w:pPr>
                <w:pStyle w:val="15"/>
                <w:tabs>
                  <w:tab w:val="right" w:leader="dot" w:pos="9558"/>
                  <w:tab w:val="clear" w:pos="8296"/>
                </w:tabs>
                <w:spacing w:line="240" w:lineRule="auto"/>
              </w:pPr>
            </w:pPrChange>
          </w:pPr>
          <w:del w:id="468" w:author="chinble" w:date="2025-09-23T14:42:10Z">
            <w:r>
              <w:rPr>
                <w:rFonts w:hint="eastAsia" w:ascii="黑体" w:hAnsi="黑体" w:eastAsia="黑体" w:cs="黑体"/>
                <w:rPrChange w:id="469" w:author="chinble" w:date="2025-09-23T14:38:45Z">
                  <w:rPr/>
                </w:rPrChange>
              </w:rPr>
              <w:fldChar w:fldCharType="begin"/>
            </w:r>
          </w:del>
          <w:del w:id="470" w:author="chinble" w:date="2025-09-23T14:42:10Z">
            <w:r>
              <w:rPr>
                <w:rFonts w:hint="eastAsia" w:ascii="黑体" w:hAnsi="黑体" w:eastAsia="黑体" w:cs="黑体"/>
                <w:rPrChange w:id="471" w:author="chinble" w:date="2025-09-23T14:38:45Z">
                  <w:rPr/>
                </w:rPrChange>
              </w:rPr>
              <w:delInstrText xml:space="preserve"> HYPERLINK \l _Toc29145 </w:delInstrText>
            </w:r>
          </w:del>
          <w:del w:id="472" w:author="chinble" w:date="2025-09-23T14:42:10Z">
            <w:r>
              <w:rPr>
                <w:rFonts w:hint="eastAsia" w:ascii="黑体" w:hAnsi="黑体" w:eastAsia="黑体" w:cs="黑体"/>
                <w:rPrChange w:id="473" w:author="chinble" w:date="2025-09-23T14:38:45Z">
                  <w:rPr/>
                </w:rPrChange>
              </w:rPr>
              <w:fldChar w:fldCharType="separate"/>
            </w:r>
          </w:del>
          <w:del w:id="474" w:author="chinble" w:date="2025-09-23T14:42:10Z">
            <w:r>
              <w:rPr>
                <w:rFonts w:hint="eastAsia" w:ascii="黑体" w:hAnsi="黑体" w:eastAsia="黑体" w:cs="黑体"/>
                <w:bCs/>
                <w:lang w:val="en-US" w:eastAsia="zh-CN"/>
                <w:rPrChange w:id="475" w:author="chinble" w:date="2025-09-23T14:38:45Z">
                  <w:rPr>
                    <w:rFonts w:hint="eastAsia" w:eastAsiaTheme="minorEastAsia"/>
                    <w:bCs/>
                    <w:lang w:val="en-US" w:eastAsia="zh-CN"/>
                  </w:rPr>
                </w:rPrChange>
              </w:rPr>
              <w:delText>7</w:delText>
            </w:r>
          </w:del>
          <w:del w:id="476" w:author="chinble" w:date="2025-09-23T14:42:10Z">
            <w:r>
              <w:rPr>
                <w:rFonts w:hint="eastAsia" w:ascii="黑体" w:hAnsi="黑体" w:eastAsia="黑体" w:cs="黑体"/>
                <w:bCs/>
                <w:rPrChange w:id="477" w:author="chinble" w:date="2025-09-23T14:38:45Z">
                  <w:rPr>
                    <w:rFonts w:hint="eastAsia" w:eastAsiaTheme="minorEastAsia"/>
                    <w:bCs/>
                  </w:rPr>
                </w:rPrChange>
              </w:rPr>
              <w:delText>.</w:delText>
            </w:r>
          </w:del>
          <w:del w:id="478" w:author="chinble" w:date="2025-09-23T14:42:10Z">
            <w:r>
              <w:rPr>
                <w:rFonts w:hint="eastAsia" w:ascii="黑体" w:hAnsi="黑体" w:eastAsia="黑体" w:cs="黑体"/>
                <w:bCs/>
                <w:lang w:val="en-US" w:eastAsia="zh-CN"/>
                <w:rPrChange w:id="479" w:author="chinble" w:date="2025-09-23T14:38:45Z">
                  <w:rPr>
                    <w:rFonts w:hint="eastAsia" w:eastAsiaTheme="minorEastAsia"/>
                    <w:bCs/>
                    <w:lang w:val="en-US" w:eastAsia="zh-CN"/>
                  </w:rPr>
                </w:rPrChange>
              </w:rPr>
              <w:delText>3</w:delText>
            </w:r>
          </w:del>
          <w:del w:id="480" w:author="chinble" w:date="2025-09-23T14:42:10Z">
            <w:r>
              <w:rPr>
                <w:rFonts w:hint="eastAsia" w:ascii="黑体" w:hAnsi="黑体" w:eastAsia="黑体" w:cs="黑体"/>
                <w:bCs/>
                <w:rPrChange w:id="481" w:author="chinble" w:date="2025-09-23T14:38:45Z">
                  <w:rPr>
                    <w:rFonts w:hint="eastAsia" w:eastAsiaTheme="minorEastAsia"/>
                    <w:bCs/>
                  </w:rPr>
                </w:rPrChange>
              </w:rPr>
              <w:delText>学时安排</w:delText>
            </w:r>
          </w:del>
          <w:del w:id="482" w:author="chinble" w:date="2025-09-23T14:42:10Z">
            <w:r>
              <w:rPr>
                <w:rFonts w:hint="eastAsia" w:ascii="黑体" w:hAnsi="黑体" w:eastAsia="黑体" w:cs="黑体"/>
                <w:rPrChange w:id="483" w:author="chinble" w:date="2025-09-23T14:38:45Z">
                  <w:rPr/>
                </w:rPrChange>
              </w:rPr>
              <w:tab/>
            </w:r>
          </w:del>
          <w:del w:id="484" w:author="chinble" w:date="2025-09-23T14:42:10Z">
            <w:r>
              <w:rPr>
                <w:rFonts w:hint="eastAsia" w:ascii="黑体" w:hAnsi="黑体" w:eastAsia="黑体" w:cs="黑体"/>
                <w:rPrChange w:id="485" w:author="chinble" w:date="2025-09-23T14:38:45Z">
                  <w:rPr/>
                </w:rPrChange>
              </w:rPr>
              <w:fldChar w:fldCharType="begin"/>
            </w:r>
          </w:del>
          <w:del w:id="486" w:author="chinble" w:date="2025-09-23T14:42:10Z">
            <w:r>
              <w:rPr>
                <w:rFonts w:hint="eastAsia" w:ascii="黑体" w:hAnsi="黑体" w:eastAsia="黑体" w:cs="黑体"/>
                <w:rPrChange w:id="487" w:author="chinble" w:date="2025-09-23T14:38:45Z">
                  <w:rPr/>
                </w:rPrChange>
              </w:rPr>
              <w:delInstrText xml:space="preserve"> PAGEREF _Toc29145 \h </w:delInstrText>
            </w:r>
          </w:del>
          <w:del w:id="488" w:author="chinble" w:date="2025-09-23T14:42:10Z">
            <w:r>
              <w:rPr>
                <w:rFonts w:hint="eastAsia" w:ascii="黑体" w:hAnsi="黑体" w:eastAsia="黑体" w:cs="黑体"/>
                <w:rPrChange w:id="489" w:author="chinble" w:date="2025-09-23T14:38:45Z">
                  <w:rPr/>
                </w:rPrChange>
              </w:rPr>
              <w:fldChar w:fldCharType="separate"/>
            </w:r>
          </w:del>
          <w:del w:id="490" w:author="chinble" w:date="2025-09-23T14:42:10Z">
            <w:r>
              <w:rPr>
                <w:rFonts w:hint="eastAsia" w:ascii="黑体" w:hAnsi="黑体" w:eastAsia="黑体" w:cs="黑体"/>
                <w:rPrChange w:id="491" w:author="chinble" w:date="2025-09-23T14:38:45Z">
                  <w:rPr/>
                </w:rPrChange>
              </w:rPr>
              <w:delText>21</w:delText>
            </w:r>
          </w:del>
          <w:del w:id="492" w:author="chinble" w:date="2025-09-23T14:42:10Z">
            <w:r>
              <w:rPr>
                <w:rFonts w:hint="eastAsia" w:ascii="黑体" w:hAnsi="黑体" w:eastAsia="黑体" w:cs="黑体"/>
                <w:rPrChange w:id="493" w:author="chinble" w:date="2025-09-23T14:38:45Z">
                  <w:rPr/>
                </w:rPrChange>
              </w:rPr>
              <w:fldChar w:fldCharType="end"/>
            </w:r>
          </w:del>
          <w:del w:id="494" w:author="chinble" w:date="2025-09-23T14:42:10Z">
            <w:r>
              <w:rPr>
                <w:rFonts w:hint="eastAsia" w:ascii="黑体" w:hAnsi="黑体" w:eastAsia="黑体" w:cs="黑体"/>
                <w:rPrChange w:id="495" w:author="chinble" w:date="2025-09-23T14:38:45Z">
                  <w:rPr/>
                </w:rPrChange>
              </w:rPr>
              <w:fldChar w:fldCharType="end"/>
            </w:r>
          </w:del>
        </w:p>
        <w:p w14:paraId="135B57C7">
          <w:pPr>
            <w:pStyle w:val="14"/>
            <w:tabs>
              <w:tab w:val="right" w:leader="dot" w:pos="9558"/>
            </w:tabs>
            <w:ind w:firstLine="480" w:firstLineChars="200"/>
            <w:rPr>
              <w:ins w:id="497" w:author="chinble" w:date="2025-09-23T14:42:12Z"/>
              <w:rFonts w:hint="eastAsia" w:ascii="黑体" w:hAnsi="黑体" w:eastAsia="黑体" w:cs="黑体"/>
              <w:lang w:val="en-US" w:eastAsia="zh-CN"/>
            </w:rPr>
            <w:pPrChange w:id="496" w:author="chinble" w:date="2025-09-23T14:42:28Z">
              <w:pPr>
                <w:pStyle w:val="14"/>
                <w:tabs>
                  <w:tab w:val="right" w:leader="dot" w:pos="9558"/>
                </w:tabs>
              </w:pPr>
            </w:pPrChange>
          </w:pPr>
        </w:p>
        <w:p w14:paraId="124E2BC9">
          <w:pPr>
            <w:pStyle w:val="14"/>
            <w:tabs>
              <w:tab w:val="right" w:leader="dot" w:pos="9558"/>
            </w:tabs>
            <w:rPr>
              <w:rFonts w:hint="eastAsia" w:ascii="黑体" w:hAnsi="黑体" w:eastAsia="黑体" w:cs="黑体"/>
              <w:rPrChange w:id="498" w:author="chinble" w:date="2025-09-23T14:38:45Z">
                <w:rPr/>
              </w:rPrChange>
            </w:rPr>
          </w:pPr>
          <w:ins w:id="499" w:author="chinble" w:date="2025-09-23T14:15:21Z">
            <w:r>
              <w:rPr>
                <w:rFonts w:hint="eastAsia" w:ascii="黑体" w:hAnsi="黑体" w:eastAsia="黑体" w:cs="黑体"/>
                <w:lang w:val="en-US" w:eastAsia="zh-CN"/>
                <w:rPrChange w:id="500" w:author="chinble" w:date="2025-09-23T14:38:45Z">
                  <w:rPr>
                    <w:rFonts w:hint="eastAsia"/>
                    <w:lang w:val="en-US" w:eastAsia="zh-CN"/>
                  </w:rPr>
                </w:rPrChange>
              </w:rPr>
              <w:t>9</w:t>
            </w:r>
          </w:ins>
          <w:r>
            <w:rPr>
              <w:rFonts w:hint="eastAsia" w:ascii="黑体" w:hAnsi="黑体" w:eastAsia="黑体" w:cs="黑体"/>
              <w:rPrChange w:id="501" w:author="chinble" w:date="2025-09-23T14:38:45Z">
                <w:rPr/>
              </w:rPrChange>
            </w:rPr>
            <w:fldChar w:fldCharType="begin"/>
          </w:r>
          <w:r>
            <w:rPr>
              <w:rFonts w:hint="eastAsia" w:ascii="黑体" w:hAnsi="黑体" w:eastAsia="黑体" w:cs="黑体"/>
              <w:rPrChange w:id="502" w:author="chinble" w:date="2025-09-23T14:38:45Z">
                <w:rPr/>
              </w:rPrChange>
            </w:rPr>
            <w:instrText xml:space="preserve"> HYPERLINK \l _Toc17379 </w:instrText>
          </w:r>
          <w:r>
            <w:rPr>
              <w:rFonts w:hint="eastAsia" w:ascii="黑体" w:hAnsi="黑体" w:eastAsia="黑体" w:cs="黑体"/>
              <w:rPrChange w:id="503" w:author="chinble" w:date="2025-09-23T14:38:45Z">
                <w:rPr/>
              </w:rPrChange>
            </w:rPr>
            <w:fldChar w:fldCharType="separate"/>
          </w:r>
          <w:del w:id="504" w:author="chinble" w:date="2025-09-23T14:15:22Z">
            <w:r>
              <w:rPr>
                <w:rFonts w:hint="eastAsia" w:ascii="黑体" w:hAnsi="黑体" w:eastAsia="黑体" w:cs="黑体"/>
                <w:bCs/>
                <w:szCs w:val="18"/>
                <w:lang w:val="en-US" w:eastAsia="zh-CN"/>
                <w:rPrChange w:id="505" w:author="chinble" w:date="2025-09-23T14:38:45Z">
                  <w:rPr>
                    <w:rFonts w:hint="eastAsia" w:ascii="黑体" w:hAnsi="黑体" w:eastAsia="黑体"/>
                    <w:bCs/>
                    <w:szCs w:val="18"/>
                    <w:lang w:val="en-US" w:eastAsia="zh-CN"/>
                  </w:rPr>
                </w:rPrChange>
              </w:rPr>
              <w:delText>8</w:delText>
            </w:r>
          </w:del>
          <w:r>
            <w:rPr>
              <w:rFonts w:hint="eastAsia" w:ascii="黑体" w:hAnsi="黑体" w:eastAsia="黑体" w:cs="黑体"/>
              <w:bCs/>
              <w:szCs w:val="18"/>
              <w:rPrChange w:id="506" w:author="chinble" w:date="2025-09-23T14:38:45Z">
                <w:rPr>
                  <w:rFonts w:hint="eastAsia" w:ascii="黑体" w:hAnsi="黑体" w:eastAsia="黑体"/>
                  <w:bCs/>
                  <w:szCs w:val="18"/>
                </w:rPr>
              </w:rPrChange>
            </w:rPr>
            <w:t>师资队伍</w:t>
          </w:r>
          <w:r>
            <w:rPr>
              <w:rFonts w:hint="eastAsia" w:ascii="黑体" w:hAnsi="黑体" w:eastAsia="黑体" w:cs="黑体"/>
              <w:rPrChange w:id="507" w:author="chinble" w:date="2025-09-23T14:38:45Z">
                <w:rPr/>
              </w:rPrChange>
            </w:rPr>
            <w:tab/>
          </w:r>
          <w:r>
            <w:rPr>
              <w:rFonts w:hint="eastAsia" w:ascii="黑体" w:hAnsi="黑体" w:eastAsia="黑体" w:cs="黑体"/>
              <w:rPrChange w:id="508" w:author="chinble" w:date="2025-09-23T14:38:45Z">
                <w:rPr/>
              </w:rPrChange>
            </w:rPr>
            <w:fldChar w:fldCharType="begin"/>
          </w:r>
          <w:r>
            <w:rPr>
              <w:rFonts w:hint="eastAsia" w:ascii="黑体" w:hAnsi="黑体" w:eastAsia="黑体" w:cs="黑体"/>
              <w:rPrChange w:id="509" w:author="chinble" w:date="2025-09-23T14:38:45Z">
                <w:rPr/>
              </w:rPrChange>
            </w:rPr>
            <w:instrText xml:space="preserve"> PAGEREF _Toc17379 \h </w:instrText>
          </w:r>
          <w:r>
            <w:rPr>
              <w:rFonts w:hint="eastAsia" w:ascii="黑体" w:hAnsi="黑体" w:eastAsia="黑体" w:cs="黑体"/>
              <w:rPrChange w:id="510" w:author="chinble" w:date="2025-09-23T14:38:45Z">
                <w:rPr/>
              </w:rPrChange>
            </w:rPr>
            <w:fldChar w:fldCharType="separate"/>
          </w:r>
          <w:r>
            <w:rPr>
              <w:rFonts w:hint="eastAsia" w:ascii="黑体" w:hAnsi="黑体" w:eastAsia="黑体" w:cs="黑体"/>
              <w:rPrChange w:id="511" w:author="chinble" w:date="2025-09-23T14:38:45Z">
                <w:rPr/>
              </w:rPrChange>
            </w:rPr>
            <w:t>26</w:t>
          </w:r>
          <w:r>
            <w:rPr>
              <w:rFonts w:hint="eastAsia" w:ascii="黑体" w:hAnsi="黑体" w:eastAsia="黑体" w:cs="黑体"/>
              <w:rPrChange w:id="512" w:author="chinble" w:date="2025-09-23T14:38:45Z">
                <w:rPr/>
              </w:rPrChange>
            </w:rPr>
            <w:fldChar w:fldCharType="end"/>
          </w:r>
          <w:r>
            <w:rPr>
              <w:rFonts w:hint="eastAsia" w:ascii="黑体" w:hAnsi="黑体" w:eastAsia="黑体" w:cs="黑体"/>
              <w:rPrChange w:id="513" w:author="chinble" w:date="2025-09-23T14:38:45Z">
                <w:rPr/>
              </w:rPrChange>
            </w:rPr>
            <w:fldChar w:fldCharType="end"/>
          </w:r>
        </w:p>
        <w:p w14:paraId="6EB32862">
          <w:pPr>
            <w:pStyle w:val="15"/>
            <w:tabs>
              <w:tab w:val="right" w:leader="dot" w:pos="9558"/>
              <w:tab w:val="clear" w:pos="8296"/>
            </w:tabs>
            <w:spacing w:line="240" w:lineRule="auto"/>
            <w:rPr>
              <w:rFonts w:hint="eastAsia" w:ascii="黑体" w:hAnsi="黑体" w:eastAsia="黑体" w:cs="黑体"/>
              <w:rPrChange w:id="514" w:author="chinble" w:date="2025-09-23T14:38:45Z">
                <w:rPr/>
              </w:rPrChange>
            </w:rPr>
          </w:pPr>
          <w:r>
            <w:rPr>
              <w:rFonts w:hint="eastAsia" w:ascii="黑体" w:hAnsi="黑体" w:eastAsia="黑体" w:cs="黑体"/>
              <w:rPrChange w:id="515" w:author="chinble" w:date="2025-09-23T14:38:45Z">
                <w:rPr/>
              </w:rPrChange>
            </w:rPr>
            <w:fldChar w:fldCharType="begin"/>
          </w:r>
          <w:r>
            <w:rPr>
              <w:rFonts w:hint="eastAsia" w:ascii="黑体" w:hAnsi="黑体" w:eastAsia="黑体" w:cs="黑体"/>
              <w:rPrChange w:id="516" w:author="chinble" w:date="2025-09-23T14:38:45Z">
                <w:rPr/>
              </w:rPrChange>
            </w:rPr>
            <w:instrText xml:space="preserve"> HYPERLINK \l _Toc29302 </w:instrText>
          </w:r>
          <w:r>
            <w:rPr>
              <w:rFonts w:hint="eastAsia" w:ascii="黑体" w:hAnsi="黑体" w:eastAsia="黑体" w:cs="黑体"/>
              <w:rPrChange w:id="517" w:author="chinble" w:date="2025-09-23T14:38:45Z">
                <w:rPr/>
              </w:rPrChange>
            </w:rPr>
            <w:fldChar w:fldCharType="separate"/>
          </w:r>
          <w:ins w:id="518" w:author="chinble" w:date="2025-09-23T14:40:04Z">
            <w:r>
              <w:rPr>
                <w:rFonts w:hint="eastAsia" w:ascii="黑体" w:hAnsi="黑体" w:eastAsia="黑体" w:cs="黑体"/>
                <w:lang w:val="en-US" w:eastAsia="zh-CN"/>
              </w:rPr>
              <w:t>9</w:t>
            </w:r>
          </w:ins>
          <w:del w:id="519" w:author="chinble" w:date="2025-09-23T14:40:03Z">
            <w:r>
              <w:rPr>
                <w:rFonts w:hint="eastAsia" w:ascii="黑体" w:hAnsi="黑体" w:eastAsia="黑体" w:cs="黑体"/>
                <w:bCs/>
                <w:lang w:val="en-US" w:eastAsia="zh-CN"/>
                <w:rPrChange w:id="520" w:author="chinble" w:date="2025-09-23T14:38:45Z">
                  <w:rPr>
                    <w:rFonts w:hint="eastAsia"/>
                    <w:bCs/>
                    <w:lang w:val="en-US" w:eastAsia="zh-CN"/>
                  </w:rPr>
                </w:rPrChange>
              </w:rPr>
              <w:delText>8</w:delText>
            </w:r>
          </w:del>
          <w:r>
            <w:rPr>
              <w:rFonts w:hint="eastAsia" w:ascii="黑体" w:hAnsi="黑体" w:eastAsia="黑体" w:cs="黑体"/>
              <w:bCs/>
              <w:rPrChange w:id="521" w:author="chinble" w:date="2025-09-23T14:38:45Z">
                <w:rPr>
                  <w:rFonts w:hint="eastAsia"/>
                  <w:bCs/>
                </w:rPr>
              </w:rPrChange>
            </w:rPr>
            <w:t>.1</w:t>
          </w:r>
          <w:r>
            <w:rPr>
              <w:rFonts w:hint="eastAsia" w:ascii="黑体" w:hAnsi="黑体" w:eastAsia="黑体" w:cs="黑体"/>
              <w:bCs/>
              <w:rPrChange w:id="522" w:author="chinble" w:date="2025-09-23T14:38:45Z">
                <w:rPr>
                  <w:rFonts w:hint="eastAsia"/>
                  <w:bCs/>
                </w:rPr>
              </w:rPrChange>
            </w:rPr>
            <w:t>队伍结构</w:t>
          </w:r>
          <w:r>
            <w:rPr>
              <w:rFonts w:hint="eastAsia" w:ascii="黑体" w:hAnsi="黑体" w:eastAsia="黑体" w:cs="黑体"/>
              <w:rPrChange w:id="523" w:author="chinble" w:date="2025-09-23T14:38:45Z">
                <w:rPr/>
              </w:rPrChange>
            </w:rPr>
            <w:tab/>
          </w:r>
          <w:r>
            <w:rPr>
              <w:rFonts w:hint="eastAsia" w:ascii="黑体" w:hAnsi="黑体" w:eastAsia="黑体" w:cs="黑体"/>
              <w:rPrChange w:id="524" w:author="chinble" w:date="2025-09-23T14:38:45Z">
                <w:rPr/>
              </w:rPrChange>
            </w:rPr>
            <w:fldChar w:fldCharType="begin"/>
          </w:r>
          <w:r>
            <w:rPr>
              <w:rFonts w:hint="eastAsia" w:ascii="黑体" w:hAnsi="黑体" w:eastAsia="黑体" w:cs="黑体"/>
              <w:rPrChange w:id="525" w:author="chinble" w:date="2025-09-23T14:38:45Z">
                <w:rPr/>
              </w:rPrChange>
            </w:rPr>
            <w:instrText xml:space="preserve"> PAGEREF _Toc29302 \h </w:instrText>
          </w:r>
          <w:r>
            <w:rPr>
              <w:rFonts w:hint="eastAsia" w:ascii="黑体" w:hAnsi="黑体" w:eastAsia="黑体" w:cs="黑体"/>
              <w:rPrChange w:id="526" w:author="chinble" w:date="2025-09-23T14:38:45Z">
                <w:rPr/>
              </w:rPrChange>
            </w:rPr>
            <w:fldChar w:fldCharType="separate"/>
          </w:r>
          <w:r>
            <w:rPr>
              <w:rFonts w:hint="eastAsia" w:ascii="黑体" w:hAnsi="黑体" w:eastAsia="黑体" w:cs="黑体"/>
              <w:rPrChange w:id="527" w:author="chinble" w:date="2025-09-23T14:38:45Z">
                <w:rPr/>
              </w:rPrChange>
            </w:rPr>
            <w:t>26</w:t>
          </w:r>
          <w:r>
            <w:rPr>
              <w:rFonts w:hint="eastAsia" w:ascii="黑体" w:hAnsi="黑体" w:eastAsia="黑体" w:cs="黑体"/>
              <w:rPrChange w:id="528" w:author="chinble" w:date="2025-09-23T14:38:45Z">
                <w:rPr/>
              </w:rPrChange>
            </w:rPr>
            <w:fldChar w:fldCharType="end"/>
          </w:r>
          <w:r>
            <w:rPr>
              <w:rFonts w:hint="eastAsia" w:ascii="黑体" w:hAnsi="黑体" w:eastAsia="黑体" w:cs="黑体"/>
              <w:rPrChange w:id="529" w:author="chinble" w:date="2025-09-23T14:38:45Z">
                <w:rPr/>
              </w:rPrChange>
            </w:rPr>
            <w:fldChar w:fldCharType="end"/>
          </w:r>
        </w:p>
        <w:p w14:paraId="1CFE8E2C">
          <w:pPr>
            <w:pStyle w:val="15"/>
            <w:tabs>
              <w:tab w:val="right" w:leader="dot" w:pos="9558"/>
              <w:tab w:val="clear" w:pos="8296"/>
            </w:tabs>
            <w:spacing w:line="240" w:lineRule="auto"/>
            <w:rPr>
              <w:rFonts w:hint="eastAsia" w:ascii="黑体" w:hAnsi="黑体" w:eastAsia="黑体" w:cs="黑体"/>
              <w:rPrChange w:id="530" w:author="chinble" w:date="2025-09-23T14:38:45Z">
                <w:rPr/>
              </w:rPrChange>
            </w:rPr>
          </w:pPr>
          <w:r>
            <w:rPr>
              <w:rFonts w:hint="eastAsia" w:ascii="黑体" w:hAnsi="黑体" w:eastAsia="黑体" w:cs="黑体"/>
              <w:rPrChange w:id="531" w:author="chinble" w:date="2025-09-23T14:38:45Z">
                <w:rPr/>
              </w:rPrChange>
            </w:rPr>
            <w:fldChar w:fldCharType="begin"/>
          </w:r>
          <w:r>
            <w:rPr>
              <w:rFonts w:hint="eastAsia" w:ascii="黑体" w:hAnsi="黑体" w:eastAsia="黑体" w:cs="黑体"/>
              <w:rPrChange w:id="532" w:author="chinble" w:date="2025-09-23T14:38:45Z">
                <w:rPr/>
              </w:rPrChange>
            </w:rPr>
            <w:instrText xml:space="preserve"> HYPERLINK \l _Toc26696 </w:instrText>
          </w:r>
          <w:r>
            <w:rPr>
              <w:rFonts w:hint="eastAsia" w:ascii="黑体" w:hAnsi="黑体" w:eastAsia="黑体" w:cs="黑体"/>
              <w:rPrChange w:id="533" w:author="chinble" w:date="2025-09-23T14:38:45Z">
                <w:rPr/>
              </w:rPrChange>
            </w:rPr>
            <w:fldChar w:fldCharType="separate"/>
          </w:r>
          <w:ins w:id="534" w:author="chinble" w:date="2025-09-23T14:40:09Z">
            <w:r>
              <w:rPr>
                <w:rFonts w:hint="eastAsia" w:ascii="黑体" w:hAnsi="黑体" w:eastAsia="黑体" w:cs="黑体"/>
                <w:lang w:val="en-US" w:eastAsia="zh-CN"/>
              </w:rPr>
              <w:t>9</w:t>
            </w:r>
          </w:ins>
          <w:del w:id="535" w:author="chinble" w:date="2025-09-23T14:40:08Z">
            <w:r>
              <w:rPr>
                <w:rFonts w:hint="eastAsia" w:ascii="黑体" w:hAnsi="黑体" w:eastAsia="黑体" w:cs="黑体"/>
                <w:bCs/>
                <w:lang w:val="en-US" w:eastAsia="zh-CN"/>
                <w:rPrChange w:id="536" w:author="chinble" w:date="2025-09-23T14:38:45Z">
                  <w:rPr>
                    <w:rFonts w:hint="eastAsia"/>
                    <w:bCs/>
                    <w:lang w:val="en-US" w:eastAsia="zh-CN"/>
                  </w:rPr>
                </w:rPrChange>
              </w:rPr>
              <w:delText>8</w:delText>
            </w:r>
          </w:del>
          <w:r>
            <w:rPr>
              <w:rFonts w:hint="eastAsia" w:ascii="黑体" w:hAnsi="黑体" w:eastAsia="黑体" w:cs="黑体"/>
              <w:bCs/>
              <w:rPrChange w:id="537" w:author="chinble" w:date="2025-09-23T14:38:45Z">
                <w:rPr>
                  <w:rFonts w:hint="eastAsia"/>
                  <w:bCs/>
                </w:rPr>
              </w:rPrChange>
            </w:rPr>
            <w:t>.2专业带头人</w:t>
          </w:r>
          <w:r>
            <w:rPr>
              <w:rFonts w:hint="eastAsia" w:ascii="黑体" w:hAnsi="黑体" w:eastAsia="黑体" w:cs="黑体"/>
              <w:rPrChange w:id="538" w:author="chinble" w:date="2025-09-23T14:38:45Z">
                <w:rPr/>
              </w:rPrChange>
            </w:rPr>
            <w:tab/>
          </w:r>
          <w:r>
            <w:rPr>
              <w:rFonts w:hint="eastAsia" w:ascii="黑体" w:hAnsi="黑体" w:eastAsia="黑体" w:cs="黑体"/>
              <w:rPrChange w:id="539" w:author="chinble" w:date="2025-09-23T14:38:45Z">
                <w:rPr/>
              </w:rPrChange>
            </w:rPr>
            <w:fldChar w:fldCharType="begin"/>
          </w:r>
          <w:r>
            <w:rPr>
              <w:rFonts w:hint="eastAsia" w:ascii="黑体" w:hAnsi="黑体" w:eastAsia="黑体" w:cs="黑体"/>
              <w:rPrChange w:id="540" w:author="chinble" w:date="2025-09-23T14:38:45Z">
                <w:rPr/>
              </w:rPrChange>
            </w:rPr>
            <w:instrText xml:space="preserve"> PAGEREF _Toc26696 \h </w:instrText>
          </w:r>
          <w:r>
            <w:rPr>
              <w:rFonts w:hint="eastAsia" w:ascii="黑体" w:hAnsi="黑体" w:eastAsia="黑体" w:cs="黑体"/>
              <w:rPrChange w:id="541" w:author="chinble" w:date="2025-09-23T14:38:45Z">
                <w:rPr/>
              </w:rPrChange>
            </w:rPr>
            <w:fldChar w:fldCharType="separate"/>
          </w:r>
          <w:r>
            <w:rPr>
              <w:rFonts w:hint="eastAsia" w:ascii="黑体" w:hAnsi="黑体" w:eastAsia="黑体" w:cs="黑体"/>
              <w:rPrChange w:id="542" w:author="chinble" w:date="2025-09-23T14:38:45Z">
                <w:rPr/>
              </w:rPrChange>
            </w:rPr>
            <w:t>26</w:t>
          </w:r>
          <w:r>
            <w:rPr>
              <w:rFonts w:hint="eastAsia" w:ascii="黑体" w:hAnsi="黑体" w:eastAsia="黑体" w:cs="黑体"/>
              <w:rPrChange w:id="543" w:author="chinble" w:date="2025-09-23T14:38:45Z">
                <w:rPr/>
              </w:rPrChange>
            </w:rPr>
            <w:fldChar w:fldCharType="end"/>
          </w:r>
          <w:r>
            <w:rPr>
              <w:rFonts w:hint="eastAsia" w:ascii="黑体" w:hAnsi="黑体" w:eastAsia="黑体" w:cs="黑体"/>
              <w:rPrChange w:id="544" w:author="chinble" w:date="2025-09-23T14:38:45Z">
                <w:rPr/>
              </w:rPrChange>
            </w:rPr>
            <w:fldChar w:fldCharType="end"/>
          </w:r>
        </w:p>
        <w:p w14:paraId="74BEEA8F">
          <w:pPr>
            <w:pStyle w:val="15"/>
            <w:tabs>
              <w:tab w:val="right" w:leader="dot" w:pos="9558"/>
              <w:tab w:val="clear" w:pos="8296"/>
            </w:tabs>
            <w:spacing w:line="240" w:lineRule="auto"/>
            <w:rPr>
              <w:rFonts w:hint="eastAsia" w:ascii="黑体" w:hAnsi="黑体" w:eastAsia="黑体" w:cs="黑体"/>
              <w:rPrChange w:id="545" w:author="chinble" w:date="2025-09-23T14:38:45Z">
                <w:rPr/>
              </w:rPrChange>
            </w:rPr>
          </w:pPr>
          <w:r>
            <w:rPr>
              <w:rFonts w:hint="eastAsia" w:ascii="黑体" w:hAnsi="黑体" w:eastAsia="黑体" w:cs="黑体"/>
              <w:rPrChange w:id="546" w:author="chinble" w:date="2025-09-23T14:38:45Z">
                <w:rPr/>
              </w:rPrChange>
            </w:rPr>
            <w:fldChar w:fldCharType="begin"/>
          </w:r>
          <w:r>
            <w:rPr>
              <w:rFonts w:hint="eastAsia" w:ascii="黑体" w:hAnsi="黑体" w:eastAsia="黑体" w:cs="黑体"/>
              <w:rPrChange w:id="547" w:author="chinble" w:date="2025-09-23T14:38:45Z">
                <w:rPr/>
              </w:rPrChange>
            </w:rPr>
            <w:instrText xml:space="preserve"> HYPERLINK \l _Toc99 </w:instrText>
          </w:r>
          <w:r>
            <w:rPr>
              <w:rFonts w:hint="eastAsia" w:ascii="黑体" w:hAnsi="黑体" w:eastAsia="黑体" w:cs="黑体"/>
              <w:rPrChange w:id="548" w:author="chinble" w:date="2025-09-23T14:38:45Z">
                <w:rPr/>
              </w:rPrChange>
            </w:rPr>
            <w:fldChar w:fldCharType="separate"/>
          </w:r>
          <w:ins w:id="549" w:author="chinble" w:date="2025-09-23T14:40:14Z">
            <w:r>
              <w:rPr>
                <w:rFonts w:hint="eastAsia" w:ascii="黑体" w:hAnsi="黑体" w:eastAsia="黑体" w:cs="黑体"/>
                <w:lang w:val="en-US" w:eastAsia="zh-CN"/>
              </w:rPr>
              <w:t>9</w:t>
            </w:r>
          </w:ins>
          <w:del w:id="550" w:author="chinble" w:date="2025-09-23T14:40:13Z">
            <w:r>
              <w:rPr>
                <w:rFonts w:hint="eastAsia" w:ascii="黑体" w:hAnsi="黑体" w:eastAsia="黑体" w:cs="黑体"/>
                <w:bCs/>
                <w:lang w:val="en-US" w:eastAsia="zh-CN"/>
                <w:rPrChange w:id="551" w:author="chinble" w:date="2025-09-23T14:38:45Z">
                  <w:rPr>
                    <w:rFonts w:hint="eastAsia"/>
                    <w:bCs/>
                    <w:lang w:val="en-US" w:eastAsia="zh-CN"/>
                  </w:rPr>
                </w:rPrChange>
              </w:rPr>
              <w:delText>8</w:delText>
            </w:r>
          </w:del>
          <w:r>
            <w:rPr>
              <w:rFonts w:hint="eastAsia" w:ascii="黑体" w:hAnsi="黑体" w:eastAsia="黑体" w:cs="黑体"/>
              <w:bCs/>
              <w:rPrChange w:id="552" w:author="chinble" w:date="2025-09-23T14:38:45Z">
                <w:rPr>
                  <w:rFonts w:hint="eastAsia"/>
                  <w:bCs/>
                </w:rPr>
              </w:rPrChange>
            </w:rPr>
            <w:t>.3专任教师</w:t>
          </w:r>
          <w:r>
            <w:rPr>
              <w:rFonts w:hint="eastAsia" w:ascii="黑体" w:hAnsi="黑体" w:eastAsia="黑体" w:cs="黑体"/>
              <w:rPrChange w:id="553" w:author="chinble" w:date="2025-09-23T14:38:45Z">
                <w:rPr/>
              </w:rPrChange>
            </w:rPr>
            <w:tab/>
          </w:r>
          <w:r>
            <w:rPr>
              <w:rFonts w:hint="eastAsia" w:ascii="黑体" w:hAnsi="黑体" w:eastAsia="黑体" w:cs="黑体"/>
              <w:rPrChange w:id="554" w:author="chinble" w:date="2025-09-23T14:38:45Z">
                <w:rPr/>
              </w:rPrChange>
            </w:rPr>
            <w:fldChar w:fldCharType="begin"/>
          </w:r>
          <w:r>
            <w:rPr>
              <w:rFonts w:hint="eastAsia" w:ascii="黑体" w:hAnsi="黑体" w:eastAsia="黑体" w:cs="黑体"/>
              <w:rPrChange w:id="555" w:author="chinble" w:date="2025-09-23T14:38:45Z">
                <w:rPr/>
              </w:rPrChange>
            </w:rPr>
            <w:instrText xml:space="preserve"> PAGEREF _Toc99 \h </w:instrText>
          </w:r>
          <w:r>
            <w:rPr>
              <w:rFonts w:hint="eastAsia" w:ascii="黑体" w:hAnsi="黑体" w:eastAsia="黑体" w:cs="黑体"/>
              <w:rPrChange w:id="556" w:author="chinble" w:date="2025-09-23T14:38:45Z">
                <w:rPr/>
              </w:rPrChange>
            </w:rPr>
            <w:fldChar w:fldCharType="separate"/>
          </w:r>
          <w:r>
            <w:rPr>
              <w:rFonts w:hint="eastAsia" w:ascii="黑体" w:hAnsi="黑体" w:eastAsia="黑体" w:cs="黑体"/>
              <w:rPrChange w:id="557" w:author="chinble" w:date="2025-09-23T14:38:45Z">
                <w:rPr/>
              </w:rPrChange>
            </w:rPr>
            <w:t>26</w:t>
          </w:r>
          <w:r>
            <w:rPr>
              <w:rFonts w:hint="eastAsia" w:ascii="黑体" w:hAnsi="黑体" w:eastAsia="黑体" w:cs="黑体"/>
              <w:rPrChange w:id="558" w:author="chinble" w:date="2025-09-23T14:38:45Z">
                <w:rPr/>
              </w:rPrChange>
            </w:rPr>
            <w:fldChar w:fldCharType="end"/>
          </w:r>
          <w:r>
            <w:rPr>
              <w:rFonts w:hint="eastAsia" w:ascii="黑体" w:hAnsi="黑体" w:eastAsia="黑体" w:cs="黑体"/>
              <w:rPrChange w:id="559" w:author="chinble" w:date="2025-09-23T14:38:45Z">
                <w:rPr/>
              </w:rPrChange>
            </w:rPr>
            <w:fldChar w:fldCharType="end"/>
          </w:r>
        </w:p>
        <w:p w14:paraId="25EF5A25">
          <w:pPr>
            <w:pStyle w:val="15"/>
            <w:tabs>
              <w:tab w:val="right" w:leader="dot" w:pos="9558"/>
              <w:tab w:val="clear" w:pos="8296"/>
            </w:tabs>
            <w:spacing w:line="240" w:lineRule="auto"/>
            <w:rPr>
              <w:rFonts w:hint="eastAsia" w:ascii="黑体" w:hAnsi="黑体" w:eastAsia="黑体" w:cs="黑体"/>
              <w:rPrChange w:id="560" w:author="chinble" w:date="2025-09-23T14:38:45Z">
                <w:rPr/>
              </w:rPrChange>
            </w:rPr>
          </w:pPr>
          <w:r>
            <w:rPr>
              <w:rFonts w:hint="eastAsia" w:ascii="黑体" w:hAnsi="黑体" w:eastAsia="黑体" w:cs="黑体"/>
              <w:rPrChange w:id="561" w:author="chinble" w:date="2025-09-23T14:38:45Z">
                <w:rPr/>
              </w:rPrChange>
            </w:rPr>
            <w:fldChar w:fldCharType="begin"/>
          </w:r>
          <w:r>
            <w:rPr>
              <w:rFonts w:hint="eastAsia" w:ascii="黑体" w:hAnsi="黑体" w:eastAsia="黑体" w:cs="黑体"/>
              <w:rPrChange w:id="562" w:author="chinble" w:date="2025-09-23T14:38:45Z">
                <w:rPr/>
              </w:rPrChange>
            </w:rPr>
            <w:instrText xml:space="preserve"> HYPERLINK \l _Toc4299 </w:instrText>
          </w:r>
          <w:r>
            <w:rPr>
              <w:rFonts w:hint="eastAsia" w:ascii="黑体" w:hAnsi="黑体" w:eastAsia="黑体" w:cs="黑体"/>
              <w:rPrChange w:id="563" w:author="chinble" w:date="2025-09-23T14:38:45Z">
                <w:rPr/>
              </w:rPrChange>
            </w:rPr>
            <w:fldChar w:fldCharType="separate"/>
          </w:r>
          <w:ins w:id="564" w:author="chinble" w:date="2025-09-23T14:40:18Z">
            <w:r>
              <w:rPr>
                <w:rFonts w:hint="eastAsia" w:ascii="黑体" w:hAnsi="黑体" w:eastAsia="黑体" w:cs="黑体"/>
                <w:lang w:val="en-US" w:eastAsia="zh-CN"/>
              </w:rPr>
              <w:t>9</w:t>
            </w:r>
          </w:ins>
          <w:del w:id="565" w:author="chinble" w:date="2025-09-23T14:40:18Z">
            <w:r>
              <w:rPr>
                <w:rFonts w:hint="eastAsia" w:ascii="黑体" w:hAnsi="黑体" w:eastAsia="黑体" w:cs="黑体"/>
                <w:bCs/>
                <w:lang w:val="en-US" w:eastAsia="zh-CN"/>
                <w:rPrChange w:id="566" w:author="chinble" w:date="2025-09-23T14:38:45Z">
                  <w:rPr>
                    <w:rFonts w:hint="eastAsia"/>
                    <w:bCs/>
                    <w:lang w:val="en-US" w:eastAsia="zh-CN"/>
                  </w:rPr>
                </w:rPrChange>
              </w:rPr>
              <w:delText>8</w:delText>
            </w:r>
          </w:del>
          <w:r>
            <w:rPr>
              <w:rFonts w:hint="eastAsia" w:ascii="黑体" w:hAnsi="黑体" w:eastAsia="黑体" w:cs="黑体"/>
              <w:bCs/>
              <w:rPrChange w:id="567" w:author="chinble" w:date="2025-09-23T14:38:45Z">
                <w:rPr>
                  <w:rFonts w:hint="eastAsia"/>
                  <w:bCs/>
                </w:rPr>
              </w:rPrChange>
            </w:rPr>
            <w:t>.4兼职教师</w:t>
          </w:r>
          <w:r>
            <w:rPr>
              <w:rFonts w:hint="eastAsia" w:ascii="黑体" w:hAnsi="黑体" w:eastAsia="黑体" w:cs="黑体"/>
              <w:rPrChange w:id="568" w:author="chinble" w:date="2025-09-23T14:38:45Z">
                <w:rPr/>
              </w:rPrChange>
            </w:rPr>
            <w:tab/>
          </w:r>
          <w:r>
            <w:rPr>
              <w:rFonts w:hint="eastAsia" w:ascii="黑体" w:hAnsi="黑体" w:eastAsia="黑体" w:cs="黑体"/>
              <w:rPrChange w:id="569" w:author="chinble" w:date="2025-09-23T14:38:45Z">
                <w:rPr/>
              </w:rPrChange>
            </w:rPr>
            <w:fldChar w:fldCharType="begin"/>
          </w:r>
          <w:r>
            <w:rPr>
              <w:rFonts w:hint="eastAsia" w:ascii="黑体" w:hAnsi="黑体" w:eastAsia="黑体" w:cs="黑体"/>
              <w:rPrChange w:id="570" w:author="chinble" w:date="2025-09-23T14:38:45Z">
                <w:rPr/>
              </w:rPrChange>
            </w:rPr>
            <w:instrText xml:space="preserve"> PAGEREF _Toc4299 \h </w:instrText>
          </w:r>
          <w:r>
            <w:rPr>
              <w:rFonts w:hint="eastAsia" w:ascii="黑体" w:hAnsi="黑体" w:eastAsia="黑体" w:cs="黑体"/>
              <w:rPrChange w:id="571" w:author="chinble" w:date="2025-09-23T14:38:45Z">
                <w:rPr/>
              </w:rPrChange>
            </w:rPr>
            <w:fldChar w:fldCharType="separate"/>
          </w:r>
          <w:r>
            <w:rPr>
              <w:rFonts w:hint="eastAsia" w:ascii="黑体" w:hAnsi="黑体" w:eastAsia="黑体" w:cs="黑体"/>
              <w:rPrChange w:id="572" w:author="chinble" w:date="2025-09-23T14:38:45Z">
                <w:rPr/>
              </w:rPrChange>
            </w:rPr>
            <w:t>26</w:t>
          </w:r>
          <w:r>
            <w:rPr>
              <w:rFonts w:hint="eastAsia" w:ascii="黑体" w:hAnsi="黑体" w:eastAsia="黑体" w:cs="黑体"/>
              <w:rPrChange w:id="573" w:author="chinble" w:date="2025-09-23T14:38:45Z">
                <w:rPr/>
              </w:rPrChange>
            </w:rPr>
            <w:fldChar w:fldCharType="end"/>
          </w:r>
          <w:r>
            <w:rPr>
              <w:rFonts w:hint="eastAsia" w:ascii="黑体" w:hAnsi="黑体" w:eastAsia="黑体" w:cs="黑体"/>
              <w:rPrChange w:id="574" w:author="chinble" w:date="2025-09-23T14:38:45Z">
                <w:rPr/>
              </w:rPrChange>
            </w:rPr>
            <w:fldChar w:fldCharType="end"/>
          </w:r>
        </w:p>
        <w:p w14:paraId="22245CF8">
          <w:pPr>
            <w:pStyle w:val="14"/>
            <w:tabs>
              <w:tab w:val="right" w:leader="dot" w:pos="9558"/>
            </w:tabs>
            <w:rPr>
              <w:rFonts w:hint="eastAsia" w:ascii="黑体" w:hAnsi="黑体" w:eastAsia="黑体" w:cs="黑体"/>
              <w:rPrChange w:id="575" w:author="chinble" w:date="2025-09-23T14:38:45Z">
                <w:rPr/>
              </w:rPrChange>
            </w:rPr>
          </w:pPr>
          <w:ins w:id="576" w:author="chinble" w:date="2025-09-23T14:15:27Z">
            <w:r>
              <w:rPr>
                <w:rFonts w:hint="eastAsia" w:ascii="黑体" w:hAnsi="黑体" w:eastAsia="黑体" w:cs="黑体"/>
                <w:lang w:val="en-US" w:eastAsia="zh-CN"/>
                <w:rPrChange w:id="577" w:author="chinble" w:date="2025-09-23T14:38:45Z">
                  <w:rPr>
                    <w:rFonts w:hint="eastAsia"/>
                    <w:lang w:val="en-US" w:eastAsia="zh-CN"/>
                  </w:rPr>
                </w:rPrChange>
              </w:rPr>
              <w:t>1</w:t>
            </w:r>
          </w:ins>
          <w:ins w:id="578" w:author="chinble" w:date="2025-09-23T14:15:28Z">
            <w:r>
              <w:rPr>
                <w:rFonts w:hint="eastAsia" w:ascii="黑体" w:hAnsi="黑体" w:eastAsia="黑体" w:cs="黑体"/>
                <w:lang w:val="en-US" w:eastAsia="zh-CN"/>
                <w:rPrChange w:id="579" w:author="chinble" w:date="2025-09-23T14:38:45Z">
                  <w:rPr>
                    <w:rFonts w:hint="eastAsia"/>
                    <w:lang w:val="en-US" w:eastAsia="zh-CN"/>
                  </w:rPr>
                </w:rPrChange>
              </w:rPr>
              <w:t>0</w:t>
            </w:r>
          </w:ins>
          <w:ins w:id="580" w:author="chinble" w:date="2025-09-23T14:15:52Z">
            <w:r>
              <w:rPr>
                <w:rFonts w:hint="eastAsia" w:ascii="黑体" w:hAnsi="黑体" w:eastAsia="黑体" w:cs="黑体"/>
                <w:lang w:val="en-US" w:eastAsia="zh-CN"/>
                <w:rPrChange w:id="581" w:author="chinble" w:date="2025-09-23T14:38:45Z">
                  <w:rPr>
                    <w:rFonts w:hint="eastAsia"/>
                    <w:lang w:val="en-US" w:eastAsia="zh-CN"/>
                  </w:rPr>
                </w:rPrChange>
              </w:rPr>
              <w:t xml:space="preserve"> </w:t>
            </w:r>
          </w:ins>
          <w:r>
            <w:rPr>
              <w:rFonts w:hint="eastAsia" w:ascii="黑体" w:hAnsi="黑体" w:eastAsia="黑体" w:cs="黑体"/>
              <w:rPrChange w:id="582" w:author="chinble" w:date="2025-09-23T14:38:45Z">
                <w:rPr/>
              </w:rPrChange>
            </w:rPr>
            <w:fldChar w:fldCharType="begin"/>
          </w:r>
          <w:r>
            <w:rPr>
              <w:rFonts w:hint="eastAsia" w:ascii="黑体" w:hAnsi="黑体" w:eastAsia="黑体" w:cs="黑体"/>
              <w:rPrChange w:id="583" w:author="chinble" w:date="2025-09-23T14:38:45Z">
                <w:rPr/>
              </w:rPrChange>
            </w:rPr>
            <w:instrText xml:space="preserve"> HYPERLINK \l _Toc17690 </w:instrText>
          </w:r>
          <w:r>
            <w:rPr>
              <w:rFonts w:hint="eastAsia" w:ascii="黑体" w:hAnsi="黑体" w:eastAsia="黑体" w:cs="黑体"/>
              <w:rPrChange w:id="584" w:author="chinble" w:date="2025-09-23T14:38:45Z">
                <w:rPr/>
              </w:rPrChange>
            </w:rPr>
            <w:fldChar w:fldCharType="separate"/>
          </w:r>
          <w:del w:id="585" w:author="chinble" w:date="2025-09-23T14:15:55Z">
            <w:r>
              <w:rPr>
                <w:rFonts w:hint="eastAsia" w:ascii="黑体" w:hAnsi="黑体" w:eastAsia="黑体" w:cs="黑体"/>
                <w:bCs/>
                <w:szCs w:val="18"/>
                <w:lang w:val="en-US" w:eastAsia="zh-CN"/>
                <w:rPrChange w:id="586" w:author="chinble" w:date="2025-09-23T14:38:45Z">
                  <w:rPr>
                    <w:rFonts w:hint="eastAsia" w:ascii="黑体" w:hAnsi="黑体" w:eastAsia="黑体"/>
                    <w:bCs/>
                    <w:szCs w:val="18"/>
                    <w:lang w:val="en-US" w:eastAsia="zh-CN"/>
                  </w:rPr>
                </w:rPrChange>
              </w:rPr>
              <w:delText>9</w:delText>
            </w:r>
          </w:del>
          <w:r>
            <w:rPr>
              <w:rFonts w:hint="eastAsia" w:ascii="黑体" w:hAnsi="黑体" w:eastAsia="黑体" w:cs="黑体"/>
              <w:bCs/>
              <w:szCs w:val="18"/>
              <w:rPrChange w:id="587" w:author="chinble" w:date="2025-09-23T14:38:45Z">
                <w:rPr>
                  <w:rFonts w:hint="eastAsia" w:ascii="黑体" w:hAnsi="黑体" w:eastAsia="黑体"/>
                  <w:bCs/>
                  <w:szCs w:val="18"/>
                </w:rPr>
              </w:rPrChange>
            </w:rPr>
            <w:t>教学条件</w:t>
          </w:r>
          <w:r>
            <w:rPr>
              <w:rFonts w:hint="eastAsia" w:ascii="黑体" w:hAnsi="黑体" w:eastAsia="黑体" w:cs="黑体"/>
              <w:rPrChange w:id="588" w:author="chinble" w:date="2025-09-23T14:38:45Z">
                <w:rPr/>
              </w:rPrChange>
            </w:rPr>
            <w:tab/>
          </w:r>
          <w:r>
            <w:rPr>
              <w:rFonts w:hint="eastAsia" w:ascii="黑体" w:hAnsi="黑体" w:eastAsia="黑体" w:cs="黑体"/>
              <w:rPrChange w:id="589" w:author="chinble" w:date="2025-09-23T14:38:45Z">
                <w:rPr/>
              </w:rPrChange>
            </w:rPr>
            <w:fldChar w:fldCharType="begin"/>
          </w:r>
          <w:r>
            <w:rPr>
              <w:rFonts w:hint="eastAsia" w:ascii="黑体" w:hAnsi="黑体" w:eastAsia="黑体" w:cs="黑体"/>
              <w:rPrChange w:id="590" w:author="chinble" w:date="2025-09-23T14:38:45Z">
                <w:rPr/>
              </w:rPrChange>
            </w:rPr>
            <w:instrText xml:space="preserve"> PAGEREF _Toc17690 \h </w:instrText>
          </w:r>
          <w:r>
            <w:rPr>
              <w:rFonts w:hint="eastAsia" w:ascii="黑体" w:hAnsi="黑体" w:eastAsia="黑体" w:cs="黑体"/>
              <w:rPrChange w:id="591" w:author="chinble" w:date="2025-09-23T14:38:45Z">
                <w:rPr/>
              </w:rPrChange>
            </w:rPr>
            <w:fldChar w:fldCharType="separate"/>
          </w:r>
          <w:r>
            <w:rPr>
              <w:rFonts w:hint="eastAsia" w:ascii="黑体" w:hAnsi="黑体" w:eastAsia="黑体" w:cs="黑体"/>
              <w:rPrChange w:id="592" w:author="chinble" w:date="2025-09-23T14:38:45Z">
                <w:rPr/>
              </w:rPrChange>
            </w:rPr>
            <w:t>26</w:t>
          </w:r>
          <w:r>
            <w:rPr>
              <w:rFonts w:hint="eastAsia" w:ascii="黑体" w:hAnsi="黑体" w:eastAsia="黑体" w:cs="黑体"/>
              <w:rPrChange w:id="593" w:author="chinble" w:date="2025-09-23T14:38:45Z">
                <w:rPr/>
              </w:rPrChange>
            </w:rPr>
            <w:fldChar w:fldCharType="end"/>
          </w:r>
          <w:r>
            <w:rPr>
              <w:rFonts w:hint="eastAsia" w:ascii="黑体" w:hAnsi="黑体" w:eastAsia="黑体" w:cs="黑体"/>
              <w:rPrChange w:id="594" w:author="chinble" w:date="2025-09-23T14:38:45Z">
                <w:rPr/>
              </w:rPrChange>
            </w:rPr>
            <w:fldChar w:fldCharType="end"/>
          </w:r>
        </w:p>
        <w:p w14:paraId="1E168D5C">
          <w:pPr>
            <w:pStyle w:val="15"/>
            <w:tabs>
              <w:tab w:val="right" w:leader="dot" w:pos="9558"/>
              <w:tab w:val="clear" w:pos="8296"/>
            </w:tabs>
            <w:spacing w:line="240" w:lineRule="auto"/>
            <w:rPr>
              <w:rFonts w:hint="eastAsia" w:ascii="黑体" w:hAnsi="黑体" w:eastAsia="黑体" w:cs="黑体"/>
              <w:rPrChange w:id="595" w:author="chinble" w:date="2025-09-23T14:38:45Z">
                <w:rPr/>
              </w:rPrChange>
            </w:rPr>
          </w:pPr>
          <w:r>
            <w:rPr>
              <w:rFonts w:hint="eastAsia" w:ascii="黑体" w:hAnsi="黑体" w:eastAsia="黑体" w:cs="黑体"/>
              <w:rPrChange w:id="596" w:author="chinble" w:date="2025-09-23T14:38:45Z">
                <w:rPr/>
              </w:rPrChange>
            </w:rPr>
            <w:fldChar w:fldCharType="begin"/>
          </w:r>
          <w:r>
            <w:rPr>
              <w:rFonts w:hint="eastAsia" w:ascii="黑体" w:hAnsi="黑体" w:eastAsia="黑体" w:cs="黑体"/>
              <w:rPrChange w:id="597" w:author="chinble" w:date="2025-09-23T14:38:45Z">
                <w:rPr/>
              </w:rPrChange>
            </w:rPr>
            <w:instrText xml:space="preserve"> HYPERLINK \l _Toc26760 </w:instrText>
          </w:r>
          <w:r>
            <w:rPr>
              <w:rFonts w:hint="eastAsia" w:ascii="黑体" w:hAnsi="黑体" w:eastAsia="黑体" w:cs="黑体"/>
              <w:rPrChange w:id="598" w:author="chinble" w:date="2025-09-23T14:38:45Z">
                <w:rPr/>
              </w:rPrChange>
            </w:rPr>
            <w:fldChar w:fldCharType="separate"/>
          </w:r>
          <w:ins w:id="599" w:author="chinble" w:date="2025-09-23T14:16:00Z">
            <w:r>
              <w:rPr>
                <w:rFonts w:hint="eastAsia" w:ascii="黑体" w:hAnsi="黑体" w:eastAsia="黑体" w:cs="黑体"/>
                <w:lang w:val="en-US" w:eastAsia="zh-CN"/>
                <w:rPrChange w:id="600" w:author="chinble" w:date="2025-09-23T14:38:45Z">
                  <w:rPr>
                    <w:rFonts w:hint="eastAsia"/>
                    <w:lang w:val="en-US" w:eastAsia="zh-CN"/>
                  </w:rPr>
                </w:rPrChange>
              </w:rPr>
              <w:t>10</w:t>
            </w:r>
          </w:ins>
          <w:del w:id="601" w:author="chinble" w:date="2025-09-23T14:15:59Z">
            <w:r>
              <w:rPr>
                <w:rFonts w:hint="eastAsia" w:ascii="黑体" w:hAnsi="黑体" w:eastAsia="黑体" w:cs="黑体"/>
                <w:bCs/>
                <w:lang w:val="en-US" w:eastAsia="zh-CN"/>
                <w:rPrChange w:id="602" w:author="chinble" w:date="2025-09-23T14:38:45Z">
                  <w:rPr>
                    <w:rFonts w:hint="eastAsia"/>
                    <w:bCs/>
                    <w:lang w:val="en-US" w:eastAsia="zh-CN"/>
                  </w:rPr>
                </w:rPrChange>
              </w:rPr>
              <w:delText>9</w:delText>
            </w:r>
          </w:del>
          <w:r>
            <w:rPr>
              <w:rFonts w:hint="eastAsia" w:ascii="黑体" w:hAnsi="黑体" w:eastAsia="黑体" w:cs="黑体"/>
              <w:bCs/>
              <w:rPrChange w:id="603" w:author="chinble" w:date="2025-09-23T14:38:45Z">
                <w:rPr>
                  <w:rFonts w:hint="eastAsia"/>
                  <w:bCs/>
                </w:rPr>
              </w:rPrChange>
            </w:rPr>
            <w:t>.</w:t>
          </w:r>
          <w:ins w:id="604" w:author="chinble" w:date="2025-09-23T14:40:25Z">
            <w:r>
              <w:rPr>
                <w:rFonts w:hint="eastAsia" w:ascii="黑体" w:hAnsi="黑体" w:eastAsia="黑体" w:cs="黑体"/>
                <w:bCs/>
                <w:lang w:val="en-US" w:eastAsia="zh-CN"/>
              </w:rPr>
              <w:t>1</w:t>
            </w:r>
          </w:ins>
          <w:del w:id="605" w:author="chinble" w:date="2025-09-23T14:40:23Z">
            <w:r>
              <w:rPr>
                <w:rFonts w:hint="eastAsia" w:ascii="黑体" w:hAnsi="黑体" w:eastAsia="黑体" w:cs="黑体"/>
                <w:bCs/>
                <w:rPrChange w:id="606" w:author="chinble" w:date="2025-09-23T14:38:45Z">
                  <w:rPr>
                    <w:rFonts w:hint="eastAsia"/>
                    <w:bCs/>
                  </w:rPr>
                </w:rPrChange>
              </w:rPr>
              <w:delText>1</w:delText>
            </w:r>
          </w:del>
          <w:r>
            <w:rPr>
              <w:rFonts w:hint="eastAsia" w:ascii="黑体" w:hAnsi="黑体" w:eastAsia="黑体" w:cs="黑体"/>
              <w:bCs/>
              <w:rPrChange w:id="607" w:author="chinble" w:date="2025-09-23T14:38:45Z">
                <w:rPr>
                  <w:rFonts w:hint="eastAsia"/>
                  <w:bCs/>
                </w:rPr>
              </w:rPrChange>
            </w:rPr>
            <w:t>教学设施</w:t>
          </w:r>
          <w:r>
            <w:rPr>
              <w:rFonts w:hint="eastAsia" w:ascii="黑体" w:hAnsi="黑体" w:eastAsia="黑体" w:cs="黑体"/>
              <w:rPrChange w:id="608" w:author="chinble" w:date="2025-09-23T14:38:45Z">
                <w:rPr/>
              </w:rPrChange>
            </w:rPr>
            <w:tab/>
          </w:r>
          <w:r>
            <w:rPr>
              <w:rFonts w:hint="eastAsia" w:ascii="黑体" w:hAnsi="黑体" w:eastAsia="黑体" w:cs="黑体"/>
              <w:rPrChange w:id="609" w:author="chinble" w:date="2025-09-23T14:38:45Z">
                <w:rPr/>
              </w:rPrChange>
            </w:rPr>
            <w:fldChar w:fldCharType="begin"/>
          </w:r>
          <w:r>
            <w:rPr>
              <w:rFonts w:hint="eastAsia" w:ascii="黑体" w:hAnsi="黑体" w:eastAsia="黑体" w:cs="黑体"/>
              <w:rPrChange w:id="610" w:author="chinble" w:date="2025-09-23T14:38:45Z">
                <w:rPr/>
              </w:rPrChange>
            </w:rPr>
            <w:instrText xml:space="preserve"> PAGEREF _Toc26760 \h </w:instrText>
          </w:r>
          <w:r>
            <w:rPr>
              <w:rFonts w:hint="eastAsia" w:ascii="黑体" w:hAnsi="黑体" w:eastAsia="黑体" w:cs="黑体"/>
              <w:rPrChange w:id="611" w:author="chinble" w:date="2025-09-23T14:38:45Z">
                <w:rPr/>
              </w:rPrChange>
            </w:rPr>
            <w:fldChar w:fldCharType="separate"/>
          </w:r>
          <w:r>
            <w:rPr>
              <w:rFonts w:hint="eastAsia" w:ascii="黑体" w:hAnsi="黑体" w:eastAsia="黑体" w:cs="黑体"/>
              <w:rPrChange w:id="612" w:author="chinble" w:date="2025-09-23T14:38:45Z">
                <w:rPr/>
              </w:rPrChange>
            </w:rPr>
            <w:t>26</w:t>
          </w:r>
          <w:r>
            <w:rPr>
              <w:rFonts w:hint="eastAsia" w:ascii="黑体" w:hAnsi="黑体" w:eastAsia="黑体" w:cs="黑体"/>
              <w:rPrChange w:id="613" w:author="chinble" w:date="2025-09-23T14:38:45Z">
                <w:rPr/>
              </w:rPrChange>
            </w:rPr>
            <w:fldChar w:fldCharType="end"/>
          </w:r>
          <w:r>
            <w:rPr>
              <w:rFonts w:hint="eastAsia" w:ascii="黑体" w:hAnsi="黑体" w:eastAsia="黑体" w:cs="黑体"/>
              <w:rPrChange w:id="614" w:author="chinble" w:date="2025-09-23T14:38:45Z">
                <w:rPr/>
              </w:rPrChange>
            </w:rPr>
            <w:fldChar w:fldCharType="end"/>
          </w:r>
        </w:p>
        <w:p w14:paraId="3CE4935D">
          <w:pPr>
            <w:pStyle w:val="15"/>
            <w:tabs>
              <w:tab w:val="right" w:leader="dot" w:pos="9558"/>
              <w:tab w:val="clear" w:pos="8296"/>
            </w:tabs>
            <w:spacing w:line="240" w:lineRule="auto"/>
            <w:rPr>
              <w:rFonts w:hint="eastAsia" w:ascii="黑体" w:hAnsi="黑体" w:eastAsia="黑体" w:cs="黑体"/>
              <w:rPrChange w:id="615" w:author="chinble" w:date="2025-09-23T14:38:45Z">
                <w:rPr/>
              </w:rPrChange>
            </w:rPr>
          </w:pPr>
          <w:r>
            <w:rPr>
              <w:rFonts w:hint="eastAsia" w:ascii="黑体" w:hAnsi="黑体" w:eastAsia="黑体" w:cs="黑体"/>
              <w:rPrChange w:id="616" w:author="chinble" w:date="2025-09-23T14:38:45Z">
                <w:rPr/>
              </w:rPrChange>
            </w:rPr>
            <w:fldChar w:fldCharType="begin"/>
          </w:r>
          <w:r>
            <w:rPr>
              <w:rFonts w:hint="eastAsia" w:ascii="黑体" w:hAnsi="黑体" w:eastAsia="黑体" w:cs="黑体"/>
              <w:rPrChange w:id="617" w:author="chinble" w:date="2025-09-23T14:38:45Z">
                <w:rPr/>
              </w:rPrChange>
            </w:rPr>
            <w:instrText xml:space="preserve"> HYPERLINK \l _Toc22751 </w:instrText>
          </w:r>
          <w:r>
            <w:rPr>
              <w:rFonts w:hint="eastAsia" w:ascii="黑体" w:hAnsi="黑体" w:eastAsia="黑体" w:cs="黑体"/>
              <w:rPrChange w:id="618" w:author="chinble" w:date="2025-09-23T14:38:45Z">
                <w:rPr/>
              </w:rPrChange>
            </w:rPr>
            <w:fldChar w:fldCharType="separate"/>
          </w:r>
          <w:ins w:id="619" w:author="chinble" w:date="2025-09-23T14:16:04Z">
            <w:r>
              <w:rPr>
                <w:rFonts w:hint="eastAsia" w:ascii="黑体" w:hAnsi="黑体" w:eastAsia="黑体" w:cs="黑体"/>
                <w:lang w:val="en-US" w:eastAsia="zh-CN"/>
                <w:rPrChange w:id="620" w:author="chinble" w:date="2025-09-23T14:38:45Z">
                  <w:rPr>
                    <w:rFonts w:hint="eastAsia"/>
                    <w:lang w:val="en-US" w:eastAsia="zh-CN"/>
                  </w:rPr>
                </w:rPrChange>
              </w:rPr>
              <w:t>1</w:t>
            </w:r>
          </w:ins>
          <w:ins w:id="621" w:author="chinble" w:date="2025-09-23T14:16:05Z">
            <w:r>
              <w:rPr>
                <w:rFonts w:hint="eastAsia" w:ascii="黑体" w:hAnsi="黑体" w:eastAsia="黑体" w:cs="黑体"/>
                <w:lang w:val="en-US" w:eastAsia="zh-CN"/>
                <w:rPrChange w:id="622" w:author="chinble" w:date="2025-09-23T14:38:45Z">
                  <w:rPr>
                    <w:rFonts w:hint="eastAsia"/>
                    <w:lang w:val="en-US" w:eastAsia="zh-CN"/>
                  </w:rPr>
                </w:rPrChange>
              </w:rPr>
              <w:t>0</w:t>
            </w:r>
          </w:ins>
          <w:del w:id="623" w:author="chinble" w:date="2025-09-23T14:16:03Z">
            <w:r>
              <w:rPr>
                <w:rFonts w:hint="eastAsia" w:ascii="黑体" w:hAnsi="黑体" w:eastAsia="黑体" w:cs="黑体"/>
                <w:bCs/>
                <w:lang w:val="en-US" w:eastAsia="zh-CN"/>
                <w:rPrChange w:id="624" w:author="chinble" w:date="2025-09-23T14:38:45Z">
                  <w:rPr>
                    <w:rFonts w:hint="eastAsia"/>
                    <w:bCs/>
                    <w:lang w:val="en-US" w:eastAsia="zh-CN"/>
                  </w:rPr>
                </w:rPrChange>
              </w:rPr>
              <w:delText>9</w:delText>
            </w:r>
          </w:del>
          <w:r>
            <w:rPr>
              <w:rFonts w:hint="eastAsia" w:ascii="黑体" w:hAnsi="黑体" w:eastAsia="黑体" w:cs="黑体"/>
              <w:bCs/>
              <w:rPrChange w:id="625" w:author="chinble" w:date="2025-09-23T14:38:45Z">
                <w:rPr>
                  <w:rFonts w:hint="eastAsia"/>
                  <w:bCs/>
                </w:rPr>
              </w:rPrChange>
            </w:rPr>
            <w:t>.2教学资源</w:t>
          </w:r>
          <w:r>
            <w:rPr>
              <w:rFonts w:hint="eastAsia" w:ascii="黑体" w:hAnsi="黑体" w:eastAsia="黑体" w:cs="黑体"/>
              <w:rPrChange w:id="626" w:author="chinble" w:date="2025-09-23T14:38:45Z">
                <w:rPr/>
              </w:rPrChange>
            </w:rPr>
            <w:tab/>
          </w:r>
          <w:r>
            <w:rPr>
              <w:rFonts w:hint="eastAsia" w:ascii="黑体" w:hAnsi="黑体" w:eastAsia="黑体" w:cs="黑体"/>
              <w:rPrChange w:id="627" w:author="chinble" w:date="2025-09-23T14:38:45Z">
                <w:rPr/>
              </w:rPrChange>
            </w:rPr>
            <w:fldChar w:fldCharType="begin"/>
          </w:r>
          <w:r>
            <w:rPr>
              <w:rFonts w:hint="eastAsia" w:ascii="黑体" w:hAnsi="黑体" w:eastAsia="黑体" w:cs="黑体"/>
              <w:rPrChange w:id="628" w:author="chinble" w:date="2025-09-23T14:38:45Z">
                <w:rPr/>
              </w:rPrChange>
            </w:rPr>
            <w:instrText xml:space="preserve"> PAGEREF _Toc22751 \h </w:instrText>
          </w:r>
          <w:r>
            <w:rPr>
              <w:rFonts w:hint="eastAsia" w:ascii="黑体" w:hAnsi="黑体" w:eastAsia="黑体" w:cs="黑体"/>
              <w:rPrChange w:id="629" w:author="chinble" w:date="2025-09-23T14:38:45Z">
                <w:rPr/>
              </w:rPrChange>
            </w:rPr>
            <w:fldChar w:fldCharType="separate"/>
          </w:r>
          <w:r>
            <w:rPr>
              <w:rFonts w:hint="eastAsia" w:ascii="黑体" w:hAnsi="黑体" w:eastAsia="黑体" w:cs="黑体"/>
              <w:rPrChange w:id="630" w:author="chinble" w:date="2025-09-23T14:38:45Z">
                <w:rPr/>
              </w:rPrChange>
            </w:rPr>
            <w:t>28</w:t>
          </w:r>
          <w:r>
            <w:rPr>
              <w:rFonts w:hint="eastAsia" w:ascii="黑体" w:hAnsi="黑体" w:eastAsia="黑体" w:cs="黑体"/>
              <w:rPrChange w:id="631" w:author="chinble" w:date="2025-09-23T14:38:45Z">
                <w:rPr/>
              </w:rPrChange>
            </w:rPr>
            <w:fldChar w:fldCharType="end"/>
          </w:r>
          <w:r>
            <w:rPr>
              <w:rFonts w:hint="eastAsia" w:ascii="黑体" w:hAnsi="黑体" w:eastAsia="黑体" w:cs="黑体"/>
              <w:rPrChange w:id="632" w:author="chinble" w:date="2025-09-23T14:38:45Z">
                <w:rPr/>
              </w:rPrChange>
            </w:rPr>
            <w:fldChar w:fldCharType="end"/>
          </w:r>
        </w:p>
        <w:p w14:paraId="022CE695">
          <w:pPr>
            <w:pStyle w:val="14"/>
            <w:tabs>
              <w:tab w:val="right" w:leader="dot" w:pos="9558"/>
            </w:tabs>
            <w:rPr>
              <w:rFonts w:hint="eastAsia" w:ascii="黑体" w:hAnsi="黑体" w:eastAsia="黑体" w:cs="黑体"/>
              <w:rPrChange w:id="633" w:author="chinble" w:date="2025-09-23T14:38:45Z">
                <w:rPr/>
              </w:rPrChange>
            </w:rPr>
          </w:pPr>
          <w:r>
            <w:rPr>
              <w:rFonts w:hint="eastAsia" w:ascii="黑体" w:hAnsi="黑体" w:eastAsia="黑体" w:cs="黑体"/>
              <w:rPrChange w:id="634" w:author="chinble" w:date="2025-09-23T14:38:45Z">
                <w:rPr/>
              </w:rPrChange>
            </w:rPr>
            <w:fldChar w:fldCharType="begin"/>
          </w:r>
          <w:r>
            <w:rPr>
              <w:rFonts w:hint="eastAsia" w:ascii="黑体" w:hAnsi="黑体" w:eastAsia="黑体" w:cs="黑体"/>
              <w:rPrChange w:id="635" w:author="chinble" w:date="2025-09-23T14:38:45Z">
                <w:rPr/>
              </w:rPrChange>
            </w:rPr>
            <w:instrText xml:space="preserve"> HYPERLINK \l _Toc18432 </w:instrText>
          </w:r>
          <w:r>
            <w:rPr>
              <w:rFonts w:hint="eastAsia" w:ascii="黑体" w:hAnsi="黑体" w:eastAsia="黑体" w:cs="黑体"/>
              <w:rPrChange w:id="636" w:author="chinble" w:date="2025-09-23T14:38:45Z">
                <w:rPr/>
              </w:rPrChange>
            </w:rPr>
            <w:fldChar w:fldCharType="separate"/>
          </w:r>
          <w:r>
            <w:rPr>
              <w:rFonts w:hint="eastAsia" w:ascii="黑体" w:hAnsi="黑体" w:eastAsia="黑体" w:cs="黑体"/>
              <w:bCs/>
              <w:szCs w:val="18"/>
              <w:rPrChange w:id="637" w:author="chinble" w:date="2025-09-23T14:38:45Z">
                <w:rPr>
                  <w:rFonts w:hint="eastAsia" w:ascii="黑体" w:hAnsi="黑体" w:eastAsia="黑体"/>
                  <w:bCs/>
                  <w:szCs w:val="18"/>
                </w:rPr>
              </w:rPrChange>
            </w:rPr>
            <w:t>1</w:t>
          </w:r>
          <w:ins w:id="638" w:author="chinble" w:date="2025-09-23T14:16:11Z">
            <w:r>
              <w:rPr>
                <w:rFonts w:hint="eastAsia" w:ascii="黑体" w:hAnsi="黑体" w:eastAsia="黑体" w:cs="黑体"/>
                <w:bCs/>
                <w:szCs w:val="18"/>
                <w:lang w:val="en-US" w:eastAsia="zh-CN"/>
                <w:rPrChange w:id="639" w:author="chinble" w:date="2025-09-23T14:38:45Z">
                  <w:rPr>
                    <w:rFonts w:hint="eastAsia" w:ascii="黑体" w:hAnsi="黑体" w:eastAsia="黑体"/>
                    <w:bCs/>
                    <w:szCs w:val="18"/>
                    <w:lang w:val="en-US" w:eastAsia="zh-CN"/>
                  </w:rPr>
                </w:rPrChange>
              </w:rPr>
              <w:t>1</w:t>
            </w:r>
          </w:ins>
          <w:ins w:id="640" w:author="chinble" w:date="2025-09-23T14:40:38Z">
            <w:r>
              <w:rPr>
                <w:rFonts w:hint="eastAsia" w:ascii="黑体" w:hAnsi="黑体" w:eastAsia="黑体" w:cs="黑体"/>
                <w:bCs/>
                <w:szCs w:val="18"/>
                <w:lang w:val="en-US" w:eastAsia="zh-CN"/>
              </w:rPr>
              <w:t xml:space="preserve"> </w:t>
            </w:r>
          </w:ins>
          <w:del w:id="641" w:author="chinble" w:date="2025-09-23T14:16:15Z">
            <w:r>
              <w:rPr>
                <w:rFonts w:hint="eastAsia" w:ascii="黑体" w:hAnsi="黑体" w:eastAsia="黑体" w:cs="黑体"/>
                <w:bCs/>
                <w:szCs w:val="18"/>
                <w:lang w:val="en-US" w:eastAsia="zh-CN"/>
                <w:rPrChange w:id="642" w:author="chinble" w:date="2025-09-23T14:38:45Z">
                  <w:rPr>
                    <w:rFonts w:hint="eastAsia" w:ascii="黑体" w:hAnsi="黑体" w:eastAsia="黑体"/>
                    <w:bCs/>
                    <w:szCs w:val="18"/>
                    <w:lang w:val="en-US" w:eastAsia="zh-CN"/>
                  </w:rPr>
                </w:rPrChange>
              </w:rPr>
              <w:delText>0</w:delText>
            </w:r>
          </w:del>
          <w:r>
            <w:rPr>
              <w:rFonts w:hint="eastAsia" w:ascii="黑体" w:hAnsi="黑体" w:eastAsia="黑体" w:cs="黑体"/>
              <w:bCs/>
              <w:szCs w:val="18"/>
              <w:rPrChange w:id="643" w:author="chinble" w:date="2025-09-23T14:38:45Z">
                <w:rPr>
                  <w:rFonts w:hint="eastAsia" w:ascii="黑体" w:hAnsi="黑体" w:eastAsia="黑体"/>
                  <w:bCs/>
                  <w:szCs w:val="18"/>
                </w:rPr>
              </w:rPrChange>
            </w:rPr>
            <w:t>质量保障</w:t>
          </w:r>
          <w:r>
            <w:rPr>
              <w:rFonts w:hint="eastAsia" w:ascii="黑体" w:hAnsi="黑体" w:eastAsia="黑体" w:cs="黑体"/>
              <w:rPrChange w:id="644" w:author="chinble" w:date="2025-09-23T14:38:45Z">
                <w:rPr/>
              </w:rPrChange>
            </w:rPr>
            <w:tab/>
          </w:r>
          <w:r>
            <w:rPr>
              <w:rFonts w:hint="eastAsia" w:ascii="黑体" w:hAnsi="黑体" w:eastAsia="黑体" w:cs="黑体"/>
              <w:rPrChange w:id="645" w:author="chinble" w:date="2025-09-23T14:38:45Z">
                <w:rPr/>
              </w:rPrChange>
            </w:rPr>
            <w:fldChar w:fldCharType="begin"/>
          </w:r>
          <w:r>
            <w:rPr>
              <w:rFonts w:hint="eastAsia" w:ascii="黑体" w:hAnsi="黑体" w:eastAsia="黑体" w:cs="黑体"/>
              <w:rPrChange w:id="646" w:author="chinble" w:date="2025-09-23T14:38:45Z">
                <w:rPr/>
              </w:rPrChange>
            </w:rPr>
            <w:instrText xml:space="preserve"> PAGEREF _Toc18432 \h </w:instrText>
          </w:r>
          <w:r>
            <w:rPr>
              <w:rFonts w:hint="eastAsia" w:ascii="黑体" w:hAnsi="黑体" w:eastAsia="黑体" w:cs="黑体"/>
              <w:rPrChange w:id="647" w:author="chinble" w:date="2025-09-23T14:38:45Z">
                <w:rPr/>
              </w:rPrChange>
            </w:rPr>
            <w:fldChar w:fldCharType="separate"/>
          </w:r>
          <w:r>
            <w:rPr>
              <w:rFonts w:hint="eastAsia" w:ascii="黑体" w:hAnsi="黑体" w:eastAsia="黑体" w:cs="黑体"/>
              <w:rPrChange w:id="648" w:author="chinble" w:date="2025-09-23T14:38:45Z">
                <w:rPr/>
              </w:rPrChange>
            </w:rPr>
            <w:t>30</w:t>
          </w:r>
          <w:r>
            <w:rPr>
              <w:rFonts w:hint="eastAsia" w:ascii="黑体" w:hAnsi="黑体" w:eastAsia="黑体" w:cs="黑体"/>
              <w:rPrChange w:id="649" w:author="chinble" w:date="2025-09-23T14:38:45Z">
                <w:rPr/>
              </w:rPrChange>
            </w:rPr>
            <w:fldChar w:fldCharType="end"/>
          </w:r>
          <w:r>
            <w:rPr>
              <w:rFonts w:hint="eastAsia" w:ascii="黑体" w:hAnsi="黑体" w:eastAsia="黑体" w:cs="黑体"/>
              <w:rPrChange w:id="650" w:author="chinble" w:date="2025-09-23T14:38:45Z">
                <w:rPr/>
              </w:rPrChange>
            </w:rPr>
            <w:fldChar w:fldCharType="end"/>
          </w:r>
        </w:p>
        <w:p w14:paraId="4151F43D">
          <w:pPr>
            <w:pStyle w:val="14"/>
            <w:tabs>
              <w:tab w:val="right" w:leader="dot" w:pos="9558"/>
            </w:tabs>
            <w:rPr>
              <w:rFonts w:hint="eastAsia" w:ascii="黑体" w:hAnsi="黑体" w:eastAsia="黑体" w:cs="黑体"/>
              <w:rPrChange w:id="651" w:author="chinble" w:date="2025-09-23T14:38:45Z">
                <w:rPr/>
              </w:rPrChange>
            </w:rPr>
          </w:pPr>
          <w:r>
            <w:rPr>
              <w:rFonts w:hint="eastAsia" w:ascii="黑体" w:hAnsi="黑体" w:eastAsia="黑体" w:cs="黑体"/>
              <w:rPrChange w:id="652" w:author="chinble" w:date="2025-09-23T14:38:45Z">
                <w:rPr/>
              </w:rPrChange>
            </w:rPr>
            <w:fldChar w:fldCharType="begin"/>
          </w:r>
          <w:r>
            <w:rPr>
              <w:rFonts w:hint="eastAsia" w:ascii="黑体" w:hAnsi="黑体" w:eastAsia="黑体" w:cs="黑体"/>
              <w:rPrChange w:id="653" w:author="chinble" w:date="2025-09-23T14:38:45Z">
                <w:rPr/>
              </w:rPrChange>
            </w:rPr>
            <w:instrText xml:space="preserve"> HYPERLINK \l _Toc18099 </w:instrText>
          </w:r>
          <w:r>
            <w:rPr>
              <w:rFonts w:hint="eastAsia" w:ascii="黑体" w:hAnsi="黑体" w:eastAsia="黑体" w:cs="黑体"/>
              <w:rPrChange w:id="654" w:author="chinble" w:date="2025-09-23T14:38:45Z">
                <w:rPr/>
              </w:rPrChange>
            </w:rPr>
            <w:fldChar w:fldCharType="separate"/>
          </w:r>
          <w:r>
            <w:rPr>
              <w:rFonts w:hint="eastAsia" w:ascii="黑体" w:hAnsi="黑体" w:eastAsia="黑体" w:cs="黑体"/>
              <w:bCs/>
              <w:szCs w:val="18"/>
              <w:rPrChange w:id="655" w:author="chinble" w:date="2025-09-23T14:38:45Z">
                <w:rPr>
                  <w:rFonts w:hint="eastAsia" w:ascii="黑体" w:hAnsi="黑体" w:eastAsia="黑体"/>
                  <w:bCs/>
                  <w:szCs w:val="18"/>
                </w:rPr>
              </w:rPrChange>
            </w:rPr>
            <w:t>1</w:t>
          </w:r>
          <w:ins w:id="656" w:author="chinble" w:date="2025-09-23T14:16:21Z">
            <w:r>
              <w:rPr>
                <w:rFonts w:hint="eastAsia" w:ascii="黑体" w:hAnsi="黑体" w:eastAsia="黑体" w:cs="黑体"/>
                <w:bCs/>
                <w:szCs w:val="18"/>
                <w:lang w:val="en-US" w:eastAsia="zh-CN"/>
                <w:rPrChange w:id="657" w:author="chinble" w:date="2025-09-23T14:38:45Z">
                  <w:rPr>
                    <w:rFonts w:hint="eastAsia" w:ascii="黑体" w:hAnsi="黑体" w:eastAsia="黑体"/>
                    <w:bCs/>
                    <w:szCs w:val="18"/>
                    <w:lang w:val="en-US" w:eastAsia="zh-CN"/>
                  </w:rPr>
                </w:rPrChange>
              </w:rPr>
              <w:t>2</w:t>
            </w:r>
          </w:ins>
          <w:ins w:id="658" w:author="chinble" w:date="2025-09-23T14:41:35Z">
            <w:r>
              <w:rPr>
                <w:rFonts w:hint="eastAsia" w:ascii="黑体" w:hAnsi="黑体" w:eastAsia="黑体" w:cs="黑体"/>
                <w:bCs/>
                <w:szCs w:val="18"/>
                <w:lang w:val="en-US" w:eastAsia="zh-CN"/>
              </w:rPr>
              <w:t xml:space="preserve"> </w:t>
            </w:r>
          </w:ins>
          <w:del w:id="659" w:author="chinble" w:date="2025-09-23T14:16:19Z">
            <w:r>
              <w:rPr>
                <w:rFonts w:hint="eastAsia" w:ascii="黑体" w:hAnsi="黑体" w:eastAsia="黑体" w:cs="黑体"/>
                <w:bCs/>
                <w:szCs w:val="18"/>
                <w:lang w:val="en-US" w:eastAsia="zh-CN"/>
                <w:rPrChange w:id="660" w:author="chinble" w:date="2025-09-23T14:38:45Z">
                  <w:rPr>
                    <w:rFonts w:hint="eastAsia" w:ascii="黑体" w:hAnsi="黑体" w:eastAsia="黑体"/>
                    <w:bCs/>
                    <w:szCs w:val="18"/>
                    <w:lang w:val="en-US" w:eastAsia="zh-CN"/>
                  </w:rPr>
                </w:rPrChange>
              </w:rPr>
              <w:delText>1</w:delText>
            </w:r>
          </w:del>
          <w:r>
            <w:rPr>
              <w:rFonts w:hint="eastAsia" w:ascii="黑体" w:hAnsi="黑体" w:eastAsia="黑体" w:cs="黑体"/>
              <w:bCs/>
              <w:szCs w:val="18"/>
              <w:rPrChange w:id="661" w:author="chinble" w:date="2025-09-23T14:38:45Z">
                <w:rPr>
                  <w:rFonts w:hint="eastAsia" w:ascii="黑体" w:hAnsi="黑体" w:eastAsia="黑体"/>
                  <w:bCs/>
                  <w:szCs w:val="18"/>
                </w:rPr>
              </w:rPrChange>
            </w:rPr>
            <w:t>毕业要求</w:t>
          </w:r>
          <w:r>
            <w:rPr>
              <w:rFonts w:hint="eastAsia" w:ascii="黑体" w:hAnsi="黑体" w:eastAsia="黑体" w:cs="黑体"/>
              <w:rPrChange w:id="662" w:author="chinble" w:date="2025-09-23T14:38:45Z">
                <w:rPr/>
              </w:rPrChange>
            </w:rPr>
            <w:tab/>
          </w:r>
          <w:r>
            <w:rPr>
              <w:rFonts w:hint="eastAsia" w:ascii="黑体" w:hAnsi="黑体" w:eastAsia="黑体" w:cs="黑体"/>
              <w:rPrChange w:id="663" w:author="chinble" w:date="2025-09-23T14:38:45Z">
                <w:rPr/>
              </w:rPrChange>
            </w:rPr>
            <w:fldChar w:fldCharType="begin"/>
          </w:r>
          <w:r>
            <w:rPr>
              <w:rFonts w:hint="eastAsia" w:ascii="黑体" w:hAnsi="黑体" w:eastAsia="黑体" w:cs="黑体"/>
              <w:rPrChange w:id="664" w:author="chinble" w:date="2025-09-23T14:38:45Z">
                <w:rPr/>
              </w:rPrChange>
            </w:rPr>
            <w:instrText xml:space="preserve"> PAGEREF _Toc18099 \h </w:instrText>
          </w:r>
          <w:r>
            <w:rPr>
              <w:rFonts w:hint="eastAsia" w:ascii="黑体" w:hAnsi="黑体" w:eastAsia="黑体" w:cs="黑体"/>
              <w:rPrChange w:id="665" w:author="chinble" w:date="2025-09-23T14:38:45Z">
                <w:rPr/>
              </w:rPrChange>
            </w:rPr>
            <w:fldChar w:fldCharType="separate"/>
          </w:r>
          <w:r>
            <w:rPr>
              <w:rFonts w:hint="eastAsia" w:ascii="黑体" w:hAnsi="黑体" w:eastAsia="黑体" w:cs="黑体"/>
              <w:rPrChange w:id="666" w:author="chinble" w:date="2025-09-23T14:38:45Z">
                <w:rPr/>
              </w:rPrChange>
            </w:rPr>
            <w:t>30</w:t>
          </w:r>
          <w:r>
            <w:rPr>
              <w:rFonts w:hint="eastAsia" w:ascii="黑体" w:hAnsi="黑体" w:eastAsia="黑体" w:cs="黑体"/>
              <w:rPrChange w:id="667" w:author="chinble" w:date="2025-09-23T14:38:45Z">
                <w:rPr/>
              </w:rPrChange>
            </w:rPr>
            <w:fldChar w:fldCharType="end"/>
          </w:r>
          <w:r>
            <w:rPr>
              <w:rFonts w:hint="eastAsia" w:ascii="黑体" w:hAnsi="黑体" w:eastAsia="黑体" w:cs="黑体"/>
              <w:rPrChange w:id="668" w:author="chinble" w:date="2025-09-23T14:38:45Z">
                <w:rPr/>
              </w:rPrChange>
            </w:rPr>
            <w:fldChar w:fldCharType="end"/>
          </w:r>
        </w:p>
        <w:p w14:paraId="355CB8AC">
          <w:pPr>
            <w:pStyle w:val="15"/>
            <w:tabs>
              <w:tab w:val="right" w:leader="dot" w:pos="9558"/>
              <w:tab w:val="clear" w:pos="8296"/>
            </w:tabs>
            <w:spacing w:line="240" w:lineRule="auto"/>
            <w:rPr>
              <w:rFonts w:hint="eastAsia" w:ascii="黑体" w:hAnsi="黑体" w:eastAsia="黑体" w:cs="黑体"/>
              <w:rPrChange w:id="669" w:author="chinble" w:date="2025-09-23T14:38:45Z">
                <w:rPr/>
              </w:rPrChange>
            </w:rPr>
          </w:pPr>
          <w:r>
            <w:rPr>
              <w:rFonts w:hint="eastAsia" w:ascii="黑体" w:hAnsi="黑体" w:eastAsia="黑体" w:cs="黑体"/>
              <w:rPrChange w:id="670" w:author="chinble" w:date="2025-09-23T14:38:45Z">
                <w:rPr/>
              </w:rPrChange>
            </w:rPr>
            <w:fldChar w:fldCharType="begin"/>
          </w:r>
          <w:r>
            <w:rPr>
              <w:rFonts w:hint="eastAsia" w:ascii="黑体" w:hAnsi="黑体" w:eastAsia="黑体" w:cs="黑体"/>
              <w:rPrChange w:id="671" w:author="chinble" w:date="2025-09-23T14:38:45Z">
                <w:rPr/>
              </w:rPrChange>
            </w:rPr>
            <w:instrText xml:space="preserve"> HYPERLINK \l _Toc29320 </w:instrText>
          </w:r>
          <w:r>
            <w:rPr>
              <w:rFonts w:hint="eastAsia" w:ascii="黑体" w:hAnsi="黑体" w:eastAsia="黑体" w:cs="黑体"/>
              <w:rPrChange w:id="672" w:author="chinble" w:date="2025-09-23T14:38:45Z">
                <w:rPr/>
              </w:rPrChange>
            </w:rPr>
            <w:fldChar w:fldCharType="separate"/>
          </w:r>
          <w:r>
            <w:rPr>
              <w:rFonts w:hint="eastAsia" w:ascii="黑体" w:hAnsi="黑体" w:eastAsia="黑体" w:cs="黑体"/>
              <w:bCs/>
              <w:rPrChange w:id="673" w:author="chinble" w:date="2025-09-23T14:38:45Z">
                <w:rPr>
                  <w:rFonts w:hint="eastAsia"/>
                  <w:bCs/>
                </w:rPr>
              </w:rPrChange>
            </w:rPr>
            <w:t>1</w:t>
          </w:r>
          <w:ins w:id="674" w:author="chinble" w:date="2025-09-23T14:16:26Z">
            <w:r>
              <w:rPr>
                <w:rFonts w:hint="eastAsia" w:ascii="黑体" w:hAnsi="黑体" w:eastAsia="黑体" w:cs="黑体"/>
                <w:bCs/>
                <w:lang w:val="en-US" w:eastAsia="zh-CN"/>
                <w:rPrChange w:id="675" w:author="chinble" w:date="2025-09-23T14:38:45Z">
                  <w:rPr>
                    <w:rFonts w:hint="eastAsia"/>
                    <w:bCs/>
                    <w:lang w:val="en-US" w:eastAsia="zh-CN"/>
                  </w:rPr>
                </w:rPrChange>
              </w:rPr>
              <w:t>2</w:t>
            </w:r>
          </w:ins>
          <w:del w:id="676" w:author="chinble" w:date="2025-09-23T14:16:25Z">
            <w:r>
              <w:rPr>
                <w:rFonts w:hint="eastAsia" w:ascii="黑体" w:hAnsi="黑体" w:eastAsia="黑体" w:cs="黑体"/>
                <w:bCs/>
                <w:lang w:val="en-US" w:eastAsia="zh-CN"/>
                <w:rPrChange w:id="677" w:author="chinble" w:date="2025-09-23T14:38:45Z">
                  <w:rPr>
                    <w:rFonts w:hint="eastAsia"/>
                    <w:bCs/>
                    <w:lang w:val="en-US" w:eastAsia="zh-CN"/>
                  </w:rPr>
                </w:rPrChange>
              </w:rPr>
              <w:delText>1</w:delText>
            </w:r>
          </w:del>
          <w:r>
            <w:rPr>
              <w:rFonts w:hint="eastAsia" w:ascii="黑体" w:hAnsi="黑体" w:eastAsia="黑体" w:cs="黑体"/>
              <w:bCs/>
              <w:rPrChange w:id="678" w:author="chinble" w:date="2025-09-23T14:38:45Z">
                <w:rPr>
                  <w:rFonts w:hint="eastAsia"/>
                  <w:bCs/>
                </w:rPr>
              </w:rPrChange>
            </w:rPr>
            <w:t>.</w:t>
          </w:r>
          <w:ins w:id="679" w:author="chinble" w:date="2025-09-23T14:47:36Z">
            <w:r>
              <w:rPr>
                <w:rFonts w:hint="eastAsia" w:ascii="黑体" w:hAnsi="黑体" w:eastAsia="黑体" w:cs="黑体"/>
                <w:bCs/>
                <w:lang w:val="en-US" w:eastAsia="zh-CN"/>
              </w:rPr>
              <w:t>1</w:t>
            </w:r>
          </w:ins>
          <w:del w:id="680" w:author="chinble" w:date="2025-09-23T14:47:35Z">
            <w:r>
              <w:rPr>
                <w:rFonts w:hint="eastAsia" w:ascii="黑体" w:hAnsi="黑体" w:eastAsia="黑体" w:cs="黑体"/>
                <w:bCs/>
                <w:rPrChange w:id="681" w:author="chinble" w:date="2025-09-23T14:38:45Z">
                  <w:rPr>
                    <w:rFonts w:hint="eastAsia"/>
                    <w:bCs/>
                  </w:rPr>
                </w:rPrChange>
              </w:rPr>
              <w:delText>1</w:delText>
            </w:r>
          </w:del>
          <w:r>
            <w:rPr>
              <w:rFonts w:hint="eastAsia" w:ascii="黑体" w:hAnsi="黑体" w:eastAsia="黑体" w:cs="黑体"/>
              <w:bCs/>
              <w:rPrChange w:id="682" w:author="chinble" w:date="2025-09-23T14:38:45Z">
                <w:rPr>
                  <w:rFonts w:hint="eastAsia"/>
                  <w:bCs/>
                </w:rPr>
              </w:rPrChange>
            </w:rPr>
            <w:t>毕业要求</w:t>
          </w:r>
          <w:r>
            <w:rPr>
              <w:rFonts w:hint="eastAsia" w:ascii="黑体" w:hAnsi="黑体" w:eastAsia="黑体" w:cs="黑体"/>
              <w:rPrChange w:id="683" w:author="chinble" w:date="2025-09-23T14:38:45Z">
                <w:rPr/>
              </w:rPrChange>
            </w:rPr>
            <w:tab/>
          </w:r>
          <w:r>
            <w:rPr>
              <w:rFonts w:hint="eastAsia" w:ascii="黑体" w:hAnsi="黑体" w:eastAsia="黑体" w:cs="黑体"/>
              <w:rPrChange w:id="684" w:author="chinble" w:date="2025-09-23T14:38:45Z">
                <w:rPr/>
              </w:rPrChange>
            </w:rPr>
            <w:fldChar w:fldCharType="begin"/>
          </w:r>
          <w:r>
            <w:rPr>
              <w:rFonts w:hint="eastAsia" w:ascii="黑体" w:hAnsi="黑体" w:eastAsia="黑体" w:cs="黑体"/>
              <w:rPrChange w:id="685" w:author="chinble" w:date="2025-09-23T14:38:45Z">
                <w:rPr/>
              </w:rPrChange>
            </w:rPr>
            <w:instrText xml:space="preserve"> PAGEREF _Toc29320 \h </w:instrText>
          </w:r>
          <w:r>
            <w:rPr>
              <w:rFonts w:hint="eastAsia" w:ascii="黑体" w:hAnsi="黑体" w:eastAsia="黑体" w:cs="黑体"/>
              <w:rPrChange w:id="686" w:author="chinble" w:date="2025-09-23T14:38:45Z">
                <w:rPr/>
              </w:rPrChange>
            </w:rPr>
            <w:fldChar w:fldCharType="separate"/>
          </w:r>
          <w:r>
            <w:rPr>
              <w:rFonts w:hint="eastAsia" w:ascii="黑体" w:hAnsi="黑体" w:eastAsia="黑体" w:cs="黑体"/>
              <w:rPrChange w:id="687" w:author="chinble" w:date="2025-09-23T14:38:45Z">
                <w:rPr/>
              </w:rPrChange>
            </w:rPr>
            <w:t>30</w:t>
          </w:r>
          <w:r>
            <w:rPr>
              <w:rFonts w:hint="eastAsia" w:ascii="黑体" w:hAnsi="黑体" w:eastAsia="黑体" w:cs="黑体"/>
              <w:rPrChange w:id="688" w:author="chinble" w:date="2025-09-23T14:38:45Z">
                <w:rPr/>
              </w:rPrChange>
            </w:rPr>
            <w:fldChar w:fldCharType="end"/>
          </w:r>
          <w:r>
            <w:rPr>
              <w:rFonts w:hint="eastAsia" w:ascii="黑体" w:hAnsi="黑体" w:eastAsia="黑体" w:cs="黑体"/>
              <w:rPrChange w:id="689" w:author="chinble" w:date="2025-09-23T14:38:45Z">
                <w:rPr/>
              </w:rPrChange>
            </w:rPr>
            <w:fldChar w:fldCharType="end"/>
          </w:r>
        </w:p>
        <w:p w14:paraId="018688B7">
          <w:pPr>
            <w:pStyle w:val="15"/>
            <w:tabs>
              <w:tab w:val="right" w:leader="dot" w:pos="9558"/>
              <w:tab w:val="clear" w:pos="8296"/>
            </w:tabs>
            <w:spacing w:line="240" w:lineRule="auto"/>
            <w:rPr>
              <w:rFonts w:hint="eastAsia" w:ascii="黑体" w:hAnsi="黑体" w:eastAsia="黑体" w:cs="黑体"/>
              <w:rPrChange w:id="690" w:author="chinble" w:date="2025-09-23T14:38:45Z">
                <w:rPr/>
              </w:rPrChange>
            </w:rPr>
          </w:pPr>
          <w:r>
            <w:rPr>
              <w:rFonts w:hint="eastAsia" w:ascii="黑体" w:hAnsi="黑体" w:eastAsia="黑体" w:cs="黑体"/>
              <w:rPrChange w:id="691" w:author="chinble" w:date="2025-09-23T14:38:45Z">
                <w:rPr/>
              </w:rPrChange>
            </w:rPr>
            <w:fldChar w:fldCharType="begin"/>
          </w:r>
          <w:r>
            <w:rPr>
              <w:rFonts w:hint="eastAsia" w:ascii="黑体" w:hAnsi="黑体" w:eastAsia="黑体" w:cs="黑体"/>
              <w:rPrChange w:id="692" w:author="chinble" w:date="2025-09-23T14:38:45Z">
                <w:rPr/>
              </w:rPrChange>
            </w:rPr>
            <w:instrText xml:space="preserve"> HYPERLINK \l _Toc4777 </w:instrText>
          </w:r>
          <w:r>
            <w:rPr>
              <w:rFonts w:hint="eastAsia" w:ascii="黑体" w:hAnsi="黑体" w:eastAsia="黑体" w:cs="黑体"/>
              <w:rPrChange w:id="693" w:author="chinble" w:date="2025-09-23T14:38:45Z">
                <w:rPr/>
              </w:rPrChange>
            </w:rPr>
            <w:fldChar w:fldCharType="separate"/>
          </w:r>
          <w:r>
            <w:rPr>
              <w:rFonts w:hint="eastAsia" w:ascii="黑体" w:hAnsi="黑体" w:eastAsia="黑体" w:cs="黑体"/>
              <w:bCs/>
              <w:rPrChange w:id="694" w:author="chinble" w:date="2025-09-23T14:38:45Z">
                <w:rPr>
                  <w:rFonts w:hint="eastAsia"/>
                  <w:bCs/>
                </w:rPr>
              </w:rPrChange>
            </w:rPr>
            <w:t>1</w:t>
          </w:r>
          <w:ins w:id="695" w:author="chinble" w:date="2025-09-23T14:16:29Z">
            <w:r>
              <w:rPr>
                <w:rFonts w:hint="eastAsia" w:ascii="黑体" w:hAnsi="黑体" w:eastAsia="黑体" w:cs="黑体"/>
                <w:bCs/>
                <w:lang w:val="en-US" w:eastAsia="zh-CN"/>
                <w:rPrChange w:id="696" w:author="chinble" w:date="2025-09-23T14:38:45Z">
                  <w:rPr>
                    <w:rFonts w:hint="eastAsia"/>
                    <w:bCs/>
                    <w:lang w:val="en-US" w:eastAsia="zh-CN"/>
                  </w:rPr>
                </w:rPrChange>
              </w:rPr>
              <w:t>2</w:t>
            </w:r>
          </w:ins>
          <w:del w:id="697" w:author="chinble" w:date="2025-09-23T14:16:28Z">
            <w:r>
              <w:rPr>
                <w:rFonts w:hint="eastAsia" w:ascii="黑体" w:hAnsi="黑体" w:eastAsia="黑体" w:cs="黑体"/>
                <w:bCs/>
                <w:lang w:val="en-US" w:eastAsia="zh-CN"/>
                <w:rPrChange w:id="698" w:author="chinble" w:date="2025-09-23T14:38:45Z">
                  <w:rPr>
                    <w:rFonts w:hint="eastAsia"/>
                    <w:bCs/>
                    <w:lang w:val="en-US" w:eastAsia="zh-CN"/>
                  </w:rPr>
                </w:rPrChange>
              </w:rPr>
              <w:delText>1</w:delText>
            </w:r>
          </w:del>
          <w:r>
            <w:rPr>
              <w:rFonts w:hint="eastAsia" w:ascii="黑体" w:hAnsi="黑体" w:eastAsia="黑体" w:cs="黑体"/>
              <w:bCs/>
              <w:rPrChange w:id="699" w:author="chinble" w:date="2025-09-23T14:38:45Z">
                <w:rPr>
                  <w:rFonts w:hint="eastAsia"/>
                  <w:bCs/>
                </w:rPr>
              </w:rPrChange>
            </w:rPr>
            <w:t>.2学习评价</w:t>
          </w:r>
          <w:r>
            <w:rPr>
              <w:rFonts w:hint="eastAsia" w:ascii="黑体" w:hAnsi="黑体" w:eastAsia="黑体" w:cs="黑体"/>
              <w:rPrChange w:id="700" w:author="chinble" w:date="2025-09-23T14:38:45Z">
                <w:rPr/>
              </w:rPrChange>
            </w:rPr>
            <w:tab/>
          </w:r>
          <w:r>
            <w:rPr>
              <w:rFonts w:hint="eastAsia" w:ascii="黑体" w:hAnsi="黑体" w:eastAsia="黑体" w:cs="黑体"/>
              <w:rPrChange w:id="701" w:author="chinble" w:date="2025-09-23T14:38:45Z">
                <w:rPr/>
              </w:rPrChange>
            </w:rPr>
            <w:fldChar w:fldCharType="begin"/>
          </w:r>
          <w:r>
            <w:rPr>
              <w:rFonts w:hint="eastAsia" w:ascii="黑体" w:hAnsi="黑体" w:eastAsia="黑体" w:cs="黑体"/>
              <w:rPrChange w:id="702" w:author="chinble" w:date="2025-09-23T14:38:45Z">
                <w:rPr/>
              </w:rPrChange>
            </w:rPr>
            <w:instrText xml:space="preserve"> PAGEREF _Toc4777 \h </w:instrText>
          </w:r>
          <w:r>
            <w:rPr>
              <w:rFonts w:hint="eastAsia" w:ascii="黑体" w:hAnsi="黑体" w:eastAsia="黑体" w:cs="黑体"/>
              <w:rPrChange w:id="703" w:author="chinble" w:date="2025-09-23T14:38:45Z">
                <w:rPr/>
              </w:rPrChange>
            </w:rPr>
            <w:fldChar w:fldCharType="separate"/>
          </w:r>
          <w:r>
            <w:rPr>
              <w:rFonts w:hint="eastAsia" w:ascii="黑体" w:hAnsi="黑体" w:eastAsia="黑体" w:cs="黑体"/>
              <w:rPrChange w:id="704" w:author="chinble" w:date="2025-09-23T14:38:45Z">
                <w:rPr/>
              </w:rPrChange>
            </w:rPr>
            <w:t>30</w:t>
          </w:r>
          <w:r>
            <w:rPr>
              <w:rFonts w:hint="eastAsia" w:ascii="黑体" w:hAnsi="黑体" w:eastAsia="黑体" w:cs="黑体"/>
              <w:rPrChange w:id="705" w:author="chinble" w:date="2025-09-23T14:38:45Z">
                <w:rPr/>
              </w:rPrChange>
            </w:rPr>
            <w:fldChar w:fldCharType="end"/>
          </w:r>
          <w:r>
            <w:rPr>
              <w:rFonts w:hint="eastAsia" w:ascii="黑体" w:hAnsi="黑体" w:eastAsia="黑体" w:cs="黑体"/>
              <w:rPrChange w:id="706" w:author="chinble" w:date="2025-09-23T14:38:45Z">
                <w:rPr/>
              </w:rPrChange>
            </w:rPr>
            <w:fldChar w:fldCharType="end"/>
          </w:r>
        </w:p>
        <w:p w14:paraId="1D39FB71">
          <w:pPr>
            <w:pStyle w:val="14"/>
            <w:tabs>
              <w:tab w:val="right" w:leader="dot" w:pos="9558"/>
            </w:tabs>
            <w:rPr>
              <w:rFonts w:hint="eastAsia" w:ascii="黑体" w:hAnsi="黑体" w:eastAsia="黑体" w:cs="黑体"/>
              <w:rPrChange w:id="707" w:author="chinble" w:date="2025-09-23T14:38:45Z">
                <w:rPr/>
              </w:rPrChange>
            </w:rPr>
          </w:pPr>
          <w:r>
            <w:rPr>
              <w:rFonts w:hint="eastAsia" w:ascii="黑体" w:hAnsi="黑体" w:eastAsia="黑体" w:cs="黑体"/>
              <w:rPrChange w:id="708" w:author="chinble" w:date="2025-09-23T14:38:45Z">
                <w:rPr/>
              </w:rPrChange>
            </w:rPr>
            <w:fldChar w:fldCharType="begin"/>
          </w:r>
          <w:r>
            <w:rPr>
              <w:rFonts w:hint="eastAsia" w:ascii="黑体" w:hAnsi="黑体" w:eastAsia="黑体" w:cs="黑体"/>
              <w:rPrChange w:id="709" w:author="chinble" w:date="2025-09-23T14:38:45Z">
                <w:rPr/>
              </w:rPrChange>
            </w:rPr>
            <w:instrText xml:space="preserve"> HYPERLINK \l _Toc13593 </w:instrText>
          </w:r>
          <w:r>
            <w:rPr>
              <w:rFonts w:hint="eastAsia" w:ascii="黑体" w:hAnsi="黑体" w:eastAsia="黑体" w:cs="黑体"/>
              <w:rPrChange w:id="710" w:author="chinble" w:date="2025-09-23T14:38:45Z">
                <w:rPr/>
              </w:rPrChange>
            </w:rPr>
            <w:fldChar w:fldCharType="separate"/>
          </w:r>
          <w:r>
            <w:rPr>
              <w:rFonts w:hint="eastAsia" w:ascii="黑体" w:hAnsi="黑体" w:eastAsia="黑体" w:cs="黑体"/>
              <w:bCs/>
              <w:szCs w:val="18"/>
              <w:rPrChange w:id="711" w:author="chinble" w:date="2025-09-23T14:38:45Z">
                <w:rPr>
                  <w:rFonts w:hint="eastAsia" w:ascii="黑体" w:hAnsi="黑体" w:eastAsia="黑体"/>
                  <w:bCs/>
                  <w:szCs w:val="18"/>
                </w:rPr>
              </w:rPrChange>
            </w:rPr>
            <w:t>1</w:t>
          </w:r>
          <w:ins w:id="712" w:author="chinble" w:date="2025-09-23T14:16:49Z">
            <w:r>
              <w:rPr>
                <w:rFonts w:hint="eastAsia" w:ascii="黑体" w:hAnsi="黑体" w:eastAsia="黑体" w:cs="黑体"/>
                <w:bCs/>
                <w:szCs w:val="18"/>
                <w:lang w:val="en-US" w:eastAsia="zh-CN"/>
                <w:rPrChange w:id="713" w:author="chinble" w:date="2025-09-23T14:38:45Z">
                  <w:rPr>
                    <w:rFonts w:hint="eastAsia" w:ascii="黑体" w:hAnsi="黑体" w:eastAsia="黑体"/>
                    <w:bCs/>
                    <w:szCs w:val="18"/>
                    <w:lang w:val="en-US" w:eastAsia="zh-CN"/>
                  </w:rPr>
                </w:rPrChange>
              </w:rPr>
              <w:t>3</w:t>
            </w:r>
          </w:ins>
          <w:ins w:id="714" w:author="chinble" w:date="2025-09-23T14:43:01Z">
            <w:r>
              <w:rPr>
                <w:rFonts w:hint="eastAsia" w:ascii="黑体" w:hAnsi="黑体" w:eastAsia="黑体" w:cs="黑体"/>
                <w:bCs/>
                <w:szCs w:val="18"/>
                <w:lang w:val="en-US" w:eastAsia="zh-CN"/>
              </w:rPr>
              <w:t xml:space="preserve"> </w:t>
            </w:r>
          </w:ins>
          <w:del w:id="715" w:author="chinble" w:date="2025-09-23T14:16:34Z">
            <w:r>
              <w:rPr>
                <w:rFonts w:hint="eastAsia" w:ascii="黑体" w:hAnsi="黑体" w:eastAsia="黑体" w:cs="黑体"/>
                <w:bCs/>
                <w:szCs w:val="18"/>
                <w:lang w:val="en-US" w:eastAsia="zh-CN"/>
                <w:rPrChange w:id="716" w:author="chinble" w:date="2025-09-23T14:38:45Z">
                  <w:rPr>
                    <w:rFonts w:hint="eastAsia" w:ascii="黑体" w:hAnsi="黑体" w:eastAsia="黑体"/>
                    <w:bCs/>
                    <w:szCs w:val="18"/>
                    <w:lang w:val="en-US" w:eastAsia="zh-CN"/>
                  </w:rPr>
                </w:rPrChange>
              </w:rPr>
              <w:delText>2</w:delText>
            </w:r>
          </w:del>
          <w:r>
            <w:rPr>
              <w:rFonts w:hint="eastAsia" w:ascii="黑体" w:hAnsi="黑体" w:eastAsia="黑体" w:cs="黑体"/>
              <w:bCs/>
              <w:szCs w:val="18"/>
              <w:rPrChange w:id="717" w:author="chinble" w:date="2025-09-23T14:38:45Z">
                <w:rPr>
                  <w:rFonts w:hint="eastAsia" w:ascii="黑体" w:hAnsi="黑体" w:eastAsia="黑体"/>
                  <w:bCs/>
                  <w:szCs w:val="18"/>
                </w:rPr>
              </w:rPrChange>
            </w:rPr>
            <w:t>方案实施要求</w:t>
          </w:r>
          <w:r>
            <w:rPr>
              <w:rFonts w:hint="eastAsia" w:ascii="黑体" w:hAnsi="黑体" w:eastAsia="黑体" w:cs="黑体"/>
              <w:rPrChange w:id="718" w:author="chinble" w:date="2025-09-23T14:38:45Z">
                <w:rPr/>
              </w:rPrChange>
            </w:rPr>
            <w:tab/>
          </w:r>
          <w:r>
            <w:rPr>
              <w:rFonts w:hint="eastAsia" w:ascii="黑体" w:hAnsi="黑体" w:eastAsia="黑体" w:cs="黑体"/>
              <w:rPrChange w:id="719" w:author="chinble" w:date="2025-09-23T14:38:45Z">
                <w:rPr/>
              </w:rPrChange>
            </w:rPr>
            <w:fldChar w:fldCharType="begin"/>
          </w:r>
          <w:r>
            <w:rPr>
              <w:rFonts w:hint="eastAsia" w:ascii="黑体" w:hAnsi="黑体" w:eastAsia="黑体" w:cs="黑体"/>
              <w:rPrChange w:id="720" w:author="chinble" w:date="2025-09-23T14:38:45Z">
                <w:rPr/>
              </w:rPrChange>
            </w:rPr>
            <w:instrText xml:space="preserve"> PAGEREF _Toc13593 \h </w:instrText>
          </w:r>
          <w:r>
            <w:rPr>
              <w:rFonts w:hint="eastAsia" w:ascii="黑体" w:hAnsi="黑体" w:eastAsia="黑体" w:cs="黑体"/>
              <w:rPrChange w:id="721" w:author="chinble" w:date="2025-09-23T14:38:45Z">
                <w:rPr/>
              </w:rPrChange>
            </w:rPr>
            <w:fldChar w:fldCharType="separate"/>
          </w:r>
          <w:r>
            <w:rPr>
              <w:rFonts w:hint="eastAsia" w:ascii="黑体" w:hAnsi="黑体" w:eastAsia="黑体" w:cs="黑体"/>
              <w:rPrChange w:id="722" w:author="chinble" w:date="2025-09-23T14:38:45Z">
                <w:rPr/>
              </w:rPrChange>
            </w:rPr>
            <w:t>31</w:t>
          </w:r>
          <w:r>
            <w:rPr>
              <w:rFonts w:hint="eastAsia" w:ascii="黑体" w:hAnsi="黑体" w:eastAsia="黑体" w:cs="黑体"/>
              <w:rPrChange w:id="723" w:author="chinble" w:date="2025-09-23T14:38:45Z">
                <w:rPr/>
              </w:rPrChange>
            </w:rPr>
            <w:fldChar w:fldCharType="end"/>
          </w:r>
          <w:r>
            <w:rPr>
              <w:rFonts w:hint="eastAsia" w:ascii="黑体" w:hAnsi="黑体" w:eastAsia="黑体" w:cs="黑体"/>
              <w:rPrChange w:id="724" w:author="chinble" w:date="2025-09-23T14:38:45Z">
                <w:rPr/>
              </w:rPrChange>
            </w:rPr>
            <w:fldChar w:fldCharType="end"/>
          </w:r>
        </w:p>
        <w:p w14:paraId="33425C20">
          <w:pPr>
            <w:pStyle w:val="14"/>
            <w:tabs>
              <w:tab w:val="right" w:leader="dot" w:pos="9558"/>
            </w:tabs>
            <w:rPr>
              <w:rFonts w:hint="eastAsia" w:ascii="黑体" w:hAnsi="黑体" w:eastAsia="黑体" w:cs="黑体"/>
              <w:rPrChange w:id="725" w:author="chinble" w:date="2025-09-23T14:38:45Z">
                <w:rPr/>
              </w:rPrChange>
            </w:rPr>
          </w:pPr>
          <w:r>
            <w:rPr>
              <w:rFonts w:hint="eastAsia" w:ascii="黑体" w:hAnsi="黑体" w:eastAsia="黑体" w:cs="黑体"/>
              <w:rPrChange w:id="726" w:author="chinble" w:date="2025-09-23T14:38:45Z">
                <w:rPr/>
              </w:rPrChange>
            </w:rPr>
            <w:fldChar w:fldCharType="begin"/>
          </w:r>
          <w:r>
            <w:rPr>
              <w:rFonts w:hint="eastAsia" w:ascii="黑体" w:hAnsi="黑体" w:eastAsia="黑体" w:cs="黑体"/>
              <w:rPrChange w:id="727" w:author="chinble" w:date="2025-09-23T14:38:45Z">
                <w:rPr/>
              </w:rPrChange>
            </w:rPr>
            <w:instrText xml:space="preserve"> HYPERLINK \l _Toc15429 </w:instrText>
          </w:r>
          <w:r>
            <w:rPr>
              <w:rFonts w:hint="eastAsia" w:ascii="黑体" w:hAnsi="黑体" w:eastAsia="黑体" w:cs="黑体"/>
              <w:rPrChange w:id="728" w:author="chinble" w:date="2025-09-23T14:38:45Z">
                <w:rPr/>
              </w:rPrChange>
            </w:rPr>
            <w:fldChar w:fldCharType="separate"/>
          </w:r>
          <w:r>
            <w:rPr>
              <w:rFonts w:hint="eastAsia" w:ascii="黑体" w:hAnsi="黑体" w:eastAsia="黑体" w:cs="黑体"/>
              <w:bCs/>
              <w:szCs w:val="18"/>
              <w:rPrChange w:id="729" w:author="chinble" w:date="2025-09-23T14:38:45Z">
                <w:rPr>
                  <w:rFonts w:hint="eastAsia" w:ascii="黑体" w:hAnsi="黑体" w:eastAsia="黑体"/>
                  <w:bCs/>
                  <w:szCs w:val="18"/>
                </w:rPr>
              </w:rPrChange>
            </w:rPr>
            <w:t>1</w:t>
          </w:r>
          <w:ins w:id="730" w:author="chinble" w:date="2025-09-23T14:16:44Z">
            <w:r>
              <w:rPr>
                <w:rFonts w:hint="eastAsia" w:ascii="黑体" w:hAnsi="黑体" w:eastAsia="黑体" w:cs="黑体"/>
                <w:bCs/>
                <w:szCs w:val="18"/>
                <w:lang w:val="en-US" w:eastAsia="zh-CN"/>
                <w:rPrChange w:id="731" w:author="chinble" w:date="2025-09-23T14:38:45Z">
                  <w:rPr>
                    <w:rFonts w:hint="eastAsia" w:ascii="黑体" w:hAnsi="黑体" w:eastAsia="黑体"/>
                    <w:bCs/>
                    <w:szCs w:val="18"/>
                    <w:lang w:val="en-US" w:eastAsia="zh-CN"/>
                  </w:rPr>
                </w:rPrChange>
              </w:rPr>
              <w:t>4</w:t>
            </w:r>
          </w:ins>
          <w:del w:id="732" w:author="chinble" w:date="2025-09-23T14:16:40Z">
            <w:r>
              <w:rPr>
                <w:rFonts w:hint="eastAsia" w:ascii="黑体" w:hAnsi="黑体" w:eastAsia="黑体" w:cs="黑体"/>
                <w:bCs/>
                <w:szCs w:val="18"/>
                <w:lang w:val="en-US" w:eastAsia="zh-CN"/>
                <w:rPrChange w:id="733" w:author="chinble" w:date="2025-09-23T14:38:45Z">
                  <w:rPr>
                    <w:rFonts w:hint="eastAsia" w:ascii="黑体" w:hAnsi="黑体" w:eastAsia="黑体"/>
                    <w:bCs/>
                    <w:szCs w:val="18"/>
                    <w:lang w:val="en-US" w:eastAsia="zh-CN"/>
                  </w:rPr>
                </w:rPrChange>
              </w:rPr>
              <w:delText>3</w:delText>
            </w:r>
          </w:del>
          <w:r>
            <w:rPr>
              <w:rFonts w:hint="eastAsia" w:ascii="黑体" w:hAnsi="黑体" w:eastAsia="黑体" w:cs="黑体"/>
              <w:bCs/>
              <w:szCs w:val="18"/>
              <w:rPrChange w:id="734" w:author="chinble" w:date="2025-09-23T14:38:45Z">
                <w:rPr>
                  <w:rFonts w:hint="eastAsia" w:ascii="黑体" w:hAnsi="黑体" w:eastAsia="黑体"/>
                  <w:bCs/>
                  <w:szCs w:val="18"/>
                </w:rPr>
              </w:rPrChange>
            </w:rPr>
            <w:t>附</w:t>
          </w:r>
          <w:r>
            <w:rPr>
              <w:rFonts w:hint="eastAsia" w:ascii="黑体" w:hAnsi="黑体" w:eastAsia="黑体" w:cs="黑体"/>
              <w:bCs/>
              <w:szCs w:val="18"/>
              <w:lang w:val="en-US" w:eastAsia="zh-CN"/>
              <w:rPrChange w:id="735" w:author="chinble" w:date="2025-09-23T14:38:45Z">
                <w:rPr>
                  <w:rFonts w:hint="eastAsia" w:ascii="黑体" w:hAnsi="黑体" w:eastAsia="黑体"/>
                  <w:bCs/>
                  <w:szCs w:val="18"/>
                  <w:lang w:val="en-US" w:eastAsia="zh-CN"/>
                </w:rPr>
              </w:rPrChange>
            </w:rPr>
            <w:t>件</w:t>
          </w:r>
          <w:r>
            <w:rPr>
              <w:rFonts w:hint="eastAsia" w:ascii="黑体" w:hAnsi="黑体" w:eastAsia="黑体" w:cs="黑体"/>
              <w:rPrChange w:id="736" w:author="chinble" w:date="2025-09-23T14:38:45Z">
                <w:rPr/>
              </w:rPrChange>
            </w:rPr>
            <w:tab/>
          </w:r>
          <w:r>
            <w:rPr>
              <w:rFonts w:hint="eastAsia" w:ascii="黑体" w:hAnsi="黑体" w:eastAsia="黑体" w:cs="黑体"/>
              <w:rPrChange w:id="737" w:author="chinble" w:date="2025-09-23T14:38:45Z">
                <w:rPr/>
              </w:rPrChange>
            </w:rPr>
            <w:fldChar w:fldCharType="begin"/>
          </w:r>
          <w:r>
            <w:rPr>
              <w:rFonts w:hint="eastAsia" w:ascii="黑体" w:hAnsi="黑体" w:eastAsia="黑体" w:cs="黑体"/>
              <w:rPrChange w:id="738" w:author="chinble" w:date="2025-09-23T14:38:45Z">
                <w:rPr/>
              </w:rPrChange>
            </w:rPr>
            <w:instrText xml:space="preserve"> PAGEREF _Toc15429 \h </w:instrText>
          </w:r>
          <w:r>
            <w:rPr>
              <w:rFonts w:hint="eastAsia" w:ascii="黑体" w:hAnsi="黑体" w:eastAsia="黑体" w:cs="黑体"/>
              <w:rPrChange w:id="739" w:author="chinble" w:date="2025-09-23T14:38:45Z">
                <w:rPr/>
              </w:rPrChange>
            </w:rPr>
            <w:fldChar w:fldCharType="separate"/>
          </w:r>
          <w:r>
            <w:rPr>
              <w:rFonts w:hint="eastAsia" w:ascii="黑体" w:hAnsi="黑体" w:eastAsia="黑体" w:cs="黑体"/>
              <w:rPrChange w:id="740" w:author="chinble" w:date="2025-09-23T14:38:45Z">
                <w:rPr/>
              </w:rPrChange>
            </w:rPr>
            <w:t>31</w:t>
          </w:r>
          <w:r>
            <w:rPr>
              <w:rFonts w:hint="eastAsia" w:ascii="黑体" w:hAnsi="黑体" w:eastAsia="黑体" w:cs="黑体"/>
              <w:rPrChange w:id="741" w:author="chinble" w:date="2025-09-23T14:38:45Z">
                <w:rPr/>
              </w:rPrChange>
            </w:rPr>
            <w:fldChar w:fldCharType="end"/>
          </w:r>
          <w:r>
            <w:rPr>
              <w:rFonts w:hint="eastAsia" w:ascii="黑体" w:hAnsi="黑体" w:eastAsia="黑体" w:cs="黑体"/>
              <w:rPrChange w:id="742" w:author="chinble" w:date="2025-09-23T14:38:45Z">
                <w:rPr/>
              </w:rPrChange>
            </w:rPr>
            <w:fldChar w:fldCharType="end"/>
          </w:r>
        </w:p>
        <w:p w14:paraId="5CA95E84">
          <w:pPr>
            <w:pStyle w:val="14"/>
            <w:tabs>
              <w:tab w:val="right" w:leader="dot" w:pos="9558"/>
            </w:tabs>
            <w:rPr>
              <w:rFonts w:hint="eastAsia" w:ascii="黑体" w:hAnsi="黑体" w:eastAsia="黑体" w:cs="黑体"/>
              <w:rPrChange w:id="743" w:author="chinble" w:date="2025-09-23T14:38:45Z">
                <w:rPr/>
              </w:rPrChange>
            </w:rPr>
          </w:pPr>
          <w:r>
            <w:rPr>
              <w:rFonts w:hint="eastAsia" w:ascii="黑体" w:hAnsi="黑体" w:eastAsia="黑体" w:cs="黑体"/>
              <w:rPrChange w:id="744" w:author="chinble" w:date="2025-09-23T14:38:45Z">
                <w:rPr/>
              </w:rPrChange>
            </w:rPr>
            <w:fldChar w:fldCharType="begin"/>
          </w:r>
          <w:r>
            <w:rPr>
              <w:rFonts w:hint="eastAsia" w:ascii="黑体" w:hAnsi="黑体" w:eastAsia="黑体" w:cs="黑体"/>
              <w:rPrChange w:id="745" w:author="chinble" w:date="2025-09-23T14:38:45Z">
                <w:rPr/>
              </w:rPrChange>
            </w:rPr>
            <w:instrText xml:space="preserve"> HYPERLINK \l _Toc13947 </w:instrText>
          </w:r>
          <w:r>
            <w:rPr>
              <w:rFonts w:hint="eastAsia" w:ascii="黑体" w:hAnsi="黑体" w:eastAsia="黑体" w:cs="黑体"/>
              <w:rPrChange w:id="746" w:author="chinble" w:date="2025-09-23T14:38:45Z">
                <w:rPr/>
              </w:rPrChange>
            </w:rPr>
            <w:fldChar w:fldCharType="separate"/>
          </w:r>
          <w:r>
            <w:rPr>
              <w:rFonts w:hint="eastAsia" w:ascii="黑体" w:hAnsi="黑体" w:eastAsia="黑体" w:cs="黑体"/>
              <w:szCs w:val="18"/>
              <w:rPrChange w:id="747" w:author="chinble" w:date="2025-09-23T14:38:45Z">
                <w:rPr>
                  <w:rFonts w:hint="eastAsia"/>
                  <w:szCs w:val="18"/>
                </w:rPr>
              </w:rPrChange>
            </w:rPr>
            <w:t>附件1:</w:t>
          </w:r>
          <w:r>
            <w:rPr>
              <w:rFonts w:hint="eastAsia" w:ascii="黑体" w:hAnsi="黑体" w:eastAsia="黑体" w:cs="黑体"/>
              <w:szCs w:val="18"/>
              <w:lang w:val="en-US" w:eastAsia="zh-CN"/>
              <w:rPrChange w:id="748" w:author="chinble" w:date="2025-09-23T14:38:45Z">
                <w:rPr>
                  <w:rFonts w:hint="eastAsia"/>
                  <w:szCs w:val="18"/>
                  <w:lang w:val="en-US" w:eastAsia="zh-CN"/>
                </w:rPr>
              </w:rPrChange>
            </w:rPr>
            <w:t xml:space="preserve"> </w:t>
          </w:r>
          <w:r>
            <w:rPr>
              <w:rFonts w:hint="eastAsia" w:ascii="黑体" w:hAnsi="黑体" w:eastAsia="黑体" w:cs="黑体"/>
              <w:szCs w:val="18"/>
              <w:rPrChange w:id="749" w:author="chinble" w:date="2025-09-23T14:38:45Z">
                <w:rPr>
                  <w:rFonts w:hint="eastAsia"/>
                  <w:szCs w:val="18"/>
                </w:rPr>
              </w:rPrChange>
            </w:rPr>
            <w:t>2025 级</w:t>
          </w:r>
          <w:r>
            <w:rPr>
              <w:rFonts w:hint="eastAsia" w:ascii="黑体" w:hAnsi="黑体" w:eastAsia="黑体" w:cs="黑体"/>
              <w:szCs w:val="18"/>
              <w:lang w:val="en-US" w:eastAsia="zh-CN"/>
              <w:rPrChange w:id="750" w:author="chinble" w:date="2025-09-23T14:38:45Z">
                <w:rPr>
                  <w:rFonts w:hint="eastAsia"/>
                  <w:szCs w:val="18"/>
                  <w:lang w:val="en-US" w:eastAsia="zh-CN"/>
                </w:rPr>
              </w:rPrChange>
            </w:rPr>
            <w:t>服装陈列与展示设计</w:t>
          </w:r>
          <w:r>
            <w:rPr>
              <w:rFonts w:hint="eastAsia" w:ascii="黑体" w:hAnsi="黑体" w:eastAsia="黑体" w:cs="黑体"/>
              <w:szCs w:val="18"/>
              <w:rPrChange w:id="751" w:author="chinble" w:date="2025-09-23T14:38:45Z">
                <w:rPr>
                  <w:rFonts w:hint="eastAsia"/>
                  <w:szCs w:val="18"/>
                </w:rPr>
              </w:rPrChange>
            </w:rPr>
            <w:t>专业人才培养方案论证书</w:t>
          </w:r>
          <w:r>
            <w:rPr>
              <w:rFonts w:hint="eastAsia" w:ascii="黑体" w:hAnsi="黑体" w:eastAsia="黑体" w:cs="黑体"/>
              <w:rPrChange w:id="752" w:author="chinble" w:date="2025-09-23T14:38:45Z">
                <w:rPr/>
              </w:rPrChange>
            </w:rPr>
            <w:tab/>
          </w:r>
          <w:r>
            <w:rPr>
              <w:rFonts w:hint="eastAsia" w:ascii="黑体" w:hAnsi="黑体" w:eastAsia="黑体" w:cs="黑体"/>
              <w:rPrChange w:id="753" w:author="chinble" w:date="2025-09-23T14:38:45Z">
                <w:rPr/>
              </w:rPrChange>
            </w:rPr>
            <w:fldChar w:fldCharType="begin"/>
          </w:r>
          <w:r>
            <w:rPr>
              <w:rFonts w:hint="eastAsia" w:ascii="黑体" w:hAnsi="黑体" w:eastAsia="黑体" w:cs="黑体"/>
              <w:rPrChange w:id="754" w:author="chinble" w:date="2025-09-23T14:38:45Z">
                <w:rPr/>
              </w:rPrChange>
            </w:rPr>
            <w:instrText xml:space="preserve"> PAGEREF _Toc13947 \h </w:instrText>
          </w:r>
          <w:r>
            <w:rPr>
              <w:rFonts w:hint="eastAsia" w:ascii="黑体" w:hAnsi="黑体" w:eastAsia="黑体" w:cs="黑体"/>
              <w:rPrChange w:id="755" w:author="chinble" w:date="2025-09-23T14:38:45Z">
                <w:rPr/>
              </w:rPrChange>
            </w:rPr>
            <w:fldChar w:fldCharType="separate"/>
          </w:r>
          <w:r>
            <w:rPr>
              <w:rFonts w:hint="eastAsia" w:ascii="黑体" w:hAnsi="黑体" w:eastAsia="黑体" w:cs="黑体"/>
              <w:rPrChange w:id="756" w:author="chinble" w:date="2025-09-23T14:38:45Z">
                <w:rPr/>
              </w:rPrChange>
            </w:rPr>
            <w:t>31</w:t>
          </w:r>
          <w:r>
            <w:rPr>
              <w:rFonts w:hint="eastAsia" w:ascii="黑体" w:hAnsi="黑体" w:eastAsia="黑体" w:cs="黑体"/>
              <w:rPrChange w:id="757" w:author="chinble" w:date="2025-09-23T14:38:45Z">
                <w:rPr/>
              </w:rPrChange>
            </w:rPr>
            <w:fldChar w:fldCharType="end"/>
          </w:r>
          <w:r>
            <w:rPr>
              <w:rFonts w:hint="eastAsia" w:ascii="黑体" w:hAnsi="黑体" w:eastAsia="黑体" w:cs="黑体"/>
              <w:rPrChange w:id="758" w:author="chinble" w:date="2025-09-23T14:38:45Z">
                <w:rPr/>
              </w:rPrChange>
            </w:rPr>
            <w:fldChar w:fldCharType="end"/>
          </w:r>
        </w:p>
        <w:p w14:paraId="57AD611C">
          <w:pPr>
            <w:pStyle w:val="14"/>
            <w:tabs>
              <w:tab w:val="right" w:leader="dot" w:pos="9558"/>
            </w:tabs>
          </w:pPr>
          <w:r>
            <w:rPr>
              <w:rFonts w:hint="eastAsia" w:ascii="黑体" w:hAnsi="黑体" w:eastAsia="黑体" w:cs="黑体"/>
              <w:rPrChange w:id="759" w:author="chinble" w:date="2025-09-23T14:38:45Z">
                <w:rPr/>
              </w:rPrChange>
            </w:rPr>
            <w:fldChar w:fldCharType="begin"/>
          </w:r>
          <w:r>
            <w:rPr>
              <w:rFonts w:hint="eastAsia" w:ascii="黑体" w:hAnsi="黑体" w:eastAsia="黑体" w:cs="黑体"/>
              <w:rPrChange w:id="760" w:author="chinble" w:date="2025-09-23T14:38:45Z">
                <w:rPr/>
              </w:rPrChange>
            </w:rPr>
            <w:instrText xml:space="preserve"> HYPERLINK \l _Toc18205 </w:instrText>
          </w:r>
          <w:r>
            <w:rPr>
              <w:rFonts w:hint="eastAsia" w:ascii="黑体" w:hAnsi="黑体" w:eastAsia="黑体" w:cs="黑体"/>
              <w:rPrChange w:id="761" w:author="chinble" w:date="2025-09-23T14:38:45Z">
                <w:rPr/>
              </w:rPrChange>
            </w:rPr>
            <w:fldChar w:fldCharType="separate"/>
          </w:r>
          <w:r>
            <w:rPr>
              <w:rFonts w:hint="eastAsia" w:ascii="黑体" w:hAnsi="黑体" w:eastAsia="黑体" w:cs="黑体"/>
              <w:szCs w:val="18"/>
              <w:rPrChange w:id="762" w:author="chinble" w:date="2025-09-23T14:38:45Z">
                <w:rPr>
                  <w:rFonts w:hint="eastAsia"/>
                  <w:szCs w:val="18"/>
                </w:rPr>
              </w:rPrChange>
            </w:rPr>
            <w:t>附件2:</w:t>
          </w:r>
          <w:r>
            <w:rPr>
              <w:rFonts w:hint="eastAsia" w:ascii="黑体" w:hAnsi="黑体" w:eastAsia="黑体" w:cs="黑体"/>
              <w:szCs w:val="18"/>
              <w:lang w:val="en-US" w:eastAsia="zh-CN"/>
              <w:rPrChange w:id="763" w:author="chinble" w:date="2025-09-23T14:38:45Z">
                <w:rPr>
                  <w:rFonts w:hint="eastAsia"/>
                  <w:szCs w:val="18"/>
                  <w:lang w:val="en-US" w:eastAsia="zh-CN"/>
                </w:rPr>
              </w:rPrChange>
            </w:rPr>
            <w:t xml:space="preserve"> </w:t>
          </w:r>
          <w:r>
            <w:rPr>
              <w:rFonts w:hint="eastAsia" w:ascii="黑体" w:hAnsi="黑体" w:eastAsia="黑体" w:cs="黑体"/>
              <w:szCs w:val="18"/>
              <w:rPrChange w:id="764" w:author="chinble" w:date="2025-09-23T14:38:45Z">
                <w:rPr>
                  <w:rFonts w:hint="eastAsia"/>
                  <w:szCs w:val="18"/>
                </w:rPr>
              </w:rPrChange>
            </w:rPr>
            <w:t>2025 级</w:t>
          </w:r>
          <w:r>
            <w:rPr>
              <w:rFonts w:hint="eastAsia" w:ascii="黑体" w:hAnsi="黑体" w:eastAsia="黑体" w:cs="黑体"/>
              <w:szCs w:val="18"/>
              <w:lang w:val="en-US" w:eastAsia="zh-CN"/>
              <w:rPrChange w:id="765" w:author="chinble" w:date="2025-09-23T14:38:45Z">
                <w:rPr>
                  <w:rFonts w:hint="eastAsia"/>
                  <w:szCs w:val="18"/>
                  <w:lang w:val="en-US" w:eastAsia="zh-CN"/>
                </w:rPr>
              </w:rPrChange>
            </w:rPr>
            <w:t>服装陈列与展示设计</w:t>
          </w:r>
          <w:r>
            <w:rPr>
              <w:rFonts w:hint="eastAsia" w:ascii="黑体" w:hAnsi="黑体" w:eastAsia="黑体" w:cs="黑体"/>
              <w:szCs w:val="18"/>
              <w:rPrChange w:id="766" w:author="chinble" w:date="2025-09-23T14:38:45Z">
                <w:rPr>
                  <w:rFonts w:hint="eastAsia"/>
                  <w:szCs w:val="18"/>
                </w:rPr>
              </w:rPrChange>
            </w:rPr>
            <w:t>专业人才培养方案审批表</w:t>
          </w:r>
          <w:r>
            <w:rPr>
              <w:rFonts w:hint="eastAsia" w:ascii="黑体" w:hAnsi="黑体" w:eastAsia="黑体" w:cs="黑体"/>
              <w:rPrChange w:id="767" w:author="chinble" w:date="2025-09-23T14:38:45Z">
                <w:rPr/>
              </w:rPrChange>
            </w:rPr>
            <w:tab/>
          </w:r>
          <w:r>
            <w:rPr>
              <w:rFonts w:hint="eastAsia" w:ascii="黑体" w:hAnsi="黑体" w:eastAsia="黑体" w:cs="黑体"/>
              <w:rPrChange w:id="768" w:author="chinble" w:date="2025-09-23T14:38:45Z">
                <w:rPr/>
              </w:rPrChange>
            </w:rPr>
            <w:fldChar w:fldCharType="begin"/>
          </w:r>
          <w:r>
            <w:rPr>
              <w:rFonts w:hint="eastAsia" w:ascii="黑体" w:hAnsi="黑体" w:eastAsia="黑体" w:cs="黑体"/>
              <w:rPrChange w:id="769" w:author="chinble" w:date="2025-09-23T14:38:45Z">
                <w:rPr/>
              </w:rPrChange>
            </w:rPr>
            <w:instrText xml:space="preserve"> PAGEREF _Toc18205 \h </w:instrText>
          </w:r>
          <w:r>
            <w:rPr>
              <w:rFonts w:hint="eastAsia" w:ascii="黑体" w:hAnsi="黑体" w:eastAsia="黑体" w:cs="黑体"/>
              <w:rPrChange w:id="770" w:author="chinble" w:date="2025-09-23T14:38:45Z">
                <w:rPr/>
              </w:rPrChange>
            </w:rPr>
            <w:fldChar w:fldCharType="separate"/>
          </w:r>
          <w:r>
            <w:rPr>
              <w:rFonts w:hint="eastAsia" w:ascii="黑体" w:hAnsi="黑体" w:eastAsia="黑体" w:cs="黑体"/>
              <w:rPrChange w:id="771" w:author="chinble" w:date="2025-09-23T14:38:45Z">
                <w:rPr/>
              </w:rPrChange>
            </w:rPr>
            <w:t>31</w:t>
          </w:r>
          <w:r>
            <w:rPr>
              <w:rFonts w:hint="eastAsia" w:ascii="黑体" w:hAnsi="黑体" w:eastAsia="黑体" w:cs="黑体"/>
              <w:rPrChange w:id="772" w:author="chinble" w:date="2025-09-23T14:38:45Z">
                <w:rPr/>
              </w:rPrChange>
            </w:rPr>
            <w:fldChar w:fldCharType="end"/>
          </w:r>
          <w:r>
            <w:rPr>
              <w:rFonts w:hint="eastAsia" w:ascii="黑体" w:hAnsi="黑体" w:eastAsia="黑体" w:cs="黑体"/>
              <w:rPrChange w:id="773" w:author="chinble" w:date="2025-09-23T14:38:45Z">
                <w:rPr/>
              </w:rPrChange>
            </w:rPr>
            <w:fldChar w:fldCharType="end"/>
          </w:r>
        </w:p>
        <w:p w14:paraId="6942B0EA">
          <w:r>
            <w:fldChar w:fldCharType="end"/>
          </w:r>
        </w:p>
      </w:sdtContent>
    </w:sdt>
    <w:p w14:paraId="70AB41CE">
      <w:pPr>
        <w:rPr>
          <w:rFonts w:ascii="仿宋_GB2312" w:eastAsia="仿宋_GB2312"/>
          <w:sz w:val="32"/>
          <w:szCs w:val="32"/>
        </w:rPr>
      </w:pPr>
      <w:r>
        <w:rPr>
          <w:rFonts w:ascii="仿宋_GB2312" w:eastAsia="仿宋_GB2312"/>
          <w:sz w:val="32"/>
          <w:szCs w:val="32"/>
        </w:rPr>
        <w:br w:type="page"/>
      </w:r>
    </w:p>
    <w:p w14:paraId="0895F3CF">
      <w:pPr>
        <w:spacing w:line="360" w:lineRule="auto"/>
        <w:outlineLvl w:val="0"/>
        <w:rPr>
          <w:rFonts w:ascii="黑体" w:hAnsi="黑体" w:eastAsia="黑体"/>
          <w:b/>
          <w:bCs/>
          <w:color w:val="auto"/>
          <w:sz w:val="28"/>
          <w:szCs w:val="18"/>
        </w:rPr>
      </w:pPr>
      <w:bookmarkStart w:id="11" w:name="_Toc29284"/>
      <w:bookmarkStart w:id="12" w:name="_Toc32403"/>
      <w:bookmarkStart w:id="13" w:name="_Toc6526"/>
      <w:bookmarkStart w:id="14" w:name="_Toc29661"/>
      <w:bookmarkStart w:id="15" w:name="_Toc18034"/>
      <w:bookmarkStart w:id="16" w:name="_Toc9529"/>
      <w:bookmarkStart w:id="17" w:name="_Toc16234"/>
      <w:bookmarkStart w:id="18" w:name="_Toc24492"/>
      <w:r>
        <w:rPr>
          <w:rFonts w:hint="eastAsia" w:ascii="黑体" w:hAnsi="黑体" w:eastAsia="黑体"/>
          <w:b/>
          <w:bCs/>
          <w:color w:val="auto"/>
          <w:sz w:val="28"/>
          <w:szCs w:val="18"/>
        </w:rPr>
        <w:t>1 专业名称</w:t>
      </w:r>
      <w:r>
        <w:rPr>
          <w:rFonts w:hint="eastAsia" w:ascii="黑体" w:hAnsi="黑体" w:eastAsia="黑体"/>
          <w:b/>
          <w:bCs/>
          <w:color w:val="auto"/>
          <w:sz w:val="28"/>
          <w:szCs w:val="18"/>
          <w:lang w:eastAsia="zh-CN"/>
        </w:rPr>
        <w:t>（</w:t>
      </w:r>
      <w:r>
        <w:rPr>
          <w:rFonts w:hint="eastAsia" w:ascii="黑体" w:hAnsi="黑体" w:eastAsia="黑体"/>
          <w:b/>
          <w:bCs/>
          <w:color w:val="auto"/>
          <w:sz w:val="28"/>
          <w:szCs w:val="18"/>
          <w:lang w:val="en-US" w:eastAsia="zh-CN"/>
        </w:rPr>
        <w:t>专业代码</w:t>
      </w:r>
      <w:r>
        <w:rPr>
          <w:rFonts w:hint="eastAsia" w:ascii="黑体" w:hAnsi="黑体" w:eastAsia="黑体"/>
          <w:b/>
          <w:bCs/>
          <w:color w:val="auto"/>
          <w:sz w:val="28"/>
          <w:szCs w:val="18"/>
          <w:lang w:eastAsia="zh-CN"/>
        </w:rPr>
        <w:t>）</w:t>
      </w:r>
      <w:bookmarkEnd w:id="11"/>
      <w:bookmarkEnd w:id="12"/>
      <w:bookmarkEnd w:id="13"/>
      <w:bookmarkEnd w:id="14"/>
      <w:bookmarkEnd w:id="15"/>
      <w:bookmarkEnd w:id="16"/>
      <w:bookmarkEnd w:id="17"/>
      <w:bookmarkEnd w:id="18"/>
    </w:p>
    <w:p w14:paraId="3647C688">
      <w:pPr>
        <w:adjustRightInd w:val="0"/>
        <w:snapToGrid w:val="0"/>
        <w:spacing w:line="360" w:lineRule="auto"/>
        <w:ind w:firstLine="480" w:firstLineChars="200"/>
        <w:rPr>
          <w:rFonts w:hint="eastAsia" w:cs="宋体"/>
          <w:color w:val="auto"/>
          <w:szCs w:val="18"/>
          <w:lang w:eastAsia="zh-CN"/>
        </w:rPr>
      </w:pPr>
      <w:r>
        <w:rPr>
          <w:rFonts w:hint="eastAsia"/>
          <w:color w:val="auto"/>
          <w:szCs w:val="18"/>
          <w:lang w:val="en-US" w:eastAsia="zh-CN"/>
        </w:rPr>
        <w:t>中职：服装陈列与展示设计</w:t>
      </w:r>
      <w:r>
        <w:rPr>
          <w:rFonts w:hint="eastAsia"/>
          <w:color w:val="auto"/>
          <w:szCs w:val="18"/>
        </w:rPr>
        <w:t>专业，代码</w:t>
      </w:r>
      <w:r>
        <w:rPr>
          <w:rFonts w:hint="eastAsia" w:ascii="宋体" w:hAnsi="宋体" w:eastAsia="宋体" w:cs="宋体"/>
          <w:color w:val="auto"/>
          <w:szCs w:val="18"/>
        </w:rPr>
        <w:t>750105</w:t>
      </w:r>
      <w:r>
        <w:rPr>
          <w:rFonts w:hint="eastAsia" w:cs="宋体"/>
          <w:color w:val="auto"/>
          <w:szCs w:val="18"/>
          <w:lang w:eastAsia="zh-CN"/>
        </w:rPr>
        <w:t>。</w:t>
      </w:r>
    </w:p>
    <w:p w14:paraId="5565D9CF">
      <w:pPr>
        <w:pStyle w:val="6"/>
        <w:rPr>
          <w:rFonts w:hint="eastAsia"/>
          <w:lang w:eastAsia="zh-CN"/>
        </w:rPr>
      </w:pPr>
    </w:p>
    <w:p w14:paraId="33DDEC10">
      <w:pPr>
        <w:spacing w:line="360" w:lineRule="auto"/>
        <w:outlineLvl w:val="0"/>
        <w:rPr>
          <w:rFonts w:ascii="黑体" w:hAnsi="黑体" w:eastAsia="黑体"/>
          <w:b/>
          <w:bCs/>
          <w:color w:val="auto"/>
          <w:sz w:val="28"/>
          <w:szCs w:val="18"/>
        </w:rPr>
      </w:pPr>
      <w:bookmarkStart w:id="19" w:name="_Toc9518"/>
      <w:bookmarkStart w:id="20" w:name="_Toc6969"/>
      <w:bookmarkStart w:id="21" w:name="_Toc19503"/>
      <w:bookmarkStart w:id="22" w:name="_Toc2954"/>
      <w:bookmarkStart w:id="23" w:name="_Toc13189"/>
      <w:bookmarkStart w:id="24" w:name="_Toc4"/>
      <w:bookmarkStart w:id="25" w:name="_Toc16215"/>
      <w:bookmarkStart w:id="26" w:name="_Toc26939"/>
      <w:r>
        <w:rPr>
          <w:rFonts w:hint="eastAsia" w:ascii="黑体" w:hAnsi="黑体" w:eastAsia="黑体"/>
          <w:b/>
          <w:bCs/>
          <w:color w:val="auto"/>
          <w:sz w:val="28"/>
          <w:szCs w:val="18"/>
        </w:rPr>
        <w:t>2 入学要求</w:t>
      </w:r>
      <w:bookmarkEnd w:id="19"/>
      <w:bookmarkEnd w:id="20"/>
      <w:bookmarkEnd w:id="21"/>
      <w:bookmarkEnd w:id="22"/>
      <w:bookmarkEnd w:id="23"/>
      <w:bookmarkEnd w:id="24"/>
      <w:bookmarkEnd w:id="25"/>
      <w:bookmarkEnd w:id="26"/>
    </w:p>
    <w:p w14:paraId="5F20FFD8">
      <w:pPr>
        <w:spacing w:before="75" w:after="75" w:line="360" w:lineRule="auto"/>
        <w:ind w:left="86" w:leftChars="36" w:right="75" w:firstLine="480" w:firstLineChars="200"/>
        <w:outlineLvl w:val="1"/>
        <w:rPr>
          <w:rFonts w:hint="eastAsia" w:ascii="宋体" w:hAnsi="宋体"/>
          <w:color w:val="auto"/>
          <w:sz w:val="24"/>
          <w:szCs w:val="24"/>
          <w:lang w:val="en-US" w:eastAsia="zh-CN"/>
        </w:rPr>
      </w:pPr>
      <w:bookmarkStart w:id="27" w:name="_Toc3665"/>
      <w:bookmarkStart w:id="28" w:name="_Toc28972"/>
      <w:bookmarkStart w:id="29" w:name="_Toc10828"/>
      <w:bookmarkStart w:id="30" w:name="_Toc5623"/>
      <w:bookmarkStart w:id="31" w:name="_Toc16524"/>
      <w:bookmarkStart w:id="32" w:name="_Toc2549"/>
      <w:bookmarkStart w:id="33" w:name="_Toc9298"/>
      <w:bookmarkStart w:id="34" w:name="_Toc29742"/>
      <w:bookmarkStart w:id="35" w:name="_Toc12383"/>
      <w:r>
        <w:rPr>
          <w:rFonts w:hint="eastAsia" w:ascii="宋体" w:hAnsi="宋体"/>
          <w:color w:val="auto"/>
          <w:sz w:val="24"/>
          <w:szCs w:val="24"/>
          <w:lang w:val="en-US" w:eastAsia="zh-CN"/>
        </w:rPr>
        <w:t>初级中等学校应届毕业</w:t>
      </w:r>
      <w:bookmarkEnd w:id="27"/>
      <w:bookmarkEnd w:id="28"/>
      <w:bookmarkEnd w:id="29"/>
      <w:bookmarkEnd w:id="30"/>
      <w:bookmarkEnd w:id="31"/>
      <w:bookmarkEnd w:id="32"/>
      <w:bookmarkEnd w:id="33"/>
      <w:bookmarkEnd w:id="34"/>
      <w:bookmarkEnd w:id="35"/>
    </w:p>
    <w:p w14:paraId="7AD2370C">
      <w:pPr>
        <w:pStyle w:val="6"/>
      </w:pPr>
    </w:p>
    <w:p w14:paraId="5573BE92">
      <w:pPr>
        <w:spacing w:line="360" w:lineRule="auto"/>
        <w:outlineLvl w:val="0"/>
        <w:rPr>
          <w:rFonts w:ascii="黑体" w:hAnsi="黑体" w:eastAsia="黑体"/>
          <w:b/>
          <w:bCs/>
          <w:color w:val="auto"/>
          <w:sz w:val="28"/>
          <w:szCs w:val="18"/>
        </w:rPr>
      </w:pPr>
      <w:bookmarkStart w:id="36" w:name="_Toc19237"/>
      <w:bookmarkStart w:id="37" w:name="_Toc29351"/>
      <w:bookmarkStart w:id="38" w:name="_Toc18319"/>
      <w:bookmarkStart w:id="39" w:name="_Toc22057"/>
      <w:bookmarkStart w:id="40" w:name="_Toc28733"/>
      <w:bookmarkStart w:id="41" w:name="_Toc6559"/>
      <w:bookmarkStart w:id="42" w:name="_Toc19738"/>
      <w:bookmarkStart w:id="43" w:name="_Toc12811"/>
      <w:r>
        <w:rPr>
          <w:rFonts w:hint="eastAsia" w:ascii="黑体" w:hAnsi="黑体" w:eastAsia="黑体"/>
          <w:b/>
          <w:bCs/>
          <w:color w:val="auto"/>
          <w:sz w:val="28"/>
          <w:szCs w:val="18"/>
        </w:rPr>
        <w:t>3 修业年限</w:t>
      </w:r>
      <w:bookmarkEnd w:id="36"/>
      <w:bookmarkEnd w:id="37"/>
      <w:bookmarkEnd w:id="38"/>
      <w:bookmarkEnd w:id="39"/>
      <w:bookmarkEnd w:id="40"/>
      <w:bookmarkEnd w:id="41"/>
      <w:bookmarkEnd w:id="42"/>
      <w:bookmarkEnd w:id="43"/>
    </w:p>
    <w:p w14:paraId="45F19B5F">
      <w:pPr>
        <w:spacing w:line="360" w:lineRule="auto"/>
        <w:ind w:firstLine="480" w:firstLineChars="200"/>
        <w:rPr>
          <w:rFonts w:hint="eastAsia"/>
          <w:color w:val="auto"/>
          <w:szCs w:val="18"/>
        </w:rPr>
      </w:pPr>
      <w:r>
        <w:rPr>
          <w:rFonts w:hint="eastAsia"/>
          <w:color w:val="auto"/>
          <w:szCs w:val="18"/>
        </w:rPr>
        <w:t>三年</w:t>
      </w:r>
    </w:p>
    <w:p w14:paraId="639FC584">
      <w:pPr>
        <w:pStyle w:val="6"/>
      </w:pPr>
    </w:p>
    <w:p w14:paraId="011E7275">
      <w:pPr>
        <w:spacing w:line="360" w:lineRule="auto"/>
        <w:outlineLvl w:val="0"/>
        <w:rPr>
          <w:rFonts w:ascii="黑体" w:hAnsi="黑体" w:eastAsia="黑体"/>
          <w:b/>
          <w:bCs/>
          <w:sz w:val="28"/>
          <w:szCs w:val="18"/>
        </w:rPr>
      </w:pPr>
      <w:bookmarkStart w:id="44" w:name="_Toc3810"/>
      <w:bookmarkStart w:id="45" w:name="_Toc8046"/>
      <w:bookmarkStart w:id="46" w:name="_Toc18111"/>
      <w:bookmarkStart w:id="47" w:name="_Toc17094"/>
      <w:bookmarkStart w:id="48" w:name="_Toc18926"/>
      <w:bookmarkStart w:id="49" w:name="_Toc15666"/>
      <w:bookmarkStart w:id="50" w:name="_Toc12401"/>
      <w:bookmarkStart w:id="51" w:name="_Toc13442"/>
      <w:r>
        <w:rPr>
          <w:rFonts w:hint="eastAsia" w:ascii="黑体" w:hAnsi="黑体" w:eastAsia="黑体"/>
          <w:b/>
          <w:bCs/>
          <w:sz w:val="28"/>
          <w:szCs w:val="18"/>
        </w:rPr>
        <w:t>4 职业面向</w:t>
      </w:r>
      <w:bookmarkEnd w:id="44"/>
      <w:bookmarkEnd w:id="45"/>
      <w:bookmarkEnd w:id="46"/>
      <w:bookmarkEnd w:id="47"/>
      <w:bookmarkEnd w:id="48"/>
      <w:bookmarkEnd w:id="49"/>
      <w:bookmarkEnd w:id="50"/>
      <w:bookmarkEnd w:id="51"/>
    </w:p>
    <w:tbl>
      <w:tblPr>
        <w:tblStyle w:val="21"/>
        <w:tblpPr w:leftFromText="180" w:rightFromText="180" w:vertAnchor="text" w:horzAnchor="page" w:tblpX="1156" w:tblpY="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3"/>
        <w:gridCol w:w="6326"/>
      </w:tblGrid>
      <w:tr w14:paraId="7E66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097A7CD1">
            <w:pPr>
              <w:spacing w:line="360" w:lineRule="auto"/>
              <w:rPr>
                <w:rFonts w:hint="eastAsia" w:eastAsia="宋体"/>
                <w:sz w:val="21"/>
                <w:szCs w:val="21"/>
                <w:lang w:val="en-US" w:eastAsia="zh-CN"/>
              </w:rPr>
            </w:pPr>
            <w:r>
              <w:rPr>
                <w:rFonts w:hint="eastAsia" w:cs="仿宋"/>
                <w:sz w:val="21"/>
                <w:szCs w:val="21"/>
              </w:rPr>
              <w:t>所属专业大类（代码）</w:t>
            </w:r>
            <w:r>
              <w:rPr>
                <w:rFonts w:hint="eastAsia" w:cs="仿宋"/>
                <w:sz w:val="21"/>
                <w:szCs w:val="21"/>
                <w:lang w:val="en-US" w:eastAsia="zh-CN"/>
              </w:rPr>
              <w:t>A</w:t>
            </w:r>
          </w:p>
        </w:tc>
        <w:tc>
          <w:tcPr>
            <w:tcW w:w="6326" w:type="dxa"/>
            <w:vAlign w:val="top"/>
          </w:tcPr>
          <w:p w14:paraId="3475BB52">
            <w:pPr>
              <w:spacing w:line="360" w:lineRule="auto"/>
              <w:jc w:val="center"/>
              <w:rPr>
                <w:szCs w:val="18"/>
                <w:highlight w:val="yellow"/>
              </w:rPr>
            </w:pPr>
            <w:r>
              <w:rPr>
                <w:rFonts w:hint="eastAsia" w:asciiTheme="minorEastAsia" w:hAnsiTheme="minorEastAsia" w:eastAsiaTheme="minorEastAsia" w:cstheme="minorEastAsia"/>
                <w:sz w:val="21"/>
                <w:szCs w:val="21"/>
                <w:vertAlign w:val="baseline"/>
                <w:lang w:val="en-US" w:eastAsia="zh-CN"/>
              </w:rPr>
              <w:t>文化艺术大类（75）</w:t>
            </w:r>
          </w:p>
        </w:tc>
      </w:tr>
      <w:tr w14:paraId="5457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1B67A958">
            <w:pPr>
              <w:spacing w:line="360" w:lineRule="auto"/>
              <w:rPr>
                <w:rFonts w:hint="eastAsia" w:eastAsia="宋体"/>
                <w:sz w:val="21"/>
                <w:szCs w:val="21"/>
                <w:lang w:val="en-US" w:eastAsia="zh-CN"/>
              </w:rPr>
            </w:pPr>
            <w:r>
              <w:rPr>
                <w:rFonts w:hint="eastAsia" w:cs="仿宋"/>
                <w:sz w:val="21"/>
                <w:szCs w:val="21"/>
              </w:rPr>
              <w:t>所属专业类（代码）</w:t>
            </w:r>
            <w:r>
              <w:rPr>
                <w:rFonts w:hint="eastAsia" w:cs="仿宋"/>
                <w:sz w:val="21"/>
                <w:szCs w:val="21"/>
                <w:lang w:val="en-US" w:eastAsia="zh-CN"/>
              </w:rPr>
              <w:t>B</w:t>
            </w:r>
          </w:p>
        </w:tc>
        <w:tc>
          <w:tcPr>
            <w:tcW w:w="6326" w:type="dxa"/>
            <w:vAlign w:val="top"/>
          </w:tcPr>
          <w:p w14:paraId="4A2A8A7F">
            <w:pPr>
              <w:spacing w:line="360" w:lineRule="auto"/>
              <w:jc w:val="center"/>
              <w:rPr>
                <w:rFonts w:ascii="Times New Roman" w:hAnsi="Times New Roman" w:eastAsia="楷体"/>
                <w:color w:val="000000" w:themeColor="text1"/>
                <w:szCs w:val="24"/>
                <w:highlight w:val="yellow"/>
                <w14:textFill>
                  <w14:solidFill>
                    <w14:schemeClr w14:val="tx1"/>
                  </w14:solidFill>
                </w14:textFill>
              </w:rPr>
            </w:pPr>
            <w:r>
              <w:rPr>
                <w:rFonts w:hint="eastAsia" w:asciiTheme="minorEastAsia" w:hAnsiTheme="minorEastAsia" w:eastAsiaTheme="minorEastAsia" w:cstheme="minorEastAsia"/>
                <w:sz w:val="21"/>
                <w:szCs w:val="21"/>
                <w:vertAlign w:val="baseline"/>
                <w:lang w:val="en-US" w:eastAsia="zh-CN"/>
              </w:rPr>
              <w:t>艺术设计类（7501）</w:t>
            </w:r>
          </w:p>
        </w:tc>
      </w:tr>
      <w:tr w14:paraId="67FB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660E1FAD">
            <w:pPr>
              <w:spacing w:line="360" w:lineRule="auto"/>
              <w:rPr>
                <w:rFonts w:hint="eastAsia" w:eastAsia="宋体"/>
                <w:sz w:val="21"/>
                <w:szCs w:val="21"/>
                <w:lang w:val="en-US" w:eastAsia="zh-CN"/>
              </w:rPr>
            </w:pPr>
            <w:r>
              <w:rPr>
                <w:rFonts w:hint="eastAsia" w:cs="仿宋"/>
                <w:sz w:val="21"/>
                <w:szCs w:val="21"/>
              </w:rPr>
              <w:t>对应行业（代码）</w:t>
            </w:r>
            <w:r>
              <w:rPr>
                <w:rFonts w:hint="eastAsia" w:cs="仿宋"/>
                <w:sz w:val="21"/>
                <w:szCs w:val="21"/>
                <w:lang w:val="en-US" w:eastAsia="zh-CN"/>
              </w:rPr>
              <w:t>C</w:t>
            </w:r>
          </w:p>
        </w:tc>
        <w:tc>
          <w:tcPr>
            <w:tcW w:w="6326" w:type="dxa"/>
            <w:vAlign w:val="top"/>
          </w:tcPr>
          <w:p w14:paraId="1B925B95">
            <w:pPr>
              <w:jc w:val="center"/>
              <w:rPr>
                <w:rFonts w:ascii="Times New Roman" w:hAnsi="Times New Roman" w:eastAsia="楷体"/>
                <w:color w:val="000000" w:themeColor="text1"/>
                <w:szCs w:val="24"/>
                <w:highlight w:val="yellow"/>
                <w14:textFill>
                  <w14:solidFill>
                    <w14:schemeClr w14:val="tx1"/>
                  </w14:solidFill>
                </w14:textFill>
              </w:rPr>
            </w:pPr>
            <w:r>
              <w:rPr>
                <w:rFonts w:hint="eastAsia" w:asciiTheme="minorEastAsia" w:hAnsiTheme="minorEastAsia" w:eastAsiaTheme="minorEastAsia" w:cstheme="minorEastAsia"/>
                <w:sz w:val="21"/>
                <w:szCs w:val="21"/>
                <w:vertAlign w:val="baseline"/>
                <w:lang w:val="en-US" w:eastAsia="zh-CN"/>
              </w:rPr>
              <w:t>纺织服装、服饰业（18）</w:t>
            </w:r>
          </w:p>
        </w:tc>
      </w:tr>
      <w:tr w14:paraId="590A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4DD3955D">
            <w:pPr>
              <w:spacing w:line="360" w:lineRule="auto"/>
              <w:rPr>
                <w:rFonts w:hint="eastAsia" w:eastAsia="宋体"/>
                <w:sz w:val="21"/>
                <w:szCs w:val="21"/>
                <w:lang w:val="en-US" w:eastAsia="zh-CN"/>
              </w:rPr>
            </w:pPr>
            <w:r>
              <w:rPr>
                <w:rFonts w:hint="eastAsia"/>
                <w:sz w:val="21"/>
                <w:szCs w:val="21"/>
              </w:rPr>
              <w:t>主要职业类别（代码）</w:t>
            </w:r>
            <w:r>
              <w:rPr>
                <w:rFonts w:hint="eastAsia"/>
                <w:sz w:val="21"/>
                <w:szCs w:val="21"/>
                <w:lang w:val="en-US" w:eastAsia="zh-CN"/>
              </w:rPr>
              <w:t>D</w:t>
            </w:r>
          </w:p>
        </w:tc>
        <w:tc>
          <w:tcPr>
            <w:tcW w:w="6326" w:type="dxa"/>
            <w:vAlign w:val="top"/>
          </w:tcPr>
          <w:p w14:paraId="43ADE6E3">
            <w:pPr>
              <w:spacing w:line="240" w:lineRule="auto"/>
              <w:jc w:val="left"/>
              <w:rPr>
                <w:rFonts w:ascii="Times New Roman" w:hAnsi="Times New Roman" w:eastAsia="楷体"/>
                <w:color w:val="000000" w:themeColor="text1"/>
                <w:szCs w:val="24"/>
                <w:highlight w:val="yellow"/>
                <w14:textFill>
                  <w14:solidFill>
                    <w14:schemeClr w14:val="tx1"/>
                  </w14:solidFill>
                </w14:textFill>
              </w:rPr>
            </w:pPr>
            <w:r>
              <w:rPr>
                <w:rFonts w:hint="eastAsia" w:asciiTheme="minorEastAsia" w:hAnsiTheme="minorEastAsia" w:eastAsiaTheme="minorEastAsia" w:cstheme="minorEastAsia"/>
                <w:color w:val="000000"/>
                <w:kern w:val="0"/>
                <w:sz w:val="21"/>
                <w:szCs w:val="21"/>
                <w:lang w:val="en-US" w:eastAsia="zh-CN" w:bidi="ar"/>
              </w:rPr>
              <w:t>工艺美术与创意设计专业人员（2-09-06）、专业化设计服务人员（4-08-08）、销售人员（4-01-02）</w:t>
            </w:r>
          </w:p>
        </w:tc>
      </w:tr>
      <w:tr w14:paraId="7794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4F6F9ABA">
            <w:pPr>
              <w:spacing w:line="360" w:lineRule="auto"/>
              <w:rPr>
                <w:rFonts w:hint="eastAsia" w:eastAsia="宋体"/>
                <w:sz w:val="21"/>
                <w:szCs w:val="21"/>
                <w:lang w:val="en-US" w:eastAsia="zh-CN"/>
              </w:rPr>
            </w:pPr>
            <w:r>
              <w:rPr>
                <w:rFonts w:hint="eastAsia"/>
                <w:sz w:val="21"/>
                <w:szCs w:val="21"/>
              </w:rPr>
              <w:t>主要岗位（群）或技术领域</w:t>
            </w:r>
            <w:r>
              <w:rPr>
                <w:rFonts w:hint="eastAsia"/>
                <w:sz w:val="21"/>
                <w:szCs w:val="21"/>
                <w:lang w:val="en-US" w:eastAsia="zh-CN"/>
              </w:rPr>
              <w:t>E</w:t>
            </w:r>
          </w:p>
        </w:tc>
        <w:tc>
          <w:tcPr>
            <w:tcW w:w="6326" w:type="dxa"/>
            <w:vAlign w:val="top"/>
          </w:tcPr>
          <w:p w14:paraId="28B213EC">
            <w:pPr>
              <w:spacing w:line="240" w:lineRule="auto"/>
              <w:jc w:val="left"/>
              <w:rPr>
                <w:szCs w:val="18"/>
                <w:highlight w:val="yellow"/>
              </w:rPr>
            </w:pPr>
            <w:r>
              <w:rPr>
                <w:rFonts w:hint="eastAsia" w:asciiTheme="minorEastAsia" w:hAnsiTheme="minorEastAsia" w:eastAsiaTheme="minorEastAsia" w:cstheme="minorEastAsia"/>
                <w:color w:val="000000"/>
                <w:kern w:val="0"/>
                <w:sz w:val="21"/>
                <w:szCs w:val="21"/>
                <w:lang w:val="en-US" w:eastAsia="zh-CN" w:bidi="ar"/>
              </w:rPr>
              <w:t>服饰品搭配、服装色彩搭配、服装产品陈列、时尚传播、服装店铺（含新媒体）运营与管理</w:t>
            </w:r>
          </w:p>
        </w:tc>
      </w:tr>
      <w:tr w14:paraId="2BE1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6B9C84D2">
            <w:pPr>
              <w:spacing w:line="360" w:lineRule="auto"/>
              <w:rPr>
                <w:rFonts w:hint="eastAsia" w:eastAsia="宋体"/>
                <w:sz w:val="21"/>
                <w:szCs w:val="21"/>
                <w:lang w:val="en-US" w:eastAsia="zh-CN"/>
              </w:rPr>
            </w:pPr>
            <w:r>
              <w:rPr>
                <w:rFonts w:hint="eastAsia"/>
                <w:sz w:val="21"/>
                <w:szCs w:val="21"/>
              </w:rPr>
              <w:t>职业类证书</w:t>
            </w:r>
            <w:r>
              <w:rPr>
                <w:rFonts w:hint="eastAsia"/>
                <w:sz w:val="21"/>
                <w:szCs w:val="21"/>
                <w:lang w:val="en-US" w:eastAsia="zh-CN"/>
              </w:rPr>
              <w:t>F</w:t>
            </w:r>
          </w:p>
        </w:tc>
        <w:tc>
          <w:tcPr>
            <w:tcW w:w="6326" w:type="dxa"/>
            <w:vAlign w:val="top"/>
          </w:tcPr>
          <w:p w14:paraId="4F153C2B">
            <w:pPr>
              <w:keepNext w:val="0"/>
              <w:keepLines w:val="0"/>
              <w:widowControl/>
              <w:suppressLineNumbers w:val="0"/>
              <w:jc w:val="left"/>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服装陈列与展示1+X证书、</w:t>
            </w:r>
          </w:p>
          <w:p w14:paraId="374608C2">
            <w:pPr>
              <w:spacing w:line="240" w:lineRule="auto"/>
              <w:jc w:val="left"/>
              <w:rPr>
                <w:rFonts w:hint="eastAsia" w:eastAsia="楷体"/>
                <w:szCs w:val="18"/>
                <w:highlight w:val="yellow"/>
                <w:lang w:eastAsia="zh-CN"/>
              </w:rPr>
            </w:pPr>
            <w:r>
              <w:rPr>
                <w:rFonts w:hint="eastAsia" w:asciiTheme="minorEastAsia" w:hAnsiTheme="minorEastAsia" w:eastAsiaTheme="minorEastAsia" w:cstheme="minorEastAsia"/>
                <w:color w:val="000000"/>
                <w:kern w:val="0"/>
                <w:sz w:val="21"/>
                <w:szCs w:val="21"/>
                <w:lang w:val="en-US" w:eastAsia="zh-CN" w:bidi="ar"/>
              </w:rPr>
              <w:t>新媒体运营1+X证书</w:t>
            </w:r>
          </w:p>
        </w:tc>
      </w:tr>
    </w:tbl>
    <w:p w14:paraId="3F90D485">
      <w:pPr>
        <w:spacing w:line="360" w:lineRule="auto"/>
        <w:outlineLvl w:val="0"/>
        <w:rPr>
          <w:rFonts w:hint="eastAsia" w:ascii="黑体" w:hAnsi="黑体" w:eastAsia="黑体"/>
          <w:b/>
          <w:bCs/>
          <w:sz w:val="28"/>
          <w:szCs w:val="18"/>
        </w:rPr>
      </w:pPr>
      <w:bookmarkStart w:id="52" w:name="_Toc15811"/>
    </w:p>
    <w:p w14:paraId="7D728D41">
      <w:pPr>
        <w:spacing w:line="360" w:lineRule="auto"/>
        <w:outlineLvl w:val="0"/>
        <w:rPr>
          <w:rFonts w:ascii="黑体" w:hAnsi="黑体" w:eastAsia="黑体"/>
          <w:b/>
          <w:bCs/>
          <w:sz w:val="28"/>
          <w:szCs w:val="18"/>
        </w:rPr>
      </w:pPr>
      <w:bookmarkStart w:id="53" w:name="_Toc7991"/>
      <w:bookmarkStart w:id="54" w:name="_Toc11106"/>
      <w:bookmarkStart w:id="55" w:name="_Toc17545"/>
      <w:bookmarkStart w:id="56" w:name="_Toc9877"/>
      <w:bookmarkStart w:id="57" w:name="_Toc2782"/>
      <w:bookmarkStart w:id="58" w:name="_Toc9601"/>
      <w:bookmarkStart w:id="59" w:name="_Toc28122"/>
      <w:r>
        <w:rPr>
          <w:rFonts w:hint="eastAsia" w:ascii="黑体" w:hAnsi="黑体" w:eastAsia="黑体"/>
          <w:b/>
          <w:bCs/>
          <w:sz w:val="28"/>
          <w:szCs w:val="18"/>
        </w:rPr>
        <w:t>5 培养目标</w:t>
      </w:r>
      <w:bookmarkEnd w:id="52"/>
      <w:bookmarkEnd w:id="53"/>
      <w:bookmarkEnd w:id="54"/>
      <w:bookmarkEnd w:id="55"/>
      <w:bookmarkEnd w:id="56"/>
      <w:bookmarkEnd w:id="57"/>
      <w:bookmarkEnd w:id="58"/>
      <w:bookmarkEnd w:id="59"/>
    </w:p>
    <w:p w14:paraId="68040BD6">
      <w:pPr>
        <w:snapToGrid w:val="0"/>
        <w:spacing w:line="360" w:lineRule="auto"/>
        <w:ind w:firstLine="480"/>
        <w:rPr>
          <w:rFonts w:hint="eastAsia" w:ascii="宋体" w:hAnsi="宋体" w:eastAsia="宋体" w:cs="宋体"/>
          <w:color w:val="auto"/>
          <w:sz w:val="24"/>
          <w:szCs w:val="24"/>
        </w:rPr>
      </w:pPr>
      <w:r>
        <w:rPr>
          <w:rFonts w:hint="eastAsia" w:ascii="宋体" w:hAnsi="宋体" w:eastAsia="宋体" w:cs="宋体"/>
          <w:color w:val="auto"/>
          <w:sz w:val="24"/>
          <w:szCs w:val="24"/>
        </w:rPr>
        <w:t>本本专业培养能够践行社会主义核心价值观，德、智、体、美、劳全面发展，具有良好的科学与人文素养、职业道德和精益求精的工匠精神，扎实的文化基础知识、较强的就业创业能力和学习能力，掌握本专业知识和技术技能，面向</w:t>
      </w:r>
      <w:r>
        <w:rPr>
          <w:rFonts w:hint="eastAsia" w:ascii="宋体" w:hAnsi="宋体" w:eastAsia="宋体" w:cs="宋体"/>
          <w:color w:val="auto"/>
          <w:sz w:val="24"/>
          <w:szCs w:val="24"/>
          <w:lang w:val="en-US" w:eastAsia="zh-CN"/>
        </w:rPr>
        <w:t>纺织服装、服饰行业</w:t>
      </w:r>
      <w:r>
        <w:rPr>
          <w:rFonts w:hint="eastAsia" w:ascii="宋体" w:hAnsi="宋体" w:eastAsia="宋体" w:cs="宋体"/>
          <w:color w:val="auto"/>
          <w:sz w:val="24"/>
          <w:szCs w:val="24"/>
        </w:rPr>
        <w:t>行业的</w:t>
      </w:r>
      <w:r>
        <w:rPr>
          <w:rFonts w:hint="eastAsia" w:ascii="宋体" w:hAnsi="宋体" w:eastAsia="宋体" w:cs="宋体"/>
          <w:color w:val="auto"/>
          <w:sz w:val="24"/>
          <w:szCs w:val="24"/>
          <w:lang w:val="en-US" w:eastAsia="zh-CN"/>
        </w:rPr>
        <w:t>工艺美术与创意设计、专业化设计服务、产品销售</w:t>
      </w:r>
      <w:r>
        <w:rPr>
          <w:rFonts w:hint="eastAsia" w:ascii="宋体" w:hAnsi="宋体" w:eastAsia="宋体" w:cs="宋体"/>
          <w:color w:val="auto"/>
          <w:sz w:val="24"/>
          <w:szCs w:val="24"/>
        </w:rPr>
        <w:t>职业群（或技术领域），能够从事</w:t>
      </w:r>
      <w:r>
        <w:rPr>
          <w:rFonts w:hint="eastAsia" w:ascii="宋体" w:hAnsi="宋体" w:eastAsia="宋体" w:cs="宋体"/>
          <w:color w:val="auto"/>
          <w:sz w:val="24"/>
          <w:szCs w:val="24"/>
          <w:lang w:val="en-US" w:eastAsia="zh-CN"/>
        </w:rPr>
        <w:t>服装陈列、产品展示、橱窗设计、服饰搭配、时尚传播及服装营销</w:t>
      </w:r>
      <w:r>
        <w:rPr>
          <w:rFonts w:hint="eastAsia" w:ascii="宋体" w:hAnsi="宋体" w:eastAsia="宋体" w:cs="宋体"/>
          <w:color w:val="auto"/>
          <w:sz w:val="24"/>
          <w:szCs w:val="24"/>
        </w:rPr>
        <w:t>工作的高素质劳动者和技术技能人才。</w:t>
      </w:r>
    </w:p>
    <w:p w14:paraId="26703CE6">
      <w:pPr>
        <w:pStyle w:val="6"/>
        <w:rPr>
          <w:rFonts w:hint="eastAsia"/>
          <w:lang w:eastAsia="zh-CN"/>
        </w:rPr>
      </w:pPr>
    </w:p>
    <w:p w14:paraId="7C1BC8FC">
      <w:pPr>
        <w:spacing w:line="360" w:lineRule="auto"/>
        <w:outlineLvl w:val="0"/>
        <w:rPr>
          <w:rFonts w:ascii="黑体" w:hAnsi="黑体" w:eastAsia="黑体"/>
          <w:b/>
          <w:bCs/>
          <w:sz w:val="28"/>
          <w:szCs w:val="18"/>
        </w:rPr>
      </w:pPr>
      <w:bookmarkStart w:id="60" w:name="_Toc18297"/>
      <w:bookmarkStart w:id="61" w:name="_Toc5896"/>
      <w:bookmarkStart w:id="62" w:name="_Toc8702"/>
      <w:bookmarkStart w:id="63" w:name="_Toc16484"/>
      <w:bookmarkStart w:id="64" w:name="_Toc12865"/>
      <w:bookmarkStart w:id="65" w:name="_Toc1499"/>
      <w:bookmarkStart w:id="66" w:name="_Toc25731"/>
      <w:bookmarkStart w:id="67" w:name="_Toc4666"/>
      <w:r>
        <w:rPr>
          <w:rFonts w:hint="eastAsia" w:ascii="黑体" w:hAnsi="黑体" w:eastAsia="黑体"/>
          <w:b/>
          <w:bCs/>
          <w:sz w:val="28"/>
          <w:szCs w:val="18"/>
        </w:rPr>
        <w:t>6 培养规格</w:t>
      </w:r>
      <w:bookmarkEnd w:id="60"/>
      <w:bookmarkEnd w:id="61"/>
      <w:bookmarkEnd w:id="62"/>
      <w:bookmarkEnd w:id="63"/>
      <w:bookmarkEnd w:id="64"/>
      <w:bookmarkEnd w:id="65"/>
      <w:bookmarkEnd w:id="66"/>
      <w:bookmarkEnd w:id="67"/>
    </w:p>
    <w:p w14:paraId="139D5E40">
      <w:pPr>
        <w:snapToGrid w:val="0"/>
        <w:spacing w:line="360" w:lineRule="auto"/>
        <w:ind w:firstLine="480" w:firstLineChars="200"/>
      </w:pPr>
      <w:r>
        <w:rPr>
          <w:rFonts w:hint="eastAsia"/>
        </w:rPr>
        <w:t>本专业学生应全面提升知识、能力、素质，筑牢科学文化知识的专业类通用技能基础，掌握并实际运用岗位（群）需要的专业技能，实现德智体美劳全面发展，总体上需达到以下要求：</w:t>
      </w:r>
    </w:p>
    <w:p w14:paraId="68424A64">
      <w:pPr>
        <w:snapToGrid w:val="0"/>
        <w:spacing w:line="360" w:lineRule="auto"/>
        <w:ind w:firstLine="480" w:firstLineChars="200"/>
      </w:pPr>
      <w:r>
        <w:rPr>
          <w:rFonts w:hint="eastAsia"/>
        </w:rPr>
        <w:t>（</w:t>
      </w:r>
      <w:r>
        <w:t>1</w:t>
      </w:r>
      <w:r>
        <w:rPr>
          <w:rFonts w:hint="eastAsia"/>
        </w:rPr>
        <w:t>）坚定拥护中国共产党领导和中国特色社会主义制度，以习近平新时代中国特色社会主义思想为指导，践行社会主义核心价值观，具有坚定的理想信念、深厚的爱国情感和中华民族自豪感；</w:t>
      </w:r>
    </w:p>
    <w:p w14:paraId="1D3EF4E4">
      <w:pPr>
        <w:snapToGrid w:val="0"/>
        <w:spacing w:line="360" w:lineRule="auto"/>
        <w:ind w:firstLine="480" w:firstLineChars="200"/>
      </w:pPr>
      <w:r>
        <w:rPr>
          <w:rFonts w:hint="eastAsia"/>
        </w:rPr>
        <w:t>（</w:t>
      </w:r>
      <w:r>
        <w:t>2</w:t>
      </w:r>
      <w:r>
        <w:rPr>
          <w:rFonts w:hint="eastAsia"/>
        </w:rPr>
        <w:t>）掌握与本专业对应职业活动相关的国家法律、行业规定，掌握绿色生产、环境保护、安全防护、质量管理等相关知识与技能，了解相关行业文化，具有爱岗敬业的职业精神，遵守职业道德准则和行为规范，具备社会责任感和担当精神；</w:t>
      </w:r>
    </w:p>
    <w:p w14:paraId="5BCED208">
      <w:pPr>
        <w:snapToGrid w:val="0"/>
        <w:spacing w:line="360" w:lineRule="auto"/>
        <w:ind w:firstLine="480" w:firstLineChars="200"/>
        <w:rPr>
          <w:rFonts w:hint="eastAsia"/>
        </w:rPr>
      </w:pPr>
      <w:r>
        <w:rPr>
          <w:rFonts w:hint="eastAsia"/>
        </w:rPr>
        <w:t>（</w:t>
      </w:r>
      <w:r>
        <w:t>3</w:t>
      </w:r>
      <w:r>
        <w:rPr>
          <w:rFonts w:hint="eastAsia"/>
        </w:rPr>
        <w:t>）掌握支撑本专业学习和可持续发展必备的语文、历史、数学、外语（英语等）、信息技术等文化基础知识，具有良好的人文素养与科学素养，具备职业生涯规划能力；</w:t>
      </w:r>
    </w:p>
    <w:p w14:paraId="7175EE19">
      <w:pPr>
        <w:snapToGrid w:val="0"/>
        <w:spacing w:line="360" w:lineRule="auto"/>
        <w:ind w:firstLine="480" w:firstLineChars="200"/>
      </w:pPr>
      <w:r>
        <w:rPr>
          <w:rFonts w:hint="eastAsia"/>
        </w:rPr>
        <w:t>（</w:t>
      </w:r>
      <w:r>
        <w:t>4</w:t>
      </w:r>
      <w:r>
        <w:rPr>
          <w:rFonts w:hint="eastAsia"/>
        </w:rPr>
        <w:t xml:space="preserve">）具有良好的语言表达能力、文字表达能力、沟通合作能力，具有较强的集体意识和团队合作意识，学习 </w:t>
      </w:r>
      <w:r>
        <w:t xml:space="preserve">1 </w:t>
      </w:r>
      <w:r>
        <w:rPr>
          <w:rFonts w:hint="eastAsia"/>
        </w:rPr>
        <w:t>门外语并结合本专业加以运用；</w:t>
      </w:r>
    </w:p>
    <w:p w14:paraId="42049491">
      <w:pPr>
        <w:snapToGrid w:val="0"/>
        <w:spacing w:line="360" w:lineRule="auto"/>
        <w:ind w:firstLine="480" w:firstLineChars="200"/>
        <w:rPr>
          <w:rFonts w:hint="eastAsia"/>
        </w:rPr>
      </w:pPr>
      <w:r>
        <w:rPr>
          <w:rFonts w:hint="eastAsia"/>
        </w:rPr>
        <w:t>（5）掌握服装与配饰品陈列、店铺规划与设计、橱窗创意、陈列设计相关软件方面的专业基础理论知识；</w:t>
      </w:r>
    </w:p>
    <w:p w14:paraId="473A9E45">
      <w:pPr>
        <w:snapToGrid w:val="0"/>
        <w:spacing w:line="360" w:lineRule="auto"/>
        <w:ind w:firstLine="480" w:firstLineChars="200"/>
        <w:rPr>
          <w:rFonts w:hint="eastAsia"/>
        </w:rPr>
      </w:pPr>
      <w:r>
        <w:rPr>
          <w:rFonts w:hint="eastAsia"/>
        </w:rPr>
        <w:t>（6）掌握陈列管理方面的专业基础理论知识；</w:t>
      </w:r>
    </w:p>
    <w:p w14:paraId="6AA4D36B">
      <w:pPr>
        <w:snapToGrid w:val="0"/>
        <w:spacing w:line="360" w:lineRule="auto"/>
        <w:ind w:firstLine="480" w:firstLineChars="200"/>
        <w:rPr>
          <w:rFonts w:hint="eastAsia"/>
        </w:rPr>
      </w:pPr>
      <w:r>
        <w:rPr>
          <w:rFonts w:hint="eastAsia"/>
        </w:rPr>
        <w:t>（7）具有店铺货品陈列、橱窗创意设计与制作、店铺设计手绘表现、利用设计软件制图、店铺广告策划、服饰搭配能力或实践能力；</w:t>
      </w:r>
    </w:p>
    <w:p w14:paraId="6717338E">
      <w:pPr>
        <w:snapToGrid w:val="0"/>
        <w:spacing w:line="360" w:lineRule="auto"/>
        <w:ind w:firstLine="480" w:firstLineChars="200"/>
        <w:rPr>
          <w:rFonts w:hint="eastAsia"/>
        </w:rPr>
      </w:pPr>
      <w:r>
        <w:rPr>
          <w:rFonts w:hint="eastAsia"/>
        </w:rPr>
        <w:t>（8）具有市场流行信息捕捉、服装品牌营销与管理、陈列培训与管理实施能力或实践能力；</w:t>
      </w:r>
    </w:p>
    <w:p w14:paraId="282B94A8">
      <w:pPr>
        <w:snapToGrid w:val="0"/>
        <w:spacing w:line="360" w:lineRule="auto"/>
        <w:ind w:firstLine="480" w:firstLineChars="200"/>
        <w:rPr>
          <w:rFonts w:hint="eastAsia"/>
        </w:rPr>
      </w:pPr>
      <w:r>
        <w:rPr>
          <w:rFonts w:hint="eastAsia"/>
        </w:rPr>
        <w:t>（9）具有线上和线下店铺规划与设计的能力；</w:t>
      </w:r>
    </w:p>
    <w:p w14:paraId="4DC3311A">
      <w:pPr>
        <w:snapToGrid w:val="0"/>
        <w:spacing w:line="360" w:lineRule="auto"/>
        <w:ind w:firstLine="480" w:firstLineChars="200"/>
        <w:rPr>
          <w:rFonts w:hint="eastAsia"/>
        </w:rPr>
      </w:pPr>
      <w:r>
        <w:rPr>
          <w:rFonts w:hint="eastAsia"/>
        </w:rPr>
        <w:t>（10）掌握信息技术基础知识，具有适应本行业数字化和智能化发展需求的基本数字技能；</w:t>
      </w:r>
    </w:p>
    <w:p w14:paraId="023EDFA9">
      <w:pPr>
        <w:snapToGrid w:val="0"/>
        <w:spacing w:line="360" w:lineRule="auto"/>
        <w:ind w:firstLine="480" w:firstLineChars="200"/>
      </w:pPr>
      <w:r>
        <w:rPr>
          <w:rFonts w:hint="eastAsia"/>
        </w:rPr>
        <w:t>（</w:t>
      </w:r>
      <w:r>
        <w:t>1</w:t>
      </w:r>
      <w:r>
        <w:rPr>
          <w:rFonts w:hint="eastAsia"/>
          <w:lang w:val="en-US" w:eastAsia="zh-CN"/>
        </w:rPr>
        <w:t>1</w:t>
      </w:r>
      <w:r>
        <w:rPr>
          <w:rFonts w:hint="eastAsia"/>
        </w:rPr>
        <w:t>）具有终身学习和可持续发展的能力，具有一定的分析问题和解决问题的能力；</w:t>
      </w:r>
    </w:p>
    <w:p w14:paraId="41C2A904">
      <w:pPr>
        <w:snapToGrid w:val="0"/>
        <w:spacing w:line="360" w:lineRule="auto"/>
        <w:ind w:firstLine="480" w:firstLineChars="200"/>
      </w:pPr>
      <w:r>
        <w:rPr>
          <w:rFonts w:hint="eastAsia"/>
        </w:rPr>
        <w:t>（</w:t>
      </w:r>
      <w:r>
        <w:t>1</w:t>
      </w:r>
      <w:r>
        <w:rPr>
          <w:rFonts w:hint="eastAsia"/>
          <w:lang w:val="en-US" w:eastAsia="zh-CN"/>
        </w:rPr>
        <w:t>2</w:t>
      </w:r>
      <w:r>
        <w:rPr>
          <w:rFonts w:hint="eastAsia"/>
        </w:rPr>
        <w:t xml:space="preserve">）掌握身体运动的基本知识和至少 </w:t>
      </w:r>
      <w:r>
        <w:t xml:space="preserve">1 </w:t>
      </w:r>
      <w:r>
        <w:rPr>
          <w:rFonts w:hint="eastAsia"/>
        </w:rPr>
        <w:t>项体育运动技能，养成良好的运动习惯、卫生习惯和行为习惯；具备一定的心理调适能力；</w:t>
      </w:r>
    </w:p>
    <w:p w14:paraId="4097E03A">
      <w:pPr>
        <w:snapToGrid w:val="0"/>
        <w:spacing w:line="360" w:lineRule="auto"/>
        <w:ind w:firstLine="480" w:firstLineChars="200"/>
      </w:pPr>
      <w:r>
        <w:rPr>
          <w:rFonts w:hint="eastAsia"/>
        </w:rPr>
        <w:t>（</w:t>
      </w:r>
      <w:r>
        <w:t>1</w:t>
      </w:r>
      <w:r>
        <w:rPr>
          <w:rFonts w:hint="eastAsia"/>
          <w:lang w:val="en-US" w:eastAsia="zh-CN"/>
        </w:rPr>
        <w:t>3</w:t>
      </w:r>
      <w:r>
        <w:rPr>
          <w:rFonts w:hint="eastAsia"/>
        </w:rPr>
        <w:t xml:space="preserve">）掌握必备的美育知识，具有一定的文化修养、审美能力，形成至少 </w:t>
      </w:r>
      <w:r>
        <w:t xml:space="preserve">1 </w:t>
      </w:r>
      <w:r>
        <w:rPr>
          <w:rFonts w:hint="eastAsia"/>
        </w:rPr>
        <w:t xml:space="preserve">项艺术特长或爱好； </w:t>
      </w:r>
    </w:p>
    <w:p w14:paraId="784A4CBB">
      <w:pPr>
        <w:snapToGrid w:val="0"/>
        <w:spacing w:line="360" w:lineRule="auto"/>
        <w:ind w:firstLine="480" w:firstLineChars="200"/>
        <w:rPr>
          <w:rFonts w:hint="eastAsia"/>
        </w:rPr>
      </w:pPr>
      <w:r>
        <w:rPr>
          <w:rFonts w:hint="eastAsia"/>
        </w:rPr>
        <w:t>（</w:t>
      </w:r>
      <w:r>
        <w:t>1</w:t>
      </w:r>
      <w:r>
        <w:rPr>
          <w:rFonts w:hint="eastAsia"/>
          <w:lang w:val="en-US" w:eastAsia="zh-CN"/>
        </w:rPr>
        <w:t>4</w:t>
      </w:r>
      <w:r>
        <w:rPr>
          <w:rFonts w:hint="eastAsia"/>
        </w:rPr>
        <w:t>）树立正确的劳动观，尊重劳动，热爱劳动，具备与本专业职业发展相适应的劳动素养，弘扬劳模精神、劳动精神、工匠精神，弘扬劳动光荣、技能宝贵、创造伟大的时代风尚。</w:t>
      </w:r>
    </w:p>
    <w:p w14:paraId="451D1C74">
      <w:pPr>
        <w:pStyle w:val="6"/>
        <w:rPr>
          <w:ins w:id="774" w:author="chinble" w:date="2025-09-23T10:55:45Z"/>
          <w:rFonts w:hint="eastAsia"/>
        </w:rPr>
      </w:pPr>
    </w:p>
    <w:p w14:paraId="66CACA5E">
      <w:pPr>
        <w:pStyle w:val="6"/>
        <w:rPr>
          <w:ins w:id="775" w:author="chinble" w:date="2025-09-23T10:55:45Z"/>
          <w:rFonts w:hint="eastAsia"/>
        </w:rPr>
      </w:pPr>
    </w:p>
    <w:p w14:paraId="71BD808E">
      <w:pPr>
        <w:pStyle w:val="6"/>
        <w:rPr>
          <w:rFonts w:hint="eastAsia"/>
        </w:rPr>
      </w:pPr>
    </w:p>
    <w:p w14:paraId="27A67866">
      <w:pPr>
        <w:spacing w:line="360" w:lineRule="auto"/>
        <w:outlineLvl w:val="0"/>
        <w:rPr>
          <w:ins w:id="776" w:author="chinble" w:date="2025-09-23T10:55:24Z"/>
          <w:rFonts w:hint="eastAsia" w:ascii="黑体" w:hAnsi="黑体" w:eastAsia="黑体"/>
          <w:b/>
          <w:bCs/>
          <w:sz w:val="28"/>
          <w:szCs w:val="18"/>
        </w:rPr>
      </w:pPr>
      <w:ins w:id="777" w:author="chinble" w:date="2025-09-23T10:55:24Z">
        <w:bookmarkStart w:id="68" w:name="_Toc28424"/>
        <w:r>
          <w:rPr>
            <w:rFonts w:hint="eastAsia" w:ascii="黑体" w:hAnsi="黑体" w:eastAsia="黑体"/>
            <w:b/>
            <w:bCs/>
            <w:sz w:val="28"/>
            <w:szCs w:val="18"/>
            <w:lang w:val="en-US" w:eastAsia="zh-CN"/>
          </w:rPr>
          <w:t>7</w:t>
        </w:r>
      </w:ins>
      <w:ins w:id="778" w:author="chinble" w:date="2025-09-23T10:55:24Z">
        <w:r>
          <w:rPr>
            <w:rFonts w:hint="eastAsia" w:ascii="黑体" w:hAnsi="黑体" w:eastAsia="黑体"/>
            <w:b/>
            <w:bCs/>
            <w:sz w:val="28"/>
            <w:szCs w:val="18"/>
          </w:rPr>
          <w:t xml:space="preserve"> </w:t>
        </w:r>
      </w:ins>
      <w:ins w:id="779" w:author="chinble" w:date="2025-09-23T10:55:24Z">
        <w:r>
          <w:rPr>
            <w:rFonts w:hint="eastAsia" w:ascii="黑体" w:hAnsi="黑体" w:eastAsia="黑体"/>
            <w:b/>
            <w:bCs/>
            <w:sz w:val="28"/>
            <w:szCs w:val="18"/>
            <w:lang w:eastAsia="zh-CN"/>
          </w:rPr>
          <w:t>主要</w:t>
        </w:r>
      </w:ins>
      <w:ins w:id="780" w:author="chinble" w:date="2025-09-23T10:55:24Z">
        <w:r>
          <w:rPr>
            <w:rFonts w:hint="eastAsia" w:ascii="黑体" w:hAnsi="黑体" w:eastAsia="黑体"/>
            <w:b/>
            <w:bCs/>
            <w:sz w:val="28"/>
            <w:szCs w:val="18"/>
          </w:rPr>
          <w:t>接续专业</w:t>
        </w:r>
        <w:bookmarkEnd w:id="68"/>
      </w:ins>
    </w:p>
    <w:p w14:paraId="755A6AC1">
      <w:pPr>
        <w:adjustRightInd w:val="0"/>
        <w:snapToGrid w:val="0"/>
        <w:spacing w:line="360" w:lineRule="auto"/>
        <w:ind w:firstLine="480" w:firstLineChars="200"/>
        <w:rPr>
          <w:ins w:id="782" w:author="chinble" w:date="2025-09-23T10:55:24Z"/>
          <w:rFonts w:hint="eastAsia"/>
          <w:lang w:val="en-US" w:eastAsia="zh-CN"/>
        </w:rPr>
        <w:pPrChange w:id="781" w:author="chinble" w:date="2025-09-23T14:25:54Z">
          <w:pPr>
            <w:pStyle w:val="2"/>
          </w:pPr>
        </w:pPrChange>
      </w:pPr>
      <w:ins w:id="783" w:author="chinble" w:date="2025-09-23T10:55:24Z">
        <w:r>
          <w:rPr>
            <w:rFonts w:hint="eastAsia" w:ascii="宋体" w:hAnsi="宋体" w:eastAsia="宋体" w:cs="宋体"/>
            <w:kern w:val="0"/>
            <w:sz w:val="24"/>
            <w:lang w:val="en-US" w:eastAsia="zh-CN"/>
          </w:rPr>
          <w:t>高职：</w:t>
        </w:r>
      </w:ins>
      <w:ins w:id="784" w:author="chinble" w:date="2025-09-23T14:22:02Z">
        <w:r>
          <w:rPr>
            <w:rStyle w:val="52"/>
            <w:rFonts w:hint="eastAsia" w:hAnsi="Times New Roman"/>
            <w:sz w:val="21"/>
            <w:szCs w:val="21"/>
            <w:lang w:val="en-US" w:eastAsia="zh-CN" w:bidi="ar"/>
          </w:rPr>
          <w:t>服装</w:t>
        </w:r>
      </w:ins>
      <w:ins w:id="785" w:author="chinble" w:date="2025-09-23T14:22:04Z">
        <w:r>
          <w:rPr>
            <w:rStyle w:val="52"/>
            <w:rFonts w:hint="eastAsia" w:hAnsi="Times New Roman"/>
            <w:sz w:val="21"/>
            <w:szCs w:val="21"/>
            <w:lang w:val="en-US" w:eastAsia="zh-CN" w:bidi="ar"/>
          </w:rPr>
          <w:t>陈列</w:t>
        </w:r>
      </w:ins>
      <w:ins w:id="786" w:author="chinble" w:date="2025-09-23T14:22:05Z">
        <w:r>
          <w:rPr>
            <w:rStyle w:val="52"/>
            <w:rFonts w:hint="eastAsia" w:hAnsi="Times New Roman"/>
            <w:sz w:val="21"/>
            <w:szCs w:val="21"/>
            <w:lang w:val="en-US" w:eastAsia="zh-CN" w:bidi="ar"/>
          </w:rPr>
          <w:t>与</w:t>
        </w:r>
      </w:ins>
      <w:ins w:id="787" w:author="chinble" w:date="2025-09-23T14:22:07Z">
        <w:r>
          <w:rPr>
            <w:rStyle w:val="52"/>
            <w:rFonts w:hint="eastAsia" w:hAnsi="Times New Roman"/>
            <w:sz w:val="21"/>
            <w:szCs w:val="21"/>
            <w:lang w:val="en-US" w:eastAsia="zh-CN" w:bidi="ar"/>
          </w:rPr>
          <w:t>展示设计</w:t>
        </w:r>
      </w:ins>
      <w:ins w:id="788" w:author="chinble" w:date="2025-09-23T10:55:24Z">
        <w:r>
          <w:rPr>
            <w:rFonts w:hint="eastAsia" w:ascii="宋体" w:hAnsi="宋体" w:eastAsia="宋体" w:cs="宋体"/>
            <w:kern w:val="0"/>
            <w:sz w:val="24"/>
            <w:lang w:val="en-US" w:eastAsia="zh-CN"/>
          </w:rPr>
          <w:t>、服装与服饰设计</w:t>
        </w:r>
      </w:ins>
      <w:ins w:id="789" w:author="chinble" w:date="2025-09-23T14:22:14Z">
        <w:r>
          <w:rPr>
            <w:rFonts w:hint="eastAsia" w:ascii="宋体" w:hAnsi="宋体" w:eastAsia="宋体" w:cs="宋体"/>
            <w:kern w:val="0"/>
            <w:sz w:val="24"/>
            <w:lang w:val="en-US" w:eastAsia="zh-CN"/>
          </w:rPr>
          <w:t>、</w:t>
        </w:r>
      </w:ins>
      <w:ins w:id="790" w:author="chinble" w:date="2025-09-23T14:25:48Z">
        <w:r>
          <w:rPr>
            <w:rFonts w:hint="eastAsia" w:ascii="宋体" w:hAnsi="宋体" w:eastAsia="宋体" w:cs="宋体"/>
            <w:kern w:val="0"/>
            <w:sz w:val="24"/>
            <w:lang w:val="en-US" w:eastAsia="zh-CN"/>
          </w:rPr>
          <w:t>展示艺术设计</w:t>
        </w:r>
      </w:ins>
    </w:p>
    <w:p w14:paraId="71B7896C">
      <w:pPr>
        <w:adjustRightInd w:val="0"/>
        <w:snapToGrid w:val="0"/>
        <w:spacing w:line="360" w:lineRule="auto"/>
        <w:ind w:firstLine="480" w:firstLineChars="200"/>
        <w:rPr>
          <w:ins w:id="791" w:author="chinble" w:date="2025-09-23T10:55:24Z"/>
          <w:rFonts w:hint="eastAsia" w:ascii="宋体" w:hAnsi="宋体" w:eastAsia="宋体" w:cs="宋体"/>
          <w:kern w:val="0"/>
          <w:sz w:val="24"/>
          <w:lang w:val="en-US" w:eastAsia="zh-CN"/>
        </w:rPr>
      </w:pPr>
      <w:ins w:id="792" w:author="chinble" w:date="2025-09-23T10:55:24Z">
        <w:r>
          <w:rPr>
            <w:rFonts w:hint="eastAsia" w:ascii="宋体" w:hAnsi="宋体" w:eastAsia="宋体" w:cs="宋体"/>
            <w:kern w:val="0"/>
            <w:sz w:val="24"/>
            <w:lang w:val="en-US" w:eastAsia="zh-CN"/>
          </w:rPr>
          <w:t>高职本科：服装与服饰设计</w:t>
        </w:r>
      </w:ins>
      <w:ins w:id="793" w:author="chinble" w:date="2025-09-23T14:25:40Z">
        <w:r>
          <w:rPr>
            <w:rFonts w:hint="eastAsia" w:ascii="宋体" w:hAnsi="宋体" w:eastAsia="宋体" w:cs="宋体"/>
            <w:kern w:val="0"/>
            <w:sz w:val="24"/>
            <w:lang w:val="en-US" w:eastAsia="zh-CN"/>
          </w:rPr>
          <w:t>、</w:t>
        </w:r>
      </w:ins>
      <w:ins w:id="794" w:author="chinble" w:date="2025-09-23T14:25:41Z">
        <w:r>
          <w:rPr>
            <w:rFonts w:hint="eastAsia" w:ascii="宋体" w:hAnsi="宋体" w:eastAsia="宋体" w:cs="宋体"/>
            <w:kern w:val="0"/>
            <w:sz w:val="24"/>
            <w:lang w:val="en-US" w:eastAsia="zh-CN"/>
          </w:rPr>
          <w:t>展示艺术设计</w:t>
        </w:r>
      </w:ins>
    </w:p>
    <w:p w14:paraId="3EDFE638">
      <w:pPr>
        <w:adjustRightInd w:val="0"/>
        <w:snapToGrid w:val="0"/>
        <w:spacing w:line="360" w:lineRule="auto"/>
        <w:ind w:firstLine="480" w:firstLineChars="200"/>
        <w:rPr>
          <w:del w:id="796" w:author="chinble" w:date="2025-09-23T14:34:05Z"/>
          <w:rFonts w:hint="eastAsia"/>
        </w:rPr>
        <w:pPrChange w:id="795" w:author="chinble" w:date="2025-09-23T14:34:06Z">
          <w:pPr>
            <w:pStyle w:val="6"/>
          </w:pPr>
        </w:pPrChange>
      </w:pPr>
      <w:ins w:id="797" w:author="chinble" w:date="2025-09-23T10:55:24Z">
        <w:r>
          <w:rPr>
            <w:rFonts w:hint="eastAsia" w:ascii="宋体" w:hAnsi="宋体" w:eastAsia="宋体" w:cs="宋体"/>
            <w:kern w:val="0"/>
            <w:sz w:val="24"/>
            <w:lang w:val="en-US" w:eastAsia="zh-CN"/>
          </w:rPr>
          <w:t>本科：</w:t>
        </w:r>
      </w:ins>
      <w:ins w:id="798" w:author="chinble" w:date="2025-09-23T14:27:15Z">
        <w:r>
          <w:rPr>
            <w:rFonts w:hint="eastAsia" w:ascii="宋体" w:hAnsi="宋体" w:eastAsia="宋体" w:cs="宋体"/>
            <w:kern w:val="0"/>
            <w:sz w:val="24"/>
            <w:lang w:val="en-US" w:eastAsia="zh-CN"/>
          </w:rPr>
          <w:t>服装与服饰设计</w:t>
        </w:r>
      </w:ins>
    </w:p>
    <w:p w14:paraId="33E5522E">
      <w:pPr>
        <w:adjustRightInd w:val="0"/>
        <w:snapToGrid w:val="0"/>
        <w:spacing w:line="360" w:lineRule="auto"/>
        <w:ind w:firstLine="480" w:firstLineChars="200"/>
        <w:rPr>
          <w:rFonts w:hint="eastAsia"/>
        </w:rPr>
        <w:pPrChange w:id="799" w:author="chinble" w:date="2025-09-23T14:34:06Z">
          <w:pPr>
            <w:pStyle w:val="6"/>
          </w:pPr>
        </w:pPrChange>
      </w:pPr>
    </w:p>
    <w:p w14:paraId="54ADDCD5">
      <w:pPr>
        <w:spacing w:line="360" w:lineRule="auto"/>
        <w:outlineLvl w:val="0"/>
        <w:rPr>
          <w:rFonts w:hint="default" w:ascii="黑体" w:hAnsi="黑体" w:eastAsia="黑体"/>
          <w:b/>
          <w:bCs/>
          <w:sz w:val="28"/>
          <w:szCs w:val="18"/>
          <w:lang w:val="en-US" w:eastAsia="zh-CN"/>
        </w:rPr>
      </w:pPr>
      <w:del w:id="800" w:author="chinble" w:date="2025-09-23T14:34:11Z">
        <w:bookmarkStart w:id="69" w:name="_Toc4468"/>
        <w:bookmarkStart w:id="70" w:name="_Toc28195"/>
        <w:bookmarkStart w:id="71" w:name="_Toc8163"/>
        <w:bookmarkStart w:id="72" w:name="_Toc328"/>
        <w:bookmarkStart w:id="73" w:name="_Toc7362"/>
        <w:bookmarkStart w:id="74" w:name="_Toc26588"/>
        <w:bookmarkStart w:id="75" w:name="_Toc22265"/>
        <w:bookmarkStart w:id="76" w:name="_Toc24903"/>
        <w:r>
          <w:rPr>
            <w:rFonts w:hint="default" w:ascii="黑体" w:hAnsi="黑体" w:eastAsia="黑体"/>
            <w:b/>
            <w:bCs/>
            <w:sz w:val="28"/>
            <w:szCs w:val="18"/>
            <w:lang w:val="en-US" w:eastAsia="zh-CN"/>
          </w:rPr>
          <w:delText>7</w:delText>
        </w:r>
      </w:del>
      <w:ins w:id="801" w:author="chinble" w:date="2025-09-23T14:34:11Z">
        <w:r>
          <w:rPr>
            <w:rFonts w:hint="eastAsia" w:ascii="黑体" w:hAnsi="黑体" w:eastAsia="黑体"/>
            <w:b/>
            <w:bCs/>
            <w:sz w:val="28"/>
            <w:szCs w:val="18"/>
            <w:lang w:val="en-US" w:eastAsia="zh-CN"/>
          </w:rPr>
          <w:t>8</w:t>
        </w:r>
      </w:ins>
      <w:r>
        <w:rPr>
          <w:rFonts w:hint="eastAsia" w:ascii="黑体" w:hAnsi="黑体" w:eastAsia="黑体"/>
          <w:b/>
          <w:bCs/>
          <w:sz w:val="28"/>
          <w:szCs w:val="18"/>
        </w:rPr>
        <w:t xml:space="preserve"> 课程设</w:t>
      </w:r>
      <w:r>
        <w:rPr>
          <w:rFonts w:hint="eastAsia" w:ascii="黑体" w:hAnsi="黑体" w:eastAsia="黑体"/>
          <w:b/>
          <w:bCs/>
          <w:color w:val="auto"/>
          <w:sz w:val="28"/>
          <w:szCs w:val="18"/>
        </w:rPr>
        <w:t>置及</w:t>
      </w:r>
      <w:bookmarkEnd w:id="69"/>
      <w:bookmarkEnd w:id="70"/>
      <w:r>
        <w:rPr>
          <w:rFonts w:hint="eastAsia" w:ascii="黑体" w:hAnsi="黑体" w:eastAsia="黑体"/>
          <w:b/>
          <w:bCs/>
          <w:color w:val="auto"/>
          <w:sz w:val="28"/>
          <w:szCs w:val="18"/>
          <w:lang w:val="en-US" w:eastAsia="zh-CN"/>
        </w:rPr>
        <w:t>要求</w:t>
      </w:r>
      <w:bookmarkEnd w:id="71"/>
      <w:bookmarkEnd w:id="72"/>
      <w:bookmarkEnd w:id="73"/>
      <w:bookmarkEnd w:id="74"/>
      <w:bookmarkEnd w:id="75"/>
      <w:bookmarkEnd w:id="76"/>
    </w:p>
    <w:p w14:paraId="49F93608">
      <w:pPr>
        <w:spacing w:line="360" w:lineRule="auto"/>
        <w:ind w:firstLine="482" w:firstLineChars="200"/>
        <w:outlineLvl w:val="1"/>
        <w:rPr>
          <w:b/>
          <w:bCs/>
        </w:rPr>
      </w:pPr>
      <w:del w:id="802" w:author="chinble" w:date="2025-09-23T14:34:15Z">
        <w:bookmarkStart w:id="77" w:name="_Toc26291"/>
        <w:bookmarkStart w:id="78" w:name="_Toc13556"/>
        <w:bookmarkStart w:id="79" w:name="_Toc31061"/>
        <w:bookmarkStart w:id="80" w:name="_Toc22382"/>
        <w:bookmarkStart w:id="81" w:name="_Toc30670"/>
        <w:bookmarkStart w:id="82" w:name="_Toc18231"/>
        <w:bookmarkStart w:id="83" w:name="_Toc32381"/>
        <w:bookmarkStart w:id="84" w:name="_Toc22339"/>
        <w:r>
          <w:rPr>
            <w:rFonts w:hint="default"/>
            <w:b/>
            <w:bCs/>
            <w:lang w:val="en-US" w:eastAsia="zh-CN"/>
          </w:rPr>
          <w:delText>7</w:delText>
        </w:r>
      </w:del>
      <w:ins w:id="803" w:author="chinble" w:date="2025-09-23T14:34:15Z">
        <w:r>
          <w:rPr>
            <w:rFonts w:hint="eastAsia"/>
            <w:b/>
            <w:bCs/>
            <w:lang w:val="en-US" w:eastAsia="zh-CN"/>
          </w:rPr>
          <w:t>8</w:t>
        </w:r>
      </w:ins>
      <w:r>
        <w:rPr>
          <w:rFonts w:hint="eastAsia"/>
          <w:b/>
          <w:bCs/>
        </w:rPr>
        <w:t>.1课程设置</w:t>
      </w:r>
      <w:bookmarkEnd w:id="77"/>
      <w:bookmarkEnd w:id="78"/>
      <w:bookmarkEnd w:id="79"/>
      <w:bookmarkEnd w:id="80"/>
      <w:bookmarkEnd w:id="81"/>
      <w:bookmarkEnd w:id="82"/>
      <w:bookmarkEnd w:id="83"/>
      <w:bookmarkEnd w:id="84"/>
    </w:p>
    <w:p w14:paraId="46C302B4">
      <w:pPr>
        <w:adjustRightInd w:val="0"/>
        <w:snapToGrid w:val="0"/>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本专业课程设置分为公共基础课</w:t>
      </w:r>
      <w:r>
        <w:rPr>
          <w:rFonts w:hint="eastAsia" w:ascii="宋体" w:hAnsi="宋体" w:eastAsia="宋体" w:cs="宋体"/>
          <w:kern w:val="0"/>
          <w:sz w:val="24"/>
          <w:lang w:eastAsia="zh-CN"/>
        </w:rPr>
        <w:t>程</w:t>
      </w:r>
      <w:r>
        <w:rPr>
          <w:rFonts w:hint="eastAsia" w:ascii="宋体" w:hAnsi="宋体" w:eastAsia="宋体" w:cs="宋体"/>
          <w:kern w:val="0"/>
          <w:sz w:val="24"/>
        </w:rPr>
        <w:t>和专业课</w:t>
      </w:r>
      <w:r>
        <w:rPr>
          <w:rFonts w:hint="eastAsia" w:ascii="宋体" w:hAnsi="宋体" w:eastAsia="宋体" w:cs="宋体"/>
          <w:kern w:val="0"/>
          <w:sz w:val="24"/>
          <w:lang w:eastAsia="zh-CN"/>
        </w:rPr>
        <w:t>程</w:t>
      </w:r>
      <w:r>
        <w:rPr>
          <w:rFonts w:hint="eastAsia" w:ascii="宋体" w:hAnsi="宋体" w:eastAsia="宋体" w:cs="宋体"/>
          <w:kern w:val="0"/>
          <w:sz w:val="24"/>
        </w:rPr>
        <w:t>。</w:t>
      </w:r>
    </w:p>
    <w:p w14:paraId="35C37617">
      <w:pPr>
        <w:adjustRightInd w:val="0"/>
        <w:snapToGrid w:val="0"/>
        <w:spacing w:line="360" w:lineRule="auto"/>
        <w:ind w:firstLine="480" w:firstLineChars="200"/>
        <w:rPr>
          <w:rFonts w:hint="eastAsia" w:ascii="宋体" w:hAnsi="宋体" w:eastAsia="宋体" w:cs="宋体"/>
          <w:kern w:val="0"/>
          <w:sz w:val="24"/>
        </w:rPr>
      </w:pPr>
      <w:r>
        <w:rPr>
          <w:rFonts w:hint="eastAsia" w:ascii="宋体" w:hAnsi="宋体" w:eastAsia="宋体" w:cs="宋体"/>
          <w:kern w:val="0"/>
          <w:sz w:val="24"/>
        </w:rPr>
        <w:t>公共基础课程包括思想政治（中国特色社会主义、心理健康与职业生涯、哲学与人生、职业道德与法治）、语文、历史、数学、英语、信息技术、体育与健康、艺术、劳动教育等必修课，以及党史国史、中华优秀传统文化、国家安全教育、职业发展与就业指导、创新创业教育、职业素养等限定选修课程。</w:t>
      </w:r>
    </w:p>
    <w:p w14:paraId="28703283">
      <w:pPr>
        <w:adjustRightInd w:val="0"/>
        <w:snapToGrid w:val="0"/>
        <w:spacing w:line="360" w:lineRule="auto"/>
        <w:ind w:firstLine="480" w:firstLineChars="200"/>
        <w:rPr>
          <w:szCs w:val="18"/>
        </w:rPr>
      </w:pPr>
      <w:r>
        <w:rPr>
          <w:rFonts w:hint="eastAsia"/>
          <w:szCs w:val="18"/>
        </w:rPr>
        <w:t>专业课程包括专业基础课程、专业核心课程、专业拓展课程、</w:t>
      </w:r>
      <w:r>
        <w:rPr>
          <w:rFonts w:hint="eastAsia"/>
          <w:szCs w:val="18"/>
          <w:lang w:val="en-US" w:eastAsia="zh-CN"/>
        </w:rPr>
        <w:t>综合实践</w:t>
      </w:r>
      <w:r>
        <w:rPr>
          <w:rFonts w:hint="eastAsia"/>
          <w:szCs w:val="18"/>
        </w:rPr>
        <w:t>课程。专业基础课程</w:t>
      </w:r>
      <w:r>
        <w:rPr>
          <w:rFonts w:hint="eastAsia"/>
          <w:szCs w:val="18"/>
          <w:lang w:val="en-US" w:eastAsia="zh-CN"/>
        </w:rPr>
        <w:t>设置4门，</w:t>
      </w:r>
      <w:r>
        <w:rPr>
          <w:rFonts w:hint="eastAsia" w:ascii="宋体" w:hAnsi="宋体" w:eastAsia="宋体" w:cs="宋体"/>
          <w:color w:val="auto"/>
          <w:sz w:val="24"/>
          <w:szCs w:val="18"/>
        </w:rPr>
        <w:t>包括：</w:t>
      </w:r>
      <w:r>
        <w:rPr>
          <w:rFonts w:hint="eastAsia" w:cs="宋体"/>
          <w:sz w:val="24"/>
          <w:szCs w:val="24"/>
          <w:highlight w:val="none"/>
          <w:lang w:val="en-US" w:eastAsia="zh-CN"/>
        </w:rPr>
        <w:t>服装美术基础、服装设计基础、服装效果图表现、服装陈列基础</w:t>
      </w:r>
      <w:r>
        <w:rPr>
          <w:rFonts w:hint="eastAsia" w:ascii="宋体" w:hAnsi="宋体" w:cs="宋体"/>
          <w:color w:val="auto"/>
          <w:sz w:val="24"/>
          <w:szCs w:val="18"/>
          <w:lang w:eastAsia="zh-CN"/>
        </w:rPr>
        <w:t>，</w:t>
      </w:r>
      <w:r>
        <w:rPr>
          <w:rFonts w:hint="eastAsia"/>
          <w:szCs w:val="18"/>
        </w:rPr>
        <w:t>是需要前置学习的基础性理论知识和技能构成的课程，是为专业核心课程提供理论和技能支撑的基础课程；专业核心课程</w:t>
      </w:r>
      <w:r>
        <w:rPr>
          <w:rFonts w:hint="eastAsia"/>
          <w:szCs w:val="18"/>
          <w:lang w:val="en-US" w:eastAsia="zh-CN"/>
        </w:rPr>
        <w:t>设置6门，</w:t>
      </w:r>
      <w:r>
        <w:rPr>
          <w:rFonts w:hint="eastAsia" w:ascii="宋体" w:hAnsi="宋体" w:eastAsia="宋体" w:cs="宋体"/>
          <w:color w:val="auto"/>
          <w:sz w:val="24"/>
          <w:szCs w:val="18"/>
        </w:rPr>
        <w:t>包括：</w:t>
      </w:r>
      <w:r>
        <w:rPr>
          <w:rFonts w:hint="eastAsia" w:cs="宋体"/>
          <w:sz w:val="24"/>
          <w:szCs w:val="24"/>
          <w:highlight w:val="none"/>
          <w:lang w:val="en-US" w:eastAsia="zh-CN"/>
        </w:rPr>
        <w:t>时尚文案创作</w:t>
      </w:r>
      <w:r>
        <w:rPr>
          <w:rFonts w:hint="eastAsia" w:ascii="宋体" w:hAnsi="宋体" w:eastAsia="宋体" w:cs="宋体"/>
          <w:sz w:val="24"/>
          <w:szCs w:val="24"/>
          <w:highlight w:val="none"/>
        </w:rPr>
        <w:t>、</w:t>
      </w:r>
      <w:r>
        <w:rPr>
          <w:rFonts w:hint="eastAsia" w:cs="宋体"/>
          <w:sz w:val="24"/>
          <w:szCs w:val="24"/>
          <w:highlight w:val="none"/>
          <w:lang w:val="en-US" w:eastAsia="zh-CN"/>
        </w:rPr>
        <w:t>时尚品牌鉴赏、舞台布景、服装产品传播、1+X证书、服装跨媒体陈列</w:t>
      </w:r>
      <w:r>
        <w:rPr>
          <w:rFonts w:hint="eastAsia" w:ascii="宋体" w:hAnsi="宋体" w:cs="宋体"/>
          <w:color w:val="auto"/>
          <w:sz w:val="24"/>
          <w:szCs w:val="18"/>
          <w:lang w:val="en-US" w:eastAsia="zh-CN"/>
        </w:rPr>
        <w:t>,</w:t>
      </w:r>
      <w:r>
        <w:rPr>
          <w:rFonts w:hint="eastAsia"/>
          <w:szCs w:val="18"/>
        </w:rPr>
        <w:t>是根据岗位工作内容、典型工作任务设置的课程，是培养核心职业能力的主干课程；</w:t>
      </w:r>
      <w:r>
        <w:rPr>
          <w:rFonts w:hint="eastAsia"/>
          <w:szCs w:val="24"/>
          <w:highlight w:val="none"/>
        </w:rPr>
        <w:t>专业拓展课程</w:t>
      </w:r>
      <w:r>
        <w:rPr>
          <w:rFonts w:hint="eastAsia"/>
          <w:szCs w:val="24"/>
          <w:highlight w:val="none"/>
          <w:lang w:val="en-US" w:eastAsia="zh-CN"/>
        </w:rPr>
        <w:t>分别设置必选7门、限选任选3门，</w:t>
      </w:r>
      <w:r>
        <w:rPr>
          <w:rFonts w:hint="eastAsia" w:ascii="宋体" w:hAnsi="宋体" w:eastAsia="宋体" w:cs="宋体"/>
          <w:sz w:val="24"/>
          <w:szCs w:val="24"/>
          <w:highlight w:val="none"/>
        </w:rPr>
        <w:t>包括：</w:t>
      </w:r>
      <w:r>
        <w:rPr>
          <w:rFonts w:hint="eastAsia" w:cs="宋体"/>
          <w:sz w:val="24"/>
          <w:szCs w:val="24"/>
          <w:highlight w:val="none"/>
          <w:lang w:val="en-US" w:eastAsia="zh-CN"/>
        </w:rPr>
        <w:t>摄影基础</w:t>
      </w:r>
      <w:r>
        <w:rPr>
          <w:rFonts w:hint="eastAsia" w:ascii="宋体" w:hAnsi="宋体" w:eastAsia="宋体" w:cs="宋体"/>
          <w:sz w:val="24"/>
          <w:szCs w:val="24"/>
          <w:highlight w:val="none"/>
        </w:rPr>
        <w:t>、图形图像基础</w:t>
      </w:r>
      <w:r>
        <w:rPr>
          <w:rFonts w:hint="eastAsia" w:cs="宋体"/>
          <w:sz w:val="24"/>
          <w:szCs w:val="24"/>
          <w:highlight w:val="none"/>
          <w:lang w:eastAsia="zh-CN"/>
        </w:rPr>
        <w:t>、服装电脑设计、短视频制作、服装解构设计与缝纫、品牌项目策划、</w:t>
      </w:r>
      <w:r>
        <w:rPr>
          <w:rFonts w:hint="eastAsia" w:cs="宋体"/>
          <w:sz w:val="24"/>
          <w:szCs w:val="24"/>
          <w:highlight w:val="none"/>
          <w:lang w:val="en-US" w:eastAsia="zh-CN"/>
        </w:rPr>
        <w:t>中外服装史、毕业设计</w:t>
      </w:r>
      <w:r>
        <w:rPr>
          <w:rFonts w:hint="eastAsia" w:ascii="宋体" w:hAnsi="宋体" w:eastAsia="宋体" w:cs="宋体"/>
          <w:sz w:val="24"/>
          <w:szCs w:val="24"/>
          <w:highlight w:val="none"/>
        </w:rPr>
        <w:t>等</w:t>
      </w:r>
      <w:r>
        <w:rPr>
          <w:rFonts w:hint="eastAsia" w:ascii="宋体" w:hAnsi="宋体" w:eastAsia="宋体" w:cs="宋体"/>
          <w:color w:val="auto"/>
          <w:sz w:val="24"/>
          <w:szCs w:val="18"/>
        </w:rPr>
        <w:t>等</w:t>
      </w:r>
      <w:r>
        <w:rPr>
          <w:rFonts w:hint="eastAsia" w:ascii="宋体" w:hAnsi="宋体" w:cs="宋体"/>
          <w:color w:val="auto"/>
          <w:sz w:val="24"/>
          <w:szCs w:val="18"/>
          <w:lang w:val="en-US" w:eastAsia="zh-CN"/>
        </w:rPr>
        <w:t>,</w:t>
      </w:r>
      <w:r>
        <w:rPr>
          <w:rFonts w:hint="eastAsia"/>
          <w:szCs w:val="18"/>
        </w:rPr>
        <w:t>是根据学生发展需求横向拓展和纵向深化的课程，是提升综合职业能力的延展课程；</w:t>
      </w:r>
      <w:r>
        <w:rPr>
          <w:rFonts w:hint="eastAsia"/>
          <w:szCs w:val="18"/>
          <w:lang w:val="en-US" w:eastAsia="zh-CN"/>
        </w:rPr>
        <w:t>实践</w:t>
      </w:r>
      <w:r>
        <w:rPr>
          <w:rFonts w:hint="eastAsia"/>
          <w:szCs w:val="18"/>
        </w:rPr>
        <w:t>教学贯穿于人才培养全过程，</w:t>
      </w:r>
      <w:r>
        <w:rPr>
          <w:rFonts w:hint="eastAsia"/>
          <w:szCs w:val="18"/>
          <w:lang w:val="en-US" w:eastAsia="zh-CN"/>
        </w:rPr>
        <w:t>综合实践</w:t>
      </w:r>
      <w:r>
        <w:rPr>
          <w:rFonts w:hint="eastAsia"/>
          <w:szCs w:val="18"/>
        </w:rPr>
        <w:t>课程既是实践性教学，也是专业课教学的重要内容。此外，公共基础课程和专业课程等都要加强实践性教学。</w:t>
      </w:r>
    </w:p>
    <w:p w14:paraId="29D0D9D9">
      <w:pPr>
        <w:adjustRightInd w:val="0"/>
        <w:snapToGrid w:val="0"/>
        <w:spacing w:line="360" w:lineRule="auto"/>
        <w:ind w:firstLine="480" w:firstLineChars="200"/>
      </w:pPr>
      <w:r>
        <w:rPr>
          <w:rFonts w:hint="eastAsia"/>
          <w:szCs w:val="18"/>
        </w:rPr>
        <w:t>学校建立稳定、够用的实习基地，选派专门的实习指导教师和人员，组织开展专业对口实习，加强对学生实习的指导、管理和考核。本专业安排学</w:t>
      </w:r>
      <w:r>
        <w:rPr>
          <w:rFonts w:hint="eastAsia"/>
          <w:szCs w:val="18"/>
          <w:highlight w:val="none"/>
        </w:rPr>
        <w:t>生在</w:t>
      </w:r>
      <w:r>
        <w:rPr>
          <w:rFonts w:hint="eastAsia" w:asciiTheme="minorEastAsia" w:hAnsiTheme="minorEastAsia" w:eastAsiaTheme="minorEastAsia" w:cstheme="minorEastAsia"/>
          <w:color w:val="auto"/>
          <w:sz w:val="24"/>
          <w:szCs w:val="24"/>
          <w:highlight w:val="none"/>
          <w:lang w:val="en-US" w:eastAsia="zh-CN"/>
        </w:rPr>
        <w:t>纺织服装、服饰等时尚</w:t>
      </w:r>
      <w:r>
        <w:rPr>
          <w:rFonts w:hint="eastAsia"/>
          <w:szCs w:val="18"/>
          <w:highlight w:val="none"/>
          <w:lang w:val="en-US" w:eastAsia="zh-CN"/>
        </w:rPr>
        <w:t>相关的</w:t>
      </w:r>
      <w:r>
        <w:rPr>
          <w:rFonts w:hint="eastAsia"/>
          <w:szCs w:val="18"/>
          <w:highlight w:val="none"/>
        </w:rPr>
        <w:t>企业进行实习，包括认识实习和岗位实习</w:t>
      </w:r>
      <w:r>
        <w:rPr>
          <w:rFonts w:hint="eastAsia"/>
          <w:szCs w:val="18"/>
        </w:rPr>
        <w:t>。</w:t>
      </w:r>
      <w:r>
        <w:rPr>
          <w:rFonts w:hint="eastAsia"/>
        </w:rPr>
        <w:t>本专业按照教育部等八部门关于印发《职业学校学生实习管理规定》的通知【教职成〔2021〕4号】的有关要求落实，坚持立德树人、德技并修，遵循学生成长规律和职业能力形成规律，理论与实践相结合，提升学生技能水平，锤炼学生意志品质，服务学生全面发展，实习内容覆盖本专业所对应岗位（群）的典型工作任务。通过岗位实习，学生能更深入地了解企业相关岗位的工作任务与职责权限，能够用所学知识和技能解决实际工作问题，学会与人相处与合作，树立正确的劳动观念和就业观。</w:t>
      </w:r>
    </w:p>
    <w:p w14:paraId="30A76EC0">
      <w:pPr>
        <w:spacing w:line="360" w:lineRule="auto"/>
        <w:ind w:firstLine="482" w:firstLineChars="200"/>
        <w:jc w:val="center"/>
        <w:outlineLvl w:val="1"/>
        <w:rPr>
          <w:ins w:id="804" w:author="chinble" w:date="2025-09-23T14:34:24Z"/>
          <w:rFonts w:hint="eastAsia" w:ascii="宋体" w:hAnsi="宋体" w:eastAsia="宋体" w:cs="宋体"/>
          <w:b/>
          <w:bCs/>
          <w:lang w:val="en-US" w:eastAsia="zh-CN"/>
        </w:rPr>
      </w:pPr>
      <w:bookmarkStart w:id="85" w:name="_Toc5943"/>
      <w:bookmarkStart w:id="86" w:name="_Toc6319"/>
      <w:bookmarkStart w:id="87" w:name="_Toc4594"/>
      <w:bookmarkStart w:id="88" w:name="_Toc31233"/>
      <w:bookmarkStart w:id="89" w:name="_Toc18855"/>
      <w:bookmarkStart w:id="90" w:name="_Toc28081"/>
      <w:bookmarkStart w:id="91" w:name="_Toc5179"/>
      <w:bookmarkStart w:id="92" w:name="_Toc28027"/>
      <w:bookmarkStart w:id="93" w:name="_Toc4696"/>
      <w:bookmarkStart w:id="94" w:name="_Toc4852"/>
    </w:p>
    <w:p w14:paraId="425098D0">
      <w:pPr>
        <w:spacing w:line="360" w:lineRule="auto"/>
        <w:ind w:firstLine="482" w:firstLineChars="200"/>
        <w:jc w:val="center"/>
        <w:outlineLvl w:val="1"/>
        <w:rPr>
          <w:rFonts w:hint="default" w:ascii="宋体" w:hAnsi="宋体" w:eastAsia="宋体" w:cs="宋体"/>
          <w:b/>
          <w:bCs/>
          <w:lang w:val="en-US" w:eastAsia="zh-CN"/>
        </w:rPr>
      </w:pPr>
      <w:r>
        <w:rPr>
          <w:rFonts w:hint="eastAsia" w:ascii="宋体" w:hAnsi="宋体" w:eastAsia="宋体" w:cs="宋体"/>
          <w:b/>
          <w:bCs/>
          <w:lang w:val="en-US" w:eastAsia="zh-CN"/>
        </w:rPr>
        <w:t>表1   课程结构表</w:t>
      </w:r>
      <w:bookmarkEnd w:id="85"/>
      <w:bookmarkEnd w:id="86"/>
      <w:bookmarkEnd w:id="87"/>
      <w:bookmarkEnd w:id="88"/>
      <w:bookmarkEnd w:id="89"/>
      <w:bookmarkEnd w:id="90"/>
      <w:bookmarkEnd w:id="91"/>
      <w:bookmarkEnd w:id="92"/>
      <w:bookmarkEnd w:id="93"/>
      <w:bookmarkEnd w:id="9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680"/>
        <w:gridCol w:w="2441"/>
        <w:gridCol w:w="3355"/>
        <w:gridCol w:w="1984"/>
      </w:tblGrid>
      <w:tr w14:paraId="3221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tcPr>
          <w:p w14:paraId="707CE7BE">
            <w:pPr>
              <w:snapToGrid w:val="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课程性质</w:t>
            </w:r>
          </w:p>
        </w:tc>
        <w:tc>
          <w:tcPr>
            <w:tcW w:w="3121" w:type="dxa"/>
            <w:gridSpan w:val="2"/>
          </w:tcPr>
          <w:p w14:paraId="1AE73174">
            <w:pPr>
              <w:snapToGrid w:val="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课程类型</w:t>
            </w:r>
          </w:p>
        </w:tc>
        <w:tc>
          <w:tcPr>
            <w:tcW w:w="3355" w:type="dxa"/>
          </w:tcPr>
          <w:p w14:paraId="113567A0">
            <w:pPr>
              <w:snapToGrid w:val="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主要课程名称</w:t>
            </w:r>
          </w:p>
        </w:tc>
        <w:tc>
          <w:tcPr>
            <w:tcW w:w="1984" w:type="dxa"/>
          </w:tcPr>
          <w:p w14:paraId="1271CA37">
            <w:pPr>
              <w:snapToGrid w:val="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备注</w:t>
            </w:r>
          </w:p>
        </w:tc>
      </w:tr>
      <w:tr w14:paraId="1791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restart"/>
            <w:vAlign w:val="center"/>
          </w:tcPr>
          <w:p w14:paraId="3246B0A5">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必修课程</w:t>
            </w:r>
          </w:p>
        </w:tc>
        <w:tc>
          <w:tcPr>
            <w:tcW w:w="3121" w:type="dxa"/>
            <w:gridSpan w:val="2"/>
            <w:vAlign w:val="center"/>
          </w:tcPr>
          <w:p w14:paraId="7A6BDE53">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公共基础必修课程</w:t>
            </w:r>
          </w:p>
        </w:tc>
        <w:tc>
          <w:tcPr>
            <w:tcW w:w="3355" w:type="dxa"/>
            <w:vAlign w:val="center"/>
          </w:tcPr>
          <w:p w14:paraId="02B2D514">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1.中国特色社会主义</w:t>
            </w:r>
          </w:p>
          <w:p w14:paraId="6A2640F4">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2.心理健康与职业生涯</w:t>
            </w:r>
          </w:p>
          <w:p w14:paraId="3C000289">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3.哲学与人生</w:t>
            </w:r>
          </w:p>
          <w:p w14:paraId="3CD2B4FB">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4.职业道德与法治</w:t>
            </w:r>
          </w:p>
          <w:p w14:paraId="1E305086">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5.语文</w:t>
            </w:r>
          </w:p>
          <w:p w14:paraId="2958B2F4">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6.数学</w:t>
            </w:r>
          </w:p>
          <w:p w14:paraId="57A83F90">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7.英语</w:t>
            </w:r>
          </w:p>
          <w:p w14:paraId="79C2EAE2">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8.信息技术</w:t>
            </w:r>
          </w:p>
          <w:p w14:paraId="026A63C4">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9.体育与健康</w:t>
            </w:r>
          </w:p>
          <w:p w14:paraId="31A6AAC5">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10.艺术</w:t>
            </w:r>
          </w:p>
          <w:p w14:paraId="615011E1">
            <w:pPr>
              <w:pStyle w:val="33"/>
              <w:snapToGrid w:val="0"/>
              <w:spacing w:line="240" w:lineRule="auto"/>
              <w:jc w:val="both"/>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11.历史</w:t>
            </w:r>
          </w:p>
          <w:p w14:paraId="2736980A">
            <w:pPr>
              <w:pStyle w:val="33"/>
              <w:snapToGrid w:val="0"/>
              <w:spacing w:line="240" w:lineRule="auto"/>
              <w:jc w:val="both"/>
              <w:rPr>
                <w:rFonts w:hint="eastAsia"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12.劳动教育</w:t>
            </w:r>
          </w:p>
          <w:p w14:paraId="0CB3F845">
            <w:pPr>
              <w:pStyle w:val="33"/>
              <w:snapToGrid w:val="0"/>
              <w:spacing w:line="240" w:lineRule="auto"/>
              <w:jc w:val="both"/>
              <w:rPr>
                <w:rFonts w:hint="eastAsia" w:asciiTheme="minorEastAsia" w:hAnsiTheme="minorEastAsia" w:eastAsiaTheme="minorEastAsia"/>
                <w:color w:val="auto"/>
                <w:sz w:val="24"/>
                <w:szCs w:val="24"/>
              </w:rPr>
            </w:pPr>
          </w:p>
        </w:tc>
        <w:tc>
          <w:tcPr>
            <w:tcW w:w="1984" w:type="dxa"/>
            <w:vAlign w:val="center"/>
          </w:tcPr>
          <w:p w14:paraId="03AC0BED">
            <w:pPr>
              <w:snapToGrid w:val="0"/>
              <w:jc w:val="both"/>
              <w:rPr>
                <w:rFonts w:asciiTheme="minorEastAsia" w:hAnsiTheme="minorEastAsia" w:eastAsiaTheme="minorEastAsia"/>
                <w:sz w:val="24"/>
                <w:szCs w:val="24"/>
              </w:rPr>
            </w:pPr>
            <w:r>
              <w:rPr>
                <w:rFonts w:hint="eastAsia" w:asciiTheme="minorEastAsia" w:hAnsiTheme="minorEastAsia"/>
                <w:sz w:val="24"/>
                <w:szCs w:val="24"/>
              </w:rPr>
              <w:t>见</w:t>
            </w:r>
            <w:r>
              <w:rPr>
                <w:rFonts w:hint="eastAsia" w:asciiTheme="minorEastAsia" w:hAnsiTheme="minorEastAsia" w:eastAsiaTheme="minorEastAsia"/>
                <w:sz w:val="24"/>
                <w:szCs w:val="24"/>
              </w:rPr>
              <w:t>表</w:t>
            </w:r>
            <w:r>
              <w:rPr>
                <w:rFonts w:hint="eastAsia" w:asciiTheme="minorEastAsia" w:hAnsiTheme="minorEastAsia"/>
                <w:sz w:val="24"/>
                <w:szCs w:val="24"/>
              </w:rPr>
              <w:t>2</w:t>
            </w:r>
          </w:p>
        </w:tc>
      </w:tr>
      <w:tr w14:paraId="2D21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continue"/>
            <w:vAlign w:val="center"/>
          </w:tcPr>
          <w:p w14:paraId="3C13CA01">
            <w:pPr>
              <w:snapToGrid w:val="0"/>
              <w:jc w:val="both"/>
              <w:rPr>
                <w:rFonts w:asciiTheme="minorEastAsia" w:hAnsiTheme="minorEastAsia" w:eastAsiaTheme="minorEastAsia"/>
                <w:sz w:val="24"/>
                <w:szCs w:val="24"/>
              </w:rPr>
            </w:pPr>
          </w:p>
        </w:tc>
        <w:tc>
          <w:tcPr>
            <w:tcW w:w="680" w:type="dxa"/>
            <w:vMerge w:val="restart"/>
            <w:vAlign w:val="center"/>
          </w:tcPr>
          <w:p w14:paraId="0044BE99">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专业必修课程</w:t>
            </w:r>
          </w:p>
        </w:tc>
        <w:tc>
          <w:tcPr>
            <w:tcW w:w="2441" w:type="dxa"/>
            <w:vAlign w:val="center"/>
          </w:tcPr>
          <w:p w14:paraId="04C09A2F">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专业基础课程</w:t>
            </w:r>
          </w:p>
        </w:tc>
        <w:tc>
          <w:tcPr>
            <w:tcW w:w="3355" w:type="dxa"/>
            <w:vAlign w:val="center"/>
          </w:tcPr>
          <w:p w14:paraId="586D5349">
            <w:r>
              <w:rPr>
                <w:rFonts w:hint="eastAsia" w:asciiTheme="minorEastAsia" w:hAnsiTheme="minorEastAsia" w:eastAsiaTheme="minorEastAsia"/>
                <w:sz w:val="24"/>
                <w:szCs w:val="24"/>
              </w:rPr>
              <w:t>1.</w:t>
            </w:r>
            <w:r>
              <w:rPr>
                <w:rFonts w:hint="eastAsia" w:cs="宋体"/>
                <w:sz w:val="24"/>
                <w:szCs w:val="24"/>
                <w:lang w:val="en-US" w:eastAsia="zh-CN"/>
              </w:rPr>
              <w:t>服装美术基础</w:t>
            </w:r>
          </w:p>
          <w:p w14:paraId="6055DBF6">
            <w:pPr>
              <w:numPr>
                <w:ilvl w:val="-1"/>
                <w:numId w:val="0"/>
              </w:numPr>
              <w:snapToGrid w:val="0"/>
              <w:jc w:val="both"/>
            </w:pPr>
            <w:r>
              <w:rPr>
                <w:rFonts w:hint="eastAsia" w:asciiTheme="minorEastAsia" w:hAnsiTheme="minorEastAsia" w:eastAsiaTheme="minorEastAsia"/>
                <w:sz w:val="24"/>
                <w:szCs w:val="24"/>
                <w:lang w:val="en-US" w:eastAsia="zh-CN"/>
              </w:rPr>
              <w:t>2.</w:t>
            </w:r>
            <w:r>
              <w:rPr>
                <w:rFonts w:hint="eastAsia" w:cs="宋体"/>
                <w:sz w:val="24"/>
                <w:szCs w:val="24"/>
                <w:lang w:val="en-US" w:eastAsia="zh-CN"/>
              </w:rPr>
              <w:t>服装设计基础</w:t>
            </w:r>
          </w:p>
          <w:p w14:paraId="25A60127">
            <w:pPr>
              <w:snapToGrid w:val="0"/>
              <w:jc w:val="both"/>
              <w:rPr>
                <w:rFonts w:hint="eastAsia" w:cs="宋体"/>
                <w:sz w:val="24"/>
                <w:szCs w:val="24"/>
                <w:lang w:val="en-US" w:eastAsia="zh-CN"/>
              </w:rPr>
            </w:pPr>
            <w:r>
              <w:rPr>
                <w:rFonts w:hint="eastAsia" w:cs="宋体"/>
                <w:sz w:val="24"/>
                <w:szCs w:val="24"/>
                <w:lang w:val="en-US" w:eastAsia="zh-CN"/>
              </w:rPr>
              <w:t>3.服装效果图表现</w:t>
            </w:r>
          </w:p>
          <w:p w14:paraId="6BB90709">
            <w:pPr>
              <w:snapToGrid w:val="0"/>
              <w:jc w:val="both"/>
              <w:rPr>
                <w:rFonts w:hint="eastAsia" w:cs="宋体"/>
                <w:sz w:val="24"/>
                <w:szCs w:val="24"/>
                <w:lang w:val="en-US" w:eastAsia="zh-CN"/>
              </w:rPr>
            </w:pPr>
            <w:r>
              <w:rPr>
                <w:rFonts w:hint="eastAsia" w:cs="宋体"/>
                <w:sz w:val="24"/>
                <w:szCs w:val="24"/>
                <w:lang w:val="en-US" w:eastAsia="zh-CN"/>
              </w:rPr>
              <w:t>4.服装陈列基础</w:t>
            </w:r>
          </w:p>
          <w:p w14:paraId="1CCBCD59">
            <w:pPr>
              <w:numPr>
                <w:ilvl w:val="0"/>
                <w:numId w:val="0"/>
              </w:numPr>
              <w:rPr>
                <w:rFonts w:hint="eastAsia" w:cs="宋体"/>
                <w:sz w:val="24"/>
                <w:szCs w:val="24"/>
                <w:lang w:val="en-US" w:eastAsia="zh-CN"/>
              </w:rPr>
            </w:pPr>
            <w:r>
              <w:rPr>
                <w:rFonts w:hint="eastAsia" w:cs="宋体"/>
                <w:sz w:val="24"/>
                <w:szCs w:val="24"/>
                <w:lang w:val="en-US" w:eastAsia="zh-CN"/>
              </w:rPr>
              <w:t>5.服装摄影基础</w:t>
            </w:r>
          </w:p>
          <w:p w14:paraId="795EF3DC">
            <w:pPr>
              <w:numPr>
                <w:ilvl w:val="0"/>
                <w:numId w:val="0"/>
              </w:numPr>
              <w:rPr>
                <w:rFonts w:hint="eastAsia" w:eastAsia="宋体" w:cs="宋体"/>
                <w:sz w:val="24"/>
                <w:szCs w:val="24"/>
                <w:lang w:val="en-US" w:eastAsia="zh-CN"/>
              </w:rPr>
            </w:pPr>
            <w:r>
              <w:rPr>
                <w:rFonts w:hint="eastAsia" w:cs="宋体"/>
                <w:sz w:val="24"/>
                <w:szCs w:val="24"/>
                <w:lang w:val="en-US" w:eastAsia="zh-CN"/>
              </w:rPr>
              <w:t>6.</w:t>
            </w:r>
            <w:r>
              <w:rPr>
                <w:rFonts w:hint="eastAsia" w:ascii="宋体" w:hAnsi="宋体" w:eastAsia="宋体" w:cs="宋体"/>
                <w:sz w:val="24"/>
                <w:szCs w:val="24"/>
              </w:rPr>
              <w:t>图形图像基础</w:t>
            </w:r>
            <w:r>
              <w:rPr>
                <w:rFonts w:hint="eastAsia" w:cs="宋体"/>
                <w:sz w:val="24"/>
                <w:szCs w:val="24"/>
                <w:lang w:val="en-US" w:eastAsia="zh-CN"/>
              </w:rPr>
              <w:t>（PS）</w:t>
            </w:r>
          </w:p>
          <w:p w14:paraId="6A698227">
            <w:pPr>
              <w:numPr>
                <w:ilvl w:val="0"/>
                <w:numId w:val="0"/>
              </w:numPr>
              <w:rPr>
                <w:rFonts w:hint="default" w:cs="宋体"/>
                <w:sz w:val="24"/>
                <w:szCs w:val="24"/>
                <w:lang w:val="en-US" w:eastAsia="zh-CN"/>
              </w:rPr>
            </w:pPr>
            <w:r>
              <w:rPr>
                <w:rFonts w:hint="eastAsia" w:cs="宋体"/>
                <w:sz w:val="24"/>
                <w:szCs w:val="24"/>
                <w:lang w:val="en-US" w:eastAsia="zh-CN"/>
              </w:rPr>
              <w:t>7.</w:t>
            </w:r>
            <w:r>
              <w:rPr>
                <w:rFonts w:hint="eastAsia" w:cs="宋体"/>
                <w:sz w:val="24"/>
                <w:szCs w:val="24"/>
                <w:lang w:eastAsia="zh-CN"/>
              </w:rPr>
              <w:t>服装电脑设计</w:t>
            </w:r>
            <w:r>
              <w:rPr>
                <w:rFonts w:hint="eastAsia" w:cs="宋体"/>
                <w:sz w:val="24"/>
                <w:szCs w:val="24"/>
                <w:lang w:val="en-US" w:eastAsia="zh-CN"/>
              </w:rPr>
              <w:t>（AI）</w:t>
            </w:r>
          </w:p>
          <w:p w14:paraId="2068C141">
            <w:pPr>
              <w:snapToGrid w:val="0"/>
              <w:jc w:val="both"/>
              <w:rPr>
                <w:rFonts w:asciiTheme="minorEastAsia" w:hAnsiTheme="minorEastAsia" w:eastAsiaTheme="minorEastAsia"/>
                <w:sz w:val="24"/>
                <w:szCs w:val="24"/>
              </w:rPr>
            </w:pPr>
          </w:p>
        </w:tc>
        <w:tc>
          <w:tcPr>
            <w:tcW w:w="1984" w:type="dxa"/>
            <w:vAlign w:val="center"/>
          </w:tcPr>
          <w:p w14:paraId="1F313C22">
            <w:pPr>
              <w:snapToGrid w:val="0"/>
              <w:jc w:val="both"/>
              <w:rPr>
                <w:rFonts w:asciiTheme="minorEastAsia" w:hAnsiTheme="minorEastAsia" w:eastAsiaTheme="minorEastAsia"/>
                <w:sz w:val="24"/>
                <w:szCs w:val="24"/>
              </w:rPr>
            </w:pPr>
            <w:r>
              <w:rPr>
                <w:rFonts w:hint="eastAsia" w:asciiTheme="minorEastAsia" w:hAnsiTheme="minorEastAsia"/>
                <w:sz w:val="24"/>
                <w:szCs w:val="24"/>
              </w:rPr>
              <w:t>见</w:t>
            </w:r>
            <w:r>
              <w:rPr>
                <w:rFonts w:hint="eastAsia" w:asciiTheme="minorEastAsia" w:hAnsiTheme="minorEastAsia" w:eastAsiaTheme="minorEastAsia"/>
                <w:sz w:val="24"/>
                <w:szCs w:val="24"/>
              </w:rPr>
              <w:t>表</w:t>
            </w:r>
            <w:r>
              <w:rPr>
                <w:rFonts w:hint="eastAsia" w:asciiTheme="minorEastAsia" w:hAnsiTheme="minorEastAsia"/>
                <w:sz w:val="24"/>
                <w:szCs w:val="24"/>
              </w:rPr>
              <w:t>4</w:t>
            </w:r>
          </w:p>
        </w:tc>
      </w:tr>
      <w:tr w14:paraId="5026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continue"/>
            <w:vAlign w:val="center"/>
          </w:tcPr>
          <w:p w14:paraId="77D234DD">
            <w:pPr>
              <w:snapToGrid w:val="0"/>
              <w:jc w:val="both"/>
              <w:rPr>
                <w:rFonts w:asciiTheme="minorEastAsia" w:hAnsiTheme="minorEastAsia" w:eastAsiaTheme="minorEastAsia"/>
                <w:sz w:val="24"/>
                <w:szCs w:val="24"/>
              </w:rPr>
            </w:pPr>
          </w:p>
        </w:tc>
        <w:tc>
          <w:tcPr>
            <w:tcW w:w="680" w:type="dxa"/>
            <w:vMerge w:val="continue"/>
            <w:vAlign w:val="center"/>
          </w:tcPr>
          <w:p w14:paraId="7D815B2F">
            <w:pPr>
              <w:snapToGrid w:val="0"/>
              <w:jc w:val="both"/>
              <w:rPr>
                <w:rFonts w:asciiTheme="minorEastAsia" w:hAnsiTheme="minorEastAsia" w:eastAsiaTheme="minorEastAsia"/>
                <w:sz w:val="24"/>
                <w:szCs w:val="24"/>
              </w:rPr>
            </w:pPr>
          </w:p>
        </w:tc>
        <w:tc>
          <w:tcPr>
            <w:tcW w:w="2441" w:type="dxa"/>
            <w:vAlign w:val="center"/>
          </w:tcPr>
          <w:p w14:paraId="53D9E0F2">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专业核心课程</w:t>
            </w:r>
          </w:p>
        </w:tc>
        <w:tc>
          <w:tcPr>
            <w:tcW w:w="3355" w:type="dxa"/>
            <w:vAlign w:val="center"/>
          </w:tcPr>
          <w:p w14:paraId="6362261F">
            <w:pPr>
              <w:numPr>
                <w:ilvl w:val="0"/>
                <w:numId w:val="1"/>
              </w:numPr>
              <w:snapToGrid w:val="0"/>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时尚文案创作</w:t>
            </w:r>
          </w:p>
          <w:p w14:paraId="73FD9815">
            <w:pPr>
              <w:numPr>
                <w:ilvl w:val="0"/>
                <w:numId w:val="2"/>
              </w:numPr>
              <w:snapToGrid w:val="0"/>
              <w:jc w:val="both"/>
              <w:rPr>
                <w:rFonts w:hint="eastAsia" w:cs="宋体"/>
                <w:sz w:val="24"/>
                <w:szCs w:val="24"/>
                <w:lang w:val="en-US" w:eastAsia="zh-CN"/>
              </w:rPr>
            </w:pPr>
            <w:r>
              <w:rPr>
                <w:rFonts w:hint="eastAsia" w:cs="宋体"/>
                <w:sz w:val="24"/>
                <w:szCs w:val="24"/>
                <w:lang w:val="en-US" w:eastAsia="zh-CN"/>
              </w:rPr>
              <w:t>时尚品牌鉴赏</w:t>
            </w:r>
          </w:p>
          <w:p w14:paraId="26B47F28">
            <w:pPr>
              <w:numPr>
                <w:ilvl w:val="0"/>
                <w:numId w:val="2"/>
              </w:numPr>
              <w:snapToGrid w:val="0"/>
              <w:jc w:val="both"/>
              <w:rPr>
                <w:rFonts w:asciiTheme="minorEastAsia" w:hAnsiTheme="minorEastAsia" w:eastAsiaTheme="minorEastAsia"/>
                <w:sz w:val="24"/>
                <w:szCs w:val="24"/>
              </w:rPr>
            </w:pPr>
            <w:r>
              <w:rPr>
                <w:rFonts w:hint="eastAsia" w:cs="宋体"/>
                <w:sz w:val="24"/>
                <w:szCs w:val="24"/>
                <w:lang w:val="en-US" w:eastAsia="zh-CN"/>
              </w:rPr>
              <w:t>舞台布景（3D）</w:t>
            </w:r>
          </w:p>
          <w:p w14:paraId="132F33F5">
            <w:pPr>
              <w:numPr>
                <w:ilvl w:val="0"/>
                <w:numId w:val="2"/>
              </w:numPr>
              <w:snapToGrid w:val="0"/>
              <w:jc w:val="both"/>
              <w:rPr>
                <w:rFonts w:asciiTheme="minorEastAsia" w:hAnsiTheme="minorEastAsia" w:eastAsiaTheme="minorEastAsia"/>
                <w:sz w:val="24"/>
                <w:szCs w:val="24"/>
              </w:rPr>
            </w:pPr>
            <w:r>
              <w:rPr>
                <w:rFonts w:hint="eastAsia" w:cs="宋体"/>
                <w:sz w:val="24"/>
                <w:szCs w:val="24"/>
                <w:lang w:val="en-US" w:eastAsia="zh-CN"/>
              </w:rPr>
              <w:t>服装产品传播</w:t>
            </w:r>
          </w:p>
          <w:p w14:paraId="04748306">
            <w:pPr>
              <w:numPr>
                <w:ilvl w:val="0"/>
                <w:numId w:val="2"/>
              </w:numPr>
              <w:snapToGrid w:val="0"/>
              <w:jc w:val="both"/>
              <w:rPr>
                <w:rFonts w:asciiTheme="minorEastAsia" w:hAnsiTheme="minorEastAsia" w:eastAsiaTheme="minorEastAsia"/>
                <w:sz w:val="24"/>
                <w:szCs w:val="24"/>
              </w:rPr>
            </w:pPr>
            <w:r>
              <w:rPr>
                <w:rFonts w:hint="eastAsia" w:cs="宋体"/>
                <w:sz w:val="24"/>
                <w:szCs w:val="24"/>
                <w:lang w:val="en-US" w:eastAsia="zh-CN"/>
              </w:rPr>
              <w:t>1+X证书（陈列&amp;新媒体）</w:t>
            </w:r>
          </w:p>
          <w:p w14:paraId="59EC6C9A">
            <w:pPr>
              <w:numPr>
                <w:ilvl w:val="0"/>
                <w:numId w:val="2"/>
              </w:numPr>
              <w:snapToGrid w:val="0"/>
              <w:jc w:val="both"/>
              <w:rPr>
                <w:rFonts w:asciiTheme="minorEastAsia" w:hAnsiTheme="minorEastAsia" w:eastAsiaTheme="minorEastAsia"/>
                <w:sz w:val="24"/>
                <w:szCs w:val="24"/>
              </w:rPr>
            </w:pPr>
            <w:r>
              <w:rPr>
                <w:rFonts w:hint="eastAsia" w:cs="宋体"/>
                <w:sz w:val="24"/>
                <w:szCs w:val="24"/>
                <w:lang w:val="en-US" w:eastAsia="zh-CN"/>
              </w:rPr>
              <w:t>服装跨媒体陈列</w:t>
            </w:r>
          </w:p>
          <w:p w14:paraId="24E91F81">
            <w:pPr>
              <w:numPr>
                <w:ilvl w:val="0"/>
                <w:numId w:val="2"/>
              </w:numPr>
              <w:snapToGrid w:val="0"/>
              <w:jc w:val="both"/>
              <w:rPr>
                <w:rFonts w:asciiTheme="minorEastAsia" w:hAnsiTheme="minorEastAsia" w:eastAsiaTheme="minorEastAsia"/>
                <w:sz w:val="24"/>
                <w:szCs w:val="24"/>
              </w:rPr>
            </w:pPr>
            <w:r>
              <w:rPr>
                <w:rFonts w:hint="eastAsia" w:cs="宋体"/>
                <w:sz w:val="24"/>
                <w:szCs w:val="24"/>
                <w:lang w:eastAsia="zh-CN"/>
              </w:rPr>
              <w:t>短视频制作</w:t>
            </w:r>
          </w:p>
          <w:p w14:paraId="5BCE9568">
            <w:pPr>
              <w:numPr>
                <w:ilvl w:val="0"/>
                <w:numId w:val="2"/>
              </w:numPr>
              <w:snapToGrid w:val="0"/>
              <w:jc w:val="both"/>
              <w:rPr>
                <w:rFonts w:asciiTheme="minorEastAsia" w:hAnsiTheme="minorEastAsia" w:eastAsiaTheme="minorEastAsia"/>
                <w:sz w:val="24"/>
                <w:szCs w:val="24"/>
              </w:rPr>
            </w:pPr>
            <w:r>
              <w:rPr>
                <w:rFonts w:hint="eastAsia" w:cs="宋体"/>
                <w:sz w:val="24"/>
                <w:szCs w:val="24"/>
                <w:lang w:eastAsia="zh-CN"/>
              </w:rPr>
              <w:t>品牌项目策划</w:t>
            </w:r>
          </w:p>
          <w:p w14:paraId="14CF8CB4">
            <w:pPr>
              <w:numPr>
                <w:ilvl w:val="0"/>
                <w:numId w:val="2"/>
              </w:num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毕业设计</w:t>
            </w:r>
          </w:p>
          <w:p w14:paraId="65EAC258">
            <w:pPr>
              <w:snapToGrid w:val="0"/>
              <w:jc w:val="both"/>
              <w:rPr>
                <w:rFonts w:asciiTheme="minorEastAsia" w:hAnsiTheme="minorEastAsia" w:eastAsiaTheme="minorEastAsia"/>
                <w:sz w:val="24"/>
                <w:szCs w:val="24"/>
              </w:rPr>
            </w:pPr>
          </w:p>
        </w:tc>
        <w:tc>
          <w:tcPr>
            <w:tcW w:w="1984" w:type="dxa"/>
            <w:vAlign w:val="center"/>
          </w:tcPr>
          <w:p w14:paraId="0DBC87D0">
            <w:pPr>
              <w:snapToGrid w:val="0"/>
              <w:jc w:val="both"/>
              <w:rPr>
                <w:rFonts w:asciiTheme="minorEastAsia" w:hAnsiTheme="minorEastAsia" w:eastAsiaTheme="minorEastAsia"/>
                <w:sz w:val="24"/>
                <w:szCs w:val="24"/>
              </w:rPr>
            </w:pPr>
            <w:r>
              <w:rPr>
                <w:rFonts w:hint="eastAsia" w:asciiTheme="minorEastAsia" w:hAnsiTheme="minorEastAsia"/>
                <w:sz w:val="24"/>
                <w:szCs w:val="24"/>
              </w:rPr>
              <w:t>见</w:t>
            </w:r>
            <w:r>
              <w:rPr>
                <w:rFonts w:hint="eastAsia" w:asciiTheme="minorEastAsia" w:hAnsiTheme="minorEastAsia" w:eastAsiaTheme="minorEastAsia"/>
                <w:sz w:val="24"/>
                <w:szCs w:val="24"/>
              </w:rPr>
              <w:t>表</w:t>
            </w:r>
            <w:r>
              <w:rPr>
                <w:rFonts w:hint="eastAsia" w:asciiTheme="minorEastAsia" w:hAnsiTheme="minorEastAsia"/>
                <w:sz w:val="24"/>
                <w:szCs w:val="24"/>
              </w:rPr>
              <w:t>5</w:t>
            </w:r>
            <w:r>
              <w:rPr>
                <w:rFonts w:hint="eastAsia" w:asciiTheme="minorEastAsia" w:hAnsiTheme="minorEastAsia" w:eastAsiaTheme="minorEastAsia"/>
                <w:sz w:val="24"/>
                <w:szCs w:val="24"/>
              </w:rPr>
              <w:t xml:space="preserve"> </w:t>
            </w:r>
          </w:p>
        </w:tc>
      </w:tr>
      <w:tr w14:paraId="5A5C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continue"/>
            <w:vAlign w:val="center"/>
          </w:tcPr>
          <w:p w14:paraId="14858F2B">
            <w:pPr>
              <w:snapToGrid w:val="0"/>
              <w:jc w:val="both"/>
              <w:rPr>
                <w:rFonts w:asciiTheme="minorEastAsia" w:hAnsiTheme="minorEastAsia" w:eastAsiaTheme="minorEastAsia"/>
                <w:sz w:val="24"/>
                <w:szCs w:val="24"/>
              </w:rPr>
            </w:pPr>
          </w:p>
        </w:tc>
        <w:tc>
          <w:tcPr>
            <w:tcW w:w="680" w:type="dxa"/>
            <w:vMerge w:val="continue"/>
            <w:vAlign w:val="center"/>
          </w:tcPr>
          <w:p w14:paraId="4E4D0BE0">
            <w:pPr>
              <w:snapToGrid w:val="0"/>
              <w:jc w:val="both"/>
              <w:rPr>
                <w:rFonts w:asciiTheme="minorEastAsia" w:hAnsiTheme="minorEastAsia" w:eastAsiaTheme="minorEastAsia"/>
                <w:sz w:val="24"/>
                <w:szCs w:val="24"/>
              </w:rPr>
            </w:pPr>
          </w:p>
        </w:tc>
        <w:tc>
          <w:tcPr>
            <w:tcW w:w="2441" w:type="dxa"/>
            <w:vAlign w:val="center"/>
          </w:tcPr>
          <w:p w14:paraId="277C416E">
            <w:pPr>
              <w:snapToGrid w:val="0"/>
              <w:jc w:val="both"/>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综合</w:t>
            </w:r>
            <w:r>
              <w:rPr>
                <w:rFonts w:hint="eastAsia" w:asciiTheme="minorEastAsia" w:hAnsiTheme="minorEastAsia" w:eastAsiaTheme="minorEastAsia"/>
                <w:sz w:val="24"/>
                <w:szCs w:val="24"/>
                <w:lang w:val="en-US" w:eastAsia="zh-CN"/>
              </w:rPr>
              <w:t>实践课程</w:t>
            </w:r>
          </w:p>
        </w:tc>
        <w:tc>
          <w:tcPr>
            <w:tcW w:w="3355" w:type="dxa"/>
            <w:vAlign w:val="center"/>
          </w:tcPr>
          <w:p w14:paraId="50504ECF">
            <w:pPr>
              <w:numPr>
                <w:ilvl w:val="0"/>
                <w:numId w:val="3"/>
              </w:numPr>
              <w:snapToGrid/>
              <w:jc w:val="left"/>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入学教育（军训）</w:t>
            </w:r>
          </w:p>
          <w:p w14:paraId="23480813">
            <w:pPr>
              <w:numPr>
                <w:ilvl w:val="0"/>
                <w:numId w:val="3"/>
              </w:numPr>
              <w:snapToGrid/>
              <w:jc w:val="left"/>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毕业实习（岗位实习）</w:t>
            </w:r>
          </w:p>
          <w:p w14:paraId="6CE5B64E">
            <w:pPr>
              <w:numPr>
                <w:ilvl w:val="0"/>
                <w:numId w:val="3"/>
              </w:numPr>
              <w:snapToGrid/>
              <w:jc w:val="left"/>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毕业教育</w:t>
            </w:r>
          </w:p>
          <w:p w14:paraId="312028CB">
            <w:pPr>
              <w:snapToGrid/>
              <w:jc w:val="left"/>
              <w:rPr>
                <w:rFonts w:asciiTheme="minorEastAsia" w:hAnsiTheme="minorEastAsia" w:eastAsiaTheme="minorEastAsia"/>
                <w:sz w:val="24"/>
                <w:szCs w:val="24"/>
              </w:rPr>
            </w:pPr>
          </w:p>
        </w:tc>
        <w:tc>
          <w:tcPr>
            <w:tcW w:w="1984" w:type="dxa"/>
            <w:vAlign w:val="center"/>
          </w:tcPr>
          <w:p w14:paraId="61094071">
            <w:pPr>
              <w:snapToGrid w:val="0"/>
              <w:jc w:val="both"/>
              <w:rPr>
                <w:rFonts w:hint="eastAsia" w:asciiTheme="minorEastAsia" w:hAnsiTheme="minorEastAsia" w:eastAsiaTheme="minorEastAsia"/>
                <w:sz w:val="24"/>
                <w:szCs w:val="24"/>
                <w:lang w:eastAsia="zh-CN"/>
              </w:rPr>
            </w:pPr>
            <w:r>
              <w:rPr>
                <w:rFonts w:hint="eastAsia" w:asciiTheme="minorEastAsia" w:hAnsiTheme="minorEastAsia"/>
                <w:sz w:val="24"/>
                <w:szCs w:val="24"/>
              </w:rPr>
              <w:t>见</w:t>
            </w:r>
            <w:r>
              <w:rPr>
                <w:rFonts w:hint="eastAsia" w:asciiTheme="minorEastAsia" w:hAnsiTheme="minorEastAsia" w:eastAsiaTheme="minorEastAsia"/>
                <w:sz w:val="24"/>
                <w:szCs w:val="24"/>
              </w:rPr>
              <w:t>表</w:t>
            </w:r>
            <w:r>
              <w:rPr>
                <w:rFonts w:hint="eastAsia" w:asciiTheme="minorEastAsia" w:hAnsiTheme="minorEastAsia" w:eastAsiaTheme="minorEastAsia"/>
                <w:sz w:val="24"/>
                <w:szCs w:val="24"/>
                <w:lang w:val="en-US" w:eastAsia="zh-CN"/>
              </w:rPr>
              <w:t>7</w:t>
            </w:r>
          </w:p>
        </w:tc>
      </w:tr>
      <w:tr w14:paraId="0316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restart"/>
            <w:vAlign w:val="center"/>
          </w:tcPr>
          <w:p w14:paraId="33A569FC">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选修课程</w:t>
            </w:r>
          </w:p>
        </w:tc>
        <w:tc>
          <w:tcPr>
            <w:tcW w:w="3121" w:type="dxa"/>
            <w:gridSpan w:val="2"/>
            <w:vAlign w:val="center"/>
          </w:tcPr>
          <w:p w14:paraId="3580CAB8">
            <w:pPr>
              <w:snapToGrid w:val="0"/>
              <w:jc w:val="both"/>
              <w:rPr>
                <w:rFonts w:hint="eastAsia"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公共</w:t>
            </w:r>
            <w:r>
              <w:rPr>
                <w:rFonts w:hint="eastAsia" w:asciiTheme="minorEastAsia" w:hAnsiTheme="minorEastAsia" w:eastAsiaTheme="minorEastAsia"/>
                <w:sz w:val="24"/>
                <w:szCs w:val="24"/>
                <w:highlight w:val="none"/>
                <w:lang w:val="en-US" w:eastAsia="zh-CN"/>
              </w:rPr>
              <w:t>基础（限定</w:t>
            </w:r>
            <w:r>
              <w:rPr>
                <w:rFonts w:hint="eastAsia" w:asciiTheme="minorEastAsia" w:hAnsiTheme="minorEastAsia" w:eastAsiaTheme="minorEastAsia"/>
                <w:sz w:val="24"/>
                <w:szCs w:val="24"/>
                <w:highlight w:val="none"/>
              </w:rPr>
              <w:t>选修</w:t>
            </w:r>
            <w:r>
              <w:rPr>
                <w:rFonts w:hint="eastAsia" w:asciiTheme="minorEastAsia" w:hAnsiTheme="minorEastAsia" w:eastAsiaTheme="minorEastAsia"/>
                <w:sz w:val="24"/>
                <w:szCs w:val="24"/>
                <w:highlight w:val="none"/>
                <w:lang w:eastAsia="zh-CN"/>
              </w:rPr>
              <w:t>）</w:t>
            </w:r>
            <w:r>
              <w:rPr>
                <w:rFonts w:hint="eastAsia" w:asciiTheme="minorEastAsia" w:hAnsiTheme="minorEastAsia" w:eastAsiaTheme="minorEastAsia"/>
                <w:sz w:val="24"/>
                <w:szCs w:val="24"/>
                <w:highlight w:val="none"/>
              </w:rPr>
              <w:t>课程</w:t>
            </w:r>
          </w:p>
          <w:p w14:paraId="108B39FB">
            <w:pPr>
              <w:pStyle w:val="6"/>
              <w:rPr>
                <w:rFonts w:hint="default" w:eastAsiaTheme="minorEastAsia"/>
                <w:highlight w:val="none"/>
                <w:lang w:val="en-US" w:eastAsia="zh-CN"/>
              </w:rPr>
            </w:pPr>
          </w:p>
        </w:tc>
        <w:tc>
          <w:tcPr>
            <w:tcW w:w="3355" w:type="dxa"/>
            <w:vAlign w:val="center"/>
          </w:tcPr>
          <w:p w14:paraId="1C30607B">
            <w:pPr>
              <w:snapToGrid w:val="0"/>
              <w:jc w:val="both"/>
              <w:rPr>
                <w:rFonts w:asciiTheme="minorEastAsia" w:hAnsiTheme="minorEastAsia" w:cstheme="minorBidi"/>
                <w:sz w:val="24"/>
                <w:szCs w:val="24"/>
                <w:highlight w:val="none"/>
              </w:rPr>
            </w:pPr>
            <w:r>
              <w:rPr>
                <w:rFonts w:hint="eastAsia" w:asciiTheme="minorEastAsia" w:hAnsiTheme="minorEastAsia" w:cstheme="minorBidi"/>
                <w:sz w:val="24"/>
                <w:szCs w:val="24"/>
                <w:highlight w:val="none"/>
              </w:rPr>
              <w:t>1.党史国史</w:t>
            </w:r>
          </w:p>
          <w:p w14:paraId="4C480877">
            <w:pPr>
              <w:jc w:val="both"/>
              <w:rPr>
                <w:rFonts w:asciiTheme="minorEastAsia" w:hAnsiTheme="minorEastAsia"/>
                <w:sz w:val="24"/>
                <w:szCs w:val="24"/>
                <w:highlight w:val="none"/>
              </w:rPr>
            </w:pPr>
            <w:r>
              <w:rPr>
                <w:rFonts w:hint="eastAsia" w:asciiTheme="minorEastAsia" w:hAnsiTheme="minorEastAsia"/>
                <w:sz w:val="24"/>
                <w:szCs w:val="24"/>
                <w:highlight w:val="none"/>
              </w:rPr>
              <w:t>2.国家安全教育</w:t>
            </w:r>
          </w:p>
          <w:p w14:paraId="07E4DB5E">
            <w:pPr>
              <w:jc w:val="both"/>
              <w:rPr>
                <w:rFonts w:asciiTheme="minorEastAsia" w:hAnsiTheme="minorEastAsia"/>
                <w:sz w:val="24"/>
                <w:szCs w:val="24"/>
                <w:highlight w:val="none"/>
              </w:rPr>
            </w:pPr>
            <w:r>
              <w:rPr>
                <w:rFonts w:hint="eastAsia" w:asciiTheme="minorEastAsia" w:hAnsiTheme="minorEastAsia"/>
                <w:sz w:val="24"/>
                <w:szCs w:val="24"/>
                <w:highlight w:val="none"/>
              </w:rPr>
              <w:t>3.创新创业教育</w:t>
            </w:r>
          </w:p>
          <w:p w14:paraId="2DF570B4">
            <w:pPr>
              <w:jc w:val="both"/>
              <w:rPr>
                <w:rFonts w:asciiTheme="minorEastAsia" w:hAnsiTheme="minorEastAsia"/>
                <w:b/>
                <w:bCs/>
                <w:sz w:val="24"/>
                <w:szCs w:val="24"/>
                <w:highlight w:val="none"/>
              </w:rPr>
            </w:pPr>
            <w:r>
              <w:rPr>
                <w:rFonts w:hint="eastAsia" w:asciiTheme="minorEastAsia" w:hAnsiTheme="minorEastAsia"/>
                <w:sz w:val="24"/>
                <w:szCs w:val="24"/>
                <w:highlight w:val="none"/>
              </w:rPr>
              <w:t>4.职业发展与就业指导</w:t>
            </w:r>
          </w:p>
          <w:p w14:paraId="34C9BCAB">
            <w:pPr>
              <w:jc w:val="both"/>
              <w:rPr>
                <w:rFonts w:asciiTheme="minorEastAsia" w:hAnsiTheme="minorEastAsia"/>
                <w:sz w:val="24"/>
                <w:szCs w:val="24"/>
                <w:highlight w:val="none"/>
              </w:rPr>
            </w:pPr>
            <w:r>
              <w:rPr>
                <w:rFonts w:hint="eastAsia" w:asciiTheme="minorEastAsia" w:hAnsiTheme="minorEastAsia"/>
                <w:sz w:val="24"/>
                <w:szCs w:val="24"/>
                <w:highlight w:val="none"/>
              </w:rPr>
              <w:t>5.中华优秀传统文化</w:t>
            </w:r>
          </w:p>
          <w:p w14:paraId="53007C1A">
            <w:pPr>
              <w:jc w:val="both"/>
              <w:rPr>
                <w:rFonts w:hint="eastAsia" w:asciiTheme="minorEastAsia" w:hAnsiTheme="minorEastAsia"/>
                <w:sz w:val="24"/>
                <w:szCs w:val="24"/>
                <w:highlight w:val="none"/>
              </w:rPr>
            </w:pPr>
            <w:r>
              <w:rPr>
                <w:rFonts w:hint="eastAsia" w:asciiTheme="minorEastAsia" w:hAnsiTheme="minorEastAsia"/>
                <w:sz w:val="24"/>
                <w:szCs w:val="24"/>
                <w:highlight w:val="none"/>
                <w:lang w:val="en-US" w:eastAsia="zh-CN"/>
              </w:rPr>
              <w:t>6</w:t>
            </w:r>
            <w:r>
              <w:rPr>
                <w:rFonts w:hint="eastAsia" w:asciiTheme="minorEastAsia" w:hAnsiTheme="minorEastAsia"/>
                <w:sz w:val="24"/>
                <w:szCs w:val="24"/>
                <w:highlight w:val="none"/>
              </w:rPr>
              <w:t>.心理健康教育</w:t>
            </w:r>
          </w:p>
          <w:p w14:paraId="2D1F22FA">
            <w:pPr>
              <w:pStyle w:val="6"/>
              <w:ind w:firstLine="0" w:firstLineChars="0"/>
              <w:rPr>
                <w:rFonts w:hint="eastAsia" w:asciiTheme="minorEastAsia" w:hAnsiTheme="minorEastAsia"/>
                <w:sz w:val="24"/>
                <w:szCs w:val="24"/>
                <w:highlight w:val="none"/>
                <w:lang w:val="en-US" w:eastAsia="zh-CN"/>
              </w:rPr>
            </w:pPr>
            <w:r>
              <w:rPr>
                <w:rFonts w:hint="eastAsia" w:asciiTheme="minorEastAsia" w:hAnsiTheme="minorEastAsia"/>
                <w:sz w:val="24"/>
                <w:szCs w:val="24"/>
                <w:highlight w:val="none"/>
                <w:lang w:val="en-US" w:eastAsia="zh-CN"/>
              </w:rPr>
              <w:t>7.公共选修1</w:t>
            </w:r>
          </w:p>
          <w:p w14:paraId="37811A6D">
            <w:pPr>
              <w:pStyle w:val="6"/>
              <w:ind w:firstLine="0" w:firstLineChars="0"/>
              <w:rPr>
                <w:rFonts w:hint="eastAsia" w:asciiTheme="minorEastAsia" w:hAnsiTheme="minorEastAsia"/>
                <w:sz w:val="24"/>
                <w:szCs w:val="24"/>
                <w:highlight w:val="none"/>
                <w:lang w:val="en-US" w:eastAsia="zh-CN"/>
              </w:rPr>
            </w:pPr>
            <w:r>
              <w:rPr>
                <w:rFonts w:hint="eastAsia" w:asciiTheme="minorEastAsia" w:hAnsiTheme="minorEastAsia"/>
                <w:sz w:val="24"/>
                <w:szCs w:val="24"/>
                <w:highlight w:val="none"/>
                <w:lang w:val="en-US" w:eastAsia="zh-CN"/>
              </w:rPr>
              <w:t>8.公共选修2</w:t>
            </w:r>
          </w:p>
          <w:p w14:paraId="4C592C67">
            <w:pPr>
              <w:pStyle w:val="6"/>
              <w:ind w:firstLine="0" w:firstLineChars="0"/>
              <w:rPr>
                <w:rFonts w:hint="default" w:asciiTheme="minorEastAsia" w:hAnsiTheme="minorEastAsia"/>
                <w:sz w:val="24"/>
                <w:szCs w:val="24"/>
                <w:highlight w:val="none"/>
                <w:lang w:val="en-US" w:eastAsia="zh-CN"/>
              </w:rPr>
            </w:pPr>
            <w:r>
              <w:rPr>
                <w:rFonts w:hint="eastAsia" w:asciiTheme="minorEastAsia" w:hAnsiTheme="minorEastAsia"/>
                <w:sz w:val="24"/>
                <w:szCs w:val="24"/>
                <w:highlight w:val="none"/>
                <w:lang w:val="en-US" w:eastAsia="zh-CN"/>
              </w:rPr>
              <w:t>9.公共选修3</w:t>
            </w:r>
          </w:p>
          <w:p w14:paraId="2B8C593F">
            <w:pPr>
              <w:pStyle w:val="6"/>
              <w:rPr>
                <w:highlight w:val="none"/>
              </w:rPr>
            </w:pPr>
          </w:p>
        </w:tc>
        <w:tc>
          <w:tcPr>
            <w:tcW w:w="1984" w:type="dxa"/>
            <w:vAlign w:val="center"/>
          </w:tcPr>
          <w:p w14:paraId="275869E6">
            <w:pPr>
              <w:snapToGrid w:val="0"/>
              <w:jc w:val="both"/>
              <w:rPr>
                <w:rFonts w:asciiTheme="minorEastAsia" w:hAnsiTheme="minorEastAsia" w:eastAsiaTheme="minorEastAsia"/>
                <w:sz w:val="24"/>
                <w:szCs w:val="24"/>
                <w:highlight w:val="none"/>
              </w:rPr>
            </w:pPr>
            <w:r>
              <w:rPr>
                <w:rFonts w:hint="eastAsia" w:asciiTheme="minorEastAsia" w:hAnsiTheme="minorEastAsia"/>
                <w:sz w:val="24"/>
                <w:szCs w:val="24"/>
                <w:highlight w:val="none"/>
              </w:rPr>
              <w:t>见</w:t>
            </w:r>
            <w:r>
              <w:rPr>
                <w:rFonts w:hint="eastAsia" w:asciiTheme="minorEastAsia" w:hAnsiTheme="minorEastAsia" w:eastAsiaTheme="minorEastAsia"/>
                <w:sz w:val="24"/>
                <w:szCs w:val="24"/>
                <w:highlight w:val="none"/>
              </w:rPr>
              <w:t>表</w:t>
            </w:r>
            <w:r>
              <w:rPr>
                <w:rFonts w:hint="eastAsia" w:asciiTheme="minorEastAsia" w:hAnsiTheme="minorEastAsia"/>
                <w:sz w:val="24"/>
                <w:szCs w:val="24"/>
                <w:highlight w:val="none"/>
              </w:rPr>
              <w:t>3</w:t>
            </w:r>
            <w:r>
              <w:rPr>
                <w:rFonts w:hint="eastAsia" w:asciiTheme="minorEastAsia" w:hAnsiTheme="minorEastAsia" w:eastAsiaTheme="minorEastAsia"/>
                <w:sz w:val="24"/>
                <w:szCs w:val="24"/>
                <w:highlight w:val="none"/>
              </w:rPr>
              <w:t xml:space="preserve"> </w:t>
            </w:r>
          </w:p>
        </w:tc>
      </w:tr>
      <w:tr w14:paraId="7F12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8" w:type="dxa"/>
            <w:vMerge w:val="continue"/>
            <w:vAlign w:val="center"/>
          </w:tcPr>
          <w:p w14:paraId="68F1DF03">
            <w:pPr>
              <w:snapToGrid w:val="0"/>
              <w:jc w:val="both"/>
              <w:rPr>
                <w:rFonts w:asciiTheme="minorEastAsia" w:hAnsiTheme="minorEastAsia" w:eastAsiaTheme="minorEastAsia"/>
                <w:sz w:val="24"/>
                <w:szCs w:val="24"/>
              </w:rPr>
            </w:pPr>
          </w:p>
        </w:tc>
        <w:tc>
          <w:tcPr>
            <w:tcW w:w="3121" w:type="dxa"/>
            <w:gridSpan w:val="2"/>
            <w:vAlign w:val="center"/>
          </w:tcPr>
          <w:p w14:paraId="7DBBB816">
            <w:pPr>
              <w:snapToGrid w:val="0"/>
              <w:jc w:val="both"/>
              <w:rPr>
                <w:rFonts w:asciiTheme="minorEastAsia" w:hAnsiTheme="minorEastAsia" w:eastAsiaTheme="minorEastAsia"/>
                <w:sz w:val="24"/>
                <w:szCs w:val="24"/>
              </w:rPr>
            </w:pPr>
            <w:r>
              <w:rPr>
                <w:rFonts w:hint="eastAsia" w:asciiTheme="minorEastAsia" w:hAnsiTheme="minorEastAsia" w:eastAsiaTheme="minorEastAsia"/>
                <w:sz w:val="24"/>
                <w:szCs w:val="24"/>
              </w:rPr>
              <w:t>专业拓展课程（专业限选</w:t>
            </w:r>
            <w:r>
              <w:rPr>
                <w:rFonts w:hint="eastAsia" w:asciiTheme="minorEastAsia" w:hAnsiTheme="minorEastAsia" w:eastAsiaTheme="minorEastAsia"/>
                <w:sz w:val="24"/>
                <w:szCs w:val="24"/>
                <w:lang w:val="en-US" w:eastAsia="zh-CN"/>
              </w:rPr>
              <w:t>/任选</w:t>
            </w:r>
            <w:r>
              <w:rPr>
                <w:rFonts w:hint="eastAsia" w:asciiTheme="minorEastAsia" w:hAnsiTheme="minorEastAsia" w:eastAsiaTheme="minorEastAsia"/>
                <w:sz w:val="24"/>
                <w:szCs w:val="24"/>
              </w:rPr>
              <w:t>）</w:t>
            </w:r>
          </w:p>
        </w:tc>
        <w:tc>
          <w:tcPr>
            <w:tcW w:w="3355" w:type="dxa"/>
            <w:vAlign w:val="center"/>
          </w:tcPr>
          <w:p w14:paraId="641FA2EB">
            <w:pPr>
              <w:numPr>
                <w:ilvl w:val="0"/>
                <w:numId w:val="4"/>
              </w:numPr>
              <w:snapToGrid w:val="0"/>
              <w:jc w:val="both"/>
            </w:pPr>
            <w:r>
              <w:rPr>
                <w:rFonts w:hint="eastAsia" w:asciiTheme="minorEastAsia" w:hAnsiTheme="minorEastAsia" w:eastAsiaTheme="minorEastAsia"/>
                <w:sz w:val="24"/>
                <w:szCs w:val="24"/>
              </w:rPr>
              <w:t>成衣制作基础</w:t>
            </w:r>
          </w:p>
          <w:p w14:paraId="5D6BC2ED">
            <w:pPr>
              <w:numPr>
                <w:ilvl w:val="0"/>
                <w:numId w:val="4"/>
              </w:numPr>
              <w:snapToGrid w:val="0"/>
              <w:jc w:val="both"/>
            </w:pPr>
            <w:r>
              <w:rPr>
                <w:rFonts w:hint="eastAsia"/>
              </w:rPr>
              <w:t>服装立体裁剪</w:t>
            </w:r>
          </w:p>
          <w:p w14:paraId="43818BCD">
            <w:pPr>
              <w:numPr>
                <w:ilvl w:val="0"/>
                <w:numId w:val="4"/>
              </w:numPr>
              <w:snapToGrid w:val="0"/>
              <w:jc w:val="both"/>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lang w:val="en-US" w:eastAsia="zh-CN"/>
              </w:rPr>
              <w:t>时尚插画</w:t>
            </w:r>
          </w:p>
          <w:p w14:paraId="13C064CA">
            <w:pPr>
              <w:pStyle w:val="6"/>
              <w:numPr>
                <w:ilvl w:val="0"/>
                <w:numId w:val="4"/>
              </w:numPr>
              <w:ind w:firstLine="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时尚文案创作</w:t>
            </w:r>
          </w:p>
          <w:p w14:paraId="7BFFD93F">
            <w:pPr>
              <w:numPr>
                <w:ilvl w:val="-1"/>
                <w:numId w:val="0"/>
              </w:numPr>
              <w:snapToGrid w:val="0"/>
              <w:ind w:left="0" w:leftChars="0" w:firstLine="0" w:firstLineChars="0"/>
              <w:jc w:val="both"/>
              <w:rPr>
                <w:rFonts w:asciiTheme="minorEastAsia" w:hAnsiTheme="minorEastAsia" w:eastAsiaTheme="minorEastAsia"/>
                <w:sz w:val="24"/>
                <w:szCs w:val="24"/>
              </w:rPr>
            </w:pPr>
          </w:p>
        </w:tc>
        <w:tc>
          <w:tcPr>
            <w:tcW w:w="1984" w:type="dxa"/>
            <w:vAlign w:val="center"/>
          </w:tcPr>
          <w:p w14:paraId="6ABF337E">
            <w:pPr>
              <w:snapToGrid w:val="0"/>
              <w:jc w:val="both"/>
              <w:rPr>
                <w:rFonts w:asciiTheme="minorEastAsia" w:hAnsiTheme="minorEastAsia" w:eastAsiaTheme="minorEastAsia"/>
                <w:sz w:val="24"/>
                <w:szCs w:val="24"/>
              </w:rPr>
            </w:pPr>
            <w:r>
              <w:rPr>
                <w:rFonts w:hint="eastAsia" w:asciiTheme="minorEastAsia" w:hAnsiTheme="minorEastAsia"/>
                <w:sz w:val="24"/>
                <w:szCs w:val="24"/>
              </w:rPr>
              <w:t>见</w:t>
            </w:r>
            <w:r>
              <w:rPr>
                <w:rFonts w:hint="eastAsia" w:asciiTheme="minorEastAsia" w:hAnsiTheme="minorEastAsia" w:eastAsiaTheme="minorEastAsia"/>
                <w:sz w:val="24"/>
                <w:szCs w:val="24"/>
              </w:rPr>
              <w:t>表</w:t>
            </w:r>
            <w:r>
              <w:rPr>
                <w:rFonts w:hint="eastAsia" w:asciiTheme="minorEastAsia" w:hAnsiTheme="minorEastAsia"/>
                <w:sz w:val="24"/>
                <w:szCs w:val="24"/>
              </w:rPr>
              <w:t>6</w:t>
            </w:r>
            <w:r>
              <w:rPr>
                <w:rFonts w:hint="eastAsia" w:asciiTheme="minorEastAsia" w:hAnsiTheme="minorEastAsia" w:eastAsiaTheme="minorEastAsia"/>
                <w:sz w:val="24"/>
                <w:szCs w:val="24"/>
              </w:rPr>
              <w:t xml:space="preserve"> </w:t>
            </w:r>
          </w:p>
        </w:tc>
      </w:tr>
    </w:tbl>
    <w:p w14:paraId="7B27FC73">
      <w:pPr>
        <w:spacing w:line="360" w:lineRule="auto"/>
        <w:ind w:firstLine="0" w:firstLineChars="0"/>
        <w:outlineLvl w:val="1"/>
        <w:rPr>
          <w:rFonts w:hint="default" w:ascii="宋体" w:hAnsi="宋体" w:eastAsia="宋体" w:cs="宋体"/>
          <w:b/>
          <w:bCs/>
          <w:lang w:val="en-US" w:eastAsia="zh-CN"/>
        </w:rPr>
      </w:pPr>
      <w:del w:id="805" w:author="chinble" w:date="2025-09-23T14:34:34Z">
        <w:bookmarkStart w:id="95" w:name="_Toc6536"/>
        <w:bookmarkStart w:id="96" w:name="_Toc25474"/>
        <w:bookmarkStart w:id="97" w:name="_Toc14710"/>
        <w:bookmarkStart w:id="98" w:name="_Toc3396"/>
        <w:bookmarkStart w:id="99" w:name="_Toc14623"/>
        <w:bookmarkStart w:id="100" w:name="_Toc30186"/>
        <w:bookmarkStart w:id="101" w:name="_Toc27950"/>
        <w:bookmarkStart w:id="102" w:name="_Toc31349"/>
        <w:bookmarkStart w:id="103" w:name="_Toc23357"/>
        <w:r>
          <w:rPr>
            <w:rFonts w:hint="default" w:ascii="宋体" w:hAnsi="宋体" w:eastAsia="宋体" w:cs="宋体"/>
            <w:b/>
            <w:bCs/>
            <w:lang w:val="en-US" w:eastAsia="zh-CN"/>
          </w:rPr>
          <w:delText>7</w:delText>
        </w:r>
      </w:del>
      <w:ins w:id="806" w:author="chinble" w:date="2025-09-23T14:34:34Z">
        <w:r>
          <w:rPr>
            <w:rFonts w:hint="eastAsia" w:cs="宋体"/>
            <w:b/>
            <w:bCs/>
            <w:lang w:val="en-US" w:eastAsia="zh-CN"/>
          </w:rPr>
          <w:t>8</w:t>
        </w:r>
      </w:ins>
      <w:r>
        <w:rPr>
          <w:rFonts w:hint="eastAsia" w:ascii="宋体" w:hAnsi="宋体" w:eastAsia="宋体" w:cs="宋体"/>
          <w:b/>
          <w:bCs/>
          <w:lang w:val="en-US" w:eastAsia="zh-CN"/>
        </w:rPr>
        <w:t>.2课程内容及要求</w:t>
      </w:r>
      <w:bookmarkEnd w:id="95"/>
      <w:bookmarkEnd w:id="96"/>
      <w:bookmarkEnd w:id="97"/>
      <w:bookmarkEnd w:id="98"/>
      <w:bookmarkEnd w:id="99"/>
      <w:bookmarkEnd w:id="100"/>
      <w:bookmarkEnd w:id="101"/>
      <w:bookmarkEnd w:id="102"/>
      <w:bookmarkEnd w:id="103"/>
    </w:p>
    <w:p w14:paraId="52E7DF80">
      <w:pPr>
        <w:spacing w:line="360" w:lineRule="auto"/>
        <w:ind w:firstLine="482" w:firstLineChars="200"/>
        <w:jc w:val="center"/>
        <w:outlineLvl w:val="1"/>
        <w:rPr>
          <w:rFonts w:hint="default" w:eastAsiaTheme="minorEastAsia"/>
          <w:b/>
          <w:bCs/>
          <w:lang w:val="en-US" w:eastAsia="zh-CN"/>
        </w:rPr>
      </w:pPr>
      <w:bookmarkStart w:id="104" w:name="_Toc31941"/>
      <w:bookmarkStart w:id="105" w:name="_Toc10806"/>
      <w:bookmarkStart w:id="106" w:name="_Toc24336"/>
      <w:bookmarkStart w:id="107" w:name="_Toc28184"/>
      <w:bookmarkStart w:id="108" w:name="_Toc26365"/>
      <w:bookmarkStart w:id="109" w:name="_Toc17389"/>
      <w:bookmarkStart w:id="110" w:name="_Toc265"/>
      <w:bookmarkStart w:id="111" w:name="_Toc9583"/>
      <w:bookmarkStart w:id="112" w:name="_Toc20229"/>
      <w:bookmarkStart w:id="113" w:name="_Toc20498"/>
      <w:r>
        <w:rPr>
          <w:rFonts w:hint="eastAsia" w:eastAsiaTheme="minorEastAsia"/>
          <w:b/>
          <w:bCs/>
          <w:lang w:val="en-US" w:eastAsia="zh-CN"/>
        </w:rPr>
        <w:t>表2    公共基础（必修）课程主要教学内容与要求</w:t>
      </w:r>
      <w:bookmarkEnd w:id="104"/>
      <w:bookmarkEnd w:id="105"/>
      <w:bookmarkEnd w:id="106"/>
      <w:bookmarkEnd w:id="107"/>
      <w:bookmarkEnd w:id="108"/>
      <w:bookmarkEnd w:id="109"/>
      <w:bookmarkEnd w:id="110"/>
      <w:bookmarkEnd w:id="111"/>
      <w:bookmarkEnd w:id="112"/>
      <w:bookmarkEnd w:id="113"/>
    </w:p>
    <w:tbl>
      <w:tblPr>
        <w:tblStyle w:val="20"/>
        <w:tblW w:w="0" w:type="auto"/>
        <w:jc w:val="center"/>
        <w:tblLayout w:type="autofit"/>
        <w:tblCellMar>
          <w:top w:w="0" w:type="dxa"/>
          <w:left w:w="108" w:type="dxa"/>
          <w:bottom w:w="0" w:type="dxa"/>
          <w:right w:w="108" w:type="dxa"/>
        </w:tblCellMar>
      </w:tblPr>
      <w:tblGrid>
        <w:gridCol w:w="698"/>
        <w:gridCol w:w="2376"/>
        <w:gridCol w:w="6002"/>
        <w:gridCol w:w="698"/>
      </w:tblGrid>
      <w:tr w14:paraId="4B86406D">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5F782">
            <w:pPr>
              <w:keepNext w:val="0"/>
              <w:keepLines w:val="0"/>
              <w:widowControl/>
              <w:suppressLineNumbers w:val="0"/>
              <w:spacing w:before="0" w:beforeAutospacing="0" w:after="0" w:afterAutospacing="0"/>
              <w:ind w:left="0" w:right="0"/>
              <w:jc w:val="center"/>
              <w:textAlignment w:val="center"/>
              <w:rPr>
                <w:rFonts w:hint="default" w:ascii="宋体" w:hAnsi="宋体"/>
                <w:b/>
                <w:bCs/>
                <w:color w:val="000000"/>
                <w:szCs w:val="21"/>
              </w:rPr>
            </w:pPr>
            <w:r>
              <w:rPr>
                <w:rFonts w:hint="eastAsia" w:ascii="宋体" w:hAnsi="宋体"/>
                <w:b/>
                <w:bCs/>
                <w:color w:val="000000"/>
                <w:kern w:val="0"/>
                <w:szCs w:val="21"/>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B9CB9">
            <w:pPr>
              <w:keepNext w:val="0"/>
              <w:keepLines w:val="0"/>
              <w:widowControl/>
              <w:suppressLineNumbers w:val="0"/>
              <w:spacing w:before="0" w:beforeAutospacing="0" w:after="0" w:afterAutospacing="0"/>
              <w:ind w:left="0" w:right="0"/>
              <w:jc w:val="center"/>
              <w:textAlignment w:val="center"/>
              <w:rPr>
                <w:rFonts w:hint="default" w:ascii="宋体" w:hAnsi="宋体"/>
                <w:b/>
                <w:bCs/>
                <w:color w:val="000000"/>
                <w:szCs w:val="21"/>
              </w:rPr>
            </w:pPr>
            <w:r>
              <w:rPr>
                <w:rFonts w:hint="eastAsia" w:ascii="宋体" w:hAnsi="宋体"/>
                <w:b/>
                <w:bCs/>
                <w:color w:val="000000"/>
                <w:kern w:val="0"/>
                <w:szCs w:val="21"/>
              </w:rPr>
              <w:t>课程名称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F74DD">
            <w:pPr>
              <w:keepNext w:val="0"/>
              <w:keepLines w:val="0"/>
              <w:widowControl/>
              <w:suppressLineNumbers w:val="0"/>
              <w:spacing w:before="0" w:beforeAutospacing="0" w:after="0" w:afterAutospacing="0"/>
              <w:ind w:left="0" w:right="0"/>
              <w:jc w:val="center"/>
              <w:textAlignment w:val="center"/>
              <w:rPr>
                <w:rFonts w:hint="default" w:ascii="宋体" w:hAnsi="宋体"/>
                <w:b/>
                <w:bCs/>
                <w:color w:val="000000"/>
                <w:szCs w:val="21"/>
              </w:rPr>
            </w:pPr>
            <w:r>
              <w:rPr>
                <w:rFonts w:hint="eastAsia" w:ascii="宋体" w:hAnsi="宋体"/>
                <w:b/>
                <w:bCs/>
                <w:color w:val="000000"/>
                <w:kern w:val="0"/>
                <w:szCs w:val="21"/>
              </w:rPr>
              <w:t>主要教学内容和要求</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DF8FF">
            <w:pPr>
              <w:keepNext w:val="0"/>
              <w:keepLines w:val="0"/>
              <w:widowControl/>
              <w:suppressLineNumbers w:val="0"/>
              <w:spacing w:before="0" w:beforeAutospacing="0" w:after="0" w:afterAutospacing="0"/>
              <w:ind w:left="0" w:right="0"/>
              <w:jc w:val="center"/>
              <w:textAlignment w:val="center"/>
              <w:rPr>
                <w:rFonts w:hint="default" w:ascii="宋体" w:hAnsi="宋体"/>
                <w:b/>
                <w:bCs/>
                <w:color w:val="000000"/>
                <w:szCs w:val="21"/>
              </w:rPr>
            </w:pPr>
            <w:r>
              <w:rPr>
                <w:rFonts w:hint="eastAsia" w:ascii="宋体" w:hAnsi="宋体"/>
                <w:b/>
                <w:bCs/>
                <w:color w:val="000000"/>
                <w:kern w:val="0"/>
                <w:szCs w:val="21"/>
              </w:rPr>
              <w:t>学时</w:t>
            </w:r>
          </w:p>
        </w:tc>
      </w:tr>
      <w:tr w14:paraId="56F9B2B2">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74230">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16FD0">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中国特色社会主义</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01E41D">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lang w:val="en-US" w:eastAsia="zh-CN"/>
              </w:rPr>
            </w:pPr>
            <w:r>
              <w:rPr>
                <w:rFonts w:hint="eastAsia" w:ascii="宋体" w:hAnsi="宋体"/>
                <w:color w:val="auto"/>
                <w:kern w:val="0"/>
                <w:szCs w:val="21"/>
              </w:rPr>
              <w:t>本课程依据《中等职业学校思想政治课程标准》开设，教学要点如下：</w:t>
            </w:r>
          </w:p>
          <w:p w14:paraId="1BECB3B5">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①以习近平新时代中国特色社会主义思想为指导，阐释中国特色社会主义的开创、发展及其进入新时代的历史方位，引导学生正确认识中华民族从站起来、富起来到强起来的伟大进程。</w:t>
            </w:r>
          </w:p>
          <w:p w14:paraId="4A377232">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②阐明中国特色社会主义经济建设、政治建设、文化建设、社会建设、生态文明建设“五位一体”总体布局的基本内容，引导学生深刻理解中国特色社会主义制度的显著优势，坚定拥护中国共产党的领导，牢固树立对马克思主义的信仰、对中国特色社会主义的信念、对中华民族伟大复兴中国梦的信心。</w:t>
            </w:r>
          </w:p>
          <w:p w14:paraId="4F8A9AED">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③引导学生认清自身在实现新时代发展目标中的历史机遇与责任使命，深刻理解热爱祖国是立身之本、成才之基，自觉将爱国情、强国志、报国行融入坚持和发展中国特色社会主义、建设社会主义现代化强国、实现中华民族伟大复兴的奋斗实践当中。</w:t>
            </w:r>
          </w:p>
          <w:p w14:paraId="23897DC0">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59879">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36</w:t>
            </w:r>
          </w:p>
        </w:tc>
      </w:tr>
      <w:tr w14:paraId="2B43AC48">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CF6F7">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31052">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心理健康与职业生涯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DDDF1C">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lang w:val="en-US" w:eastAsia="zh-CN"/>
              </w:rPr>
            </w:pPr>
            <w:r>
              <w:rPr>
                <w:rFonts w:hint="eastAsia" w:ascii="宋体" w:hAnsi="宋体"/>
                <w:color w:val="auto"/>
                <w:kern w:val="0"/>
                <w:szCs w:val="21"/>
              </w:rPr>
              <w:t>本课程依据《中等职业学校思想政治课程标准》开设，教学要点如下：</w:t>
            </w:r>
          </w:p>
          <w:p w14:paraId="695FDCF0">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①阐释心理健康与职业生涯基本知识，引导学生树立心理健康意识，掌握心理调适方法及职业生涯规划路径，有效应对生活、学习、成长与求职中的问题，形成适应时代发展的职业理想与职业发展观。</w:t>
            </w:r>
          </w:p>
          <w:p w14:paraId="6B9AA444">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r>
              <w:rPr>
                <w:rFonts w:hint="eastAsia" w:ascii="宋体" w:hAnsi="宋体"/>
                <w:color w:val="auto"/>
                <w:kern w:val="0"/>
                <w:szCs w:val="21"/>
                <w:lang w:val="en-US" w:eastAsia="zh-CN"/>
              </w:rPr>
              <w:t>②培育学生自立自强、敬业乐群的心理品质，养成自尊自信、理性平和、积极向上的良好心态，探寻符合自身实际和社会发展需求的积极生活目标。</w:t>
            </w:r>
          </w:p>
          <w:p w14:paraId="62BF7556">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③增强学生应对挫折、适应社会的能力，掌握制订、执行职业生涯规划的具体方法，提升综合职业素养，为顺利就业创业奠定坚实基础。</w:t>
            </w:r>
          </w:p>
          <w:p w14:paraId="6F3779FE">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8F21C">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36</w:t>
            </w:r>
          </w:p>
        </w:tc>
      </w:tr>
      <w:tr w14:paraId="7905E49E">
        <w:tblPrEx>
          <w:tblCellMar>
            <w:top w:w="0" w:type="dxa"/>
            <w:left w:w="108" w:type="dxa"/>
            <w:bottom w:w="0" w:type="dxa"/>
            <w:right w:w="108" w:type="dxa"/>
          </w:tblCellMar>
        </w:tblPrEx>
        <w:trPr>
          <w:trHeight w:val="642"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D86F6">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FD136">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哲学与人生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BEA15B">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lang w:val="en-US" w:eastAsia="zh-CN"/>
              </w:rPr>
            </w:pPr>
            <w:r>
              <w:rPr>
                <w:rFonts w:hint="eastAsia" w:ascii="宋体" w:hAnsi="宋体"/>
                <w:color w:val="auto"/>
                <w:kern w:val="0"/>
                <w:szCs w:val="21"/>
              </w:rPr>
              <w:t>本课程依据《中等职业学校思想政治课程标准》开设，教学要点如下：</w:t>
            </w:r>
          </w:p>
          <w:p w14:paraId="63193683">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①阐明马克思主义哲学作为科学的世界观和方法论地位，阐释辩证唯物主义与历史唯物主义基本观点及其对人生成长的指导意义。引导学生了解并运用这些原理认识世界，坚持实践第一、一切从实际出发、实事求是，学会具体问题具体分析。</w:t>
            </w:r>
          </w:p>
          <w:p w14:paraId="39209999">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②阐述在社会生活与个人成长中进行正确价值判断和行为选择的重要性。引导学生运用哲学观点正确认识社会现象，分析和处理人生问题，在生活中自觉做出正确价值判断和行为选择，弘扬和践行社会主义核心价值观，奠定科学的世界观、人生观、价值观基础。</w:t>
            </w:r>
          </w:p>
          <w:p w14:paraId="5F2F1429">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46C753">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36</w:t>
            </w:r>
          </w:p>
        </w:tc>
      </w:tr>
      <w:tr w14:paraId="71E56FBC">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AAFE9">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C412D">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职业道德与法治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FE772D">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lang w:val="en-US" w:eastAsia="zh-CN"/>
              </w:rPr>
            </w:pPr>
            <w:r>
              <w:rPr>
                <w:rFonts w:hint="eastAsia" w:ascii="宋体" w:hAnsi="宋体"/>
                <w:color w:val="auto"/>
                <w:kern w:val="0"/>
                <w:szCs w:val="21"/>
              </w:rPr>
              <w:t>本课程依据《中等职业学校思想政治课程标准》开设，教学要点如下：</w:t>
            </w:r>
          </w:p>
          <w:p w14:paraId="0808C050">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①提升学生职业道德素质与法治素养。帮助学生理解全面依法治国的总目标与基本要求，了解新时代公民道德建设及职业道德的主要内容与重要意义，增强职业道德与法治意识。</w:t>
            </w:r>
          </w:p>
          <w:p w14:paraId="03C226AA">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②引导学生掌握加强职业道德修养的主要方法，初步培养依法维权和有序参与公共事务的能力。</w:t>
            </w:r>
          </w:p>
          <w:p w14:paraId="0C8DF5DC">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lang w:val="en-US" w:eastAsia="zh-CN"/>
              </w:rPr>
            </w:pPr>
            <w:r>
              <w:rPr>
                <w:rFonts w:hint="eastAsia" w:ascii="宋体" w:hAnsi="宋体"/>
                <w:color w:val="auto"/>
                <w:kern w:val="0"/>
                <w:szCs w:val="21"/>
                <w:lang w:val="en-US" w:eastAsia="zh-CN"/>
              </w:rPr>
              <w:t>③指导学生根据社会发展需要和自身实际，自觉以道德和法律规范言行，养成爱岗敬业、依法办事的思维方式和行为习惯，做恪守道德规范、尊法学法守法用法的好公民。</w:t>
            </w:r>
          </w:p>
          <w:p w14:paraId="676D4982">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AAE76">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36</w:t>
            </w:r>
          </w:p>
        </w:tc>
      </w:tr>
      <w:tr w14:paraId="4B5B914F">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A1755">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E34DB">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语文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800EF2">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rPr>
            </w:pPr>
            <w:r>
              <w:rPr>
                <w:rFonts w:hint="eastAsia" w:ascii="宋体" w:hAnsi="宋体"/>
                <w:color w:val="auto"/>
                <w:kern w:val="0"/>
                <w:szCs w:val="21"/>
              </w:rPr>
              <w:t>依据《中等职业学校</w:t>
            </w:r>
            <w:r>
              <w:rPr>
                <w:rFonts w:hint="eastAsia" w:ascii="宋体" w:hAnsi="宋体"/>
                <w:color w:val="auto"/>
                <w:kern w:val="0"/>
                <w:szCs w:val="21"/>
                <w:lang w:val="en-US" w:eastAsia="zh-CN"/>
              </w:rPr>
              <w:t>语文</w:t>
            </w:r>
            <w:r>
              <w:rPr>
                <w:rFonts w:hint="eastAsia" w:ascii="宋体" w:hAnsi="宋体"/>
                <w:color w:val="auto"/>
                <w:kern w:val="0"/>
                <w:szCs w:val="21"/>
              </w:rPr>
              <w:t>课程标准》开设。通过本课程学习，学生将获得与形成语言知识与语言能力，思维能力与思维品质，情感、态度与价值观的学科核心素养。</w:t>
            </w:r>
          </w:p>
          <w:p w14:paraId="0B17B01A">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①掌握基础语言知识</w:t>
            </w:r>
          </w:p>
          <w:p w14:paraId="124878CA">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汉字、词汇、语法、修辞等基础知识。常见成语、标点符号的正确使用。</w:t>
            </w:r>
          </w:p>
          <w:p w14:paraId="1D8618B1">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②能够进行阅读与鉴赏</w:t>
            </w:r>
          </w:p>
          <w:p w14:paraId="6433C4C0">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现代文阅读：记叙文、说明文、议论文等文体阅读，理解主旨、分析手法。文言文阅读：简单文言文的理解，掌握常见实词、虚词和句式。</w:t>
            </w:r>
          </w:p>
          <w:p w14:paraId="32AA1CB4">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文学作品鉴赏：诗歌、散文、小说、戏剧的赏析，培养审美能力。</w:t>
            </w:r>
          </w:p>
          <w:p w14:paraId="1FA0E942">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③培养写作能力</w:t>
            </w:r>
          </w:p>
          <w:p w14:paraId="7216BE38">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应用文写作：书信、通知、启事、计划、总结等实用文体。记叙文与议论文：能写内容完整、条理清晰的记叙文和观点明确的议论文。</w:t>
            </w:r>
          </w:p>
          <w:p w14:paraId="4AF38056">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 xml:space="preserve">④口语交际 </w:t>
            </w:r>
          </w:p>
          <w:p w14:paraId="45581EB6">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 xml:space="preserve">自我介绍、演讲、讨论、求职面试等场景的口语表达训练。  </w:t>
            </w:r>
          </w:p>
          <w:p w14:paraId="024E800E">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⑤综合实践活动</w:t>
            </w:r>
          </w:p>
          <w:p w14:paraId="3D8779AD">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6D2C2">
            <w:pPr>
              <w:keepNext w:val="0"/>
              <w:keepLines w:val="0"/>
              <w:widowControl/>
              <w:suppressLineNumbers w:val="0"/>
              <w:spacing w:before="0" w:beforeAutospacing="0" w:after="0" w:afterAutospacing="0"/>
              <w:ind w:left="0" w:right="0"/>
              <w:jc w:val="center"/>
              <w:textAlignment w:val="center"/>
              <w:rPr>
                <w:rFonts w:hint="default" w:ascii="宋体" w:hAnsi="宋体" w:eastAsia="宋体"/>
                <w:color w:val="auto"/>
                <w:szCs w:val="21"/>
                <w:lang w:val="en-US" w:eastAsia="zh-CN"/>
              </w:rPr>
            </w:pPr>
            <w:r>
              <w:rPr>
                <w:rFonts w:hint="eastAsia" w:ascii="宋体" w:hAnsi="宋体"/>
                <w:color w:val="auto"/>
                <w:kern w:val="0"/>
                <w:szCs w:val="21"/>
                <w:lang w:val="en-US" w:eastAsia="zh-CN"/>
              </w:rPr>
              <w:t>216</w:t>
            </w:r>
          </w:p>
        </w:tc>
      </w:tr>
      <w:tr w14:paraId="3B84E1DD">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1EE62">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EBA14">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数学</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357215">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rPr>
            </w:pPr>
            <w:r>
              <w:rPr>
                <w:rFonts w:hint="eastAsia" w:ascii="宋体" w:hAnsi="宋体"/>
                <w:color w:val="auto"/>
                <w:kern w:val="0"/>
                <w:szCs w:val="21"/>
              </w:rPr>
              <w:t>依据《中等职业学校数学课程标准》开设。</w:t>
            </w:r>
          </w:p>
          <w:p w14:paraId="1A236F96">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①了解数学学科各模块的基础知识。</w:t>
            </w:r>
          </w:p>
          <w:p w14:paraId="718BAA8A">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②理解数学知识点的定义、定理、推论、图像和性质等。</w:t>
            </w:r>
          </w:p>
          <w:p w14:paraId="41327D15">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③掌握继续学习和职业发展所必备的数学知识、数学技能、数学方法、数学思想和活动经验。</w:t>
            </w:r>
          </w:p>
          <w:p w14:paraId="49BFCAAE">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④学会运用数学的思想方法和工具，提高发现问题、分析问题和解决问题的能力。</w:t>
            </w:r>
          </w:p>
          <w:p w14:paraId="46AE0151">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⑤培养学生社会责任意识，践行科学精神和工匠精神，提升学生数学核心素养，养成良好的道德品质和职业素养。</w:t>
            </w:r>
          </w:p>
          <w:p w14:paraId="42106CF5">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2E28B">
            <w:pPr>
              <w:keepNext w:val="0"/>
              <w:keepLines w:val="0"/>
              <w:widowControl/>
              <w:suppressLineNumbers w:val="0"/>
              <w:spacing w:before="0" w:beforeAutospacing="0" w:after="0" w:afterAutospacing="0"/>
              <w:ind w:left="0" w:right="0"/>
              <w:jc w:val="center"/>
              <w:textAlignment w:val="center"/>
              <w:rPr>
                <w:rFonts w:hint="default" w:ascii="宋体" w:hAnsi="宋体" w:eastAsia="宋体"/>
                <w:color w:val="auto"/>
                <w:szCs w:val="21"/>
                <w:lang w:val="en-US" w:eastAsia="zh-CN"/>
              </w:rPr>
            </w:pPr>
            <w:r>
              <w:rPr>
                <w:rFonts w:hint="eastAsia" w:ascii="宋体" w:hAnsi="宋体"/>
                <w:color w:val="auto"/>
                <w:kern w:val="0"/>
                <w:szCs w:val="21"/>
                <w:lang w:val="en-US" w:eastAsia="zh-CN"/>
              </w:rPr>
              <w:t>252</w:t>
            </w:r>
          </w:p>
        </w:tc>
      </w:tr>
      <w:tr w14:paraId="33F79A1A">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E60A3">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7BACE">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英语</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F339C8">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szCs w:val="21"/>
              </w:rPr>
            </w:pPr>
            <w:r>
              <w:rPr>
                <w:rFonts w:hint="eastAsia" w:ascii="宋体" w:hAnsi="宋体"/>
                <w:color w:val="auto"/>
                <w:szCs w:val="21"/>
              </w:rPr>
              <w:t>依据《中等职业学校</w:t>
            </w:r>
            <w:r>
              <w:rPr>
                <w:rFonts w:hint="eastAsia" w:ascii="宋体" w:hAnsi="宋体"/>
                <w:color w:val="auto"/>
                <w:szCs w:val="21"/>
                <w:lang w:val="en-US" w:eastAsia="zh-CN"/>
              </w:rPr>
              <w:t>英语</w:t>
            </w:r>
            <w:r>
              <w:rPr>
                <w:rFonts w:hint="eastAsia" w:ascii="宋体" w:hAnsi="宋体"/>
                <w:color w:val="auto"/>
                <w:szCs w:val="21"/>
              </w:rPr>
              <w:t>课程标准》开设。</w:t>
            </w:r>
          </w:p>
          <w:p w14:paraId="1F89A202">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color w:val="auto"/>
                <w:szCs w:val="21"/>
              </w:rPr>
              <w:t>①掌握英语语音、基础语法结构和常用词汇（2000个）。</w:t>
            </w:r>
          </w:p>
          <w:p w14:paraId="49EE6631">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color w:val="auto"/>
                <w:szCs w:val="21"/>
              </w:rPr>
              <w:t>②能听懂并进行日常英语对话（如问候、介绍、询问信息、问路、点餐、看病等）。</w:t>
            </w:r>
          </w:p>
          <w:p w14:paraId="6506E002">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color w:val="auto"/>
                <w:szCs w:val="21"/>
              </w:rPr>
              <w:t>③能阅读和理解300词以内的简单英文材料（如新闻报道、科普文章、公告等）。</w:t>
            </w:r>
          </w:p>
          <w:p w14:paraId="4C15D927">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color w:val="auto"/>
                <w:szCs w:val="21"/>
              </w:rPr>
              <w:t>④培养基本的英语写作能力，能撰写简单的应用文（如请假条、通知、邮件等）。</w:t>
            </w:r>
          </w:p>
          <w:p w14:paraId="3FB36F36">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color w:val="auto"/>
                <w:szCs w:val="21"/>
              </w:rPr>
              <w:t>⑤通过情景模拟和角色扮演，提升学生的实际语言应用能力，培养跨文化交际意识和职业素养。</w:t>
            </w:r>
          </w:p>
          <w:p w14:paraId="74D4C8AC">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73335">
            <w:pPr>
              <w:keepNext w:val="0"/>
              <w:keepLines w:val="0"/>
              <w:widowControl/>
              <w:suppressLineNumbers w:val="0"/>
              <w:spacing w:before="0" w:beforeAutospacing="0" w:after="0" w:afterAutospacing="0"/>
              <w:ind w:left="0" w:right="0"/>
              <w:jc w:val="center"/>
              <w:textAlignment w:val="center"/>
              <w:rPr>
                <w:rFonts w:hint="default" w:ascii="宋体" w:hAnsi="宋体" w:eastAsia="宋体"/>
                <w:color w:val="auto"/>
                <w:szCs w:val="21"/>
                <w:lang w:val="en-US" w:eastAsia="zh-CN"/>
              </w:rPr>
            </w:pPr>
            <w:r>
              <w:rPr>
                <w:rFonts w:hint="eastAsia" w:ascii="宋体" w:hAnsi="宋体"/>
                <w:color w:val="auto"/>
                <w:kern w:val="0"/>
                <w:szCs w:val="21"/>
                <w:lang w:val="en-US" w:eastAsia="zh-CN"/>
              </w:rPr>
              <w:t>216</w:t>
            </w:r>
          </w:p>
        </w:tc>
      </w:tr>
      <w:tr w14:paraId="4E121536">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343A4">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27A84">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信息技术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3E9708">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rPr>
            </w:pPr>
            <w:r>
              <w:rPr>
                <w:rFonts w:hint="eastAsia" w:ascii="宋体" w:hAnsi="宋体"/>
                <w:color w:val="auto"/>
                <w:kern w:val="0"/>
                <w:szCs w:val="21"/>
              </w:rPr>
              <w:t>依据《中等职业学校</w:t>
            </w:r>
            <w:r>
              <w:rPr>
                <w:rFonts w:hint="eastAsia" w:ascii="宋体" w:hAnsi="宋体"/>
                <w:color w:val="auto"/>
                <w:kern w:val="0"/>
                <w:szCs w:val="21"/>
                <w:lang w:val="en-US" w:eastAsia="zh-CN"/>
              </w:rPr>
              <w:t>信息技术</w:t>
            </w:r>
            <w:r>
              <w:rPr>
                <w:rFonts w:hint="eastAsia" w:ascii="宋体" w:hAnsi="宋体"/>
                <w:color w:val="auto"/>
                <w:kern w:val="0"/>
                <w:szCs w:val="21"/>
              </w:rPr>
              <w:t>课程标准》开设。</w:t>
            </w:r>
          </w:p>
          <w:p w14:paraId="730EE27D">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①掌握信息技术的基本概念和基础知识。</w:t>
            </w:r>
          </w:p>
          <w:p w14:paraId="72F41117">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②熟悉计算机硬件基础与系统操作技能，办公软件高级功能，以及网络配置与安全基础，通过实验与案例提升实操能力。</w:t>
            </w:r>
          </w:p>
          <w:p w14:paraId="43E77F50">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③理解算法逻辑与程序设计思想，理解信息安全原理（加密技术、攻击防范）及信息伦理规范，掌握TCP/IP协议、IP地址分配等网络技术基础。</w:t>
            </w:r>
          </w:p>
          <w:p w14:paraId="41F65753">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rPr>
            </w:pPr>
            <w:r>
              <w:rPr>
                <w:rFonts w:hint="eastAsia" w:ascii="宋体" w:hAnsi="宋体"/>
                <w:color w:val="auto"/>
                <w:kern w:val="0"/>
                <w:szCs w:val="21"/>
              </w:rPr>
              <w:t>④强化信息思维、发展计算思维、提高数字化学习和创新能力。</w:t>
            </w:r>
          </w:p>
          <w:p w14:paraId="01BFE2A4">
            <w:pPr>
              <w:keepNext w:val="0"/>
              <w:keepLines w:val="0"/>
              <w:widowControl/>
              <w:numPr>
                <w:ilvl w:val="0"/>
                <w:numId w:val="0"/>
              </w:numPr>
              <w:suppressLineNumbers w:val="0"/>
              <w:spacing w:before="0" w:beforeAutospacing="0" w:after="0" w:afterAutospacing="0"/>
              <w:ind w:left="0" w:leftChars="0" w:right="0" w:firstLine="480" w:firstLineChars="200"/>
              <w:jc w:val="left"/>
              <w:textAlignment w:val="center"/>
              <w:rPr>
                <w:rFonts w:hint="eastAsia" w:ascii="宋体" w:hAnsi="宋体"/>
                <w:color w:val="auto"/>
                <w:kern w:val="0"/>
                <w:szCs w:val="21"/>
              </w:rPr>
            </w:pPr>
            <w:r>
              <w:rPr>
                <w:rFonts w:hint="eastAsia" w:ascii="宋体" w:hAnsi="宋体" w:eastAsia="宋体" w:cs="宋体"/>
                <w:color w:val="auto"/>
                <w:kern w:val="0"/>
                <w:szCs w:val="21"/>
              </w:rPr>
              <w:t>⑤</w:t>
            </w:r>
            <w:r>
              <w:rPr>
                <w:rFonts w:hint="eastAsia" w:ascii="宋体" w:hAnsi="宋体" w:eastAsia="宋体" w:cs="宋体"/>
                <w:color w:val="auto"/>
                <w:kern w:val="0"/>
                <w:szCs w:val="21"/>
                <w:lang w:val="en-US" w:eastAsia="zh-CN"/>
              </w:rPr>
              <w:t xml:space="preserve"> </w:t>
            </w:r>
            <w:r>
              <w:rPr>
                <w:rFonts w:hint="eastAsia" w:ascii="宋体" w:hAnsi="宋体"/>
                <w:color w:val="auto"/>
                <w:kern w:val="0"/>
                <w:szCs w:val="21"/>
              </w:rPr>
              <w:t>培养信息素养与职业责任感，注重信息道德与法律法规教育，培养自主学习、沟通表达及终身学习能力，适应信息技术行业需求。</w:t>
            </w:r>
          </w:p>
          <w:p w14:paraId="51388EA8">
            <w:pPr>
              <w:keepNext w:val="0"/>
              <w:keepLines w:val="0"/>
              <w:widowControl/>
              <w:numPr>
                <w:ilvl w:val="0"/>
                <w:numId w:val="0"/>
              </w:numPr>
              <w:suppressLineNumbers w:val="0"/>
              <w:spacing w:before="0" w:beforeAutospacing="0" w:after="0" w:afterAutospacing="0"/>
              <w:ind w:left="0" w:leftChars="0" w:right="0" w:firstLine="480" w:firstLineChars="200"/>
              <w:jc w:val="left"/>
              <w:textAlignment w:val="center"/>
              <w:rPr>
                <w:rFonts w:hint="default" w:ascii="宋体" w:hAnsi="宋体"/>
                <w:color w:val="auto"/>
                <w:kern w:val="0"/>
                <w:szCs w:val="21"/>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98010">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108</w:t>
            </w:r>
          </w:p>
        </w:tc>
      </w:tr>
      <w:tr w14:paraId="2490DBEC">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BE3A0">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2F78B">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体育与健康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79EF1F">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kern w:val="0"/>
                <w:szCs w:val="21"/>
                <w:highlight w:val="none"/>
                <w:lang w:eastAsia="zh-CN"/>
              </w:rPr>
            </w:pPr>
            <w:r>
              <w:rPr>
                <w:rFonts w:hint="eastAsia" w:ascii="宋体" w:hAnsi="宋体"/>
                <w:color w:val="auto"/>
                <w:kern w:val="0"/>
                <w:szCs w:val="21"/>
                <w:highlight w:val="none"/>
                <w:lang w:val="en-US" w:eastAsia="zh-CN"/>
              </w:rPr>
              <w:t>本课程</w:t>
            </w:r>
            <w:r>
              <w:rPr>
                <w:rFonts w:hint="eastAsia" w:ascii="宋体" w:hAnsi="宋体"/>
                <w:color w:val="auto"/>
                <w:kern w:val="0"/>
                <w:szCs w:val="21"/>
                <w:highlight w:val="none"/>
              </w:rPr>
              <w:t>依据《中等职业学校体育与健康教学大纲》开设</w:t>
            </w:r>
            <w:r>
              <w:rPr>
                <w:rFonts w:hint="eastAsia" w:ascii="宋体" w:hAnsi="宋体"/>
                <w:color w:val="auto"/>
                <w:kern w:val="0"/>
                <w:szCs w:val="21"/>
                <w:highlight w:val="none"/>
                <w:lang w:eastAsia="zh-CN"/>
              </w:rPr>
              <w:t>。</w:t>
            </w:r>
          </w:p>
          <w:p w14:paraId="018A412A">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eastAsia="宋体"/>
                <w:color w:val="auto"/>
                <w:kern w:val="0"/>
                <w:szCs w:val="21"/>
                <w:highlight w:val="none"/>
                <w:lang w:eastAsia="zh-CN"/>
              </w:rPr>
            </w:pPr>
            <w:r>
              <w:rPr>
                <w:rFonts w:hint="eastAsia" w:ascii="宋体" w:hAnsi="宋体" w:eastAsia="宋体" w:cs="宋体"/>
                <w:color w:val="auto"/>
                <w:kern w:val="0"/>
                <w:szCs w:val="21"/>
                <w:highlight w:val="none"/>
              </w:rPr>
              <w:t>①</w:t>
            </w:r>
            <w:r>
              <w:rPr>
                <w:rFonts w:hint="eastAsia" w:ascii="宋体" w:hAnsi="宋体"/>
                <w:color w:val="auto"/>
                <w:kern w:val="0"/>
                <w:szCs w:val="21"/>
                <w:highlight w:val="none"/>
              </w:rPr>
              <w:t>掌握体育与卫生保健的基础知识</w:t>
            </w:r>
            <w:r>
              <w:rPr>
                <w:rFonts w:hint="eastAsia" w:ascii="宋体" w:hAnsi="宋体"/>
                <w:color w:val="auto"/>
                <w:kern w:val="0"/>
                <w:szCs w:val="21"/>
                <w:highlight w:val="none"/>
                <w:lang w:eastAsia="zh-CN"/>
              </w:rPr>
              <w:t>。</w:t>
            </w:r>
          </w:p>
          <w:p w14:paraId="734EF241">
            <w:pPr>
              <w:keepNext w:val="0"/>
              <w:keepLines w:val="0"/>
              <w:widowControl/>
              <w:suppressLineNumbers w:val="0"/>
              <w:spacing w:before="0" w:beforeAutospacing="0" w:after="0" w:afterAutospacing="0"/>
              <w:ind w:left="0" w:right="0" w:firstLine="480" w:firstLineChars="200"/>
              <w:jc w:val="left"/>
              <w:textAlignment w:val="center"/>
              <w:rPr>
                <w:rFonts w:hint="default"/>
                <w:color w:val="auto"/>
                <w:lang w:val="en-US" w:eastAsia="zh-CN"/>
              </w:rPr>
            </w:pPr>
            <w:r>
              <w:rPr>
                <w:rFonts w:hint="eastAsia" w:ascii="宋体" w:hAnsi="宋体" w:eastAsia="宋体" w:cs="宋体"/>
                <w:color w:val="auto"/>
                <w:kern w:val="0"/>
                <w:szCs w:val="21"/>
                <w:highlight w:val="none"/>
                <w:lang w:val="en-US" w:eastAsia="zh-CN"/>
              </w:rPr>
              <w:t>②</w:t>
            </w:r>
            <w:r>
              <w:rPr>
                <w:rFonts w:hint="eastAsia" w:ascii="宋体" w:hAnsi="宋体"/>
                <w:color w:val="auto"/>
                <w:kern w:val="0"/>
                <w:szCs w:val="21"/>
                <w:highlight w:val="none"/>
                <w:lang w:val="en-US" w:eastAsia="zh-CN"/>
              </w:rPr>
              <w:t>掌握体育基本运动技能，包括篮球、足球、排球、羽毛球、踢毽子、跳绳、立定跳远等。</w:t>
            </w:r>
          </w:p>
          <w:p w14:paraId="22D40E98">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highlight w:val="none"/>
                <w:lang w:eastAsia="zh-CN"/>
              </w:rPr>
            </w:pPr>
            <w:r>
              <w:rPr>
                <w:rFonts w:hint="eastAsia" w:ascii="宋体" w:hAnsi="宋体" w:eastAsia="宋体" w:cs="宋体"/>
                <w:color w:val="auto"/>
                <w:kern w:val="0"/>
                <w:szCs w:val="21"/>
                <w:highlight w:val="none"/>
                <w:lang w:val="en-US" w:eastAsia="zh-CN"/>
              </w:rPr>
              <w:t>③</w:t>
            </w:r>
            <w:r>
              <w:rPr>
                <w:rFonts w:hint="eastAsia" w:ascii="宋体" w:hAnsi="宋体"/>
                <w:color w:val="auto"/>
                <w:kern w:val="0"/>
                <w:szCs w:val="21"/>
                <w:highlight w:val="none"/>
                <w:lang w:val="en-US" w:eastAsia="zh-CN"/>
              </w:rPr>
              <w:t>掌</w:t>
            </w:r>
            <w:r>
              <w:rPr>
                <w:rFonts w:hint="eastAsia" w:ascii="宋体" w:hAnsi="宋体"/>
                <w:color w:val="auto"/>
                <w:kern w:val="0"/>
                <w:szCs w:val="21"/>
                <w:highlight w:val="none"/>
              </w:rPr>
              <w:t>握科学锻炼和娱乐休闲的基本方法</w:t>
            </w:r>
            <w:r>
              <w:rPr>
                <w:rFonts w:hint="eastAsia" w:ascii="宋体" w:hAnsi="宋体"/>
                <w:color w:val="auto"/>
                <w:kern w:val="0"/>
                <w:szCs w:val="21"/>
                <w:highlight w:val="none"/>
                <w:lang w:eastAsia="zh-CN"/>
              </w:rPr>
              <w:t>。</w:t>
            </w:r>
          </w:p>
          <w:p w14:paraId="3C36E067">
            <w:pPr>
              <w:keepNext w:val="0"/>
              <w:keepLines w:val="0"/>
              <w:widowControl/>
              <w:suppressLineNumbers w:val="0"/>
              <w:spacing w:before="0" w:beforeAutospacing="0" w:after="0" w:afterAutospacing="0"/>
              <w:ind w:left="0" w:leftChars="0" w:right="0" w:firstLine="480" w:firstLineChars="200"/>
              <w:jc w:val="left"/>
              <w:textAlignment w:val="center"/>
              <w:rPr>
                <w:rFonts w:hint="eastAsia" w:ascii="宋体" w:hAnsi="宋体"/>
                <w:color w:val="auto"/>
                <w:kern w:val="0"/>
                <w:szCs w:val="21"/>
                <w:highlight w:val="none"/>
                <w:lang w:eastAsia="zh-CN"/>
              </w:rPr>
            </w:pPr>
            <w:r>
              <w:rPr>
                <w:rFonts w:hint="eastAsia" w:ascii="宋体" w:hAnsi="宋体" w:eastAsia="宋体" w:cs="宋体"/>
                <w:color w:val="auto"/>
                <w:kern w:val="0"/>
                <w:szCs w:val="21"/>
                <w:highlight w:val="none"/>
                <w:lang w:val="en-US" w:eastAsia="zh-CN"/>
              </w:rPr>
              <w:t>④</w:t>
            </w:r>
            <w:r>
              <w:rPr>
                <w:rFonts w:hint="eastAsia" w:ascii="宋体" w:hAnsi="宋体"/>
                <w:color w:val="auto"/>
                <w:kern w:val="0"/>
                <w:szCs w:val="21"/>
                <w:highlight w:val="none"/>
                <w:lang w:val="en-US" w:eastAsia="zh-CN"/>
              </w:rPr>
              <w:t>养</w:t>
            </w:r>
            <w:r>
              <w:rPr>
                <w:rFonts w:hint="eastAsia" w:ascii="宋体" w:hAnsi="宋体"/>
                <w:color w:val="auto"/>
                <w:kern w:val="0"/>
                <w:szCs w:val="21"/>
                <w:highlight w:val="none"/>
              </w:rPr>
              <w:t>成从事未来职业所必需的体能和自觉锻炼的习惯</w:t>
            </w:r>
            <w:r>
              <w:rPr>
                <w:rFonts w:hint="eastAsia" w:ascii="宋体" w:hAnsi="宋体"/>
                <w:color w:val="auto"/>
                <w:kern w:val="0"/>
                <w:szCs w:val="21"/>
                <w:highlight w:val="none"/>
                <w:lang w:eastAsia="zh-CN"/>
              </w:rPr>
              <w:t>。</w:t>
            </w:r>
          </w:p>
          <w:p w14:paraId="5EDE073E">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kern w:val="0"/>
                <w:szCs w:val="21"/>
                <w:highlight w:val="none"/>
                <w:lang w:val="en-US" w:eastAsia="zh-CN"/>
              </w:rPr>
            </w:pPr>
            <w:r>
              <w:rPr>
                <w:rFonts w:hint="eastAsia" w:ascii="宋体" w:hAnsi="宋体" w:eastAsia="宋体" w:cs="宋体"/>
                <w:color w:val="auto"/>
                <w:kern w:val="0"/>
                <w:szCs w:val="21"/>
                <w:highlight w:val="none"/>
                <w:lang w:val="en-US" w:eastAsia="zh-CN"/>
              </w:rPr>
              <w:t>⑤</w:t>
            </w:r>
            <w:r>
              <w:rPr>
                <w:rFonts w:hint="eastAsia" w:ascii="宋体" w:hAnsi="宋体"/>
                <w:color w:val="auto"/>
                <w:kern w:val="0"/>
                <w:szCs w:val="21"/>
                <w:highlight w:val="none"/>
                <w:lang w:val="en-US" w:eastAsia="zh-CN"/>
              </w:rPr>
              <w:t>能够自主锻炼、自我保健和自我调控，全面提高身心素质和社会适应能力，为终身锻炼、继续学习与创业立业奠定基础。</w:t>
            </w:r>
          </w:p>
          <w:p w14:paraId="0F828568">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color w:val="auto"/>
                <w:kern w:val="0"/>
                <w:szCs w:val="21"/>
                <w:highlight w:val="none"/>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97CDC">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szCs w:val="21"/>
              </w:rPr>
              <w:t>1</w:t>
            </w:r>
            <w:r>
              <w:rPr>
                <w:rFonts w:hint="default" w:ascii="宋体" w:hAnsi="宋体"/>
                <w:color w:val="auto"/>
                <w:szCs w:val="21"/>
              </w:rPr>
              <w:t>44</w:t>
            </w:r>
          </w:p>
        </w:tc>
      </w:tr>
      <w:tr w14:paraId="7288E12F">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A6BD3">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E3518">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艺术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9AA014">
            <w:pPr>
              <w:keepNext w:val="0"/>
              <w:keepLines w:val="0"/>
              <w:widowControl/>
              <w:suppressLineNumbers w:val="0"/>
              <w:spacing w:before="0" w:beforeAutospacing="0" w:after="0" w:afterAutospacing="0"/>
              <w:ind w:left="0" w:right="0" w:firstLine="0" w:firstLineChars="0"/>
              <w:jc w:val="left"/>
              <w:textAlignment w:val="center"/>
              <w:rPr>
                <w:rFonts w:hint="eastAsia" w:ascii="宋体" w:hAnsi="宋体"/>
                <w:color w:val="auto"/>
                <w:szCs w:val="21"/>
              </w:rPr>
            </w:pPr>
            <w:r>
              <w:rPr>
                <w:rFonts w:hint="eastAsia" w:ascii="宋体" w:hAnsi="宋体"/>
                <w:color w:val="auto"/>
                <w:szCs w:val="21"/>
              </w:rPr>
              <w:t>依据《中等职业学校艺术课程标准(2025年新版)》:以立德树人为根本，以美育育人为导向，通过公共艺术课程教学，培养德智体美劳全面发展的高素质技术技能人才。</w:t>
            </w:r>
          </w:p>
          <w:p w14:paraId="11EEE82D">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eastAsia="宋体" w:cs="宋体"/>
                <w:color w:val="auto"/>
                <w:szCs w:val="21"/>
              </w:rPr>
              <w:t>①</w:t>
            </w:r>
            <w:r>
              <w:rPr>
                <w:rFonts w:hint="eastAsia" w:ascii="宋体" w:hAnsi="宋体"/>
                <w:color w:val="auto"/>
                <w:szCs w:val="21"/>
              </w:rPr>
              <w:t>通过艺术鉴赏与实践等活动发展艺术感知、审美判断、创意表达和文化理解等艺术核心素养。</w:t>
            </w:r>
            <w:r>
              <w:rPr>
                <w:rFonts w:hint="eastAsia" w:ascii="宋体" w:hAnsi="宋体"/>
                <w:color w:val="auto"/>
                <w:szCs w:val="21"/>
              </w:rPr>
              <w:tab/>
            </w:r>
          </w:p>
          <w:p w14:paraId="19391FD5">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eastAsia="宋体" w:cs="宋体"/>
                <w:color w:val="auto"/>
                <w:szCs w:val="21"/>
              </w:rPr>
              <w:t>②</w:t>
            </w:r>
            <w:r>
              <w:rPr>
                <w:rFonts w:hint="eastAsia" w:ascii="宋体" w:hAnsi="宋体"/>
                <w:color w:val="auto"/>
                <w:szCs w:val="21"/>
              </w:rPr>
              <w:t>在开设课程的学期里学会演唱不低于3首歌曲以及结合歌曲做简单身体节奏律动的表演，从而深化学生认知与掌握不同艺术门类的基本知识、技能和原理。</w:t>
            </w:r>
          </w:p>
          <w:p w14:paraId="3C6307B3">
            <w:pPr>
              <w:keepNext w:val="0"/>
              <w:keepLines w:val="0"/>
              <w:widowControl/>
              <w:suppressLineNumbers w:val="0"/>
              <w:spacing w:before="0" w:beforeAutospacing="0" w:after="0" w:afterAutospacing="0"/>
              <w:ind w:left="0" w:right="0" w:firstLine="480" w:firstLineChars="200"/>
              <w:jc w:val="left"/>
              <w:textAlignment w:val="center"/>
              <w:rPr>
                <w:rFonts w:hint="eastAsia" w:ascii="宋体" w:hAnsi="宋体"/>
                <w:color w:val="auto"/>
                <w:szCs w:val="21"/>
              </w:rPr>
            </w:pPr>
            <w:r>
              <w:rPr>
                <w:rFonts w:hint="eastAsia" w:ascii="宋体" w:hAnsi="宋体" w:eastAsia="宋体" w:cs="宋体"/>
                <w:color w:val="auto"/>
                <w:szCs w:val="21"/>
              </w:rPr>
              <w:t>③</w:t>
            </w:r>
            <w:r>
              <w:rPr>
                <w:rFonts w:hint="eastAsia" w:ascii="宋体" w:hAnsi="宋体"/>
                <w:color w:val="auto"/>
                <w:szCs w:val="21"/>
              </w:rPr>
              <w:t>学会从多元化的角度理解艺术文化的多样性，认识中外艺术的共性与个性，从而培养学生艺术欣赏能力，提高学生文化品位和审美素质，培育学生职业素养、创新能力与合作意识。使学生具备基本的艺术素养、审美能力、创新思维和文化理解能力，为其职业发展和终身学习奠定人文基础。</w:t>
            </w:r>
          </w:p>
          <w:p w14:paraId="39F20780">
            <w:pPr>
              <w:keepNext w:val="0"/>
              <w:keepLines w:val="0"/>
              <w:widowControl/>
              <w:suppressLineNumbers w:val="0"/>
              <w:spacing w:before="0" w:beforeAutospacing="0" w:after="0" w:afterAutospacing="0"/>
              <w:ind w:left="0" w:right="0" w:firstLine="480" w:firstLineChars="200"/>
              <w:jc w:val="left"/>
              <w:textAlignment w:val="center"/>
              <w:rPr>
                <w:rFonts w:hint="default" w:ascii="宋体" w:hAnsi="宋体" w:eastAsia="宋体" w:cs="宋体"/>
                <w:color w:val="auto"/>
                <w:kern w:val="2"/>
                <w:sz w:val="21"/>
                <w:szCs w:val="21"/>
                <w:lang w:val="en-US" w:eastAsia="zh-CN" w:bidi="ar-SA"/>
              </w:rPr>
            </w:pPr>
            <w:r>
              <w:rPr>
                <w:rFonts w:hint="eastAsia" w:ascii="宋体" w:hAnsi="宋体"/>
                <w:color w:val="auto"/>
                <w:szCs w:val="21"/>
              </w:rPr>
              <w:t xml:space="preserve">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75995">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36</w:t>
            </w:r>
          </w:p>
        </w:tc>
      </w:tr>
      <w:tr w14:paraId="41575C67">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E55EA">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74EC9">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历史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AAF50D">
            <w:pPr>
              <w:keepNext w:val="0"/>
              <w:keepLines w:val="0"/>
              <w:suppressLineNumbers w:val="0"/>
              <w:spacing w:before="0" w:beforeAutospacing="0" w:after="0" w:afterAutospacing="0"/>
              <w:ind w:right="0" w:firstLine="0" w:firstLineChars="0"/>
              <w:rPr>
                <w:rFonts w:hint="default" w:ascii="宋体" w:hAnsi="宋体"/>
                <w:color w:val="auto"/>
                <w:kern w:val="0"/>
                <w:szCs w:val="21"/>
                <w:lang w:val="en-US" w:eastAsia="zh-CN"/>
              </w:rPr>
            </w:pPr>
            <w:r>
              <w:rPr>
                <w:rFonts w:hint="eastAsia"/>
                <w:color w:val="auto"/>
                <w:lang w:val="en-US" w:eastAsia="zh-CN"/>
              </w:rPr>
              <w:t>本课程依据《中等职业学校历史课程标准》开设，旨在让学生充分认识：</w:t>
            </w:r>
          </w:p>
          <w:p w14:paraId="6EF69A69">
            <w:pPr>
              <w:keepNext w:val="0"/>
              <w:keepLines w:val="0"/>
              <w:suppressLineNumbers w:val="0"/>
              <w:spacing w:before="0" w:beforeAutospacing="0" w:after="0" w:afterAutospacing="0"/>
              <w:ind w:left="0" w:right="0" w:firstLine="480" w:firstLineChars="200"/>
              <w:rPr>
                <w:rFonts w:hint="eastAsia"/>
                <w:color w:val="auto"/>
                <w:lang w:val="en-US" w:eastAsia="zh-CN"/>
              </w:rPr>
            </w:pPr>
            <w:r>
              <w:rPr>
                <w:rFonts w:hint="eastAsia" w:ascii="宋体" w:hAnsi="宋体" w:eastAsia="宋体" w:cs="宋体"/>
                <w:color w:val="auto"/>
                <w:lang w:val="en-US" w:eastAsia="zh-CN"/>
              </w:rPr>
              <w:t>①</w:t>
            </w:r>
            <w:r>
              <w:rPr>
                <w:rFonts w:hint="eastAsia"/>
                <w:color w:val="auto"/>
                <w:lang w:val="en-US" w:eastAsia="zh-CN"/>
              </w:rPr>
              <w:t>理解中国历史上</w:t>
            </w:r>
            <w:r>
              <w:rPr>
                <w:rFonts w:hint="default"/>
                <w:color w:val="auto"/>
                <w:lang w:val="en-US" w:eastAsia="zh-CN"/>
              </w:rPr>
              <w:t>的重要历史事件、重要历史现象和重要历史人物，认识中国社会形态历经原始社会、奴隶社会、封建社会、半殖民地半封建社会、社会主义社会，从低级到高级的发展历程</w:t>
            </w:r>
            <w:r>
              <w:rPr>
                <w:rFonts w:hint="eastAsia"/>
                <w:color w:val="auto"/>
                <w:lang w:val="en-US" w:eastAsia="zh-CN"/>
              </w:rPr>
              <w:t>。</w:t>
            </w:r>
          </w:p>
          <w:p w14:paraId="0A27D5F6">
            <w:pPr>
              <w:keepNext w:val="0"/>
              <w:keepLines w:val="0"/>
              <w:suppressLineNumbers w:val="0"/>
              <w:spacing w:before="0" w:beforeAutospacing="0" w:after="0" w:afterAutospacing="0"/>
              <w:ind w:left="0" w:right="0" w:firstLine="480" w:firstLineChars="200"/>
              <w:rPr>
                <w:rFonts w:hint="default"/>
                <w:color w:val="auto"/>
                <w:lang w:val="en-US" w:eastAsia="zh-CN"/>
              </w:rPr>
            </w:pPr>
            <w:r>
              <w:rPr>
                <w:rFonts w:hint="eastAsia" w:ascii="宋体" w:hAnsi="宋体" w:eastAsia="宋体" w:cs="宋体"/>
                <w:color w:val="auto"/>
                <w:lang w:val="en-US" w:eastAsia="zh-CN"/>
              </w:rPr>
              <w:t>②</w:t>
            </w:r>
            <w:r>
              <w:rPr>
                <w:rFonts w:hint="default"/>
                <w:color w:val="auto"/>
                <w:lang w:val="en-US" w:eastAsia="zh-CN"/>
              </w:rPr>
              <w:t>认识中华民族多元一体的基本国情、特点及其优势，</w:t>
            </w:r>
            <w:r>
              <w:rPr>
                <w:rFonts w:hint="eastAsia"/>
                <w:color w:val="auto"/>
                <w:lang w:val="en-US" w:eastAsia="zh-CN"/>
              </w:rPr>
              <w:t>从而</w:t>
            </w:r>
            <w:r>
              <w:rPr>
                <w:rFonts w:hint="default"/>
                <w:color w:val="auto"/>
                <w:lang w:val="en-US" w:eastAsia="zh-CN"/>
              </w:rPr>
              <w:t>树立正确的民族观，增进对中华民族的认同，铸牢中华民族共同体意识。</w:t>
            </w:r>
          </w:p>
          <w:p w14:paraId="05A3C0BA">
            <w:pPr>
              <w:keepNext w:val="0"/>
              <w:keepLines w:val="0"/>
              <w:suppressLineNumbers w:val="0"/>
              <w:spacing w:before="0" w:beforeAutospacing="0" w:after="0" w:afterAutospacing="0"/>
              <w:ind w:left="0" w:right="0" w:firstLine="480" w:firstLineChars="200"/>
              <w:rPr>
                <w:rFonts w:hint="eastAsia"/>
                <w:color w:val="auto"/>
                <w:lang w:val="en-US" w:eastAsia="zh-CN"/>
              </w:rPr>
            </w:pPr>
            <w:r>
              <w:rPr>
                <w:rFonts w:hint="eastAsia" w:ascii="宋体" w:hAnsi="宋体" w:eastAsia="宋体" w:cs="宋体"/>
                <w:color w:val="auto"/>
                <w:lang w:val="en-US" w:eastAsia="zh-CN"/>
              </w:rPr>
              <w:t>③</w:t>
            </w:r>
            <w:r>
              <w:rPr>
                <w:rFonts w:hint="eastAsia"/>
                <w:color w:val="auto"/>
                <w:lang w:val="en-US" w:eastAsia="zh-CN"/>
              </w:rPr>
              <w:t>理解世界历史上的重要历史事件、重要历史现象和重要历史人物，认识人类社会大体经历了原始社会，奴隶社会，封建社会，资本主义制度的产生、确立和发展，社会主义制度诞生、发展并与资本主义制度相互竞争、并存的几个发展阶段；认识人类社会不断从分散走向整体，从孤立闭塞走向密切联系，社会形态从低级到高级的发展历程。</w:t>
            </w:r>
          </w:p>
          <w:p w14:paraId="3BB41C3C">
            <w:pPr>
              <w:pStyle w:val="6"/>
              <w:rPr>
                <w:rFonts w:hint="default"/>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BEFFD">
            <w:pPr>
              <w:keepNext w:val="0"/>
              <w:keepLines w:val="0"/>
              <w:widowControl/>
              <w:suppressLineNumbers w:val="0"/>
              <w:spacing w:before="0" w:beforeAutospacing="0" w:after="0" w:afterAutospacing="0"/>
              <w:ind w:left="0" w:right="0"/>
              <w:jc w:val="center"/>
              <w:textAlignment w:val="center"/>
              <w:rPr>
                <w:rFonts w:hint="default" w:ascii="宋体" w:hAnsi="宋体"/>
                <w:color w:val="auto"/>
                <w:szCs w:val="21"/>
              </w:rPr>
            </w:pPr>
            <w:r>
              <w:rPr>
                <w:rFonts w:hint="eastAsia" w:ascii="宋体" w:hAnsi="宋体"/>
                <w:color w:val="auto"/>
                <w:kern w:val="0"/>
                <w:szCs w:val="21"/>
              </w:rPr>
              <w:t>72</w:t>
            </w:r>
          </w:p>
        </w:tc>
      </w:tr>
      <w:tr w14:paraId="777CF5B2">
        <w:tblPrEx>
          <w:tblCellMar>
            <w:top w:w="0" w:type="dxa"/>
            <w:left w:w="108" w:type="dxa"/>
            <w:bottom w:w="0" w:type="dxa"/>
            <w:right w:w="108" w:type="dxa"/>
          </w:tblCellMar>
        </w:tblPrEx>
        <w:trPr>
          <w:trHeight w:val="397"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5C825">
            <w:pPr>
              <w:keepNext w:val="0"/>
              <w:keepLines w:val="0"/>
              <w:widowControl/>
              <w:suppressLineNumbers w:val="0"/>
              <w:spacing w:before="0" w:beforeAutospacing="0" w:after="0" w:afterAutospacing="0"/>
              <w:ind w:left="0" w:right="0"/>
              <w:jc w:val="center"/>
              <w:textAlignment w:val="center"/>
              <w:rPr>
                <w:rFonts w:hint="default" w:ascii="宋体" w:hAnsi="宋体" w:eastAsia="宋体"/>
                <w:color w:val="auto"/>
                <w:kern w:val="0"/>
                <w:szCs w:val="21"/>
                <w:lang w:val="en-US" w:eastAsia="zh-CN"/>
              </w:rPr>
            </w:pPr>
            <w:r>
              <w:rPr>
                <w:rFonts w:hint="eastAsia" w:ascii="宋体" w:hAnsi="宋体"/>
                <w:color w:val="auto"/>
                <w:kern w:val="0"/>
                <w:szCs w:val="21"/>
                <w:lang w:val="en-US" w:eastAsia="zh-CN"/>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A6FE6">
            <w:pPr>
              <w:keepNext w:val="0"/>
              <w:keepLines w:val="0"/>
              <w:widowControl/>
              <w:suppressLineNumbers w:val="0"/>
              <w:spacing w:before="0" w:beforeAutospacing="0" w:after="0" w:afterAutospacing="0"/>
              <w:ind w:left="0" w:right="0" w:firstLine="0" w:firstLineChars="0"/>
              <w:jc w:val="center"/>
              <w:textAlignment w:val="center"/>
              <w:rPr>
                <w:rFonts w:hint="eastAsia" w:ascii="宋体" w:hAnsi="宋体" w:eastAsia="宋体" w:cs="宋体"/>
                <w:color w:val="auto"/>
                <w:kern w:val="0"/>
                <w:sz w:val="21"/>
                <w:szCs w:val="21"/>
                <w:lang w:val="en-US" w:eastAsia="zh-CN" w:bidi="ar-SA"/>
              </w:rPr>
            </w:pPr>
            <w:r>
              <w:rPr>
                <w:rFonts w:hint="eastAsia" w:ascii="宋体" w:hAnsi="宋体"/>
                <w:color w:val="auto"/>
                <w:kern w:val="0"/>
                <w:szCs w:val="21"/>
              </w:rPr>
              <w:t>劳动教育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3129D1">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劳动教育主要围绕劳动价值观、劳动技能、劳动安全、劳动组织与管理、劳动实践与服务等内容展开，由班主任核定学分。</w:t>
            </w:r>
          </w:p>
          <w:p w14:paraId="26B47DE2">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①完成入学劳动专题教育。</w:t>
            </w:r>
          </w:p>
          <w:p w14:paraId="2729F06B">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②开展劳动主题班会。</w:t>
            </w:r>
          </w:p>
          <w:p w14:paraId="621CAE03">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③进行劳动实践课。</w:t>
            </w:r>
          </w:p>
          <w:p w14:paraId="604691B2">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④岗位实习动员等。</w:t>
            </w:r>
          </w:p>
          <w:p w14:paraId="3D256CA8">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67CF3">
            <w:pPr>
              <w:keepNext w:val="0"/>
              <w:keepLines w:val="0"/>
              <w:widowControl/>
              <w:suppressLineNumbers w:val="0"/>
              <w:spacing w:before="0" w:beforeAutospacing="0" w:after="0" w:afterAutospacing="0"/>
              <w:ind w:left="0" w:right="0" w:firstLine="240" w:firstLineChars="100"/>
              <w:jc w:val="left"/>
              <w:textAlignment w:val="center"/>
              <w:rPr>
                <w:rFonts w:hint="default" w:ascii="宋体" w:hAnsi="宋体" w:eastAsia="宋体" w:cs="宋体"/>
                <w:color w:val="auto"/>
                <w:kern w:val="0"/>
                <w:sz w:val="21"/>
                <w:szCs w:val="21"/>
                <w:lang w:val="en-US" w:eastAsia="zh-CN" w:bidi="ar-SA"/>
              </w:rPr>
            </w:pPr>
            <w:r>
              <w:rPr>
                <w:rFonts w:hint="eastAsia" w:ascii="宋体" w:hAnsi="宋体"/>
                <w:color w:val="auto"/>
                <w:kern w:val="0"/>
                <w:szCs w:val="21"/>
                <w:lang w:val="en-US" w:eastAsia="zh-CN"/>
              </w:rPr>
              <w:t>36</w:t>
            </w:r>
          </w:p>
        </w:tc>
      </w:tr>
    </w:tbl>
    <w:p w14:paraId="2E0F43BD">
      <w:pPr>
        <w:spacing w:line="360" w:lineRule="auto"/>
        <w:ind w:firstLine="482" w:firstLineChars="200"/>
        <w:outlineLvl w:val="9"/>
        <w:rPr>
          <w:rFonts w:hint="eastAsia" w:eastAsiaTheme="minorEastAsia"/>
          <w:b/>
          <w:bCs/>
          <w:color w:val="auto"/>
        </w:rPr>
      </w:pPr>
    </w:p>
    <w:p w14:paraId="3DBE4FF7">
      <w:pPr>
        <w:spacing w:line="360" w:lineRule="auto"/>
        <w:ind w:firstLine="482" w:firstLineChars="200"/>
        <w:jc w:val="center"/>
        <w:outlineLvl w:val="1"/>
        <w:rPr>
          <w:rFonts w:hint="eastAsia" w:eastAsiaTheme="minorEastAsia"/>
          <w:b/>
          <w:bCs/>
          <w:color w:val="auto"/>
          <w:lang w:val="en-US" w:eastAsia="zh-CN"/>
        </w:rPr>
      </w:pPr>
      <w:bookmarkStart w:id="114" w:name="_Toc47"/>
      <w:bookmarkStart w:id="115" w:name="_Toc18287"/>
      <w:bookmarkStart w:id="116" w:name="_Toc10158"/>
      <w:bookmarkStart w:id="117" w:name="_Toc25394"/>
      <w:bookmarkStart w:id="118" w:name="_Toc826"/>
      <w:bookmarkStart w:id="119" w:name="_Toc7497"/>
      <w:bookmarkStart w:id="120" w:name="_Toc15494"/>
      <w:bookmarkStart w:id="121" w:name="_Toc24937"/>
      <w:bookmarkStart w:id="122" w:name="_Toc16223"/>
      <w:bookmarkStart w:id="123" w:name="_Toc22235"/>
      <w:r>
        <w:rPr>
          <w:rFonts w:hint="eastAsia" w:eastAsiaTheme="minorEastAsia"/>
          <w:b/>
          <w:bCs/>
          <w:color w:val="auto"/>
          <w:lang w:val="en-US" w:eastAsia="zh-CN"/>
        </w:rPr>
        <w:t>表3    公共基础（选修）课程主要教学内容与要求</w:t>
      </w:r>
      <w:bookmarkEnd w:id="114"/>
      <w:bookmarkEnd w:id="115"/>
      <w:bookmarkEnd w:id="116"/>
      <w:bookmarkEnd w:id="117"/>
      <w:bookmarkEnd w:id="118"/>
      <w:bookmarkEnd w:id="119"/>
      <w:bookmarkEnd w:id="120"/>
      <w:bookmarkEnd w:id="121"/>
      <w:bookmarkEnd w:id="122"/>
      <w:bookmarkEnd w:id="12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329"/>
        <w:gridCol w:w="6012"/>
        <w:gridCol w:w="715"/>
      </w:tblGrid>
      <w:tr w14:paraId="7135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blHeader/>
          <w:jc w:val="center"/>
        </w:trPr>
        <w:tc>
          <w:tcPr>
            <w:tcW w:w="718" w:type="dxa"/>
            <w:vAlign w:val="center"/>
          </w:tcPr>
          <w:p w14:paraId="61FD5828">
            <w:pPr>
              <w:spacing w:line="360" w:lineRule="auto"/>
              <w:jc w:val="center"/>
              <w:rPr>
                <w:b/>
                <w:color w:val="auto"/>
                <w:szCs w:val="21"/>
              </w:rPr>
            </w:pPr>
            <w:r>
              <w:rPr>
                <w:rFonts w:hint="eastAsia"/>
                <w:b/>
                <w:color w:val="auto"/>
                <w:szCs w:val="21"/>
              </w:rPr>
              <w:t>序号</w:t>
            </w:r>
          </w:p>
        </w:tc>
        <w:tc>
          <w:tcPr>
            <w:tcW w:w="2329" w:type="dxa"/>
            <w:vAlign w:val="center"/>
          </w:tcPr>
          <w:p w14:paraId="34E6EB06">
            <w:pPr>
              <w:spacing w:line="360" w:lineRule="auto"/>
              <w:jc w:val="center"/>
              <w:rPr>
                <w:b/>
                <w:color w:val="auto"/>
                <w:szCs w:val="21"/>
              </w:rPr>
            </w:pPr>
            <w:r>
              <w:rPr>
                <w:rFonts w:hint="eastAsia"/>
                <w:b/>
                <w:color w:val="auto"/>
                <w:szCs w:val="21"/>
              </w:rPr>
              <w:t>课程名称</w:t>
            </w:r>
          </w:p>
        </w:tc>
        <w:tc>
          <w:tcPr>
            <w:tcW w:w="6012" w:type="dxa"/>
            <w:vAlign w:val="center"/>
          </w:tcPr>
          <w:p w14:paraId="432CDAA9">
            <w:pPr>
              <w:spacing w:line="360" w:lineRule="auto"/>
              <w:jc w:val="center"/>
              <w:rPr>
                <w:b/>
                <w:color w:val="auto"/>
                <w:szCs w:val="21"/>
              </w:rPr>
            </w:pPr>
            <w:r>
              <w:rPr>
                <w:rFonts w:hint="eastAsia"/>
                <w:b/>
                <w:color w:val="auto"/>
                <w:szCs w:val="21"/>
              </w:rPr>
              <w:t>主要教学内容</w:t>
            </w:r>
            <w:r>
              <w:rPr>
                <w:rFonts w:hint="eastAsia"/>
                <w:b/>
                <w:color w:val="auto"/>
                <w:szCs w:val="21"/>
                <w:lang w:val="en-US" w:eastAsia="zh-CN"/>
              </w:rPr>
              <w:t>与</w:t>
            </w:r>
            <w:r>
              <w:rPr>
                <w:rFonts w:hint="eastAsia"/>
                <w:b/>
                <w:color w:val="auto"/>
                <w:szCs w:val="21"/>
              </w:rPr>
              <w:t>要求</w:t>
            </w:r>
          </w:p>
        </w:tc>
        <w:tc>
          <w:tcPr>
            <w:tcW w:w="715" w:type="dxa"/>
            <w:vAlign w:val="center"/>
          </w:tcPr>
          <w:p w14:paraId="7D747EC6">
            <w:pPr>
              <w:spacing w:line="360" w:lineRule="auto"/>
              <w:jc w:val="center"/>
              <w:rPr>
                <w:b/>
                <w:color w:val="auto"/>
                <w:szCs w:val="21"/>
              </w:rPr>
            </w:pPr>
            <w:r>
              <w:rPr>
                <w:rFonts w:hint="eastAsia"/>
                <w:b/>
                <w:color w:val="auto"/>
                <w:szCs w:val="21"/>
              </w:rPr>
              <w:t>学时</w:t>
            </w:r>
          </w:p>
        </w:tc>
      </w:tr>
      <w:tr w14:paraId="5609F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78DCAD36">
            <w:pPr>
              <w:widowControl/>
              <w:jc w:val="center"/>
              <w:textAlignment w:val="center"/>
              <w:rPr>
                <w:rFonts w:hint="eastAsia" w:ascii="宋体" w:hAnsi="宋体" w:eastAsia="宋体" w:cs="宋体"/>
                <w:i w:val="0"/>
                <w:iCs w:val="0"/>
                <w:color w:val="auto"/>
                <w:sz w:val="21"/>
                <w:szCs w:val="21"/>
                <w:u w:val="none"/>
                <w:lang w:val="en-US" w:eastAsia="zh-CN"/>
              </w:rPr>
            </w:pPr>
            <w:r>
              <w:rPr>
                <w:rFonts w:hint="eastAsia" w:ascii="宋体" w:hAnsi="宋体" w:eastAsia="宋体" w:cs="宋体"/>
                <w:i w:val="0"/>
                <w:iCs w:val="0"/>
                <w:color w:val="auto"/>
                <w:sz w:val="21"/>
                <w:szCs w:val="21"/>
                <w:u w:val="none"/>
                <w:lang w:val="en-US" w:eastAsia="zh-CN"/>
              </w:rPr>
              <w:t>1</w:t>
            </w:r>
          </w:p>
        </w:tc>
        <w:tc>
          <w:tcPr>
            <w:tcW w:w="2329" w:type="dxa"/>
            <w:vAlign w:val="center"/>
          </w:tcPr>
          <w:p w14:paraId="313CE3EE">
            <w:pPr>
              <w:pStyle w:val="33"/>
              <w:snapToGrid w:val="0"/>
              <w:spacing w:line="240" w:lineRule="auto"/>
              <w:jc w:val="center"/>
              <w:rPr>
                <w:rFonts w:hint="default" w:ascii="宋体" w:hAnsi="宋体" w:eastAsia="宋体" w:cs="宋体"/>
                <w:color w:val="auto"/>
                <w:kern w:val="0"/>
                <w:sz w:val="24"/>
                <w:szCs w:val="21"/>
                <w:lang w:val="en-US" w:eastAsia="zh-CN" w:bidi="ar-SA"/>
              </w:rPr>
            </w:pPr>
            <w:r>
              <w:rPr>
                <w:rFonts w:hint="eastAsia" w:ascii="宋体" w:hAnsi="宋体" w:eastAsia="宋体" w:cs="宋体"/>
                <w:color w:val="auto"/>
                <w:kern w:val="0"/>
                <w:sz w:val="24"/>
                <w:szCs w:val="21"/>
                <w:lang w:val="en-US" w:eastAsia="zh-CN" w:bidi="ar-SA"/>
              </w:rPr>
              <w:t>党史国史</w:t>
            </w:r>
          </w:p>
        </w:tc>
        <w:tc>
          <w:tcPr>
            <w:tcW w:w="6012" w:type="dxa"/>
            <w:vAlign w:val="center"/>
          </w:tcPr>
          <w:p w14:paraId="425FF14A">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①能够更加深刻地认识到中华民族历经的苦难和辉煌，深刻感悟中国共产党人的初心和使命，知史爱国，知史爱党，培养作为时代新人所担负的责任和担当。</w:t>
            </w:r>
          </w:p>
          <w:p w14:paraId="0400192A">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②根据中国共产党和国家的光辉历程、光荣传统、宝贵经验和伟大成就，把握中国共产党领导中国人民的奋斗历程及其内在规律，树立正确的党史观、大历史观。</w:t>
            </w:r>
          </w:p>
          <w:p w14:paraId="467002BB">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③培养历史思维，能够从历史的角度看待问题，并具备批判性思考的能力，以便更好地理解和分析党的历史及其影响。</w:t>
            </w:r>
          </w:p>
          <w:p w14:paraId="6E8D5AFA">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p>
        </w:tc>
        <w:tc>
          <w:tcPr>
            <w:tcW w:w="715" w:type="dxa"/>
            <w:vAlign w:val="center"/>
          </w:tcPr>
          <w:p w14:paraId="32D11918">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4</w:t>
            </w:r>
          </w:p>
        </w:tc>
      </w:tr>
      <w:tr w14:paraId="07E9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39882C3B">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2</w:t>
            </w:r>
          </w:p>
        </w:tc>
        <w:tc>
          <w:tcPr>
            <w:tcW w:w="2329" w:type="dxa"/>
            <w:vAlign w:val="center"/>
          </w:tcPr>
          <w:p w14:paraId="2AC783D1">
            <w:pPr>
              <w:pStyle w:val="33"/>
              <w:snapToGrid w:val="0"/>
              <w:spacing w:line="240" w:lineRule="auto"/>
              <w:jc w:val="center"/>
              <w:rPr>
                <w:rFonts w:hint="eastAsia" w:ascii="宋体" w:hAnsi="宋体" w:eastAsia="宋体" w:cs="宋体"/>
                <w:color w:val="auto"/>
                <w:kern w:val="0"/>
                <w:sz w:val="24"/>
                <w:szCs w:val="21"/>
                <w:lang w:val="en-US" w:eastAsia="zh-CN" w:bidi="ar-SA"/>
              </w:rPr>
            </w:pPr>
            <w:r>
              <w:rPr>
                <w:rFonts w:hint="eastAsia" w:ascii="宋体" w:hAnsi="宋体" w:eastAsia="宋体" w:cs="宋体"/>
                <w:color w:val="auto"/>
                <w:kern w:val="0"/>
                <w:sz w:val="24"/>
                <w:szCs w:val="21"/>
                <w:lang w:val="en-US" w:eastAsia="zh-CN" w:bidi="ar-SA"/>
              </w:rPr>
              <w:t>国家安全教育</w:t>
            </w:r>
          </w:p>
        </w:tc>
        <w:tc>
          <w:tcPr>
            <w:tcW w:w="6012" w:type="dxa"/>
            <w:vAlign w:val="top"/>
          </w:tcPr>
          <w:p w14:paraId="398D1FF6">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引导学生牢固树立国家安全意识，强化国家利益至上的观念，培养学生的爱国主义情怀和家国情怀，增强学生对国家的认同感、归属感和责任感，使学生自觉将个人的成长发展与国家的安全稳定紧密相连，形成正确的人生观、价值观和世界观，养成自觉关注国家安全、维护国家安全的良好品德和行为习惯。</w:t>
            </w:r>
          </w:p>
          <w:p w14:paraId="1874CD8A">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使学生理解国家安全的基本概念、内涵和重要性，熟悉新时代国家安全面临的形势与特点；掌握总体国家安全观的基本内涵、重点领域及其相互关系，以及总体国家安全观的重大意义；了解国家安全相关法律法规的主要内容，明确公民在维护国家安全中的基本义务和责任；熟悉各重点领域安全的基本内容、面临的主要威胁与挑战以及维护国家安全的途径和方法。</w:t>
            </w:r>
          </w:p>
          <w:p w14:paraId="29A24FDA">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培养学生分析和判断国家安全问题的能力，能够对生活中遇到的涉及国家安全的信息进行初步辨别和筛选；提高学生应对和防范安全威胁的能力，使其在面对可能危害国家安全的情况时，能够采取正确的应对措施，如及时报告线索、保护自身安全等。</w:t>
            </w:r>
          </w:p>
          <w:p w14:paraId="67F59D40">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s="宋体"/>
                <w:color w:val="auto"/>
                <w:lang w:val="en-US" w:eastAsia="zh-CN"/>
              </w:rPr>
            </w:pPr>
          </w:p>
        </w:tc>
        <w:tc>
          <w:tcPr>
            <w:tcW w:w="715" w:type="dxa"/>
            <w:vAlign w:val="center"/>
          </w:tcPr>
          <w:p w14:paraId="054FDF25">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4</w:t>
            </w:r>
          </w:p>
        </w:tc>
      </w:tr>
      <w:tr w14:paraId="099A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5AED2B2C">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3</w:t>
            </w:r>
          </w:p>
        </w:tc>
        <w:tc>
          <w:tcPr>
            <w:tcW w:w="2329" w:type="dxa"/>
            <w:vAlign w:val="center"/>
          </w:tcPr>
          <w:p w14:paraId="41BD1B6E">
            <w:pPr>
              <w:pStyle w:val="33"/>
              <w:snapToGrid w:val="0"/>
              <w:spacing w:line="240" w:lineRule="auto"/>
              <w:jc w:val="center"/>
              <w:rPr>
                <w:rFonts w:hint="eastAsia" w:ascii="宋体" w:hAnsi="宋体" w:eastAsia="宋体" w:cs="宋体"/>
                <w:color w:val="auto"/>
                <w:kern w:val="0"/>
                <w:sz w:val="24"/>
                <w:szCs w:val="21"/>
                <w:lang w:val="en-US" w:eastAsia="zh-CN" w:bidi="ar-SA"/>
              </w:rPr>
            </w:pPr>
            <w:r>
              <w:rPr>
                <w:rFonts w:hint="eastAsia" w:ascii="宋体" w:hAnsi="宋体" w:eastAsia="宋体" w:cs="宋体"/>
                <w:color w:val="auto"/>
                <w:kern w:val="0"/>
                <w:sz w:val="24"/>
                <w:szCs w:val="21"/>
                <w:lang w:val="en-US" w:eastAsia="zh-CN" w:bidi="ar-SA"/>
              </w:rPr>
              <w:t>创新创业教育</w:t>
            </w:r>
          </w:p>
        </w:tc>
        <w:tc>
          <w:tcPr>
            <w:tcW w:w="6012" w:type="dxa"/>
            <w:vAlign w:val="center"/>
          </w:tcPr>
          <w:p w14:paraId="724A17A9">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①培养技术创新思维、团队协作能力及企业家精神。</w:t>
            </w:r>
          </w:p>
          <w:p w14:paraId="30A09241">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②掌握商业模式设计、知识产权保护、市场分析等创业基础知识。</w:t>
            </w:r>
          </w:p>
          <w:p w14:paraId="4008F29C">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③能结合本专业技术（如服装3D虚拟、数字媒体、电商直播等）策划可行性项目。</w:t>
            </w:r>
          </w:p>
          <w:p w14:paraId="31223520">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s="宋体"/>
                <w:color w:val="auto"/>
                <w:lang w:val="en-US" w:eastAsia="zh-CN"/>
              </w:rPr>
            </w:pPr>
          </w:p>
        </w:tc>
        <w:tc>
          <w:tcPr>
            <w:tcW w:w="715" w:type="dxa"/>
            <w:vAlign w:val="center"/>
          </w:tcPr>
          <w:p w14:paraId="2EA4974F">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4</w:t>
            </w:r>
          </w:p>
        </w:tc>
      </w:tr>
      <w:tr w14:paraId="53D5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7E2B588B">
            <w:pPr>
              <w:widowControl/>
              <w:jc w:val="center"/>
              <w:textAlignment w:val="center"/>
              <w:rPr>
                <w:rFonts w:hint="default" w:cs="宋体"/>
                <w:i w:val="0"/>
                <w:iCs w:val="0"/>
                <w:color w:val="auto"/>
                <w:sz w:val="21"/>
                <w:szCs w:val="21"/>
                <w:u w:val="none"/>
                <w:lang w:val="en-US" w:eastAsia="zh-CN"/>
              </w:rPr>
            </w:pPr>
            <w:r>
              <w:rPr>
                <w:rFonts w:hint="eastAsia" w:cs="宋体"/>
                <w:i w:val="0"/>
                <w:iCs w:val="0"/>
                <w:color w:val="auto"/>
                <w:sz w:val="21"/>
                <w:szCs w:val="21"/>
                <w:u w:val="none"/>
                <w:lang w:val="en-US" w:eastAsia="zh-CN"/>
              </w:rPr>
              <w:t>4</w:t>
            </w:r>
          </w:p>
        </w:tc>
        <w:tc>
          <w:tcPr>
            <w:tcW w:w="2329" w:type="dxa"/>
            <w:vAlign w:val="center"/>
          </w:tcPr>
          <w:p w14:paraId="441E06AE">
            <w:pPr>
              <w:pStyle w:val="33"/>
              <w:snapToGrid w:val="0"/>
              <w:spacing w:line="240" w:lineRule="auto"/>
              <w:jc w:val="center"/>
              <w:rPr>
                <w:rFonts w:hint="eastAsia" w:ascii="宋体" w:hAnsi="宋体" w:eastAsia="宋体" w:cs="宋体"/>
                <w:color w:val="auto"/>
                <w:kern w:val="0"/>
                <w:sz w:val="24"/>
                <w:szCs w:val="21"/>
                <w:lang w:val="en-US" w:eastAsia="zh-CN" w:bidi="ar-SA"/>
              </w:rPr>
            </w:pPr>
            <w:r>
              <w:rPr>
                <w:rFonts w:hint="eastAsia" w:ascii="宋体" w:hAnsi="宋体" w:eastAsia="宋体" w:cs="宋体"/>
                <w:color w:val="auto"/>
                <w:kern w:val="0"/>
                <w:sz w:val="24"/>
                <w:szCs w:val="21"/>
                <w:lang w:val="en-US" w:eastAsia="zh-CN" w:bidi="ar-SA"/>
              </w:rPr>
              <w:t>职业发展与就业指导</w:t>
            </w:r>
          </w:p>
        </w:tc>
        <w:tc>
          <w:tcPr>
            <w:tcW w:w="6012" w:type="dxa"/>
            <w:vAlign w:val="center"/>
          </w:tcPr>
          <w:p w14:paraId="6DF30ACB">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①聚焦于培养具备全面职业素养和可持续发展能力的技能型人才。</w:t>
            </w:r>
          </w:p>
          <w:p w14:paraId="156CF2B7">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②旨在通过系统化教学，帮助学生构建职业发展的基础认知框架，提升就业竞争力。</w:t>
            </w:r>
          </w:p>
          <w:p w14:paraId="23D78006">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③能力目标‌聚焦于培养学生应对职业挑战的核心竞争力，使其具备适应岗位需求、实现职业可持续发展的综合能力。</w:t>
            </w:r>
          </w:p>
          <w:p w14:paraId="3DDB0F25">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s="宋体"/>
                <w:color w:val="auto"/>
                <w:lang w:val="en-US" w:eastAsia="zh-CN"/>
              </w:rPr>
            </w:pPr>
          </w:p>
        </w:tc>
        <w:tc>
          <w:tcPr>
            <w:tcW w:w="715" w:type="dxa"/>
            <w:vAlign w:val="center"/>
          </w:tcPr>
          <w:p w14:paraId="69304AE6">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4</w:t>
            </w:r>
          </w:p>
        </w:tc>
      </w:tr>
      <w:tr w14:paraId="38B5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3480EB5A">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5</w:t>
            </w:r>
          </w:p>
        </w:tc>
        <w:tc>
          <w:tcPr>
            <w:tcW w:w="2329" w:type="dxa"/>
            <w:vAlign w:val="center"/>
          </w:tcPr>
          <w:p w14:paraId="1B2CE0C8">
            <w:pPr>
              <w:pStyle w:val="33"/>
              <w:snapToGrid w:val="0"/>
              <w:spacing w:line="240" w:lineRule="auto"/>
              <w:jc w:val="center"/>
              <w:rPr>
                <w:rFonts w:hint="eastAsia" w:ascii="宋体" w:hAnsi="宋体" w:eastAsia="宋体" w:cs="宋体"/>
                <w:color w:val="auto"/>
                <w:kern w:val="0"/>
                <w:sz w:val="24"/>
                <w:szCs w:val="21"/>
                <w:lang w:val="en-US" w:eastAsia="zh-CN" w:bidi="ar-SA"/>
              </w:rPr>
            </w:pPr>
            <w:r>
              <w:rPr>
                <w:rFonts w:hint="eastAsia" w:ascii="宋体" w:hAnsi="宋体" w:eastAsia="宋体" w:cs="宋体"/>
                <w:color w:val="auto"/>
                <w:kern w:val="0"/>
                <w:sz w:val="24"/>
                <w:szCs w:val="21"/>
                <w:lang w:val="en-US" w:eastAsia="zh-CN" w:bidi="ar-SA"/>
              </w:rPr>
              <w:t>中华优秀传统文化</w:t>
            </w:r>
          </w:p>
        </w:tc>
        <w:tc>
          <w:tcPr>
            <w:tcW w:w="6012" w:type="dxa"/>
            <w:vAlign w:val="center"/>
          </w:tcPr>
          <w:p w14:paraId="7F6854B6">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①培养对非物质文化遗产的珍视与保护意识，增强文化自信与民族认同感；形成传承中华优秀传统文化的责任感和使命感；提升审美情趣和人文素养，培养精益求精的工匠精神。</w:t>
            </w:r>
          </w:p>
          <w:p w14:paraId="4C50BD84">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②掌握非物质文化遗产的基本概念、分类及保护意义；了解本地区代表性非遗项目的历史渊源、文化内涵和技艺特点；熟悉传统工艺、表演艺术、民俗活动等非遗形式的特征。</w:t>
            </w:r>
          </w:p>
          <w:p w14:paraId="5252BA37">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③能够独立完成简单的非遗技艺实践操作具备非遗文化传播和推广的基本能力；能运用现代技术手段记录和展示非遗文化；能够将传统文化元素创造性转化到现代生活中。</w:t>
            </w:r>
          </w:p>
          <w:p w14:paraId="00684008">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s="宋体"/>
                <w:color w:val="auto"/>
                <w:lang w:val="en-US" w:eastAsia="zh-CN"/>
              </w:rPr>
            </w:pPr>
          </w:p>
        </w:tc>
        <w:tc>
          <w:tcPr>
            <w:tcW w:w="715" w:type="dxa"/>
            <w:vAlign w:val="center"/>
          </w:tcPr>
          <w:p w14:paraId="108ACE68">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8</w:t>
            </w:r>
          </w:p>
        </w:tc>
      </w:tr>
      <w:tr w14:paraId="4666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8" w:hRule="atLeast"/>
          <w:tblHeader/>
          <w:jc w:val="center"/>
        </w:trPr>
        <w:tc>
          <w:tcPr>
            <w:tcW w:w="718" w:type="dxa"/>
            <w:vAlign w:val="center"/>
          </w:tcPr>
          <w:p w14:paraId="55046AC0">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6</w:t>
            </w:r>
          </w:p>
        </w:tc>
        <w:tc>
          <w:tcPr>
            <w:tcW w:w="2329" w:type="dxa"/>
            <w:vAlign w:val="center"/>
          </w:tcPr>
          <w:p w14:paraId="4121DBB9">
            <w:pPr>
              <w:pStyle w:val="33"/>
              <w:snapToGrid w:val="0"/>
              <w:spacing w:line="240" w:lineRule="auto"/>
              <w:jc w:val="center"/>
              <w:rPr>
                <w:rFonts w:hint="eastAsia" w:asciiTheme="minorEastAsia" w:hAnsiTheme="minorEastAsia" w:eastAsiaTheme="minorEastAsia"/>
                <w:sz w:val="21"/>
              </w:rPr>
            </w:pPr>
            <w:r>
              <w:rPr>
                <w:rFonts w:hint="eastAsia" w:asciiTheme="minorEastAsia" w:hAnsiTheme="minorEastAsia" w:eastAsiaTheme="minorEastAsia"/>
                <w:color w:val="auto"/>
                <w:sz w:val="21"/>
              </w:rPr>
              <w:t>心理健康教育</w:t>
            </w:r>
          </w:p>
        </w:tc>
        <w:tc>
          <w:tcPr>
            <w:tcW w:w="6012" w:type="dxa"/>
            <w:vAlign w:val="center"/>
          </w:tcPr>
          <w:p w14:paraId="041F7A58">
            <w:pPr>
              <w:keepNext w:val="0"/>
              <w:keepLines w:val="0"/>
              <w:suppressLineNumbers w:val="0"/>
              <w:spacing w:before="0" w:beforeAutospacing="0" w:after="0" w:afterAutospacing="0"/>
              <w:ind w:left="0" w:right="0" w:firstLine="480" w:firstLineChars="200"/>
              <w:rPr>
                <w:rFonts w:hint="eastAsia" w:ascii="宋体" w:hAnsi="宋体" w:eastAsia="宋体"/>
                <w:color w:val="auto"/>
                <w:sz w:val="24"/>
              </w:rPr>
            </w:pPr>
            <w:r>
              <w:rPr>
                <w:rFonts w:hint="eastAsia" w:ascii="宋体" w:hAnsi="宋体" w:eastAsia="宋体" w:cs="宋体"/>
                <w:color w:val="auto"/>
                <w:lang w:val="en-US" w:eastAsia="zh-CN"/>
              </w:rPr>
              <w:t>①</w:t>
            </w:r>
            <w:r>
              <w:rPr>
                <w:rFonts w:hint="eastAsia" w:ascii="宋体" w:hAnsi="宋体" w:eastAsia="宋体"/>
                <w:color w:val="auto"/>
                <w:sz w:val="24"/>
              </w:rPr>
              <w:t>本课程以积极心理学PERMA幸福模型为核心框架，通过五维幸福力（积极情绪、投入、人际关系、意义、成就），分阶段培育学生作为社会公民的积极心理品质和健全人格。</w:t>
            </w:r>
          </w:p>
          <w:p w14:paraId="597E7734">
            <w:pPr>
              <w:keepNext w:val="0"/>
              <w:keepLines w:val="0"/>
              <w:suppressLineNumbers w:val="0"/>
              <w:spacing w:before="0" w:beforeAutospacing="0" w:after="0" w:afterAutospacing="0"/>
              <w:ind w:left="0" w:right="0" w:firstLine="480" w:firstLineChars="200"/>
              <w:rPr>
                <w:rFonts w:hint="eastAsia" w:ascii="宋体" w:hAnsi="宋体" w:eastAsia="宋体"/>
                <w:color w:val="auto"/>
                <w:sz w:val="24"/>
              </w:rPr>
            </w:pPr>
            <w:r>
              <w:rPr>
                <w:rFonts w:hint="eastAsia" w:ascii="宋体" w:hAnsi="宋体" w:eastAsia="宋体" w:cs="宋体"/>
                <w:color w:val="auto"/>
                <w:lang w:val="en-US" w:eastAsia="zh-CN"/>
              </w:rPr>
              <w:t>②</w:t>
            </w:r>
            <w:r>
              <w:rPr>
                <w:rFonts w:hint="eastAsia" w:ascii="宋体" w:hAnsi="宋体" w:eastAsia="宋体"/>
                <w:color w:val="auto"/>
                <w:sz w:val="24"/>
              </w:rPr>
              <w:t>职一阶段着力认知奠基：引导学生通过自我特质认知与社会角色理解，建立个体与组织、社会的责任联结，形塑合格社会公民意识；同步渗透积极情绪调节与挫折认知重构，奠定正向人生观基础。</w:t>
            </w:r>
          </w:p>
          <w:p w14:paraId="3DD3F364">
            <w:pPr>
              <w:keepNext w:val="0"/>
              <w:keepLines w:val="0"/>
              <w:suppressLineNumbers w:val="0"/>
              <w:spacing w:before="0" w:beforeAutospacing="0" w:after="0" w:afterAutospacing="0"/>
              <w:ind w:left="0" w:right="0" w:firstLine="480" w:firstLineChars="200"/>
              <w:rPr>
                <w:rFonts w:hint="eastAsia" w:ascii="宋体" w:hAnsi="宋体" w:eastAsia="宋体"/>
                <w:color w:val="auto"/>
                <w:sz w:val="24"/>
              </w:rPr>
            </w:pPr>
            <w:r>
              <w:rPr>
                <w:rFonts w:hint="eastAsia" w:ascii="宋体" w:hAnsi="宋体" w:eastAsia="宋体" w:cs="宋体"/>
                <w:color w:val="auto"/>
                <w:lang w:val="en-US" w:eastAsia="zh-CN"/>
              </w:rPr>
              <w:t>③</w:t>
            </w:r>
            <w:r>
              <w:rPr>
                <w:rFonts w:hint="eastAsia" w:ascii="宋体" w:hAnsi="宋体" w:eastAsia="宋体"/>
                <w:color w:val="auto"/>
                <w:sz w:val="24"/>
              </w:rPr>
              <w:t>职二阶段深化价值实践：立足职业发展与社会贡献的意义追寻，强化成就目标驱动力，培育突破困境的心理资本；最终促成从社会适应到幸福创造的升华，以积极行为习惯践行社会责任，以预防性心理建设抵御发展风险，实现个人幸福力与社会和谐建设的共生互促。</w:t>
            </w:r>
          </w:p>
          <w:p w14:paraId="2AEF112B">
            <w:pPr>
              <w:keepNext w:val="0"/>
              <w:keepLines w:val="0"/>
              <w:suppressLineNumbers w:val="0"/>
              <w:spacing w:before="0" w:beforeAutospacing="0" w:after="0" w:afterAutospacing="0"/>
              <w:ind w:left="0" w:right="0" w:firstLine="480" w:firstLineChars="200"/>
              <w:rPr>
                <w:rFonts w:hint="eastAsia" w:ascii="宋体" w:hAnsi="宋体" w:eastAsia="宋体"/>
                <w:color w:val="auto"/>
                <w:sz w:val="24"/>
              </w:rPr>
            </w:pPr>
          </w:p>
        </w:tc>
        <w:tc>
          <w:tcPr>
            <w:tcW w:w="715" w:type="dxa"/>
            <w:vAlign w:val="center"/>
          </w:tcPr>
          <w:p w14:paraId="389D148B">
            <w:pPr>
              <w:widowControl/>
              <w:jc w:val="center"/>
              <w:textAlignment w:val="center"/>
              <w:rPr>
                <w:rFonts w:hint="default" w:ascii="宋体" w:hAnsi="宋体" w:eastAsia="宋体" w:cs="宋体"/>
                <w:i w:val="0"/>
                <w:iCs w:val="0"/>
                <w:color w:val="auto"/>
                <w:sz w:val="21"/>
                <w:szCs w:val="21"/>
                <w:u w:val="none"/>
                <w:lang w:val="en-US" w:eastAsia="zh-CN"/>
              </w:rPr>
            </w:pPr>
            <w:r>
              <w:rPr>
                <w:rFonts w:hint="eastAsia" w:cs="宋体"/>
                <w:i w:val="0"/>
                <w:iCs w:val="0"/>
                <w:color w:val="auto"/>
                <w:sz w:val="21"/>
                <w:szCs w:val="21"/>
                <w:u w:val="none"/>
                <w:lang w:val="en-US" w:eastAsia="zh-CN"/>
              </w:rPr>
              <w:t>18</w:t>
            </w:r>
          </w:p>
        </w:tc>
      </w:tr>
      <w:tr w14:paraId="740E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8" w:hRule="atLeast"/>
          <w:tblHeader/>
          <w:jc w:val="center"/>
        </w:trPr>
        <w:tc>
          <w:tcPr>
            <w:tcW w:w="718" w:type="dxa"/>
            <w:vAlign w:val="center"/>
          </w:tcPr>
          <w:p w14:paraId="078BB4AD">
            <w:pPr>
              <w:widowControl/>
              <w:jc w:val="center"/>
              <w:textAlignment w:val="center"/>
              <w:rPr>
                <w:rFonts w:hint="eastAsia" w:ascii="宋体" w:hAnsi="宋体" w:eastAsia="宋体" w:cs="宋体"/>
                <w:i w:val="0"/>
                <w:iCs w:val="0"/>
                <w:color w:val="auto"/>
                <w:kern w:val="0"/>
                <w:sz w:val="21"/>
                <w:szCs w:val="21"/>
                <w:u w:val="none"/>
                <w:lang w:val="en-US" w:eastAsia="zh-CN" w:bidi="ar-SA"/>
              </w:rPr>
            </w:pPr>
            <w:r>
              <w:rPr>
                <w:rFonts w:hint="eastAsia" w:cs="宋体"/>
                <w:i w:val="0"/>
                <w:iCs w:val="0"/>
                <w:color w:val="auto"/>
                <w:sz w:val="21"/>
                <w:szCs w:val="21"/>
                <w:u w:val="none"/>
                <w:lang w:val="en-US" w:eastAsia="zh-CN"/>
              </w:rPr>
              <w:t>7</w:t>
            </w:r>
          </w:p>
        </w:tc>
        <w:tc>
          <w:tcPr>
            <w:tcW w:w="2329" w:type="dxa"/>
            <w:vAlign w:val="center"/>
          </w:tcPr>
          <w:p w14:paraId="30B98D68">
            <w:pPr>
              <w:pStyle w:val="33"/>
              <w:snapToGrid w:val="0"/>
              <w:spacing w:line="240" w:lineRule="auto"/>
              <w:jc w:val="center"/>
              <w:rPr>
                <w:rFonts w:hint="eastAsia" w:cs="宋体" w:asciiTheme="minorEastAsia" w:hAnsiTheme="minorEastAsia" w:eastAsiaTheme="minorEastAsia"/>
                <w:color w:val="auto"/>
                <w:kern w:val="0"/>
                <w:sz w:val="21"/>
                <w:szCs w:val="21"/>
                <w:lang w:val="en-US" w:eastAsia="zh-CN" w:bidi="ar-SA"/>
              </w:rPr>
            </w:pPr>
            <w:r>
              <w:rPr>
                <w:rFonts w:hint="eastAsia" w:asciiTheme="minorEastAsia" w:hAnsiTheme="minorEastAsia" w:eastAsiaTheme="minorEastAsia"/>
                <w:color w:val="auto"/>
                <w:sz w:val="21"/>
                <w:lang w:val="en-US" w:eastAsia="zh-CN"/>
              </w:rPr>
              <w:t>公共选修1、2、3</w:t>
            </w:r>
          </w:p>
        </w:tc>
        <w:tc>
          <w:tcPr>
            <w:tcW w:w="6012" w:type="dxa"/>
            <w:vAlign w:val="center"/>
          </w:tcPr>
          <w:p w14:paraId="4D4A55B1">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olor w:val="auto"/>
                <w:sz w:val="24"/>
                <w:szCs w:val="21"/>
                <w:highlight w:val="none"/>
                <w:lang w:val="en-US" w:eastAsia="zh-CN"/>
              </w:rPr>
            </w:pPr>
            <w:r>
              <w:rPr>
                <w:rFonts w:hint="eastAsia" w:ascii="宋体" w:hAnsi="宋体" w:eastAsia="宋体"/>
                <w:color w:val="auto"/>
                <w:sz w:val="24"/>
                <w:szCs w:val="21"/>
                <w:highlight w:val="none"/>
                <w:lang w:val="en-US" w:eastAsia="zh-CN"/>
              </w:rPr>
              <w:t>根据专业需要，开设校本选修课程或专题讲座(活动)。培养学生的健康人格，养成终身学习的意识、能力与习惯，培养学生的职业道德、就业创业能力和社会适应能力等，提高专业综合素质能力，由学生入学后自主进行选修。</w:t>
            </w:r>
          </w:p>
          <w:p w14:paraId="166267CA">
            <w:pPr>
              <w:keepNext w:val="0"/>
              <w:keepLines w:val="0"/>
              <w:suppressLineNumbers w:val="0"/>
              <w:spacing w:before="0" w:beforeAutospacing="0" w:after="0" w:afterAutospacing="0"/>
              <w:ind w:left="0" w:leftChars="0" w:right="0" w:rightChars="0" w:firstLine="480" w:firstLineChars="200"/>
              <w:rPr>
                <w:rFonts w:hint="eastAsia" w:ascii="宋体" w:hAnsi="宋体" w:eastAsia="宋体"/>
                <w:color w:val="auto"/>
                <w:sz w:val="24"/>
                <w:szCs w:val="21"/>
                <w:highlight w:val="none"/>
                <w:lang w:val="en-US" w:eastAsia="zh-CN"/>
              </w:rPr>
            </w:pPr>
          </w:p>
        </w:tc>
        <w:tc>
          <w:tcPr>
            <w:tcW w:w="715" w:type="dxa"/>
            <w:vAlign w:val="center"/>
          </w:tcPr>
          <w:p w14:paraId="7B963515">
            <w:pPr>
              <w:widowControl/>
              <w:jc w:val="center"/>
              <w:textAlignment w:val="center"/>
              <w:rPr>
                <w:rFonts w:hint="eastAsia" w:ascii="宋体" w:hAnsi="宋体" w:eastAsia="宋体" w:cs="宋体"/>
                <w:i w:val="0"/>
                <w:iCs w:val="0"/>
                <w:color w:val="auto"/>
                <w:kern w:val="0"/>
                <w:sz w:val="21"/>
                <w:szCs w:val="21"/>
                <w:u w:val="none"/>
                <w:lang w:val="en-US" w:eastAsia="zh-CN" w:bidi="ar-SA"/>
              </w:rPr>
            </w:pPr>
            <w:r>
              <w:rPr>
                <w:rFonts w:hint="eastAsia" w:cs="宋体"/>
                <w:i w:val="0"/>
                <w:iCs w:val="0"/>
                <w:color w:val="auto"/>
                <w:sz w:val="21"/>
                <w:szCs w:val="21"/>
                <w:u w:val="none"/>
                <w:lang w:val="en-US" w:eastAsia="zh-CN"/>
              </w:rPr>
              <w:t>90</w:t>
            </w:r>
          </w:p>
        </w:tc>
      </w:tr>
    </w:tbl>
    <w:p w14:paraId="13756D89">
      <w:pPr>
        <w:spacing w:line="360" w:lineRule="auto"/>
        <w:ind w:firstLine="482" w:firstLineChars="200"/>
        <w:jc w:val="center"/>
        <w:outlineLvl w:val="9"/>
        <w:rPr>
          <w:rFonts w:hint="eastAsia" w:eastAsiaTheme="minorEastAsia"/>
          <w:b/>
          <w:bCs/>
          <w:color w:val="auto"/>
          <w:lang w:val="en-US" w:eastAsia="zh-CN"/>
        </w:rPr>
      </w:pPr>
    </w:p>
    <w:p w14:paraId="44103C28">
      <w:pPr>
        <w:spacing w:line="360" w:lineRule="auto"/>
        <w:ind w:firstLine="482" w:firstLineChars="200"/>
        <w:jc w:val="center"/>
        <w:outlineLvl w:val="1"/>
        <w:rPr>
          <w:rFonts w:hint="default"/>
          <w:lang w:val="en-US" w:eastAsia="zh-CN"/>
        </w:rPr>
      </w:pPr>
      <w:bookmarkStart w:id="124" w:name="_Toc11838"/>
      <w:bookmarkStart w:id="125" w:name="_Toc30583"/>
      <w:bookmarkStart w:id="126" w:name="_Toc27985"/>
      <w:bookmarkStart w:id="127" w:name="_Toc8045"/>
      <w:bookmarkStart w:id="128" w:name="_Toc32301"/>
      <w:bookmarkStart w:id="129" w:name="_Toc6500"/>
      <w:bookmarkStart w:id="130" w:name="_Toc25264"/>
      <w:bookmarkStart w:id="131" w:name="_Toc18087"/>
      <w:bookmarkStart w:id="132" w:name="_Toc13196"/>
      <w:bookmarkStart w:id="133" w:name="_Toc20558"/>
      <w:r>
        <w:rPr>
          <w:rFonts w:hint="eastAsia" w:eastAsiaTheme="minorEastAsia"/>
          <w:b/>
          <w:bCs/>
          <w:color w:val="auto"/>
          <w:lang w:val="en-US" w:eastAsia="zh-CN"/>
        </w:rPr>
        <w:t>表4    专业基础课程主要教学内容与要求</w:t>
      </w:r>
      <w:bookmarkEnd w:id="124"/>
      <w:bookmarkEnd w:id="125"/>
      <w:bookmarkEnd w:id="126"/>
      <w:bookmarkEnd w:id="127"/>
      <w:bookmarkEnd w:id="128"/>
      <w:bookmarkEnd w:id="129"/>
      <w:bookmarkEnd w:id="130"/>
      <w:bookmarkEnd w:id="131"/>
      <w:bookmarkEnd w:id="132"/>
      <w:bookmarkEnd w:id="133"/>
    </w:p>
    <w:tbl>
      <w:tblPr>
        <w:tblStyle w:val="20"/>
        <w:tblW w:w="9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4"/>
        <w:gridCol w:w="2329"/>
        <w:gridCol w:w="5942"/>
        <w:gridCol w:w="733"/>
      </w:tblGrid>
      <w:tr w14:paraId="76C0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jc w:val="center"/>
        </w:trPr>
        <w:tc>
          <w:tcPr>
            <w:tcW w:w="724" w:type="dxa"/>
            <w:shd w:val="clear" w:color="auto" w:fill="auto"/>
            <w:vAlign w:val="center"/>
          </w:tcPr>
          <w:p w14:paraId="7B7FCACC">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序号</w:t>
            </w:r>
          </w:p>
        </w:tc>
        <w:tc>
          <w:tcPr>
            <w:tcW w:w="2329" w:type="dxa"/>
            <w:shd w:val="clear" w:color="auto" w:fill="auto"/>
            <w:vAlign w:val="center"/>
          </w:tcPr>
          <w:p w14:paraId="4DC03D01">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课程名称</w:t>
            </w:r>
          </w:p>
        </w:tc>
        <w:tc>
          <w:tcPr>
            <w:tcW w:w="5942" w:type="dxa"/>
            <w:shd w:val="clear" w:color="auto" w:fill="auto"/>
            <w:vAlign w:val="center"/>
          </w:tcPr>
          <w:p w14:paraId="06913717">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主要教学内容和要求</w:t>
            </w:r>
          </w:p>
        </w:tc>
        <w:tc>
          <w:tcPr>
            <w:tcW w:w="733" w:type="dxa"/>
            <w:shd w:val="clear" w:color="auto" w:fill="auto"/>
            <w:noWrap/>
            <w:vAlign w:val="center"/>
          </w:tcPr>
          <w:p w14:paraId="38BB06CC">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sz w:val="24"/>
                <w:szCs w:val="21"/>
                <w:u w:val="none"/>
              </w:rPr>
            </w:pPr>
            <w:r>
              <w:rPr>
                <w:rFonts w:hint="eastAsia" w:ascii="宋体" w:hAnsi="宋体" w:eastAsia="宋体" w:cs="宋体"/>
                <w:b/>
                <w:bCs w:val="0"/>
                <w:i w:val="0"/>
                <w:iCs w:val="0"/>
                <w:color w:val="auto"/>
                <w:kern w:val="0"/>
                <w:sz w:val="24"/>
                <w:szCs w:val="21"/>
                <w:u w:val="none"/>
                <w:lang w:val="en-US" w:eastAsia="zh-CN" w:bidi="ar"/>
              </w:rPr>
              <w:t>学时</w:t>
            </w:r>
          </w:p>
        </w:tc>
      </w:tr>
      <w:tr w14:paraId="735A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043BD1B5">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b/>
                <w:bCs/>
                <w:i w:val="0"/>
                <w:iCs w:val="0"/>
                <w:color w:val="auto"/>
                <w:kern w:val="0"/>
                <w:sz w:val="21"/>
                <w:szCs w:val="21"/>
                <w:u w:val="none"/>
                <w:lang w:val="en-US" w:eastAsia="zh-CN" w:bidi="ar"/>
              </w:rPr>
            </w:pPr>
            <w:r>
              <w:rPr>
                <w:rFonts w:hint="eastAsia" w:ascii="宋体" w:hAnsi="宋体" w:eastAsia="宋体" w:cs="宋体"/>
                <w:kern w:val="0"/>
              </w:rPr>
              <w:t>1</w:t>
            </w:r>
          </w:p>
        </w:tc>
        <w:tc>
          <w:tcPr>
            <w:tcW w:w="2329" w:type="dxa"/>
            <w:shd w:val="clear" w:color="auto" w:fill="auto"/>
            <w:vAlign w:val="center"/>
          </w:tcPr>
          <w:p w14:paraId="320045F7">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eastAsia="宋体" w:cs="宋体"/>
                <w:kern w:val="0"/>
                <w:lang w:eastAsia="zh-CN"/>
              </w:rPr>
              <w:t>服装美术基础</w:t>
            </w:r>
          </w:p>
        </w:tc>
        <w:tc>
          <w:tcPr>
            <w:tcW w:w="5942" w:type="dxa"/>
            <w:shd w:val="clear" w:color="auto" w:fill="auto"/>
            <w:vAlign w:val="center"/>
          </w:tcPr>
          <w:p w14:paraId="0786B3A5">
            <w:pPr>
              <w:numPr>
                <w:ilvl w:val="0"/>
                <w:numId w:val="0"/>
              </w:numPr>
              <w:spacing w:line="240" w:lineRule="auto"/>
              <w:ind w:leftChars="0" w:firstLine="480" w:firstLineChars="200"/>
              <w:rPr>
                <w:rFonts w:hint="eastAsia" w:ascii="Times New Roman" w:hAnsi="Times New Roman"/>
                <w:color w:val="auto"/>
                <w:lang w:val="en-US" w:eastAsia="zh-CN"/>
              </w:rPr>
            </w:pPr>
            <w:r>
              <w:rPr>
                <w:rFonts w:hint="eastAsia" w:ascii="宋体" w:hAnsi="宋体"/>
                <w:color w:val="000000"/>
                <w:szCs w:val="24"/>
              </w:rPr>
              <w:t>①</w:t>
            </w:r>
            <w:r>
              <w:rPr>
                <w:rFonts w:hint="eastAsia" w:ascii="Times New Roman" w:hAnsi="Times New Roman"/>
                <w:color w:val="auto"/>
                <w:lang w:val="en-US" w:eastAsia="zh-CN"/>
              </w:rPr>
              <w:t>掌握绘画的基础知识、理论和基本技能。</w:t>
            </w:r>
          </w:p>
          <w:p w14:paraId="5260E960">
            <w:pPr>
              <w:numPr>
                <w:ilvl w:val="0"/>
                <w:numId w:val="0"/>
              </w:numPr>
              <w:spacing w:line="240" w:lineRule="auto"/>
              <w:ind w:leftChars="0" w:firstLine="480" w:firstLineChars="200"/>
              <w:rPr>
                <w:rFonts w:hint="eastAsia" w:ascii="宋体" w:hAnsi="宋体" w:eastAsia="宋体" w:cs="宋体"/>
                <w:b/>
                <w:bCs/>
                <w:color w:val="auto"/>
                <w:kern w:val="0"/>
                <w:sz w:val="24"/>
                <w:szCs w:val="24"/>
              </w:rPr>
            </w:pPr>
            <w:r>
              <w:rPr>
                <w:rFonts w:hint="eastAsia" w:ascii="宋体" w:hAnsi="宋体"/>
                <w:color w:val="000000"/>
                <w:szCs w:val="24"/>
              </w:rPr>
              <w:t>②</w:t>
            </w:r>
            <w:r>
              <w:rPr>
                <w:rFonts w:hint="default" w:ascii="Times New Roman" w:hAnsi="Times New Roman"/>
                <w:color w:val="auto"/>
                <w:lang w:val="en-US" w:eastAsia="zh-CN"/>
              </w:rPr>
              <w:t>培养坚实的造型能力，树立正确的绘画观、造型观、艺术观、专业观。</w:t>
            </w:r>
          </w:p>
          <w:p w14:paraId="0C65B766">
            <w:pPr>
              <w:numPr>
                <w:ilvl w:val="0"/>
                <w:numId w:val="0"/>
              </w:numPr>
              <w:spacing w:line="240" w:lineRule="auto"/>
              <w:ind w:leftChars="0" w:firstLine="480" w:firstLineChars="200"/>
              <w:rPr>
                <w:rFonts w:hint="eastAsia" w:ascii="宋体" w:hAnsi="宋体" w:eastAsia="宋体" w:cs="宋体"/>
                <w:b/>
                <w:bCs/>
                <w:color w:val="FF0000"/>
                <w:kern w:val="0"/>
                <w:sz w:val="24"/>
                <w:szCs w:val="24"/>
              </w:rPr>
            </w:pPr>
            <w:r>
              <w:rPr>
                <w:rFonts w:hint="eastAsia" w:ascii="宋体" w:hAnsi="宋体"/>
                <w:color w:val="000000"/>
                <w:szCs w:val="24"/>
              </w:rPr>
              <w:t>③</w:t>
            </w:r>
            <w:r>
              <w:rPr>
                <w:rFonts w:hint="default" w:ascii="Times New Roman" w:hAnsi="Times New Roman"/>
                <w:color w:val="auto"/>
                <w:lang w:val="en-US" w:eastAsia="zh-CN"/>
              </w:rPr>
              <w:t>通过系统学习绘画，提升艺术感知与审美能力。</w:t>
            </w:r>
          </w:p>
          <w:p w14:paraId="38883D52">
            <w:pPr>
              <w:numPr>
                <w:ilvl w:val="0"/>
                <w:numId w:val="0"/>
              </w:numPr>
              <w:spacing w:line="240" w:lineRule="auto"/>
              <w:ind w:left="0" w:leftChars="0" w:firstLine="480" w:firstLineChars="200"/>
              <w:rPr>
                <w:rFonts w:hint="default" w:ascii="Times New Roman" w:hAnsi="Times New Roman"/>
                <w:color w:val="auto"/>
                <w:lang w:val="en-US" w:eastAsia="zh-CN"/>
              </w:rPr>
            </w:pPr>
            <w:r>
              <w:rPr>
                <w:rFonts w:hint="eastAsia" w:ascii="宋体" w:hAnsi="宋体"/>
                <w:color w:val="000000"/>
                <w:szCs w:val="24"/>
              </w:rPr>
              <w:t>④</w:t>
            </w:r>
            <w:r>
              <w:rPr>
                <w:rFonts w:hint="default" w:ascii="Times New Roman" w:hAnsi="Times New Roman"/>
                <w:color w:val="auto"/>
                <w:lang w:val="en-US" w:eastAsia="zh-CN"/>
              </w:rPr>
              <w:t>具备将美术基础技能应用于服装专业领域的初步能力。</w:t>
            </w:r>
          </w:p>
          <w:p w14:paraId="56947FB5">
            <w:pPr>
              <w:pStyle w:val="6"/>
              <w:rPr>
                <w:rFonts w:hint="eastAsia"/>
                <w:lang w:val="en-US" w:eastAsia="zh-CN"/>
              </w:rPr>
            </w:pPr>
          </w:p>
        </w:tc>
        <w:tc>
          <w:tcPr>
            <w:tcW w:w="733" w:type="dxa"/>
            <w:shd w:val="clear" w:color="auto" w:fill="auto"/>
            <w:noWrap/>
            <w:vAlign w:val="center"/>
          </w:tcPr>
          <w:p w14:paraId="43EE012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b/>
                <w:bCs/>
                <w:i w:val="0"/>
                <w:iCs w:val="0"/>
                <w:color w:val="auto"/>
                <w:kern w:val="0"/>
                <w:sz w:val="21"/>
                <w:szCs w:val="21"/>
                <w:u w:val="none"/>
                <w:lang w:val="en-US" w:eastAsia="zh-CN" w:bidi="ar"/>
              </w:rPr>
            </w:pPr>
            <w:r>
              <w:rPr>
                <w:rFonts w:hint="eastAsia" w:ascii="宋体" w:hAnsi="宋体" w:cs="宋体"/>
                <w:kern w:val="0"/>
                <w:lang w:val="en-US" w:eastAsia="zh-CN"/>
              </w:rPr>
              <w:t>108</w:t>
            </w:r>
          </w:p>
        </w:tc>
      </w:tr>
      <w:tr w14:paraId="574C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43A961D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auto"/>
                <w:sz w:val="21"/>
                <w:szCs w:val="21"/>
                <w:u w:val="none"/>
              </w:rPr>
            </w:pPr>
            <w:r>
              <w:rPr>
                <w:rFonts w:hint="eastAsia" w:ascii="宋体" w:hAnsi="宋体" w:eastAsia="宋体" w:cs="宋体"/>
                <w:kern w:val="0"/>
                <w:lang w:val="en-US" w:eastAsia="zh-CN"/>
              </w:rPr>
              <w:t>2</w:t>
            </w:r>
          </w:p>
        </w:tc>
        <w:tc>
          <w:tcPr>
            <w:tcW w:w="2329" w:type="dxa"/>
            <w:shd w:val="clear" w:color="auto" w:fill="auto"/>
            <w:vAlign w:val="center"/>
          </w:tcPr>
          <w:p w14:paraId="37351F82">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eastAsia="宋体" w:cs="宋体"/>
                <w:kern w:val="0"/>
                <w:lang w:eastAsia="zh-CN"/>
              </w:rPr>
              <w:t>服装设计基础</w:t>
            </w:r>
          </w:p>
        </w:tc>
        <w:tc>
          <w:tcPr>
            <w:tcW w:w="5942" w:type="dxa"/>
            <w:shd w:val="clear" w:color="auto" w:fill="auto"/>
            <w:vAlign w:val="center"/>
          </w:tcPr>
          <w:p w14:paraId="54489CA9">
            <w:pPr>
              <w:numPr>
                <w:ilvl w:val="0"/>
                <w:numId w:val="0"/>
              </w:numPr>
              <w:spacing w:line="240" w:lineRule="auto"/>
              <w:ind w:leftChars="0" w:firstLine="480" w:firstLineChars="200"/>
              <w:rPr>
                <w:rFonts w:hint="default" w:ascii="Times New Roman" w:hAnsi="Times New Roman"/>
                <w:color w:val="auto"/>
                <w:lang w:val="en-US" w:eastAsia="zh-CN"/>
              </w:rPr>
            </w:pPr>
            <w:r>
              <w:rPr>
                <w:rFonts w:hint="eastAsia" w:ascii="宋体" w:hAnsi="宋体"/>
                <w:color w:val="000000"/>
                <w:szCs w:val="24"/>
              </w:rPr>
              <w:t>①</w:t>
            </w:r>
            <w:r>
              <w:rPr>
                <w:rFonts w:hint="default" w:ascii="Times New Roman" w:hAnsi="Times New Roman"/>
                <w:color w:val="auto"/>
                <w:lang w:val="en-US" w:eastAsia="zh-CN"/>
              </w:rPr>
              <w:t>了解服装流行要素、款式构成基本要素、设计原理及形式美法则等核心模块。</w:t>
            </w:r>
          </w:p>
          <w:p w14:paraId="10CDB2FA">
            <w:pPr>
              <w:numPr>
                <w:ilvl w:val="0"/>
                <w:numId w:val="0"/>
              </w:numPr>
              <w:spacing w:line="240" w:lineRule="auto"/>
              <w:ind w:leftChars="0" w:firstLine="480" w:firstLineChars="200"/>
              <w:rPr>
                <w:rFonts w:hint="default" w:ascii="Times New Roman" w:hAnsi="Times New Roman"/>
                <w:color w:val="auto"/>
                <w:lang w:val="en-US" w:eastAsia="zh-CN"/>
              </w:rPr>
            </w:pPr>
            <w:r>
              <w:rPr>
                <w:rFonts w:hint="eastAsia" w:ascii="宋体" w:hAnsi="宋体"/>
                <w:color w:val="000000"/>
                <w:szCs w:val="24"/>
              </w:rPr>
              <w:t>②</w:t>
            </w:r>
            <w:r>
              <w:rPr>
                <w:rFonts w:hint="default" w:ascii="Times New Roman" w:hAnsi="Times New Roman"/>
                <w:color w:val="auto"/>
                <w:lang w:val="en-US" w:eastAsia="zh-CN"/>
              </w:rPr>
              <w:t>培养设计创新思维，掌握从概念构思到方案呈现的基本流程。</w:t>
            </w:r>
          </w:p>
          <w:p w14:paraId="4368D5E6">
            <w:pPr>
              <w:numPr>
                <w:ilvl w:val="0"/>
                <w:numId w:val="0"/>
              </w:numPr>
              <w:spacing w:line="240" w:lineRule="auto"/>
              <w:ind w:leftChars="0" w:firstLine="480" w:firstLineChars="200"/>
              <w:rPr>
                <w:rFonts w:hint="default" w:ascii="Times New Roman" w:hAnsi="Times New Roman"/>
                <w:color w:val="auto"/>
                <w:lang w:val="en-US" w:eastAsia="zh-CN"/>
              </w:rPr>
            </w:pPr>
            <w:r>
              <w:rPr>
                <w:rFonts w:hint="eastAsia" w:ascii="宋体" w:hAnsi="宋体"/>
                <w:color w:val="000000"/>
                <w:szCs w:val="24"/>
              </w:rPr>
              <w:t>③</w:t>
            </w:r>
            <w:r>
              <w:rPr>
                <w:rFonts w:hint="default" w:ascii="Times New Roman" w:hAnsi="Times New Roman"/>
                <w:color w:val="auto"/>
                <w:lang w:val="en-US" w:eastAsia="zh-CN"/>
              </w:rPr>
              <w:t>理解服装造型与功能的结合方式，形成初步的设计逻辑。</w:t>
            </w:r>
          </w:p>
          <w:p w14:paraId="0FE971F5">
            <w:r>
              <w:rPr>
                <w:rFonts w:hint="eastAsia" w:ascii="宋体" w:hAnsi="宋体"/>
                <w:color w:val="000000"/>
                <w:szCs w:val="24"/>
              </w:rPr>
              <w:t>④</w:t>
            </w:r>
            <w:r>
              <w:rPr>
                <w:rFonts w:hint="default" w:ascii="Times New Roman" w:hAnsi="Times New Roman"/>
                <w:color w:val="auto"/>
                <w:lang w:val="en-US" w:eastAsia="zh-CN"/>
              </w:rPr>
              <w:t>具备运用设计基础理论进行简单服装款式设计的实操能力。</w:t>
            </w:r>
          </w:p>
          <w:p w14:paraId="0A7DDBEC">
            <w:pPr>
              <w:keepNext w:val="0"/>
              <w:keepLines w:val="0"/>
              <w:pageBreakBefore w:val="0"/>
              <w:widowControl/>
              <w:numPr>
                <w:ilvl w:val="0"/>
                <w:numId w:val="0"/>
              </w:numPr>
              <w:kinsoku/>
              <w:wordWrap/>
              <w:overflowPunct/>
              <w:topLinePunct w:val="0"/>
              <w:bidi w:val="0"/>
              <w:adjustRightInd/>
              <w:snapToGrid/>
              <w:spacing w:line="240" w:lineRule="auto"/>
              <w:ind w:left="0" w:leftChars="0" w:firstLine="480" w:firstLineChars="200"/>
              <w:jc w:val="left"/>
              <w:outlineLvl w:val="9"/>
              <w:rPr>
                <w:rFonts w:hint="eastAsia" w:ascii="宋体" w:hAnsi="宋体" w:eastAsia="宋体" w:cs="宋体"/>
                <w:color w:val="auto"/>
                <w:lang w:val="en-US" w:eastAsia="zh-CN"/>
              </w:rPr>
            </w:pPr>
          </w:p>
        </w:tc>
        <w:tc>
          <w:tcPr>
            <w:tcW w:w="733" w:type="dxa"/>
            <w:shd w:val="clear" w:color="auto" w:fill="auto"/>
            <w:noWrap/>
            <w:vAlign w:val="center"/>
          </w:tcPr>
          <w:p w14:paraId="16F685C4">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eastAsia="宋体" w:cs="宋体"/>
                <w:kern w:val="0"/>
              </w:rPr>
              <w:t>72</w:t>
            </w:r>
          </w:p>
        </w:tc>
      </w:tr>
      <w:tr w14:paraId="5FED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24" w:type="dxa"/>
            <w:shd w:val="clear" w:color="auto" w:fill="auto"/>
            <w:vAlign w:val="center"/>
          </w:tcPr>
          <w:p w14:paraId="7C8E64B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auto"/>
                <w:sz w:val="21"/>
                <w:szCs w:val="21"/>
                <w:u w:val="none"/>
                <w:lang w:val="en-US" w:eastAsia="zh-CN"/>
              </w:rPr>
            </w:pPr>
            <w:r>
              <w:rPr>
                <w:rFonts w:hint="eastAsia" w:ascii="宋体" w:hAnsi="宋体" w:cs="宋体"/>
                <w:kern w:val="0"/>
                <w:lang w:val="en-US" w:eastAsia="zh-CN"/>
              </w:rPr>
              <w:t>3</w:t>
            </w:r>
          </w:p>
        </w:tc>
        <w:tc>
          <w:tcPr>
            <w:tcW w:w="2329" w:type="dxa"/>
            <w:shd w:val="clear" w:color="auto" w:fill="auto"/>
            <w:vAlign w:val="center"/>
          </w:tcPr>
          <w:p w14:paraId="7F71CAC1">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eastAsia="宋体" w:cs="宋体"/>
                <w:kern w:val="0"/>
                <w:lang w:eastAsia="zh-CN"/>
              </w:rPr>
              <w:t>服装效果图表现</w:t>
            </w:r>
          </w:p>
        </w:tc>
        <w:tc>
          <w:tcPr>
            <w:tcW w:w="5942" w:type="dxa"/>
            <w:shd w:val="clear" w:color="auto" w:fill="auto"/>
            <w:vAlign w:val="center"/>
          </w:tcPr>
          <w:p w14:paraId="7DB25F1D">
            <w:pPr>
              <w:numPr>
                <w:ilvl w:val="0"/>
                <w:numId w:val="5"/>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掌握人体比例、服装结构与面料质感的手绘技法，熟练使用彩铅、马克笔等工具。</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培养独立完成精准设计效果图的能力，确保符合生产需求与客户沟通规范。</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理解效果图在服装行业中的应用场景与表达标</w:t>
            </w:r>
            <w:r>
              <w:rPr>
                <w:rFonts w:hint="eastAsia" w:ascii="Times New Roman" w:hAnsi="Times New Roman"/>
                <w:color w:val="auto"/>
                <w:lang w:val="en-US" w:eastAsia="zh-CN"/>
              </w:rPr>
              <w:t xml:space="preserve"> </w:t>
            </w:r>
            <w:r>
              <w:rPr>
                <w:rFonts w:hint="default" w:ascii="Times New Roman" w:hAnsi="Times New Roman"/>
                <w:color w:val="auto"/>
                <w:lang w:val="en-US" w:eastAsia="zh-CN"/>
              </w:rPr>
              <w:t>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具备通过手绘技法准确传达服装款式、细节及材质特征的能力。</w:t>
            </w:r>
          </w:p>
          <w:p w14:paraId="60B8E2CF">
            <w:pPr>
              <w:pStyle w:val="6"/>
              <w:numPr>
                <w:ilvl w:val="-1"/>
                <w:numId w:val="0"/>
              </w:numPr>
              <w:ind w:firstLine="0" w:firstLineChars="0"/>
              <w:rPr>
                <w:rFonts w:hint="eastAsia"/>
                <w:lang w:val="en-US" w:eastAsia="zh-CN"/>
              </w:rPr>
            </w:pPr>
          </w:p>
        </w:tc>
        <w:tc>
          <w:tcPr>
            <w:tcW w:w="733" w:type="dxa"/>
            <w:shd w:val="clear" w:color="auto" w:fill="auto"/>
            <w:noWrap/>
            <w:vAlign w:val="center"/>
          </w:tcPr>
          <w:p w14:paraId="31E313C1">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eastAsia="宋体" w:cs="宋体"/>
                <w:i w:val="0"/>
                <w:iCs w:val="0"/>
                <w:color w:val="auto"/>
                <w:sz w:val="21"/>
                <w:szCs w:val="21"/>
                <w:u w:val="none"/>
                <w:lang w:val="en-US" w:eastAsia="zh-CN"/>
              </w:rPr>
              <w:t>72</w:t>
            </w:r>
          </w:p>
        </w:tc>
      </w:tr>
      <w:tr w14:paraId="57EB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5AA0653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kern w:val="0"/>
                <w:lang w:val="en-US" w:eastAsia="zh-CN"/>
              </w:rPr>
              <w:t>4</w:t>
            </w:r>
          </w:p>
        </w:tc>
        <w:tc>
          <w:tcPr>
            <w:tcW w:w="2329" w:type="dxa"/>
            <w:shd w:val="clear" w:color="auto" w:fill="auto"/>
            <w:vAlign w:val="center"/>
          </w:tcPr>
          <w:p w14:paraId="5EFACB5F">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eastAsia="宋体" w:cs="宋体"/>
                <w:kern w:val="0"/>
                <w:lang w:val="en-US" w:eastAsia="zh-CN"/>
              </w:rPr>
              <w:t>服装陈列基础</w:t>
            </w:r>
          </w:p>
        </w:tc>
        <w:tc>
          <w:tcPr>
            <w:tcW w:w="5942" w:type="dxa"/>
            <w:shd w:val="clear" w:color="auto" w:fill="auto"/>
            <w:vAlign w:val="center"/>
          </w:tcPr>
          <w:p w14:paraId="087B9396">
            <w:pPr>
              <w:numPr>
                <w:ilvl w:val="0"/>
                <w:numId w:val="6"/>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了解橱窗陈列、卖场陈列等基础知识，掌握陈列空间规划的基本原则。</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培养服装搭配、道具运用等陈列实操能力，完成基础陈列方案设计。</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理解陈列对品牌形象与商品销售的影响机制。</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具备将陈列基础理论应用于实体店场景的初步实践能力。</w:t>
            </w:r>
          </w:p>
          <w:p w14:paraId="7E933E04">
            <w:pPr>
              <w:pStyle w:val="6"/>
              <w:numPr>
                <w:ilvl w:val="-1"/>
                <w:numId w:val="0"/>
              </w:numPr>
              <w:ind w:firstLine="0" w:firstLineChars="0"/>
              <w:rPr>
                <w:rFonts w:hint="eastAsia"/>
                <w:lang w:val="en-US" w:eastAsia="zh-CN"/>
              </w:rPr>
            </w:pPr>
          </w:p>
        </w:tc>
        <w:tc>
          <w:tcPr>
            <w:tcW w:w="733" w:type="dxa"/>
            <w:shd w:val="clear" w:color="auto" w:fill="auto"/>
            <w:noWrap/>
            <w:vAlign w:val="center"/>
          </w:tcPr>
          <w:p w14:paraId="2ED72C7D">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eastAsia="宋体" w:cs="宋体"/>
                <w:i w:val="0"/>
                <w:iCs w:val="0"/>
                <w:color w:val="auto"/>
                <w:sz w:val="21"/>
                <w:szCs w:val="21"/>
                <w:u w:val="none"/>
                <w:lang w:val="en-US" w:eastAsia="zh-CN"/>
              </w:rPr>
              <w:t>72</w:t>
            </w:r>
          </w:p>
        </w:tc>
      </w:tr>
      <w:tr w14:paraId="76D0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32B2196B">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cs="宋体"/>
                <w:lang w:val="en-US" w:eastAsia="zh-CN"/>
              </w:rPr>
              <w:t>5</w:t>
            </w:r>
          </w:p>
        </w:tc>
        <w:tc>
          <w:tcPr>
            <w:tcW w:w="2329" w:type="dxa"/>
            <w:shd w:val="clear" w:color="auto" w:fill="auto"/>
            <w:vAlign w:val="center"/>
          </w:tcPr>
          <w:p w14:paraId="1D2CD670">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服装</w:t>
            </w:r>
            <w:r>
              <w:rPr>
                <w:rFonts w:hint="eastAsia" w:ascii="宋体" w:hAnsi="宋体" w:eastAsia="宋体" w:cs="宋体"/>
                <w:kern w:val="0"/>
                <w:lang w:eastAsia="zh-CN"/>
              </w:rPr>
              <w:t>摄影基础</w:t>
            </w:r>
          </w:p>
        </w:tc>
        <w:tc>
          <w:tcPr>
            <w:tcW w:w="5942" w:type="dxa"/>
            <w:shd w:val="clear" w:color="auto" w:fill="auto"/>
            <w:vAlign w:val="center"/>
          </w:tcPr>
          <w:p w14:paraId="655FE076">
            <w:pPr>
              <w:numPr>
                <w:ilvl w:val="0"/>
                <w:numId w:val="7"/>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掌握服装摄影的构图布光技巧、造型展示方法及后期修图技术。</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培养独立操作摄影设备完成服装产品图与广告片拍摄的能力，确保契合品牌调性。</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了解服装摄影在品牌视觉传播中的应用场景与行业标准。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具备将摄影技术与服装陈列需求结合的实战应用能力。</w:t>
            </w:r>
          </w:p>
          <w:p w14:paraId="0623754B">
            <w:pPr>
              <w:pStyle w:val="6"/>
              <w:numPr>
                <w:ilvl w:val="-1"/>
                <w:numId w:val="0"/>
              </w:numPr>
              <w:ind w:firstLine="0" w:firstLineChars="0"/>
              <w:rPr>
                <w:rFonts w:hint="default"/>
                <w:lang w:val="en-US" w:eastAsia="zh-CN"/>
              </w:rPr>
            </w:pPr>
          </w:p>
        </w:tc>
        <w:tc>
          <w:tcPr>
            <w:tcW w:w="733" w:type="dxa"/>
            <w:shd w:val="clear" w:color="auto" w:fill="auto"/>
            <w:noWrap/>
            <w:vAlign w:val="center"/>
          </w:tcPr>
          <w:p w14:paraId="47A5A5A2">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b/>
                <w:bCs/>
                <w:i w:val="0"/>
                <w:iCs w:val="0"/>
                <w:color w:val="000000"/>
                <w:kern w:val="0"/>
                <w:sz w:val="21"/>
                <w:szCs w:val="21"/>
                <w:u w:val="none"/>
                <w:lang w:val="en-US" w:eastAsia="zh-CN" w:bidi="ar"/>
              </w:rPr>
            </w:pPr>
            <w:r>
              <w:rPr>
                <w:rFonts w:hint="eastAsia" w:cs="宋体"/>
                <w:lang w:val="en-US" w:eastAsia="zh-CN"/>
              </w:rPr>
              <w:t>72</w:t>
            </w:r>
          </w:p>
        </w:tc>
      </w:tr>
      <w:tr w14:paraId="1FBA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07C69780">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cs="宋体"/>
                <w:lang w:val="en-US" w:eastAsia="zh-CN"/>
              </w:rPr>
              <w:t>6</w:t>
            </w:r>
          </w:p>
        </w:tc>
        <w:tc>
          <w:tcPr>
            <w:tcW w:w="2329" w:type="dxa"/>
            <w:shd w:val="clear" w:color="auto" w:fill="auto"/>
            <w:vAlign w:val="center"/>
          </w:tcPr>
          <w:p w14:paraId="66B5FD8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图形图像基础（PS)</w:t>
            </w:r>
          </w:p>
        </w:tc>
        <w:tc>
          <w:tcPr>
            <w:tcW w:w="5942" w:type="dxa"/>
            <w:shd w:val="clear" w:color="auto" w:fill="auto"/>
            <w:vAlign w:val="center"/>
          </w:tcPr>
          <w:p w14:paraId="55F42A26">
            <w:pPr>
              <w:numPr>
                <w:ilvl w:val="0"/>
                <w:numId w:val="8"/>
              </w:numPr>
              <w:ind w:firstLine="480" w:firstLineChars="200"/>
              <w:rPr>
                <w:rFonts w:hint="default"/>
                <w:lang w:val="en-US" w:eastAsia="zh-CN"/>
              </w:rPr>
            </w:pPr>
            <w:r>
              <w:rPr>
                <w:rFonts w:hint="default" w:ascii="Times New Roman" w:hAnsi="Times New Roman"/>
                <w:color w:val="auto"/>
                <w:lang w:val="en-US" w:eastAsia="zh-CN"/>
              </w:rPr>
              <w:t>掌握 Photoshop 软件的图像编辑、调色、合成及特效制作技能。</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培养独立完成时尚海报设计、图文排版等视觉创意项目的能力，符合行业规范。</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了解数字图像处理在服装品牌传播中的技术标准与应用逻辑。</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 PS 技能应用于服装视觉营销的实操能力。</w:t>
            </w:r>
          </w:p>
        </w:tc>
        <w:tc>
          <w:tcPr>
            <w:tcW w:w="733" w:type="dxa"/>
            <w:shd w:val="clear" w:color="auto" w:fill="auto"/>
            <w:noWrap/>
            <w:vAlign w:val="center"/>
          </w:tcPr>
          <w:p w14:paraId="1DF135A0">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000000"/>
                <w:kern w:val="0"/>
                <w:sz w:val="21"/>
                <w:szCs w:val="21"/>
                <w:u w:val="none"/>
                <w:lang w:val="en-US" w:eastAsia="zh-CN" w:bidi="ar-SA"/>
              </w:rPr>
            </w:pPr>
            <w:r>
              <w:rPr>
                <w:rFonts w:hint="eastAsia" w:ascii="宋体" w:hAnsi="宋体" w:cs="宋体"/>
                <w:lang w:val="en-US" w:eastAsia="zh-CN"/>
              </w:rPr>
              <w:t>72</w:t>
            </w:r>
          </w:p>
        </w:tc>
      </w:tr>
      <w:tr w14:paraId="085E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24" w:type="dxa"/>
            <w:shd w:val="clear" w:color="auto" w:fill="auto"/>
            <w:vAlign w:val="center"/>
          </w:tcPr>
          <w:p w14:paraId="5646566C">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cs="宋体"/>
                <w:lang w:val="en-US" w:eastAsia="zh-CN"/>
              </w:rPr>
              <w:t>7</w:t>
            </w:r>
          </w:p>
        </w:tc>
        <w:tc>
          <w:tcPr>
            <w:tcW w:w="2329" w:type="dxa"/>
            <w:shd w:val="clear" w:color="auto" w:fill="auto"/>
            <w:vAlign w:val="center"/>
          </w:tcPr>
          <w:p w14:paraId="6EF2E99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服装电脑设计(AI)</w:t>
            </w:r>
          </w:p>
        </w:tc>
        <w:tc>
          <w:tcPr>
            <w:tcW w:w="5942" w:type="dxa"/>
            <w:shd w:val="clear" w:color="auto" w:fill="auto"/>
            <w:vAlign w:val="center"/>
          </w:tcPr>
          <w:p w14:paraId="2F62EE75">
            <w:pPr>
              <w:numPr>
                <w:ilvl w:val="0"/>
                <w:numId w:val="9"/>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 Illustrator 软件的矢量绘图、服装款式图设计及图案制作技术。</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培养运用路径工具与图层功能完成数字化设计并生成生产文件的能力。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了解服装行业数字化设计的标准流程与创意实现方法。</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 AI 技术应用于服装款式开发与生产对接的实践能力。</w:t>
            </w:r>
          </w:p>
          <w:p w14:paraId="03A18769">
            <w:pPr>
              <w:pStyle w:val="6"/>
              <w:numPr>
                <w:ilvl w:val="-1"/>
                <w:numId w:val="0"/>
              </w:numPr>
              <w:ind w:firstLine="0" w:firstLineChars="0"/>
              <w:rPr>
                <w:rFonts w:hint="default"/>
                <w:lang w:val="en-US" w:eastAsia="zh-CN"/>
              </w:rPr>
            </w:pPr>
          </w:p>
        </w:tc>
        <w:tc>
          <w:tcPr>
            <w:tcW w:w="733" w:type="dxa"/>
            <w:shd w:val="clear" w:color="auto" w:fill="auto"/>
            <w:noWrap/>
            <w:vAlign w:val="center"/>
          </w:tcPr>
          <w:p w14:paraId="61F3CD12">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000000"/>
                <w:kern w:val="0"/>
                <w:sz w:val="21"/>
                <w:szCs w:val="21"/>
                <w:u w:val="none"/>
                <w:lang w:val="en-US" w:eastAsia="zh-CN" w:bidi="ar-SA"/>
              </w:rPr>
            </w:pPr>
            <w:r>
              <w:rPr>
                <w:rFonts w:hint="eastAsia" w:ascii="宋体" w:hAnsi="宋体" w:cs="宋体"/>
                <w:lang w:val="en-US" w:eastAsia="zh-CN"/>
              </w:rPr>
              <w:t>72</w:t>
            </w:r>
          </w:p>
        </w:tc>
      </w:tr>
    </w:tbl>
    <w:p w14:paraId="753C180B">
      <w:pPr>
        <w:pStyle w:val="6"/>
        <w:ind w:firstLine="0" w:firstLineChars="0"/>
        <w:rPr>
          <w:rFonts w:hint="default" w:eastAsiaTheme="minorEastAsia"/>
          <w:b/>
          <w:bCs/>
          <w:color w:val="auto"/>
          <w:lang w:val="en-US" w:eastAsia="zh-CN"/>
        </w:rPr>
      </w:pPr>
    </w:p>
    <w:p w14:paraId="600902B9">
      <w:pPr>
        <w:spacing w:line="360" w:lineRule="auto"/>
        <w:ind w:firstLine="0" w:firstLineChars="0"/>
        <w:jc w:val="center"/>
        <w:outlineLvl w:val="9"/>
        <w:rPr>
          <w:rFonts w:hint="eastAsia" w:eastAsia="宋体"/>
          <w:b/>
          <w:bCs w:val="0"/>
          <w:color w:val="auto"/>
          <w:szCs w:val="21"/>
          <w:u w:val="none"/>
          <w:lang w:val="en-US" w:eastAsia="zh-CN" w:bidi="ar"/>
        </w:rPr>
      </w:pPr>
      <w:bookmarkStart w:id="134" w:name="_Toc14730"/>
      <w:bookmarkStart w:id="135" w:name="_Toc27953"/>
      <w:bookmarkStart w:id="136" w:name="_Toc8716"/>
      <w:bookmarkStart w:id="137" w:name="_Toc29680"/>
      <w:bookmarkStart w:id="138" w:name="_Toc28496"/>
      <w:bookmarkStart w:id="139" w:name="_Toc25715"/>
      <w:bookmarkStart w:id="140" w:name="_Toc12531"/>
      <w:bookmarkStart w:id="141" w:name="_Toc14036"/>
      <w:bookmarkStart w:id="142" w:name="_Toc14921"/>
      <w:r>
        <w:rPr>
          <w:rFonts w:hint="eastAsia" w:eastAsia="宋体"/>
          <w:b/>
          <w:bCs w:val="0"/>
          <w:color w:val="auto"/>
          <w:szCs w:val="21"/>
          <w:u w:val="none"/>
          <w:lang w:val="en-US" w:eastAsia="zh-CN" w:bidi="ar"/>
        </w:rPr>
        <w:t>表5    专业核心课程主要教学内容与要求</w:t>
      </w:r>
      <w:bookmarkEnd w:id="134"/>
      <w:bookmarkEnd w:id="135"/>
      <w:bookmarkEnd w:id="136"/>
      <w:bookmarkEnd w:id="137"/>
      <w:bookmarkEnd w:id="138"/>
      <w:bookmarkEnd w:id="139"/>
      <w:bookmarkEnd w:id="140"/>
      <w:bookmarkEnd w:id="141"/>
      <w:bookmarkEnd w:id="142"/>
    </w:p>
    <w:tbl>
      <w:tblPr>
        <w:tblStyle w:val="20"/>
        <w:tblW w:w="9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49"/>
        <w:gridCol w:w="2320"/>
        <w:gridCol w:w="5920"/>
        <w:gridCol w:w="727"/>
      </w:tblGrid>
      <w:tr w14:paraId="2237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jc w:val="center"/>
        </w:trPr>
        <w:tc>
          <w:tcPr>
            <w:tcW w:w="749" w:type="dxa"/>
            <w:shd w:val="clear" w:color="auto" w:fill="auto"/>
            <w:vAlign w:val="center"/>
          </w:tcPr>
          <w:p w14:paraId="61A68427">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序号</w:t>
            </w:r>
          </w:p>
        </w:tc>
        <w:tc>
          <w:tcPr>
            <w:tcW w:w="2320" w:type="dxa"/>
            <w:shd w:val="clear" w:color="auto" w:fill="auto"/>
            <w:vAlign w:val="center"/>
          </w:tcPr>
          <w:p w14:paraId="23C3B086">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课程名称</w:t>
            </w:r>
          </w:p>
        </w:tc>
        <w:tc>
          <w:tcPr>
            <w:tcW w:w="5920" w:type="dxa"/>
            <w:shd w:val="clear" w:color="auto" w:fill="auto"/>
            <w:vAlign w:val="center"/>
          </w:tcPr>
          <w:p w14:paraId="7E0AE856">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主要教学内容和要求</w:t>
            </w:r>
          </w:p>
        </w:tc>
        <w:tc>
          <w:tcPr>
            <w:tcW w:w="727" w:type="dxa"/>
            <w:shd w:val="clear" w:color="auto" w:fill="auto"/>
            <w:noWrap/>
            <w:vAlign w:val="center"/>
          </w:tcPr>
          <w:p w14:paraId="4297B18E">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sz w:val="24"/>
                <w:szCs w:val="21"/>
                <w:u w:val="none"/>
                <w:lang w:bidi="ar"/>
              </w:rPr>
            </w:pPr>
            <w:r>
              <w:rPr>
                <w:rFonts w:hint="eastAsia" w:ascii="宋体" w:hAnsi="宋体" w:eastAsia="宋体" w:cs="宋体"/>
                <w:b/>
                <w:bCs w:val="0"/>
                <w:i w:val="0"/>
                <w:iCs w:val="0"/>
                <w:color w:val="auto"/>
                <w:kern w:val="0"/>
                <w:sz w:val="24"/>
                <w:szCs w:val="21"/>
                <w:u w:val="none"/>
                <w:lang w:val="en-US" w:eastAsia="zh-CN" w:bidi="ar"/>
              </w:rPr>
              <w:t>学时</w:t>
            </w:r>
          </w:p>
        </w:tc>
      </w:tr>
      <w:tr w14:paraId="0B92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700C31EE">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1</w:t>
            </w:r>
          </w:p>
        </w:tc>
        <w:tc>
          <w:tcPr>
            <w:tcW w:w="2320" w:type="dxa"/>
            <w:shd w:val="clear" w:color="auto" w:fill="auto"/>
            <w:vAlign w:val="center"/>
          </w:tcPr>
          <w:p w14:paraId="6FA5252E">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时尚品牌鉴赏</w:t>
            </w:r>
          </w:p>
        </w:tc>
        <w:tc>
          <w:tcPr>
            <w:tcW w:w="5920" w:type="dxa"/>
            <w:shd w:val="clear" w:color="auto" w:fill="auto"/>
            <w:vAlign w:val="center"/>
          </w:tcPr>
          <w:p w14:paraId="7726E788">
            <w:pPr>
              <w:numPr>
                <w:ilvl w:val="-1"/>
                <w:numId w:val="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①了解时尚品牌的发展历史、分类及核心特点。</w:t>
            </w:r>
          </w:p>
          <w:p w14:paraId="1F142D5E">
            <w:pPr>
              <w:numPr>
                <w:ilvl w:val="0"/>
                <w:numId w:val="1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掌握时尚品牌营销策略的分析方法，理解品牌定位与市场竞争逻辑。</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培养对时尚品牌文化内涵、设计理念的鉴赏能力。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具备预测时尚品牌未来发展趋势的初步研判能力。</w:t>
            </w:r>
          </w:p>
          <w:p w14:paraId="72AAB623">
            <w:pPr>
              <w:pStyle w:val="6"/>
              <w:numPr>
                <w:ilvl w:val="-1"/>
                <w:numId w:val="0"/>
              </w:numPr>
              <w:ind w:firstLine="0" w:firstLineChars="0"/>
              <w:rPr>
                <w:rFonts w:hint="eastAsia"/>
                <w:lang w:val="en-US" w:eastAsia="zh-CN"/>
              </w:rPr>
            </w:pPr>
          </w:p>
        </w:tc>
        <w:tc>
          <w:tcPr>
            <w:tcW w:w="727" w:type="dxa"/>
            <w:shd w:val="clear" w:color="auto" w:fill="auto"/>
            <w:noWrap/>
            <w:vAlign w:val="center"/>
          </w:tcPr>
          <w:p w14:paraId="7454A03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b/>
                <w:bCs/>
                <w:i w:val="0"/>
                <w:iCs w:val="0"/>
                <w:color w:val="auto"/>
                <w:kern w:val="0"/>
                <w:sz w:val="21"/>
                <w:szCs w:val="21"/>
                <w:u w:val="none"/>
                <w:lang w:val="en-US" w:eastAsia="zh-CN" w:bidi="ar"/>
              </w:rPr>
            </w:pPr>
            <w:r>
              <w:rPr>
                <w:rFonts w:hint="eastAsia" w:ascii="宋体" w:hAnsi="宋体" w:cs="宋体"/>
                <w:i w:val="0"/>
                <w:iCs w:val="0"/>
                <w:color w:val="auto"/>
                <w:sz w:val="21"/>
                <w:szCs w:val="21"/>
                <w:u w:val="none"/>
                <w:lang w:val="en-US" w:eastAsia="zh-CN"/>
              </w:rPr>
              <w:t>36</w:t>
            </w:r>
          </w:p>
        </w:tc>
      </w:tr>
      <w:tr w14:paraId="3872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5C8B3B18">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2</w:t>
            </w:r>
          </w:p>
        </w:tc>
        <w:tc>
          <w:tcPr>
            <w:tcW w:w="2320" w:type="dxa"/>
            <w:shd w:val="clear" w:color="auto" w:fill="auto"/>
            <w:vAlign w:val="center"/>
          </w:tcPr>
          <w:p w14:paraId="780156D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服装产品传播</w:t>
            </w:r>
          </w:p>
        </w:tc>
        <w:tc>
          <w:tcPr>
            <w:tcW w:w="5920" w:type="dxa"/>
            <w:shd w:val="clear" w:color="auto" w:fill="auto"/>
            <w:vAlign w:val="center"/>
          </w:tcPr>
          <w:p w14:paraId="03F757C7">
            <w:pPr>
              <w:numPr>
                <w:ilvl w:val="-1"/>
                <w:numId w:val="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①掌握服装卖点提炼的方法，熟悉基础传播策划的流程与要点。</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培养运用数字媒体（如短视频、图文设计）进行服装产品推广的能力。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了解服装行业传播伦理规范，理解设计与运营的融合逻辑。</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具备成为懂设计、会运营的复合型技能人才的基础素养。</w:t>
            </w:r>
          </w:p>
          <w:p w14:paraId="6E5A4AB8">
            <w:pPr>
              <w:pStyle w:val="6"/>
              <w:numPr>
                <w:ilvl w:val="-1"/>
                <w:numId w:val="0"/>
              </w:numPr>
              <w:ind w:firstLine="0" w:firstLineChars="0"/>
              <w:rPr>
                <w:rFonts w:hint="eastAsia"/>
                <w:lang w:val="en-US" w:eastAsia="zh-CN"/>
              </w:rPr>
            </w:pPr>
          </w:p>
        </w:tc>
        <w:tc>
          <w:tcPr>
            <w:tcW w:w="727" w:type="dxa"/>
            <w:shd w:val="clear" w:color="auto" w:fill="auto"/>
            <w:noWrap/>
            <w:vAlign w:val="center"/>
          </w:tcPr>
          <w:p w14:paraId="31EE80FC">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72</w:t>
            </w:r>
          </w:p>
        </w:tc>
      </w:tr>
      <w:tr w14:paraId="1B17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058D5BB3">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3</w:t>
            </w:r>
          </w:p>
        </w:tc>
        <w:tc>
          <w:tcPr>
            <w:tcW w:w="2320" w:type="dxa"/>
            <w:shd w:val="clear" w:color="auto" w:fill="auto"/>
            <w:vAlign w:val="center"/>
          </w:tcPr>
          <w:p w14:paraId="7DD408B5">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舞台布景</w:t>
            </w:r>
            <w:r>
              <w:rPr>
                <w:rFonts w:hint="eastAsia" w:cs="宋体"/>
                <w:kern w:val="0"/>
                <w:lang w:val="en-US" w:eastAsia="zh-CN"/>
              </w:rPr>
              <w:t>（3D）</w:t>
            </w:r>
          </w:p>
        </w:tc>
        <w:tc>
          <w:tcPr>
            <w:tcW w:w="5920" w:type="dxa"/>
            <w:shd w:val="clear" w:color="auto" w:fill="auto"/>
            <w:vAlign w:val="center"/>
          </w:tcPr>
          <w:p w14:paraId="1DE76769">
            <w:pPr>
              <w:numPr>
                <w:ilvl w:val="0"/>
                <w:numId w:val="11"/>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掌握舞台空间规划、灯光设计及道具陈列的核心技术。</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培养运用数字化布景技术（如 3D 建模）完成主题场景设计的能力。</w:t>
            </w:r>
            <w:r>
              <w:rPr>
                <w:rFonts w:hint="default" w:ascii="Times New Roman" w:hAnsi="Times New Roman"/>
                <w:color w:val="auto"/>
                <w:lang w:val="en-US" w:eastAsia="zh-CN"/>
              </w:rPr>
              <w:br w:type="textWrapping"/>
            </w:r>
            <w:r>
              <w:rPr>
                <w:rFonts w:hint="default" w:ascii="Times New Roman" w:hAnsi="Times New Roman"/>
                <w:color w:val="auto"/>
                <w:lang w:val="en-US" w:eastAsia="zh-CN"/>
              </w:rPr>
              <w:t xml:space="preserve"> </w:t>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③了解舞台视觉叙事的创作方法，能结合主题进行创意表达。</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具备从方案设计到落地执行的全流程实践能力。</w:t>
            </w:r>
          </w:p>
          <w:p w14:paraId="53CFA0FC">
            <w:pPr>
              <w:numPr>
                <w:ilvl w:val="-1"/>
                <w:numId w:val="0"/>
              </w:numPr>
              <w:ind w:leftChars="200" w:firstLine="0" w:firstLineChars="0"/>
              <w:rPr>
                <w:rFonts w:hint="eastAsia"/>
                <w:lang w:val="en-US" w:eastAsia="zh-CN"/>
              </w:rPr>
            </w:pPr>
          </w:p>
        </w:tc>
        <w:tc>
          <w:tcPr>
            <w:tcW w:w="727" w:type="dxa"/>
            <w:shd w:val="clear" w:color="auto" w:fill="auto"/>
            <w:noWrap/>
            <w:vAlign w:val="center"/>
          </w:tcPr>
          <w:p w14:paraId="2447D446">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72</w:t>
            </w:r>
          </w:p>
        </w:tc>
      </w:tr>
      <w:tr w14:paraId="31F1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6DCFC85A">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4</w:t>
            </w:r>
          </w:p>
        </w:tc>
        <w:tc>
          <w:tcPr>
            <w:tcW w:w="2320" w:type="dxa"/>
            <w:shd w:val="clear" w:color="auto" w:fill="auto"/>
            <w:vAlign w:val="center"/>
          </w:tcPr>
          <w:p w14:paraId="3E8CFEA0">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1+X证书（陈列/新媒体）</w:t>
            </w:r>
          </w:p>
        </w:tc>
        <w:tc>
          <w:tcPr>
            <w:tcW w:w="5920" w:type="dxa"/>
            <w:shd w:val="clear" w:color="auto" w:fill="auto"/>
            <w:vAlign w:val="center"/>
          </w:tcPr>
          <w:p w14:paraId="3858DE1F">
            <w:pPr>
              <w:numPr>
                <w:ilvl w:val="0"/>
                <w:numId w:val="12"/>
              </w:numPr>
              <w:spacing w:line="240" w:lineRule="auto"/>
              <w:ind w:left="0" w:leftChars="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掌握1+X初级证书的考证内容与考核标准。</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② 培养应对证书考核的实操能力，熟悉陈列或新媒体领域的职业技能要求。</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③ 了解1+X证书体系在行业中的应用价值与职业发展</w:t>
            </w:r>
            <w:r>
              <w:rPr>
                <w:rFonts w:hint="eastAsia" w:ascii="Times New Roman" w:hAnsi="Times New Roman"/>
                <w:color w:val="auto"/>
                <w:lang w:val="en-US" w:eastAsia="zh-CN"/>
              </w:rPr>
              <w:t>关联</w:t>
            </w:r>
            <w:r>
              <w:rPr>
                <w:rFonts w:hint="default" w:ascii="Times New Roman" w:hAnsi="Times New Roman"/>
                <w:color w:val="auto"/>
                <w:lang w:val="en-US" w:eastAsia="zh-CN"/>
              </w:rPr>
              <w:t>。</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④ 具备将证书考核要求转化为岗位实践能力的转化能力。</w:t>
            </w:r>
          </w:p>
          <w:p w14:paraId="67F088C5">
            <w:pPr>
              <w:numPr>
                <w:ilvl w:val="-1"/>
                <w:numId w:val="0"/>
              </w:numPr>
              <w:spacing w:line="240" w:lineRule="auto"/>
              <w:ind w:left="0" w:leftChars="0" w:firstLine="0" w:firstLineChars="0"/>
              <w:rPr>
                <w:rFonts w:hint="eastAsia" w:ascii="Times New Roman" w:hAnsi="Times New Roman"/>
                <w:color w:val="auto"/>
                <w:lang w:val="en-US" w:eastAsia="zh-CN"/>
              </w:rPr>
            </w:pPr>
          </w:p>
        </w:tc>
        <w:tc>
          <w:tcPr>
            <w:tcW w:w="727" w:type="dxa"/>
            <w:shd w:val="clear" w:color="auto" w:fill="auto"/>
            <w:noWrap/>
            <w:vAlign w:val="center"/>
          </w:tcPr>
          <w:p w14:paraId="766CD96D">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i w:val="0"/>
                <w:iCs w:val="0"/>
                <w:color w:val="auto"/>
                <w:sz w:val="21"/>
                <w:szCs w:val="21"/>
                <w:u w:val="none"/>
                <w:lang w:val="en-US" w:eastAsia="zh-CN"/>
              </w:rPr>
              <w:t>72</w:t>
            </w:r>
          </w:p>
        </w:tc>
      </w:tr>
      <w:tr w14:paraId="4B092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3829DA2C">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5</w:t>
            </w:r>
          </w:p>
        </w:tc>
        <w:tc>
          <w:tcPr>
            <w:tcW w:w="2320" w:type="dxa"/>
            <w:shd w:val="clear" w:color="auto" w:fill="auto"/>
            <w:vAlign w:val="center"/>
          </w:tcPr>
          <w:p w14:paraId="20FB84A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服装跨媒体陈列</w:t>
            </w:r>
          </w:p>
        </w:tc>
        <w:tc>
          <w:tcPr>
            <w:tcW w:w="5920" w:type="dxa"/>
            <w:shd w:val="clear" w:color="auto" w:fill="auto"/>
            <w:vAlign w:val="center"/>
          </w:tcPr>
          <w:p w14:paraId="723F711F">
            <w:pPr>
              <w:numPr>
                <w:ilvl w:val="0"/>
                <w:numId w:val="13"/>
              </w:numPr>
              <w:spacing w:line="240" w:lineRule="auto"/>
              <w:ind w:left="0" w:leftChars="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掌握融合多种媒体形式（如数字投影、互动装置）的陈列技术。</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② 培养运用跨媒体技术制作陈列道具、营造视觉效果的能力。</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③ 了解通过艺术主题推广品牌的策划逻辑与执行方法。</w:t>
            </w:r>
            <w:r>
              <w:rPr>
                <w:rFonts w:hint="default" w:ascii="Times New Roman" w:hAnsi="Times New Roman"/>
                <w:color w:val="auto"/>
                <w:lang w:val="en-US" w:eastAsia="zh-CN"/>
              </w:rPr>
              <w:br w:type="textWrapping"/>
            </w:r>
            <w:r>
              <w:rPr>
                <w:rFonts w:hint="default" w:ascii="Times New Roman" w:hAnsi="Times New Roman"/>
                <w:color w:val="auto"/>
                <w:lang w:val="en-US" w:eastAsia="zh-CN"/>
              </w:rPr>
              <w:t>④ 具备独立完成跨媒体陈列方案，实现品牌视觉营销的实践能力。</w:t>
            </w:r>
          </w:p>
          <w:p w14:paraId="49ADC41E">
            <w:pPr>
              <w:pStyle w:val="6"/>
              <w:numPr>
                <w:ilvl w:val="-1"/>
                <w:numId w:val="0"/>
              </w:numPr>
              <w:spacing w:line="240" w:lineRule="auto"/>
              <w:ind w:left="0" w:leftChars="0" w:firstLine="0" w:firstLineChars="0"/>
              <w:rPr>
                <w:rFonts w:hint="eastAsia" w:ascii="Times New Roman" w:hAnsi="Times New Roman"/>
                <w:color w:val="auto"/>
                <w:lang w:val="en-US" w:eastAsia="zh-CN"/>
              </w:rPr>
            </w:pPr>
          </w:p>
        </w:tc>
        <w:tc>
          <w:tcPr>
            <w:tcW w:w="727" w:type="dxa"/>
            <w:shd w:val="clear" w:color="auto" w:fill="auto"/>
            <w:noWrap/>
            <w:vAlign w:val="center"/>
          </w:tcPr>
          <w:p w14:paraId="126B8A08">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kern w:val="0"/>
                <w:lang w:val="en-US" w:eastAsia="zh-CN"/>
              </w:rPr>
              <w:t>108</w:t>
            </w:r>
          </w:p>
        </w:tc>
      </w:tr>
      <w:tr w14:paraId="188F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4F6F387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6</w:t>
            </w:r>
          </w:p>
        </w:tc>
        <w:tc>
          <w:tcPr>
            <w:tcW w:w="2320" w:type="dxa"/>
            <w:shd w:val="clear" w:color="auto" w:fill="auto"/>
            <w:vAlign w:val="center"/>
          </w:tcPr>
          <w:p w14:paraId="73533CC0">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短视频制作(PR)</w:t>
            </w:r>
          </w:p>
        </w:tc>
        <w:tc>
          <w:tcPr>
            <w:tcW w:w="5920" w:type="dxa"/>
            <w:shd w:val="clear" w:color="auto" w:fill="auto"/>
            <w:vAlign w:val="center"/>
          </w:tcPr>
          <w:p w14:paraId="282A6F41">
            <w:pPr>
              <w:numPr>
                <w:ilvl w:val="-1"/>
                <w:numId w:val="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①掌握 Premiere 软件的剪辑、特效、调色及分镜头脚本设计技能。</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培养独立完成服装动态展示与品牌宣传短视频制作的能力，契合行业传播需求。</w:t>
            </w:r>
          </w:p>
          <w:p w14:paraId="07DBD301">
            <w:pPr>
              <w:numPr>
                <w:ilvl w:val="-1"/>
                <w:numId w:val="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③ 了解短视频在服装新媒体运营中的内容逻辑与用户偏好分析方法。</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具备将视频制作技术与服装品牌推广结合的综合应用能力。</w:t>
            </w:r>
          </w:p>
          <w:p w14:paraId="69618D89">
            <w:pPr>
              <w:pStyle w:val="6"/>
              <w:numPr>
                <w:ilvl w:val="-1"/>
                <w:numId w:val="0"/>
              </w:numPr>
              <w:ind w:firstLine="0" w:firstLineChars="0"/>
              <w:rPr>
                <w:rFonts w:hint="eastAsia"/>
                <w:lang w:val="en-US" w:eastAsia="zh-CN"/>
              </w:rPr>
            </w:pPr>
          </w:p>
        </w:tc>
        <w:tc>
          <w:tcPr>
            <w:tcW w:w="727" w:type="dxa"/>
            <w:shd w:val="clear" w:color="auto" w:fill="auto"/>
            <w:noWrap/>
            <w:vAlign w:val="center"/>
          </w:tcPr>
          <w:p w14:paraId="27C76137">
            <w:pPr>
              <w:keepNext w:val="0"/>
              <w:keepLines w:val="0"/>
              <w:pageBreakBefore w:val="0"/>
              <w:kinsoku/>
              <w:wordWrap/>
              <w:overflowPunct/>
              <w:topLinePunct w:val="0"/>
              <w:bidi w:val="0"/>
              <w:adjustRightInd/>
              <w:snapToGrid/>
              <w:spacing w:line="360" w:lineRule="auto"/>
              <w:ind w:firstLine="0" w:firstLineChars="0"/>
              <w:jc w:val="center"/>
              <w:outlineLvl w:val="9"/>
              <w:rPr>
                <w:rFonts w:hint="default" w:ascii="宋体" w:hAnsi="宋体" w:eastAsia="宋体" w:cs="宋体"/>
                <w:i w:val="0"/>
                <w:iCs w:val="0"/>
                <w:color w:val="auto"/>
                <w:sz w:val="21"/>
                <w:szCs w:val="21"/>
                <w:u w:val="none"/>
                <w:lang w:val="en-US" w:eastAsia="zh-CN"/>
              </w:rPr>
            </w:pPr>
            <w:r>
              <w:rPr>
                <w:rFonts w:hint="eastAsia" w:ascii="宋体" w:hAnsi="宋体" w:cs="宋体"/>
                <w:lang w:val="en-US" w:eastAsia="zh-CN"/>
              </w:rPr>
              <w:t>72</w:t>
            </w:r>
          </w:p>
        </w:tc>
      </w:tr>
      <w:tr w14:paraId="262F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0AC07C7E">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cs="宋体"/>
                <w:kern w:val="0"/>
                <w:lang w:val="en-US" w:eastAsia="zh-CN"/>
              </w:rPr>
            </w:pPr>
            <w:r>
              <w:rPr>
                <w:rFonts w:hint="eastAsia" w:cs="宋体"/>
                <w:kern w:val="0"/>
                <w:lang w:val="en-US" w:eastAsia="zh-CN"/>
              </w:rPr>
              <w:t>7</w:t>
            </w:r>
          </w:p>
        </w:tc>
        <w:tc>
          <w:tcPr>
            <w:tcW w:w="2320" w:type="dxa"/>
            <w:shd w:val="clear" w:color="auto" w:fill="auto"/>
            <w:vAlign w:val="center"/>
          </w:tcPr>
          <w:p w14:paraId="4486EB0B">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影视特效制作(AE)</w:t>
            </w:r>
          </w:p>
        </w:tc>
        <w:tc>
          <w:tcPr>
            <w:tcW w:w="5920" w:type="dxa"/>
            <w:shd w:val="clear" w:color="auto" w:fill="auto"/>
            <w:vAlign w:val="center"/>
          </w:tcPr>
          <w:p w14:paraId="7F883BD3">
            <w:pPr>
              <w:numPr>
                <w:ilvl w:val="0"/>
                <w:numId w:val="14"/>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 After Effects 软件的动态图形设计、特效合成及粒子动画技术。</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培养运用绿幕抠像、蒙版跟踪等技术完成品牌广告特效的能力。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了解影视级视觉包装在服装品牌宣传中的应用场景与创意逻辑。</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具备独立完成品牌广告特效制作的全流程执行能力。</w:t>
            </w:r>
          </w:p>
          <w:p w14:paraId="190A6CAA">
            <w:pPr>
              <w:pStyle w:val="6"/>
              <w:numPr>
                <w:ilvl w:val="-1"/>
                <w:numId w:val="0"/>
              </w:numPr>
              <w:ind w:firstLine="0" w:firstLineChars="0"/>
              <w:rPr>
                <w:rFonts w:hint="default"/>
                <w:lang w:val="en-US" w:eastAsia="zh-CN"/>
              </w:rPr>
            </w:pPr>
          </w:p>
        </w:tc>
        <w:tc>
          <w:tcPr>
            <w:tcW w:w="727" w:type="dxa"/>
            <w:shd w:val="clear" w:color="auto" w:fill="auto"/>
            <w:noWrap/>
            <w:vAlign w:val="center"/>
          </w:tcPr>
          <w:p w14:paraId="6A7E04DE">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000000"/>
                <w:kern w:val="0"/>
                <w:sz w:val="21"/>
                <w:szCs w:val="21"/>
                <w:u w:val="none"/>
                <w:lang w:val="en-US" w:eastAsia="zh-CN" w:bidi="ar-SA"/>
              </w:rPr>
            </w:pPr>
            <w:r>
              <w:rPr>
                <w:rFonts w:hint="eastAsia" w:ascii="宋体" w:hAnsi="宋体" w:cs="宋体"/>
                <w:lang w:val="en-US" w:eastAsia="zh-CN"/>
              </w:rPr>
              <w:t>72</w:t>
            </w:r>
          </w:p>
        </w:tc>
      </w:tr>
      <w:tr w14:paraId="005F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53CEF3B2">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cs="宋体"/>
                <w:kern w:val="0"/>
                <w:lang w:val="en-US" w:eastAsia="zh-CN"/>
              </w:rPr>
            </w:pPr>
            <w:r>
              <w:rPr>
                <w:rFonts w:hint="eastAsia" w:cs="宋体"/>
                <w:kern w:val="0"/>
                <w:lang w:val="en-US" w:eastAsia="zh-CN"/>
              </w:rPr>
              <w:t>8</w:t>
            </w:r>
          </w:p>
        </w:tc>
        <w:tc>
          <w:tcPr>
            <w:tcW w:w="2320" w:type="dxa"/>
            <w:shd w:val="clear" w:color="auto" w:fill="auto"/>
            <w:vAlign w:val="center"/>
          </w:tcPr>
          <w:p w14:paraId="5E71DA3D">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品牌项目策划</w:t>
            </w:r>
          </w:p>
        </w:tc>
        <w:tc>
          <w:tcPr>
            <w:tcW w:w="5920" w:type="dxa"/>
            <w:shd w:val="clear" w:color="auto" w:fill="auto"/>
            <w:vAlign w:val="center"/>
          </w:tcPr>
          <w:p w14:paraId="19A2A60A">
            <w:pPr>
              <w:numPr>
                <w:ilvl w:val="0"/>
                <w:numId w:val="15"/>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掌握陈列方案设计、动线规划与 3D 效果图制作的策划核心技能。</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培养独立完成品牌定位分析、预算控制及商业空间陈列策划的能力。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了解品牌项目从策划到执行的全流程管理方法与市场标准。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具备将策划思维与服装陈列、时尚传播结合的综合项目运营能力。</w:t>
            </w:r>
          </w:p>
          <w:p w14:paraId="65716823">
            <w:pPr>
              <w:pStyle w:val="6"/>
              <w:numPr>
                <w:ilvl w:val="-1"/>
                <w:numId w:val="0"/>
              </w:numPr>
              <w:ind w:firstLine="0" w:firstLineChars="0"/>
              <w:rPr>
                <w:rFonts w:hint="default"/>
                <w:lang w:val="en-US" w:eastAsia="zh-CN"/>
              </w:rPr>
            </w:pPr>
          </w:p>
        </w:tc>
        <w:tc>
          <w:tcPr>
            <w:tcW w:w="727" w:type="dxa"/>
            <w:shd w:val="clear" w:color="auto" w:fill="auto"/>
            <w:noWrap/>
            <w:vAlign w:val="center"/>
          </w:tcPr>
          <w:p w14:paraId="1F1905E8">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000000"/>
                <w:kern w:val="0"/>
                <w:sz w:val="21"/>
                <w:szCs w:val="21"/>
                <w:u w:val="none"/>
                <w:lang w:val="en-US" w:eastAsia="zh-CN" w:bidi="ar-SA"/>
              </w:rPr>
            </w:pPr>
            <w:r>
              <w:rPr>
                <w:rFonts w:hint="eastAsia" w:ascii="宋体" w:hAnsi="宋体" w:cs="宋体"/>
                <w:lang w:val="en-US" w:eastAsia="zh-CN"/>
              </w:rPr>
              <w:t>108</w:t>
            </w:r>
          </w:p>
        </w:tc>
      </w:tr>
      <w:tr w14:paraId="4058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9" w:type="dxa"/>
            <w:shd w:val="clear" w:color="auto" w:fill="auto"/>
            <w:vAlign w:val="center"/>
          </w:tcPr>
          <w:p w14:paraId="19BD5EF2">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cs="宋体"/>
                <w:kern w:val="0"/>
                <w:lang w:val="en-US" w:eastAsia="zh-CN"/>
              </w:rPr>
            </w:pPr>
            <w:r>
              <w:rPr>
                <w:rFonts w:hint="eastAsia" w:cs="宋体"/>
                <w:kern w:val="0"/>
                <w:lang w:val="en-US" w:eastAsia="zh-CN"/>
              </w:rPr>
              <w:t>9</w:t>
            </w:r>
          </w:p>
        </w:tc>
        <w:tc>
          <w:tcPr>
            <w:tcW w:w="2320" w:type="dxa"/>
            <w:shd w:val="clear" w:color="auto" w:fill="auto"/>
            <w:vAlign w:val="center"/>
          </w:tcPr>
          <w:p w14:paraId="6BE9821A">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毕业设计</w:t>
            </w:r>
          </w:p>
        </w:tc>
        <w:tc>
          <w:tcPr>
            <w:tcW w:w="5920" w:type="dxa"/>
            <w:shd w:val="clear" w:color="auto" w:fill="auto"/>
            <w:vAlign w:val="center"/>
          </w:tcPr>
          <w:p w14:paraId="169FF2A9">
            <w:pPr>
              <w:numPr>
                <w:ilvl w:val="0"/>
                <w:numId w:val="16"/>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掌握综合运用陈列技法、空间设计与品牌策划的全流程设计方法。</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培养独立完成主题展陈方案的能力，融合 3D 建模或 VR 技术实现创意落地。</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了解服装陈列行业标准，确保设计方案符合商业实践需求。</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具备通过成果展示实现从概念到落地的全流程项目执行能力。</w:t>
            </w:r>
          </w:p>
          <w:p w14:paraId="620B480A">
            <w:pPr>
              <w:pStyle w:val="6"/>
              <w:numPr>
                <w:ilvl w:val="-1"/>
                <w:numId w:val="0"/>
              </w:numPr>
              <w:ind w:firstLine="0" w:firstLineChars="0"/>
              <w:rPr>
                <w:rFonts w:hint="default"/>
                <w:lang w:val="en-US" w:eastAsia="zh-CN"/>
              </w:rPr>
            </w:pPr>
          </w:p>
        </w:tc>
        <w:tc>
          <w:tcPr>
            <w:tcW w:w="727" w:type="dxa"/>
            <w:shd w:val="clear" w:color="auto" w:fill="auto"/>
            <w:noWrap/>
            <w:vAlign w:val="center"/>
          </w:tcPr>
          <w:p w14:paraId="0FA953F8">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i w:val="0"/>
                <w:iCs w:val="0"/>
                <w:color w:val="000000"/>
                <w:kern w:val="0"/>
                <w:sz w:val="21"/>
                <w:szCs w:val="21"/>
                <w:u w:val="none"/>
                <w:lang w:val="en-US" w:eastAsia="zh-CN" w:bidi="ar-SA"/>
              </w:rPr>
            </w:pPr>
            <w:r>
              <w:rPr>
                <w:rFonts w:hint="eastAsia" w:ascii="宋体" w:hAnsi="宋体" w:cs="宋体"/>
                <w:lang w:val="en-US" w:eastAsia="zh-CN"/>
              </w:rPr>
              <w:t>72</w:t>
            </w:r>
          </w:p>
        </w:tc>
      </w:tr>
    </w:tbl>
    <w:p w14:paraId="027EEF8B">
      <w:pPr>
        <w:spacing w:line="360" w:lineRule="auto"/>
        <w:ind w:firstLine="482" w:firstLineChars="200"/>
        <w:jc w:val="both"/>
        <w:outlineLvl w:val="9"/>
        <w:rPr>
          <w:rFonts w:hint="default" w:eastAsiaTheme="minorEastAsia"/>
          <w:b/>
          <w:bCs/>
          <w:color w:val="auto"/>
          <w:lang w:val="en-US" w:eastAsia="zh-CN"/>
        </w:rPr>
      </w:pPr>
    </w:p>
    <w:p w14:paraId="43A117FF">
      <w:pPr>
        <w:spacing w:line="360" w:lineRule="auto"/>
        <w:ind w:firstLine="482" w:firstLineChars="200"/>
        <w:jc w:val="center"/>
        <w:outlineLvl w:val="1"/>
        <w:rPr>
          <w:rFonts w:hint="default" w:eastAsiaTheme="minorEastAsia"/>
          <w:b/>
          <w:bCs/>
          <w:lang w:val="en-US" w:eastAsia="zh-CN"/>
        </w:rPr>
      </w:pPr>
      <w:bookmarkStart w:id="143" w:name="_Toc11809"/>
      <w:bookmarkStart w:id="144" w:name="_Toc31748"/>
      <w:bookmarkStart w:id="145" w:name="_Toc22613"/>
      <w:bookmarkStart w:id="146" w:name="_Toc24004"/>
      <w:bookmarkStart w:id="147" w:name="_Toc18321"/>
      <w:bookmarkStart w:id="148" w:name="_Toc12743"/>
      <w:bookmarkStart w:id="149" w:name="_Toc31248"/>
      <w:bookmarkStart w:id="150" w:name="_Toc23059"/>
      <w:bookmarkStart w:id="151" w:name="_Toc13046"/>
      <w:bookmarkStart w:id="152" w:name="_Toc6312"/>
      <w:r>
        <w:rPr>
          <w:rFonts w:hint="eastAsia" w:eastAsiaTheme="minorEastAsia"/>
          <w:b/>
          <w:bCs/>
          <w:lang w:val="en-US" w:eastAsia="zh-CN"/>
        </w:rPr>
        <w:t>表6    专业拓展课程（专业限选/任选）主要教学内容与要求</w:t>
      </w:r>
      <w:bookmarkEnd w:id="143"/>
      <w:bookmarkEnd w:id="144"/>
      <w:bookmarkEnd w:id="145"/>
      <w:bookmarkEnd w:id="146"/>
      <w:bookmarkEnd w:id="147"/>
      <w:bookmarkEnd w:id="148"/>
      <w:bookmarkEnd w:id="149"/>
      <w:bookmarkEnd w:id="150"/>
      <w:bookmarkEnd w:id="151"/>
      <w:bookmarkEnd w:id="152"/>
    </w:p>
    <w:tbl>
      <w:tblPr>
        <w:tblStyle w:val="20"/>
        <w:tblW w:w="9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14"/>
        <w:gridCol w:w="2262"/>
        <w:gridCol w:w="5974"/>
        <w:gridCol w:w="700"/>
      </w:tblGrid>
      <w:tr w14:paraId="7BCC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714" w:type="dxa"/>
            <w:shd w:val="clear" w:color="auto" w:fill="auto"/>
            <w:vAlign w:val="center"/>
          </w:tcPr>
          <w:p w14:paraId="46803D4B">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序号</w:t>
            </w:r>
          </w:p>
        </w:tc>
        <w:tc>
          <w:tcPr>
            <w:tcW w:w="2262" w:type="dxa"/>
            <w:shd w:val="clear" w:color="auto" w:fill="auto"/>
            <w:vAlign w:val="center"/>
          </w:tcPr>
          <w:p w14:paraId="56923211">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课程名称</w:t>
            </w:r>
          </w:p>
        </w:tc>
        <w:tc>
          <w:tcPr>
            <w:tcW w:w="5974" w:type="dxa"/>
            <w:shd w:val="clear" w:color="auto" w:fill="auto"/>
            <w:vAlign w:val="center"/>
          </w:tcPr>
          <w:p w14:paraId="71CE2CC2">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主要教学内容和要求</w:t>
            </w:r>
          </w:p>
        </w:tc>
        <w:tc>
          <w:tcPr>
            <w:tcW w:w="700" w:type="dxa"/>
            <w:shd w:val="clear" w:color="auto" w:fill="auto"/>
            <w:noWrap/>
            <w:vAlign w:val="center"/>
          </w:tcPr>
          <w:p w14:paraId="0E33AD5F">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sz w:val="24"/>
                <w:szCs w:val="21"/>
                <w:u w:val="none"/>
                <w:lang w:bidi="ar"/>
              </w:rPr>
            </w:pPr>
            <w:r>
              <w:rPr>
                <w:rFonts w:hint="eastAsia" w:ascii="宋体" w:hAnsi="宋体" w:eastAsia="宋体" w:cs="宋体"/>
                <w:b/>
                <w:bCs w:val="0"/>
                <w:i w:val="0"/>
                <w:iCs w:val="0"/>
                <w:color w:val="auto"/>
                <w:kern w:val="0"/>
                <w:sz w:val="24"/>
                <w:szCs w:val="21"/>
                <w:u w:val="none"/>
                <w:lang w:val="en-US" w:eastAsia="zh-CN" w:bidi="ar"/>
              </w:rPr>
              <w:t>学时</w:t>
            </w:r>
          </w:p>
        </w:tc>
      </w:tr>
      <w:tr w14:paraId="6DCA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dxa"/>
            <w:shd w:val="clear" w:color="auto" w:fill="auto"/>
            <w:vAlign w:val="center"/>
          </w:tcPr>
          <w:p w14:paraId="49227B01">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cs="宋体"/>
                <w:lang w:val="en-US" w:eastAsia="zh-CN"/>
              </w:rPr>
              <w:t>1</w:t>
            </w:r>
          </w:p>
        </w:tc>
        <w:tc>
          <w:tcPr>
            <w:tcW w:w="2262" w:type="dxa"/>
            <w:shd w:val="clear" w:color="auto" w:fill="auto"/>
            <w:vAlign w:val="center"/>
          </w:tcPr>
          <w:p w14:paraId="0BD5B0C4">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成衣制作基础</w:t>
            </w:r>
          </w:p>
        </w:tc>
        <w:tc>
          <w:tcPr>
            <w:tcW w:w="5974" w:type="dxa"/>
            <w:shd w:val="clear" w:color="auto" w:fill="auto"/>
            <w:vAlign w:val="center"/>
          </w:tcPr>
          <w:p w14:paraId="08CDE131">
            <w:pPr>
              <w:numPr>
                <w:ilvl w:val="0"/>
                <w:numId w:val="17"/>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掌握服装结构原理、制版裁剪、缝制工艺、整烫技术及质量检验的核心知识。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培养独立完成基础款式缝制的能力，注重规范操作与工艺标准。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了解缝纫机等设备的操作方法与服装生产流程管理常识。</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具备将成衣制作技能应用于服装陈列道具制作或小样开发的拓展能力。</w:t>
            </w:r>
          </w:p>
          <w:p w14:paraId="61FD7F64">
            <w:pPr>
              <w:pStyle w:val="6"/>
              <w:numPr>
                <w:ilvl w:val="-1"/>
                <w:numId w:val="0"/>
              </w:numPr>
              <w:ind w:firstLine="0" w:firstLineChars="0"/>
              <w:rPr>
                <w:rFonts w:hint="eastAsia"/>
                <w:lang w:val="en-US" w:eastAsia="zh-CN"/>
              </w:rPr>
            </w:pPr>
          </w:p>
        </w:tc>
        <w:tc>
          <w:tcPr>
            <w:tcW w:w="700" w:type="dxa"/>
            <w:shd w:val="clear" w:color="auto" w:fill="auto"/>
            <w:noWrap/>
            <w:vAlign w:val="center"/>
          </w:tcPr>
          <w:p w14:paraId="34687730">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cs="宋体"/>
                <w:i w:val="0"/>
                <w:iCs w:val="0"/>
                <w:color w:val="000000"/>
                <w:sz w:val="21"/>
                <w:szCs w:val="21"/>
                <w:u w:val="none"/>
                <w:lang w:val="en-US" w:eastAsia="zh-CN"/>
              </w:rPr>
            </w:pPr>
            <w:r>
              <w:rPr>
                <w:rFonts w:hint="eastAsia" w:ascii="宋体" w:hAnsi="宋体" w:eastAsia="宋体" w:cs="宋体"/>
                <w:kern w:val="0"/>
                <w:lang w:val="en-US" w:eastAsia="zh-CN"/>
              </w:rPr>
              <w:t>72</w:t>
            </w:r>
          </w:p>
        </w:tc>
      </w:tr>
      <w:tr w14:paraId="06F2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dxa"/>
            <w:shd w:val="clear" w:color="auto" w:fill="auto"/>
            <w:vAlign w:val="center"/>
          </w:tcPr>
          <w:p w14:paraId="0D44741A">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cs="宋体"/>
                <w:lang w:val="en-US" w:eastAsia="zh-CN"/>
              </w:rPr>
              <w:t>2</w:t>
            </w:r>
          </w:p>
        </w:tc>
        <w:tc>
          <w:tcPr>
            <w:tcW w:w="2262" w:type="dxa"/>
            <w:shd w:val="clear" w:color="auto" w:fill="auto"/>
            <w:vAlign w:val="center"/>
          </w:tcPr>
          <w:p w14:paraId="519DBF51">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ascii="宋体" w:hAnsi="宋体" w:cs="宋体"/>
                <w:kern w:val="0"/>
                <w:lang w:val="en-US" w:eastAsia="zh-CN"/>
              </w:rPr>
              <w:t>服装</w:t>
            </w:r>
            <w:r>
              <w:rPr>
                <w:rFonts w:hint="eastAsia" w:cs="宋体"/>
                <w:kern w:val="0"/>
                <w:lang w:val="en-US" w:eastAsia="zh-CN"/>
              </w:rPr>
              <w:t>立体裁剪</w:t>
            </w:r>
          </w:p>
        </w:tc>
        <w:tc>
          <w:tcPr>
            <w:tcW w:w="5974" w:type="dxa"/>
            <w:shd w:val="clear" w:color="auto" w:fill="auto"/>
            <w:vAlign w:val="center"/>
          </w:tcPr>
          <w:p w14:paraId="4A73D6A2">
            <w:pPr>
              <w:numPr>
                <w:ilvl w:val="0"/>
                <w:numId w:val="18"/>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掌握人台立体造型、省道转移与面料塑形的三维裁剪技法。</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培养独立完成服装结构设计并实现创意到实物精准转化的能力。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了解立体裁剪在高端服装陈列与定制化展示中的应用价值。</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具备将立裁技术与陈列空间设计结合的跨领域实践能力。</w:t>
            </w:r>
          </w:p>
          <w:p w14:paraId="19935213">
            <w:pPr>
              <w:pStyle w:val="6"/>
              <w:numPr>
                <w:ilvl w:val="-1"/>
                <w:numId w:val="0"/>
              </w:numPr>
              <w:ind w:firstLine="0" w:firstLineChars="0"/>
              <w:rPr>
                <w:rFonts w:hint="eastAsia"/>
                <w:lang w:val="en-US" w:eastAsia="zh-CN"/>
              </w:rPr>
            </w:pPr>
          </w:p>
        </w:tc>
        <w:tc>
          <w:tcPr>
            <w:tcW w:w="700" w:type="dxa"/>
            <w:shd w:val="clear" w:color="auto" w:fill="auto"/>
            <w:noWrap/>
            <w:vAlign w:val="center"/>
          </w:tcPr>
          <w:p w14:paraId="3A1B2E9D">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cs="宋体"/>
                <w:i w:val="0"/>
                <w:iCs w:val="0"/>
                <w:color w:val="000000"/>
                <w:sz w:val="21"/>
                <w:szCs w:val="21"/>
                <w:u w:val="none"/>
                <w:lang w:val="en-US" w:eastAsia="zh-CN"/>
              </w:rPr>
            </w:pPr>
            <w:r>
              <w:rPr>
                <w:rFonts w:hint="eastAsia" w:ascii="宋体" w:hAnsi="宋体" w:cs="宋体"/>
                <w:lang w:val="en-US" w:eastAsia="zh-CN"/>
              </w:rPr>
              <w:t>72</w:t>
            </w:r>
          </w:p>
        </w:tc>
      </w:tr>
      <w:tr w14:paraId="4E67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14" w:type="dxa"/>
            <w:shd w:val="clear" w:color="auto" w:fill="auto"/>
            <w:vAlign w:val="center"/>
          </w:tcPr>
          <w:p w14:paraId="40696591">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default" w:ascii="宋体" w:hAnsi="宋体" w:eastAsia="宋体" w:cs="宋体"/>
                <w:color w:val="auto"/>
                <w:lang w:val="en-US" w:eastAsia="zh-CN"/>
              </w:rPr>
            </w:pPr>
            <w:r>
              <w:rPr>
                <w:rFonts w:hint="eastAsia" w:cs="宋体"/>
                <w:lang w:val="en-US" w:eastAsia="zh-CN"/>
              </w:rPr>
              <w:t>3</w:t>
            </w:r>
          </w:p>
        </w:tc>
        <w:tc>
          <w:tcPr>
            <w:tcW w:w="2262" w:type="dxa"/>
            <w:shd w:val="clear" w:color="auto" w:fill="auto"/>
            <w:vAlign w:val="center"/>
          </w:tcPr>
          <w:p w14:paraId="03B81A77">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lang w:val="en-US" w:eastAsia="zh-CN"/>
              </w:rPr>
            </w:pPr>
            <w:r>
              <w:rPr>
                <w:rFonts w:hint="eastAsia" w:ascii="宋体" w:hAnsi="宋体" w:cs="宋体"/>
                <w:kern w:val="0"/>
                <w:lang w:val="en-US" w:eastAsia="zh-CN"/>
              </w:rPr>
              <w:t>时尚插画</w:t>
            </w:r>
          </w:p>
        </w:tc>
        <w:tc>
          <w:tcPr>
            <w:tcW w:w="5974" w:type="dxa"/>
            <w:shd w:val="clear" w:color="auto" w:fill="auto"/>
            <w:vAlign w:val="center"/>
          </w:tcPr>
          <w:p w14:paraId="310B4D9E">
            <w:pPr>
              <w:numPr>
                <w:ilvl w:val="0"/>
                <w:numId w:val="19"/>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掌握手绘与数码插画技法，涵盖人体动态、服装结构与色彩表现。</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培养运用写实、抽象等风格独立完成品牌设计稿的能力，契合时尚趋势。</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了解时尚插画在服装品牌视觉传达中的创意表达与应用场景。</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具备将插画技能与服装产品设计结合的实践应用能力。</w:t>
            </w:r>
          </w:p>
          <w:p w14:paraId="26F5399F">
            <w:pPr>
              <w:pStyle w:val="6"/>
              <w:numPr>
                <w:ilvl w:val="-1"/>
                <w:numId w:val="0"/>
              </w:numPr>
              <w:ind w:firstLine="0" w:firstLineChars="0"/>
              <w:rPr>
                <w:rFonts w:hint="eastAsia"/>
                <w:lang w:val="en-US" w:eastAsia="zh-CN"/>
              </w:rPr>
            </w:pPr>
          </w:p>
        </w:tc>
        <w:tc>
          <w:tcPr>
            <w:tcW w:w="700" w:type="dxa"/>
            <w:shd w:val="clear" w:color="auto" w:fill="auto"/>
            <w:noWrap/>
            <w:vAlign w:val="center"/>
          </w:tcPr>
          <w:p w14:paraId="692FA371">
            <w:pPr>
              <w:keepNext w:val="0"/>
              <w:keepLines w:val="0"/>
              <w:pageBreakBefore w:val="0"/>
              <w:kinsoku/>
              <w:wordWrap/>
              <w:overflowPunct/>
              <w:topLinePunct w:val="0"/>
              <w:bidi w:val="0"/>
              <w:adjustRightInd/>
              <w:snapToGrid w:val="0"/>
              <w:spacing w:line="480" w:lineRule="exact"/>
              <w:ind w:firstLine="0" w:firstLineChars="0"/>
              <w:jc w:val="center"/>
              <w:outlineLvl w:val="9"/>
              <w:rPr>
                <w:rFonts w:hint="eastAsia" w:ascii="宋体" w:hAnsi="宋体" w:cs="宋体"/>
                <w:i w:val="0"/>
                <w:iCs w:val="0"/>
                <w:color w:val="000000"/>
                <w:sz w:val="21"/>
                <w:szCs w:val="21"/>
                <w:u w:val="none"/>
                <w:lang w:val="en-US" w:eastAsia="zh-CN"/>
              </w:rPr>
            </w:pPr>
            <w:r>
              <w:rPr>
                <w:rFonts w:hint="eastAsia" w:ascii="宋体" w:hAnsi="宋体" w:cs="宋体"/>
                <w:lang w:val="en-US" w:eastAsia="zh-CN"/>
              </w:rPr>
              <w:t>72</w:t>
            </w:r>
          </w:p>
        </w:tc>
      </w:tr>
      <w:tr w14:paraId="3377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714" w:type="dxa"/>
            <w:shd w:val="clear" w:color="auto" w:fill="auto"/>
            <w:vAlign w:val="center"/>
          </w:tcPr>
          <w:p w14:paraId="0B6F7A38">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cs="宋体"/>
                <w:kern w:val="0"/>
                <w:sz w:val="24"/>
                <w:szCs w:val="24"/>
                <w:lang w:val="en-US" w:eastAsia="zh-CN" w:bidi="ar-SA"/>
              </w:rPr>
            </w:pPr>
            <w:r>
              <w:rPr>
                <w:rFonts w:hint="eastAsia" w:cs="宋体"/>
                <w:kern w:val="0"/>
                <w:lang w:val="en-US" w:eastAsia="zh-CN"/>
              </w:rPr>
              <w:t>4</w:t>
            </w:r>
          </w:p>
        </w:tc>
        <w:tc>
          <w:tcPr>
            <w:tcW w:w="2262" w:type="dxa"/>
            <w:shd w:val="clear" w:color="auto" w:fill="auto"/>
            <w:vAlign w:val="center"/>
          </w:tcPr>
          <w:p w14:paraId="4981F9D9">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color w:val="auto"/>
                <w:kern w:val="0"/>
                <w:sz w:val="24"/>
                <w:szCs w:val="24"/>
                <w:lang w:val="en-US" w:eastAsia="zh-CN" w:bidi="ar-SA"/>
              </w:rPr>
            </w:pPr>
            <w:r>
              <w:rPr>
                <w:rFonts w:hint="eastAsia" w:ascii="宋体" w:hAnsi="宋体" w:cs="宋体"/>
                <w:kern w:val="0"/>
                <w:lang w:val="en-US" w:eastAsia="zh-CN"/>
              </w:rPr>
              <w:t>时尚文案创作</w:t>
            </w:r>
          </w:p>
        </w:tc>
        <w:tc>
          <w:tcPr>
            <w:tcW w:w="5974" w:type="dxa"/>
            <w:shd w:val="clear" w:color="auto" w:fill="auto"/>
            <w:vAlign w:val="center"/>
          </w:tcPr>
          <w:p w14:paraId="6DFC6DAC">
            <w:pPr>
              <w:numPr>
                <w:ilvl w:val="0"/>
                <w:numId w:val="10"/>
              </w:numPr>
              <w:spacing w:line="240" w:lineRule="auto"/>
              <w:ind w:left="0" w:leftChars="0" w:firstLine="480" w:firstLineChars="200"/>
              <w:rPr>
                <w:rFonts w:hint="default" w:ascii="Times New Roman" w:hAnsi="Times New Roman"/>
                <w:color w:val="auto"/>
                <w:lang w:val="en-US" w:eastAsia="zh-CN"/>
              </w:rPr>
            </w:pPr>
            <w:r>
              <w:rPr>
                <w:rFonts w:hint="default" w:ascii="Times New Roman" w:hAnsi="Times New Roman"/>
                <w:color w:val="auto"/>
                <w:lang w:val="en-US" w:eastAsia="zh-CN"/>
              </w:rPr>
              <w:t>掌握产品文案写作技巧，熟悉服装与服饰产品的创意表达逻辑。</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② 培养独立完成服装品牌广告文案、宣传文案的创作能力。</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③ 了解时尚行业文案的传播特点与受众需求分析方法。</w:t>
            </w:r>
            <w:r>
              <w:rPr>
                <w:rFonts w:hint="default" w:ascii="Times New Roman" w:hAnsi="Times New Roman"/>
                <w:color w:val="auto"/>
                <w:lang w:val="en-US" w:eastAsia="zh-CN"/>
              </w:rPr>
              <w:br w:type="textWrapping"/>
            </w:r>
            <w:r>
              <w:rPr>
                <w:rFonts w:hint="eastAsia" w:ascii="Times New Roman" w:hAnsi="Times New Roman"/>
                <w:color w:val="auto"/>
                <w:lang w:val="en-US" w:eastAsia="zh-CN"/>
              </w:rPr>
              <w:t xml:space="preserve">    </w:t>
            </w:r>
            <w:r>
              <w:rPr>
                <w:rFonts w:hint="default" w:ascii="Times New Roman" w:hAnsi="Times New Roman"/>
                <w:color w:val="auto"/>
                <w:lang w:val="en-US" w:eastAsia="zh-CN"/>
              </w:rPr>
              <w:t>④ 具备将文案创意与视觉营销结合的实践应用能力。</w:t>
            </w:r>
          </w:p>
          <w:p w14:paraId="35897534">
            <w:pPr>
              <w:pStyle w:val="6"/>
              <w:numPr>
                <w:ilvl w:val="-1"/>
                <w:numId w:val="0"/>
              </w:numPr>
              <w:ind w:left="0" w:leftChars="0" w:firstLine="0" w:firstLineChars="0"/>
              <w:rPr>
                <w:rFonts w:hint="default" w:ascii="Times New Roman" w:hAnsi="Times New Roman" w:eastAsia="宋体" w:cs="宋体"/>
                <w:kern w:val="0"/>
                <w:sz w:val="20"/>
                <w:szCs w:val="24"/>
                <w:lang w:val="en-US" w:eastAsia="zh-CN" w:bidi="ar-SA"/>
              </w:rPr>
            </w:pPr>
          </w:p>
        </w:tc>
        <w:tc>
          <w:tcPr>
            <w:tcW w:w="700" w:type="dxa"/>
            <w:shd w:val="clear" w:color="auto" w:fill="auto"/>
            <w:noWrap/>
            <w:vAlign w:val="center"/>
          </w:tcPr>
          <w:p w14:paraId="5BB6A672">
            <w:pPr>
              <w:keepNext w:val="0"/>
              <w:keepLines w:val="0"/>
              <w:pageBreakBefore w:val="0"/>
              <w:widowControl/>
              <w:kinsoku/>
              <w:wordWrap/>
              <w:overflowPunct/>
              <w:topLinePunct w:val="0"/>
              <w:bidi w:val="0"/>
              <w:adjustRightInd/>
              <w:snapToGrid w:val="0"/>
              <w:spacing w:line="480" w:lineRule="exact"/>
              <w:ind w:firstLine="0" w:firstLineChars="0"/>
              <w:jc w:val="center"/>
              <w:outlineLvl w:val="9"/>
              <w:rPr>
                <w:rFonts w:hint="eastAsia" w:ascii="宋体" w:hAnsi="宋体" w:eastAsia="宋体" w:cs="宋体"/>
                <w:b/>
                <w:bCs/>
                <w:i w:val="0"/>
                <w:iCs w:val="0"/>
                <w:color w:val="auto"/>
                <w:kern w:val="0"/>
                <w:sz w:val="21"/>
                <w:szCs w:val="21"/>
                <w:u w:val="none"/>
                <w:lang w:val="en-US" w:eastAsia="zh-CN" w:bidi="ar"/>
              </w:rPr>
            </w:pPr>
            <w:r>
              <w:rPr>
                <w:rFonts w:hint="eastAsia" w:ascii="宋体" w:hAnsi="宋体" w:cs="宋体"/>
                <w:kern w:val="0"/>
                <w:lang w:val="en-US" w:eastAsia="zh-CN"/>
              </w:rPr>
              <w:t>36</w:t>
            </w:r>
          </w:p>
        </w:tc>
      </w:tr>
    </w:tbl>
    <w:p w14:paraId="0D219BE0">
      <w:pPr>
        <w:spacing w:line="360" w:lineRule="auto"/>
        <w:ind w:firstLine="0" w:firstLineChars="0"/>
        <w:jc w:val="both"/>
        <w:outlineLvl w:val="1"/>
        <w:rPr>
          <w:rFonts w:hint="eastAsia" w:eastAsiaTheme="minorEastAsia"/>
          <w:b/>
          <w:bCs/>
          <w:lang w:val="en-US" w:eastAsia="zh-CN"/>
        </w:rPr>
      </w:pPr>
      <w:bookmarkStart w:id="153" w:name="_Toc7288"/>
      <w:bookmarkStart w:id="154" w:name="_Toc16460"/>
      <w:bookmarkStart w:id="155" w:name="_Toc31919"/>
      <w:bookmarkStart w:id="156" w:name="_Toc4419"/>
      <w:bookmarkStart w:id="157" w:name="_Toc8423"/>
      <w:bookmarkStart w:id="158" w:name="_Toc30199"/>
      <w:bookmarkStart w:id="159" w:name="_Toc12095"/>
      <w:bookmarkStart w:id="160" w:name="_Toc19513"/>
      <w:bookmarkStart w:id="161" w:name="_Toc19245"/>
    </w:p>
    <w:p w14:paraId="727B7D44">
      <w:pPr>
        <w:spacing w:line="360" w:lineRule="auto"/>
        <w:ind w:firstLine="482" w:firstLineChars="200"/>
        <w:jc w:val="center"/>
        <w:outlineLvl w:val="1"/>
        <w:rPr>
          <w:rFonts w:hint="default" w:eastAsiaTheme="minorEastAsia"/>
          <w:b/>
          <w:bCs/>
          <w:lang w:val="en-US" w:eastAsia="zh-CN"/>
        </w:rPr>
      </w:pPr>
      <w:bookmarkStart w:id="162" w:name="_Toc7340"/>
      <w:r>
        <w:rPr>
          <w:rFonts w:hint="eastAsia" w:eastAsiaTheme="minorEastAsia"/>
          <w:b/>
          <w:bCs/>
          <w:lang w:val="en-US" w:eastAsia="zh-CN"/>
        </w:rPr>
        <w:t>表7    综合实践课程主要教学内容与要求</w:t>
      </w:r>
      <w:bookmarkEnd w:id="153"/>
      <w:bookmarkEnd w:id="154"/>
      <w:bookmarkEnd w:id="155"/>
      <w:bookmarkEnd w:id="156"/>
      <w:bookmarkEnd w:id="157"/>
      <w:bookmarkEnd w:id="158"/>
      <w:bookmarkEnd w:id="159"/>
      <w:bookmarkEnd w:id="160"/>
      <w:bookmarkEnd w:id="161"/>
      <w:bookmarkEnd w:id="162"/>
    </w:p>
    <w:tbl>
      <w:tblPr>
        <w:tblStyle w:val="20"/>
        <w:tblW w:w="96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40"/>
        <w:gridCol w:w="2223"/>
        <w:gridCol w:w="6002"/>
        <w:gridCol w:w="720"/>
      </w:tblGrid>
      <w:tr w14:paraId="3126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740" w:type="dxa"/>
            <w:shd w:val="clear" w:color="auto" w:fill="auto"/>
            <w:vAlign w:val="center"/>
          </w:tcPr>
          <w:p w14:paraId="1B79F4DF">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序号</w:t>
            </w:r>
          </w:p>
        </w:tc>
        <w:tc>
          <w:tcPr>
            <w:tcW w:w="2223" w:type="dxa"/>
            <w:shd w:val="clear" w:color="auto" w:fill="auto"/>
            <w:vAlign w:val="center"/>
          </w:tcPr>
          <w:p w14:paraId="0A57DE82">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课程名称</w:t>
            </w:r>
          </w:p>
        </w:tc>
        <w:tc>
          <w:tcPr>
            <w:tcW w:w="6002" w:type="dxa"/>
            <w:shd w:val="clear" w:color="auto" w:fill="auto"/>
            <w:vAlign w:val="center"/>
          </w:tcPr>
          <w:p w14:paraId="10C7B3D8">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kern w:val="0"/>
                <w:sz w:val="24"/>
                <w:szCs w:val="21"/>
                <w:u w:val="none"/>
                <w:lang w:val="en-US" w:eastAsia="zh-CN" w:bidi="ar"/>
              </w:rPr>
            </w:pPr>
            <w:r>
              <w:rPr>
                <w:rFonts w:hint="eastAsia" w:ascii="宋体" w:hAnsi="宋体" w:eastAsia="宋体" w:cs="宋体"/>
                <w:b/>
                <w:bCs w:val="0"/>
                <w:i w:val="0"/>
                <w:iCs w:val="0"/>
                <w:color w:val="auto"/>
                <w:kern w:val="0"/>
                <w:sz w:val="24"/>
                <w:szCs w:val="21"/>
                <w:u w:val="none"/>
                <w:lang w:val="en-US" w:eastAsia="zh-CN" w:bidi="ar"/>
              </w:rPr>
              <w:t>主要教学内容和要求</w:t>
            </w:r>
          </w:p>
        </w:tc>
        <w:tc>
          <w:tcPr>
            <w:tcW w:w="720" w:type="dxa"/>
            <w:shd w:val="clear" w:color="auto" w:fill="auto"/>
            <w:noWrap/>
            <w:vAlign w:val="center"/>
          </w:tcPr>
          <w:p w14:paraId="5BEC32A3">
            <w:pPr>
              <w:keepNext w:val="0"/>
              <w:keepLines w:val="0"/>
              <w:widowControl/>
              <w:suppressLineNumbers w:val="0"/>
              <w:spacing w:before="0" w:beforeAutospacing="0" w:after="0" w:afterAutospacing="0" w:line="360" w:lineRule="auto"/>
              <w:ind w:left="0" w:right="0"/>
              <w:jc w:val="center"/>
              <w:textAlignment w:val="auto"/>
              <w:rPr>
                <w:rFonts w:hint="eastAsia" w:ascii="宋体" w:hAnsi="宋体" w:eastAsia="宋体" w:cs="宋体"/>
                <w:b/>
                <w:i w:val="0"/>
                <w:iCs w:val="0"/>
                <w:color w:val="auto"/>
                <w:sz w:val="24"/>
                <w:szCs w:val="21"/>
                <w:u w:val="none"/>
                <w:lang w:bidi="ar"/>
              </w:rPr>
            </w:pPr>
            <w:r>
              <w:rPr>
                <w:rFonts w:hint="eastAsia" w:ascii="宋体" w:hAnsi="宋体" w:eastAsia="宋体" w:cs="宋体"/>
                <w:b/>
                <w:bCs w:val="0"/>
                <w:i w:val="0"/>
                <w:iCs w:val="0"/>
                <w:color w:val="auto"/>
                <w:kern w:val="0"/>
                <w:sz w:val="24"/>
                <w:szCs w:val="21"/>
                <w:u w:val="none"/>
                <w:lang w:val="en-US" w:eastAsia="zh-CN" w:bidi="ar"/>
              </w:rPr>
              <w:t>学时</w:t>
            </w:r>
          </w:p>
        </w:tc>
      </w:tr>
      <w:tr w14:paraId="66CC4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0" w:type="dxa"/>
            <w:shd w:val="clear" w:color="auto" w:fill="auto"/>
            <w:vAlign w:val="center"/>
          </w:tcPr>
          <w:p w14:paraId="39CF2CDB">
            <w:pPr>
              <w:keepNext w:val="0"/>
              <w:keepLines w:val="0"/>
              <w:suppressLineNumbers w:val="0"/>
              <w:spacing w:before="0" w:beforeAutospacing="0" w:after="0" w:afterAutospacing="0"/>
              <w:ind w:right="0"/>
              <w:jc w:val="center"/>
              <w:rPr>
                <w:rFonts w:hint="eastAsia" w:ascii="宋体" w:hAnsi="宋体" w:eastAsia="宋体" w:cs="宋体"/>
                <w:color w:val="auto"/>
                <w:lang w:val="en-US" w:eastAsia="zh-CN"/>
              </w:rPr>
            </w:pPr>
            <w:r>
              <w:rPr>
                <w:rFonts w:hint="eastAsia" w:ascii="宋体" w:hAnsi="宋体" w:eastAsia="宋体" w:cs="宋体"/>
                <w:color w:val="auto"/>
                <w:lang w:val="en-US" w:eastAsia="zh-CN"/>
              </w:rPr>
              <w:t>1</w:t>
            </w:r>
          </w:p>
        </w:tc>
        <w:tc>
          <w:tcPr>
            <w:tcW w:w="2223" w:type="dxa"/>
            <w:shd w:val="clear" w:color="auto" w:fill="auto"/>
            <w:vAlign w:val="center"/>
          </w:tcPr>
          <w:p w14:paraId="3059545B">
            <w:pPr>
              <w:keepNext w:val="0"/>
              <w:keepLines w:val="0"/>
              <w:suppressLineNumbers w:val="0"/>
              <w:spacing w:before="0" w:beforeAutospacing="0" w:after="0" w:afterAutospacing="0"/>
              <w:ind w:left="0" w:right="0" w:firstLine="480" w:firstLineChars="200"/>
              <w:rPr>
                <w:rFonts w:hint="default" w:ascii="宋体" w:hAnsi="宋体" w:eastAsia="宋体" w:cs="宋体"/>
                <w:color w:val="auto"/>
                <w:lang w:val="en-US" w:eastAsia="zh-CN"/>
              </w:rPr>
            </w:pPr>
            <w:r>
              <w:rPr>
                <w:rFonts w:hint="eastAsia" w:ascii="宋体" w:hAnsi="宋体" w:eastAsia="宋体" w:cs="宋体"/>
                <w:color w:val="auto"/>
                <w:lang w:val="en-US" w:eastAsia="zh-CN"/>
              </w:rPr>
              <w:t>入学教育</w:t>
            </w:r>
          </w:p>
        </w:tc>
        <w:tc>
          <w:tcPr>
            <w:tcW w:w="6002" w:type="dxa"/>
            <w:shd w:val="clear" w:color="auto" w:fill="auto"/>
            <w:vAlign w:val="center"/>
          </w:tcPr>
          <w:p w14:paraId="1E1AFB38">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培养学生良好的职业道德和专业素养，使其具备扎实的工匠精神、强烈的专业认同感、行业自信心以及社会责任感，为未来职业发展奠定坚实基础。引导学生形成积极向上的人生态度和良好的团队合作精神，提高学生的沟通能力、人际交往能力和适应能力，增强学生的心理素质和抗压能力。培养学生的纪律意识和规则意识，使其自觉遵守学校的各项规章制度，养成良好的行为习惯和学习习惯。</w:t>
            </w:r>
          </w:p>
          <w:p w14:paraId="7C60B281">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帮助学生了解学校发展历程与现状，熟悉学校的文化传统、办学理念和办学特色，增强学生对学校的认同感和归属感。使学生深入理解专业设置背景、专业课程体系、教学资源以及就业方向，明确专业学习目标和学习任务，为专业学习提供明确方向。</w:t>
            </w:r>
          </w:p>
          <w:p w14:paraId="05713734">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引导学生正确认识中职阶段的学习生活特点，快速实现从中学生到中职学生的角色转换，提高学生的自我管理能力和自我约束能力。培养学生制定专业学习计划和职业发展规划的能力，使其能够合理安排学习任务，提升自我管理能力和职业发展能力。</w:t>
            </w:r>
          </w:p>
          <w:p w14:paraId="5BF94BD5">
            <w:pPr>
              <w:pStyle w:val="6"/>
              <w:rPr>
                <w:rFonts w:hint="eastAsia"/>
                <w:lang w:val="en-US" w:eastAsia="zh-CN"/>
              </w:rPr>
            </w:pPr>
          </w:p>
        </w:tc>
        <w:tc>
          <w:tcPr>
            <w:tcW w:w="720" w:type="dxa"/>
            <w:shd w:val="clear" w:color="auto" w:fill="auto"/>
            <w:noWrap/>
            <w:vAlign w:val="center"/>
          </w:tcPr>
          <w:p w14:paraId="206636A2">
            <w:pPr>
              <w:keepNext w:val="0"/>
              <w:keepLines w:val="0"/>
              <w:suppressLineNumbers w:val="0"/>
              <w:spacing w:before="0" w:beforeAutospacing="0" w:after="0" w:afterAutospacing="0"/>
              <w:ind w:left="0" w:right="0"/>
              <w:jc w:val="center"/>
              <w:rPr>
                <w:rFonts w:hint="default" w:ascii="宋体" w:hAnsi="宋体" w:eastAsia="宋体" w:cs="宋体"/>
                <w:b w:val="0"/>
                <w:bCs w:val="0"/>
                <w:i w:val="0"/>
                <w:iCs w:val="0"/>
                <w:color w:val="000000"/>
                <w:kern w:val="0"/>
                <w:sz w:val="21"/>
                <w:szCs w:val="21"/>
                <w:u w:val="none"/>
                <w:lang w:val="en-US" w:eastAsia="zh-CN" w:bidi="ar"/>
              </w:rPr>
            </w:pPr>
            <w:r>
              <w:rPr>
                <w:rFonts w:hint="eastAsia" w:cs="宋体"/>
                <w:b w:val="0"/>
                <w:bCs w:val="0"/>
                <w:i w:val="0"/>
                <w:iCs w:val="0"/>
                <w:color w:val="000000"/>
                <w:kern w:val="0"/>
                <w:sz w:val="21"/>
                <w:szCs w:val="21"/>
                <w:u w:val="none"/>
                <w:lang w:val="en-US" w:eastAsia="zh-CN" w:bidi="ar"/>
              </w:rPr>
              <w:t>4</w:t>
            </w:r>
          </w:p>
        </w:tc>
      </w:tr>
      <w:tr w14:paraId="5129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740" w:type="dxa"/>
            <w:shd w:val="clear" w:color="auto" w:fill="auto"/>
            <w:vAlign w:val="center"/>
          </w:tcPr>
          <w:p w14:paraId="7F40A15E">
            <w:pPr>
              <w:keepNext w:val="0"/>
              <w:keepLines w:val="0"/>
              <w:suppressLineNumbers w:val="0"/>
              <w:spacing w:before="0" w:beforeAutospacing="0" w:after="0" w:afterAutospacing="0"/>
              <w:ind w:right="0"/>
              <w:jc w:val="center"/>
              <w:rPr>
                <w:rFonts w:hint="default" w:ascii="宋体" w:hAnsi="宋体" w:eastAsia="宋体" w:cs="宋体"/>
                <w:color w:val="auto"/>
                <w:lang w:val="en-US" w:eastAsia="zh-CN"/>
              </w:rPr>
            </w:pPr>
            <w:r>
              <w:rPr>
                <w:rFonts w:hint="eastAsia" w:ascii="宋体" w:hAnsi="宋体" w:eastAsia="宋体" w:cs="宋体"/>
                <w:color w:val="auto"/>
                <w:lang w:val="en-US" w:eastAsia="zh-CN"/>
              </w:rPr>
              <w:t>2</w:t>
            </w:r>
          </w:p>
        </w:tc>
        <w:tc>
          <w:tcPr>
            <w:tcW w:w="2223" w:type="dxa"/>
            <w:shd w:val="clear" w:color="auto" w:fill="auto"/>
            <w:vAlign w:val="center"/>
          </w:tcPr>
          <w:p w14:paraId="075D596C">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军训</w:t>
            </w:r>
          </w:p>
        </w:tc>
        <w:tc>
          <w:tcPr>
            <w:tcW w:w="6002" w:type="dxa"/>
            <w:shd w:val="clear" w:color="auto" w:fill="auto"/>
            <w:vAlign w:val="center"/>
          </w:tcPr>
          <w:p w14:paraId="1219F1A3">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①弘扬爱国主义精神、增强国防观念、培养国家安全意识和忧患危机意识，传承红色基因、提高学生综合国防素质。</w:t>
            </w:r>
          </w:p>
          <w:p w14:paraId="44331206">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②让学生了解中国国防、国家安全、国际战略格局的现状和发展趋势、军事高科技对军事变革和军队建设的影响等相关军事基础理论知识。</w:t>
            </w:r>
          </w:p>
          <w:p w14:paraId="6EFBF835">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③能自觉履行国防义务，能进一步认清极端主义、分裂主义和恐怖主义等三股恶势力的性质及其危害，能认清我国的维稳、反恐、安边形势的严峻和任务的艰巨性，自觉维护社会稳定和民族团结。</w:t>
            </w:r>
          </w:p>
          <w:p w14:paraId="629C0640">
            <w:pPr>
              <w:pStyle w:val="6"/>
              <w:rPr>
                <w:rFonts w:hint="eastAsia"/>
                <w:lang w:val="en-US" w:eastAsia="zh-CN"/>
              </w:rPr>
            </w:pPr>
          </w:p>
        </w:tc>
        <w:tc>
          <w:tcPr>
            <w:tcW w:w="720" w:type="dxa"/>
            <w:shd w:val="clear" w:color="auto" w:fill="auto"/>
            <w:noWrap/>
            <w:vAlign w:val="center"/>
          </w:tcPr>
          <w:p w14:paraId="37CA05C2">
            <w:pPr>
              <w:keepNext w:val="0"/>
              <w:keepLines w:val="0"/>
              <w:suppressLineNumbers w:val="0"/>
              <w:spacing w:before="0" w:beforeAutospacing="0" w:after="0" w:afterAutospacing="0"/>
              <w:ind w:left="0" w:right="0"/>
              <w:jc w:val="center"/>
              <w:rPr>
                <w:rFonts w:hint="default" w:ascii="宋体" w:hAnsi="宋体" w:eastAsia="宋体" w:cs="宋体"/>
                <w:b w:val="0"/>
                <w:bCs w:val="0"/>
                <w:i w:val="0"/>
                <w:iCs w:val="0"/>
                <w:color w:val="000000"/>
                <w:kern w:val="0"/>
                <w:sz w:val="21"/>
                <w:szCs w:val="21"/>
                <w:u w:val="none"/>
                <w:lang w:val="en-US" w:eastAsia="zh-CN" w:bidi="ar"/>
              </w:rPr>
            </w:pPr>
            <w:r>
              <w:rPr>
                <w:rFonts w:hint="eastAsia" w:cs="宋体"/>
                <w:b w:val="0"/>
                <w:bCs w:val="0"/>
                <w:i w:val="0"/>
                <w:iCs w:val="0"/>
                <w:color w:val="000000"/>
                <w:kern w:val="0"/>
                <w:sz w:val="21"/>
                <w:szCs w:val="21"/>
                <w:u w:val="none"/>
                <w:lang w:val="en-US" w:eastAsia="zh-CN" w:bidi="ar"/>
              </w:rPr>
              <w:t>26</w:t>
            </w:r>
          </w:p>
        </w:tc>
      </w:tr>
      <w:tr w14:paraId="6134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0" w:type="dxa"/>
            <w:shd w:val="clear" w:color="auto" w:fill="auto"/>
            <w:vAlign w:val="center"/>
          </w:tcPr>
          <w:p w14:paraId="5FE01535">
            <w:pPr>
              <w:keepNext w:val="0"/>
              <w:keepLines w:val="0"/>
              <w:suppressLineNumbers w:val="0"/>
              <w:spacing w:before="0" w:beforeAutospacing="0" w:after="0" w:afterAutospacing="0"/>
              <w:ind w:right="0"/>
              <w:jc w:val="center"/>
              <w:rPr>
                <w:rFonts w:hint="default" w:ascii="宋体" w:hAnsi="宋体" w:eastAsia="宋体" w:cs="宋体"/>
                <w:color w:val="auto"/>
                <w:lang w:val="en-US" w:eastAsia="zh-CN"/>
              </w:rPr>
            </w:pPr>
            <w:r>
              <w:rPr>
                <w:rFonts w:hint="eastAsia" w:cs="宋体"/>
                <w:color w:val="auto"/>
                <w:lang w:val="en-US" w:eastAsia="zh-CN"/>
              </w:rPr>
              <w:t>3</w:t>
            </w:r>
          </w:p>
        </w:tc>
        <w:tc>
          <w:tcPr>
            <w:tcW w:w="2223" w:type="dxa"/>
            <w:shd w:val="clear" w:color="auto" w:fill="auto"/>
            <w:vAlign w:val="center"/>
          </w:tcPr>
          <w:p w14:paraId="065DD778">
            <w:pPr>
              <w:keepNext w:val="0"/>
              <w:keepLines w:val="0"/>
              <w:suppressLineNumbers w:val="0"/>
              <w:spacing w:before="0" w:beforeAutospacing="0" w:after="0" w:afterAutospacing="0"/>
              <w:ind w:right="0"/>
              <w:jc w:val="center"/>
              <w:rPr>
                <w:rFonts w:hint="default" w:ascii="宋体" w:hAnsi="宋体" w:eastAsia="宋体" w:cs="宋体"/>
                <w:color w:val="auto"/>
                <w:lang w:val="en-US" w:eastAsia="zh-CN"/>
              </w:rPr>
            </w:pPr>
            <w:r>
              <w:rPr>
                <w:rFonts w:hint="eastAsia" w:ascii="宋体" w:hAnsi="宋体" w:eastAsia="宋体" w:cs="宋体"/>
                <w:color w:val="auto"/>
                <w:lang w:val="en-US" w:eastAsia="zh-CN"/>
              </w:rPr>
              <w:t>岗位实习</w:t>
            </w:r>
          </w:p>
        </w:tc>
        <w:tc>
          <w:tcPr>
            <w:tcW w:w="6002" w:type="dxa"/>
            <w:shd w:val="clear" w:color="auto" w:fill="auto"/>
            <w:vAlign w:val="center"/>
          </w:tcPr>
          <w:p w14:paraId="163C5F3C">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①在确保学生实习总量的前提下，通过校企合作，实行工学交替或分阶段安排学生实习，与实习单位共同制定实习计划和制度，共同培养，共同管理。</w:t>
            </w:r>
          </w:p>
          <w:p w14:paraId="1BE90A19">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②通过企业顶岗实习，学生能以</w:t>
            </w:r>
            <w:r>
              <w:rPr>
                <w:rFonts w:hint="eastAsia" w:cs="宋体"/>
                <w:color w:val="auto"/>
                <w:lang w:val="en-US" w:eastAsia="zh-CN"/>
              </w:rPr>
              <w:t>服装与服饰</w:t>
            </w:r>
            <w:r>
              <w:rPr>
                <w:rFonts w:hint="eastAsia" w:ascii="宋体" w:hAnsi="宋体" w:eastAsia="宋体" w:cs="宋体"/>
                <w:color w:val="auto"/>
                <w:highlight w:val="none"/>
                <w:lang w:val="en-US" w:eastAsia="zh-CN"/>
              </w:rPr>
              <w:t>企业</w:t>
            </w:r>
            <w:r>
              <w:rPr>
                <w:rFonts w:hint="eastAsia" w:cs="宋体"/>
                <w:color w:val="auto"/>
                <w:highlight w:val="none"/>
                <w:lang w:val="en-US" w:eastAsia="zh-CN"/>
              </w:rPr>
              <w:t>相关</w:t>
            </w:r>
            <w:r>
              <w:rPr>
                <w:rFonts w:hint="eastAsia" w:ascii="宋体" w:hAnsi="宋体" w:eastAsia="宋体" w:cs="宋体"/>
                <w:color w:val="auto"/>
                <w:highlight w:val="none"/>
                <w:lang w:val="en-US" w:eastAsia="zh-CN"/>
              </w:rPr>
              <w:t>的</w:t>
            </w:r>
            <w:r>
              <w:rPr>
                <w:rFonts w:hint="eastAsia" w:cs="宋体"/>
                <w:color w:val="auto"/>
                <w:highlight w:val="none"/>
                <w:lang w:val="en-US" w:eastAsia="zh-CN"/>
              </w:rPr>
              <w:t>产品陈列与展示设计</w:t>
            </w:r>
            <w:r>
              <w:rPr>
                <w:rFonts w:hint="eastAsia" w:ascii="宋体" w:hAnsi="宋体" w:eastAsia="宋体" w:cs="宋体"/>
                <w:color w:val="auto"/>
                <w:highlight w:val="none"/>
                <w:lang w:val="en-US" w:eastAsia="zh-CN"/>
              </w:rPr>
              <w:t>为目标，进一步掌握专业技术，提高专业技能和了解</w:t>
            </w:r>
            <w:r>
              <w:rPr>
                <w:rFonts w:hint="eastAsia" w:cs="宋体"/>
                <w:color w:val="auto"/>
                <w:lang w:val="en-US" w:eastAsia="zh-CN"/>
              </w:rPr>
              <w:t>服装与服饰</w:t>
            </w:r>
            <w:r>
              <w:rPr>
                <w:rFonts w:hint="eastAsia" w:ascii="宋体" w:hAnsi="宋体" w:eastAsia="宋体" w:cs="宋体"/>
                <w:color w:val="auto"/>
                <w:highlight w:val="none"/>
                <w:lang w:val="en-US" w:eastAsia="zh-CN"/>
              </w:rPr>
              <w:t>企业的生产管理、企业制度和企业文化，更深入地了解企业相关岗位</w:t>
            </w:r>
            <w:r>
              <w:rPr>
                <w:rFonts w:hint="eastAsia" w:ascii="宋体" w:hAnsi="宋体" w:eastAsia="宋体" w:cs="宋体"/>
                <w:color w:val="auto"/>
                <w:lang w:val="en-US" w:eastAsia="zh-CN"/>
              </w:rPr>
              <w:t>的工作任务与职责权限，使学生具有用所学知识和技能解决实际工作问题的能力</w:t>
            </w:r>
            <w:r>
              <w:rPr>
                <w:rFonts w:hint="eastAsia" w:cs="宋体"/>
                <w:color w:val="auto"/>
                <w:lang w:val="en-US" w:eastAsia="zh-CN"/>
              </w:rPr>
              <w:t>。</w:t>
            </w:r>
          </w:p>
          <w:p w14:paraId="6E8BCE72">
            <w:pPr>
              <w:keepNext w:val="0"/>
              <w:keepLines w:val="0"/>
              <w:suppressLineNumbers w:val="0"/>
              <w:spacing w:before="0" w:beforeAutospacing="0" w:after="0" w:afterAutospacing="0"/>
              <w:ind w:left="0" w:right="0" w:firstLine="480" w:firstLineChars="200"/>
              <w:rPr>
                <w:rFonts w:hint="eastAsia" w:ascii="宋体" w:hAnsi="宋体" w:eastAsia="宋体" w:cs="宋体"/>
                <w:color w:val="auto"/>
                <w:lang w:val="en-US" w:eastAsia="zh-CN"/>
              </w:rPr>
            </w:pPr>
            <w:r>
              <w:rPr>
                <w:rFonts w:hint="eastAsia" w:ascii="宋体" w:hAnsi="宋体" w:eastAsia="宋体" w:cs="宋体"/>
                <w:color w:val="auto"/>
                <w:lang w:val="en-US" w:eastAsia="zh-CN"/>
              </w:rPr>
              <w:t>③在获得必要的职业体验和社会体验过程中学会与人相处与合作，培养更全面的专业技术和职业素质。</w:t>
            </w:r>
          </w:p>
          <w:p w14:paraId="7D0C4C8F">
            <w:pPr>
              <w:pStyle w:val="6"/>
              <w:rPr>
                <w:rFonts w:hint="eastAsia"/>
                <w:lang w:val="en-US" w:eastAsia="zh-CN"/>
              </w:rPr>
            </w:pPr>
          </w:p>
        </w:tc>
        <w:tc>
          <w:tcPr>
            <w:tcW w:w="720" w:type="dxa"/>
            <w:shd w:val="clear" w:color="auto" w:fill="auto"/>
            <w:noWrap/>
            <w:vAlign w:val="center"/>
          </w:tcPr>
          <w:p w14:paraId="355C0CB4">
            <w:pPr>
              <w:keepNext w:val="0"/>
              <w:keepLines w:val="0"/>
              <w:suppressLineNumbers w:val="0"/>
              <w:spacing w:before="0" w:beforeAutospacing="0" w:after="0" w:afterAutospacing="0"/>
              <w:ind w:left="0" w:right="0"/>
              <w:jc w:val="center"/>
              <w:rPr>
                <w:rFonts w:hint="default" w:ascii="宋体" w:hAnsi="宋体" w:eastAsia="宋体" w:cs="宋体"/>
                <w:i w:val="0"/>
                <w:iCs w:val="0"/>
                <w:color w:val="000000"/>
                <w:sz w:val="21"/>
                <w:szCs w:val="21"/>
                <w:u w:val="none"/>
                <w:lang w:val="en-US" w:eastAsia="zh-CN"/>
              </w:rPr>
            </w:pPr>
            <w:r>
              <w:rPr>
                <w:rFonts w:hint="eastAsia" w:cs="宋体"/>
                <w:i w:val="0"/>
                <w:iCs w:val="0"/>
                <w:color w:val="000000"/>
                <w:sz w:val="21"/>
                <w:szCs w:val="21"/>
                <w:u w:val="none"/>
                <w:lang w:val="en-US" w:eastAsia="zh-CN"/>
              </w:rPr>
              <w:t>30</w:t>
            </w:r>
          </w:p>
        </w:tc>
      </w:tr>
      <w:tr w14:paraId="3BB3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740" w:type="dxa"/>
            <w:shd w:val="clear" w:color="auto" w:fill="auto"/>
            <w:vAlign w:val="center"/>
          </w:tcPr>
          <w:p w14:paraId="2BD5400C">
            <w:pPr>
              <w:keepNext w:val="0"/>
              <w:keepLines w:val="0"/>
              <w:suppressLineNumbers w:val="0"/>
              <w:spacing w:before="0" w:beforeAutospacing="0" w:after="0" w:afterAutospacing="0"/>
              <w:ind w:right="0" w:rightChars="0"/>
              <w:jc w:val="center"/>
              <w:rPr>
                <w:rFonts w:hint="eastAsia" w:ascii="宋体" w:hAnsi="宋体" w:eastAsia="宋体" w:cs="宋体"/>
                <w:color w:val="auto"/>
                <w:kern w:val="0"/>
                <w:sz w:val="24"/>
                <w:szCs w:val="24"/>
                <w:lang w:val="en-US" w:eastAsia="zh-CN" w:bidi="ar-SA"/>
              </w:rPr>
            </w:pPr>
            <w:r>
              <w:rPr>
                <w:rFonts w:hint="eastAsia" w:cs="宋体"/>
                <w:color w:val="auto"/>
                <w:lang w:val="en-US" w:eastAsia="zh-CN"/>
              </w:rPr>
              <w:t>4</w:t>
            </w:r>
          </w:p>
        </w:tc>
        <w:tc>
          <w:tcPr>
            <w:tcW w:w="2223" w:type="dxa"/>
            <w:shd w:val="clear" w:color="auto" w:fill="auto"/>
            <w:vAlign w:val="center"/>
          </w:tcPr>
          <w:p w14:paraId="56CD9AF0">
            <w:pPr>
              <w:keepNext w:val="0"/>
              <w:keepLines w:val="0"/>
              <w:suppressLineNumbers w:val="0"/>
              <w:spacing w:before="0" w:beforeAutospacing="0" w:after="0" w:afterAutospacing="0"/>
              <w:ind w:right="0" w:rightChars="0"/>
              <w:jc w:val="center"/>
              <w:rPr>
                <w:rFonts w:hint="eastAsia" w:ascii="宋体" w:hAnsi="宋体" w:eastAsia="宋体" w:cs="宋体"/>
                <w:color w:val="auto"/>
                <w:kern w:val="0"/>
                <w:sz w:val="24"/>
                <w:szCs w:val="24"/>
                <w:lang w:val="en-US" w:eastAsia="zh-CN" w:bidi="ar-SA"/>
              </w:rPr>
            </w:pPr>
            <w:r>
              <w:rPr>
                <w:rFonts w:hint="eastAsia" w:cs="宋体"/>
                <w:color w:val="auto"/>
                <w:lang w:val="en-US" w:eastAsia="zh-CN"/>
              </w:rPr>
              <w:t>毕业教育</w:t>
            </w:r>
          </w:p>
        </w:tc>
        <w:tc>
          <w:tcPr>
            <w:tcW w:w="6002" w:type="dxa"/>
            <w:shd w:val="clear" w:color="auto" w:fill="auto"/>
            <w:vAlign w:val="center"/>
          </w:tcPr>
          <w:p w14:paraId="42BF771A">
            <w:pPr>
              <w:keepNext w:val="0"/>
              <w:keepLines w:val="0"/>
              <w:suppressLineNumbers w:val="0"/>
              <w:spacing w:before="0" w:beforeAutospacing="0" w:after="0" w:afterAutospacing="0"/>
              <w:ind w:left="0" w:right="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本课程主要介绍职业素养、就业实战与项目商业化落地的核心能力，重点讲解：</w:t>
            </w:r>
          </w:p>
          <w:p w14:paraId="60A542DE">
            <w:pPr>
              <w:keepNext w:val="0"/>
              <w:keepLines w:val="0"/>
              <w:suppressLineNumbers w:val="0"/>
              <w:spacing w:before="0" w:beforeAutospacing="0" w:after="0" w:afterAutospacing="0"/>
              <w:ind w:left="0" w:right="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 xml:space="preserve">① 培养职业道德与协作精神：强化职场沟通、团队协作及行业法规应用（如知识产权保护）。  </w:t>
            </w:r>
          </w:p>
          <w:p w14:paraId="2420A1C1">
            <w:pPr>
              <w:keepNext w:val="0"/>
              <w:keepLines w:val="0"/>
              <w:suppressLineNumbers w:val="0"/>
              <w:spacing w:before="0" w:beforeAutospacing="0" w:after="0" w:afterAutospacing="0"/>
              <w:ind w:left="0" w:right="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 xml:space="preserve">② 理解行业生态与职业路径：解析服装产业岗位需求、晋升通道及求职策略（简历/面试技巧）。  </w:t>
            </w:r>
          </w:p>
          <w:p w14:paraId="05C9FD54">
            <w:pPr>
              <w:keepNext w:val="0"/>
              <w:keepLines w:val="0"/>
              <w:suppressLineNumbers w:val="0"/>
              <w:spacing w:before="0" w:beforeAutospacing="0" w:after="0" w:afterAutospacing="0"/>
              <w:ind w:left="0" w:right="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③ 掌握全案执行核心技术：实体空间改造</w:t>
            </w:r>
            <w:r>
              <w:rPr>
                <w:rFonts w:hint="eastAsia" w:ascii="Times New Roman" w:hAnsi="Times New Roman"/>
                <w:color w:val="auto"/>
                <w:lang w:val="en-US" w:eastAsia="zh-CN"/>
              </w:rPr>
              <w:t>、</w:t>
            </w:r>
            <w:r>
              <w:rPr>
                <w:rFonts w:hint="default" w:ascii="Times New Roman" w:hAnsi="Times New Roman"/>
                <w:color w:val="auto"/>
                <w:lang w:val="en-US" w:eastAsia="zh-CN"/>
              </w:rPr>
              <w:t>数字化项目</w:t>
            </w:r>
            <w:r>
              <w:rPr>
                <w:rFonts w:hint="eastAsia" w:ascii="Times New Roman" w:hAnsi="Times New Roman"/>
                <w:color w:val="auto"/>
                <w:lang w:val="en-US" w:eastAsia="zh-CN"/>
              </w:rPr>
              <w:t>、以及</w:t>
            </w:r>
            <w:r>
              <w:rPr>
                <w:rFonts w:hint="default" w:ascii="Times New Roman" w:hAnsi="Times New Roman"/>
                <w:color w:val="auto"/>
                <w:lang w:val="en-US" w:eastAsia="zh-CN"/>
              </w:rPr>
              <w:t xml:space="preserve">成本核算与供应商协作流程。  </w:t>
            </w:r>
          </w:p>
          <w:p w14:paraId="75FF14C3">
            <w:pPr>
              <w:keepNext w:val="0"/>
              <w:keepLines w:val="0"/>
              <w:suppressLineNumbers w:val="0"/>
              <w:spacing w:before="0" w:beforeAutospacing="0" w:after="0" w:afterAutospacing="0"/>
              <w:ind w:left="0" w:leftChars="0" w:right="0" w:rightChars="0" w:firstLine="0" w:firstLineChars="0"/>
              <w:rPr>
                <w:rFonts w:hint="default" w:ascii="Times New Roman" w:hAnsi="Times New Roman"/>
                <w:color w:val="auto"/>
                <w:lang w:val="en-US" w:eastAsia="zh-CN"/>
              </w:rPr>
            </w:pPr>
            <w:r>
              <w:rPr>
                <w:rFonts w:hint="default" w:ascii="Times New Roman" w:hAnsi="Times New Roman"/>
                <w:color w:val="auto"/>
                <w:lang w:val="en-US" w:eastAsia="zh-CN"/>
              </w:rPr>
              <w:t>④ 能够独立输出标准化成果：完成陈列手册或品牌传播方案</w:t>
            </w:r>
            <w:r>
              <w:rPr>
                <w:rFonts w:hint="eastAsia" w:ascii="Times New Roman" w:hAnsi="Times New Roman"/>
                <w:color w:val="auto"/>
                <w:lang w:val="en-US" w:eastAsia="zh-CN"/>
              </w:rPr>
              <w:t>，</w:t>
            </w:r>
            <w:r>
              <w:rPr>
                <w:rFonts w:hint="default" w:ascii="Times New Roman" w:hAnsi="Times New Roman"/>
                <w:color w:val="auto"/>
                <w:lang w:val="en-US" w:eastAsia="zh-CN"/>
              </w:rPr>
              <w:t xml:space="preserve">实现就业/升学签约目标。  </w:t>
            </w:r>
          </w:p>
          <w:p w14:paraId="0ADF4244">
            <w:pPr>
              <w:pStyle w:val="6"/>
              <w:rPr>
                <w:rFonts w:hint="eastAsia"/>
                <w:lang w:val="en-US" w:eastAsia="zh-CN"/>
              </w:rPr>
            </w:pPr>
          </w:p>
        </w:tc>
        <w:tc>
          <w:tcPr>
            <w:tcW w:w="720" w:type="dxa"/>
            <w:shd w:val="clear" w:color="auto" w:fill="auto"/>
            <w:noWrap/>
            <w:vAlign w:val="center"/>
          </w:tcPr>
          <w:p w14:paraId="0D2C74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0"/>
                <w:sz w:val="21"/>
                <w:szCs w:val="21"/>
                <w:u w:val="none"/>
                <w:lang w:val="en-US" w:eastAsia="zh-CN" w:bidi="ar-SA"/>
              </w:rPr>
            </w:pPr>
            <w:r>
              <w:rPr>
                <w:rFonts w:hint="eastAsia" w:cs="宋体"/>
                <w:i w:val="0"/>
                <w:iCs w:val="0"/>
                <w:color w:val="000000"/>
                <w:sz w:val="21"/>
                <w:szCs w:val="21"/>
                <w:u w:val="none"/>
                <w:lang w:val="en-US" w:eastAsia="zh-CN"/>
              </w:rPr>
              <w:t>30</w:t>
            </w:r>
          </w:p>
        </w:tc>
      </w:tr>
    </w:tbl>
    <w:p w14:paraId="5D5DAD78">
      <w:pPr>
        <w:spacing w:line="360" w:lineRule="auto"/>
        <w:ind w:firstLine="482" w:firstLineChars="200"/>
        <w:outlineLvl w:val="9"/>
        <w:rPr>
          <w:rFonts w:hint="eastAsia" w:eastAsiaTheme="minorEastAsia"/>
          <w:b/>
          <w:bCs/>
        </w:rPr>
      </w:pPr>
    </w:p>
    <w:p w14:paraId="45703635">
      <w:pPr>
        <w:pStyle w:val="6"/>
        <w:rPr>
          <w:rFonts w:hint="eastAsia" w:eastAsiaTheme="minorEastAsia"/>
          <w:b/>
          <w:bCs/>
        </w:rPr>
      </w:pPr>
    </w:p>
    <w:p w14:paraId="70BE6F00">
      <w:pPr>
        <w:pStyle w:val="6"/>
        <w:rPr>
          <w:rFonts w:hint="eastAsia" w:eastAsiaTheme="minorEastAsia"/>
          <w:b/>
          <w:bCs/>
        </w:rPr>
      </w:pPr>
    </w:p>
    <w:p w14:paraId="6770CB02">
      <w:pPr>
        <w:pStyle w:val="6"/>
        <w:rPr>
          <w:rFonts w:hint="eastAsia" w:eastAsiaTheme="minorEastAsia"/>
          <w:b/>
          <w:bCs/>
        </w:rPr>
      </w:pPr>
    </w:p>
    <w:p w14:paraId="051D0F6C">
      <w:pPr>
        <w:pStyle w:val="6"/>
        <w:rPr>
          <w:rFonts w:hint="eastAsia" w:eastAsiaTheme="minorEastAsia"/>
          <w:b/>
          <w:bCs/>
        </w:rPr>
      </w:pPr>
    </w:p>
    <w:p w14:paraId="2BDB416D">
      <w:pPr>
        <w:pStyle w:val="6"/>
        <w:rPr>
          <w:rFonts w:hint="eastAsia" w:eastAsiaTheme="minorEastAsia"/>
          <w:b/>
          <w:bCs/>
        </w:rPr>
      </w:pPr>
    </w:p>
    <w:p w14:paraId="70D9D0F6">
      <w:pPr>
        <w:pStyle w:val="6"/>
        <w:rPr>
          <w:rFonts w:hint="eastAsia" w:eastAsiaTheme="minorEastAsia"/>
          <w:b/>
          <w:bCs/>
        </w:rPr>
      </w:pPr>
    </w:p>
    <w:p w14:paraId="5BC731C7">
      <w:pPr>
        <w:pStyle w:val="6"/>
        <w:rPr>
          <w:rFonts w:hint="eastAsia" w:eastAsiaTheme="minorEastAsia"/>
          <w:b/>
          <w:bCs/>
        </w:rPr>
      </w:pPr>
    </w:p>
    <w:p w14:paraId="232ED642">
      <w:pPr>
        <w:pStyle w:val="6"/>
        <w:rPr>
          <w:rFonts w:hint="eastAsia" w:eastAsiaTheme="minorEastAsia"/>
          <w:b/>
          <w:bCs/>
        </w:rPr>
      </w:pPr>
    </w:p>
    <w:p w14:paraId="016BAFD2">
      <w:pPr>
        <w:pStyle w:val="6"/>
        <w:rPr>
          <w:rFonts w:hint="eastAsia" w:eastAsiaTheme="minorEastAsia"/>
          <w:b/>
          <w:bCs/>
        </w:rPr>
      </w:pPr>
    </w:p>
    <w:p w14:paraId="5B1177D1">
      <w:pPr>
        <w:pStyle w:val="6"/>
        <w:rPr>
          <w:rFonts w:hint="eastAsia" w:eastAsiaTheme="minorEastAsia"/>
          <w:b/>
          <w:bCs/>
        </w:rPr>
      </w:pPr>
    </w:p>
    <w:p w14:paraId="23A48AFE">
      <w:pPr>
        <w:pStyle w:val="6"/>
        <w:rPr>
          <w:rFonts w:hint="eastAsia" w:eastAsiaTheme="minorEastAsia"/>
          <w:b/>
          <w:bCs/>
        </w:rPr>
      </w:pPr>
    </w:p>
    <w:p w14:paraId="773592B3">
      <w:pPr>
        <w:pStyle w:val="6"/>
        <w:rPr>
          <w:rFonts w:hint="eastAsia" w:eastAsiaTheme="minorEastAsia"/>
          <w:b/>
          <w:bCs/>
        </w:rPr>
      </w:pPr>
    </w:p>
    <w:p w14:paraId="0B95EB6F">
      <w:pPr>
        <w:pStyle w:val="6"/>
        <w:rPr>
          <w:rFonts w:hint="eastAsia" w:eastAsiaTheme="minorEastAsia"/>
          <w:b/>
          <w:bCs/>
        </w:rPr>
      </w:pPr>
    </w:p>
    <w:p w14:paraId="581DF4CE">
      <w:pPr>
        <w:pStyle w:val="6"/>
        <w:rPr>
          <w:del w:id="807" w:author="chinble" w:date="2025-09-23T14:21:37Z"/>
          <w:rFonts w:hint="eastAsia" w:eastAsiaTheme="minorEastAsia"/>
          <w:b/>
          <w:bCs/>
        </w:rPr>
      </w:pPr>
    </w:p>
    <w:p w14:paraId="1B5CE912">
      <w:pPr>
        <w:pStyle w:val="6"/>
        <w:ind w:firstLine="0" w:firstLineChars="0"/>
        <w:rPr>
          <w:rFonts w:hint="eastAsia" w:eastAsiaTheme="minorEastAsia"/>
          <w:b/>
          <w:bCs/>
        </w:rPr>
        <w:pPrChange w:id="808" w:author="chinble" w:date="2025-09-23T14:21:36Z">
          <w:pPr>
            <w:pStyle w:val="6"/>
          </w:pPr>
        </w:pPrChange>
      </w:pPr>
    </w:p>
    <w:p w14:paraId="41D74B5B">
      <w:pPr>
        <w:pStyle w:val="6"/>
        <w:rPr>
          <w:rFonts w:hint="eastAsia" w:eastAsiaTheme="minorEastAsia"/>
          <w:b/>
          <w:bCs/>
        </w:rPr>
      </w:pPr>
    </w:p>
    <w:p w14:paraId="3D14F001">
      <w:pPr>
        <w:pStyle w:val="6"/>
        <w:rPr>
          <w:rFonts w:hint="eastAsia" w:eastAsiaTheme="minorEastAsia"/>
          <w:b/>
          <w:bCs/>
        </w:rPr>
      </w:pPr>
    </w:p>
    <w:p w14:paraId="18890238">
      <w:pPr>
        <w:pStyle w:val="6"/>
        <w:rPr>
          <w:rFonts w:hint="eastAsia" w:eastAsiaTheme="minorEastAsia"/>
          <w:b/>
          <w:bCs/>
        </w:rPr>
      </w:pPr>
    </w:p>
    <w:p w14:paraId="70E34B53">
      <w:pPr>
        <w:pStyle w:val="6"/>
        <w:ind w:firstLine="0" w:firstLineChars="0"/>
        <w:rPr>
          <w:del w:id="810" w:author="chinble" w:date="2025-09-23T14:21:30Z"/>
          <w:rFonts w:hint="eastAsia" w:eastAsiaTheme="minorEastAsia"/>
          <w:b/>
          <w:bCs/>
        </w:rPr>
        <w:pPrChange w:id="809" w:author="chinble" w:date="2025-09-23T14:21:30Z">
          <w:pPr>
            <w:pStyle w:val="6"/>
          </w:pPr>
        </w:pPrChange>
      </w:pPr>
    </w:p>
    <w:p w14:paraId="2C9D984D">
      <w:pPr>
        <w:pStyle w:val="6"/>
        <w:ind w:firstLine="0" w:firstLineChars="0"/>
        <w:rPr>
          <w:del w:id="812" w:author="chinble" w:date="2025-09-23T14:21:29Z"/>
          <w:rFonts w:hint="eastAsia" w:eastAsiaTheme="minorEastAsia"/>
          <w:b/>
          <w:bCs/>
        </w:rPr>
        <w:pPrChange w:id="811" w:author="chinble" w:date="2025-09-23T14:21:29Z">
          <w:pPr>
            <w:pStyle w:val="6"/>
          </w:pPr>
        </w:pPrChange>
      </w:pPr>
    </w:p>
    <w:p w14:paraId="1711989D">
      <w:pPr>
        <w:pStyle w:val="6"/>
        <w:rPr>
          <w:del w:id="813" w:author="chinble" w:date="2025-09-23T14:21:29Z"/>
          <w:rFonts w:hint="eastAsia" w:eastAsiaTheme="minorEastAsia"/>
          <w:b/>
          <w:bCs/>
        </w:rPr>
      </w:pPr>
    </w:p>
    <w:p w14:paraId="71719A43">
      <w:pPr>
        <w:pStyle w:val="6"/>
        <w:rPr>
          <w:del w:id="814" w:author="chinble" w:date="2025-09-23T14:21:29Z"/>
          <w:rFonts w:hint="eastAsia" w:eastAsiaTheme="minorEastAsia"/>
          <w:b/>
          <w:bCs/>
        </w:rPr>
      </w:pPr>
    </w:p>
    <w:p w14:paraId="4AD01EDE">
      <w:pPr>
        <w:pStyle w:val="6"/>
        <w:rPr>
          <w:del w:id="815" w:author="chinble" w:date="2025-09-23T14:21:29Z"/>
          <w:rFonts w:hint="eastAsia" w:eastAsiaTheme="minorEastAsia"/>
          <w:b/>
          <w:bCs/>
        </w:rPr>
      </w:pPr>
    </w:p>
    <w:p w14:paraId="7CC49420">
      <w:pPr>
        <w:pStyle w:val="6"/>
        <w:rPr>
          <w:del w:id="816" w:author="chinble" w:date="2025-09-23T14:21:29Z"/>
          <w:rFonts w:hint="eastAsia" w:eastAsiaTheme="minorEastAsia"/>
          <w:b/>
          <w:bCs/>
        </w:rPr>
      </w:pPr>
    </w:p>
    <w:p w14:paraId="35852537">
      <w:pPr>
        <w:pStyle w:val="6"/>
        <w:ind w:firstLine="0" w:firstLineChars="0"/>
        <w:rPr>
          <w:del w:id="818" w:author="chinble" w:date="2025-09-23T14:21:32Z"/>
          <w:rFonts w:hint="eastAsia" w:eastAsiaTheme="minorEastAsia"/>
          <w:b/>
          <w:bCs/>
        </w:rPr>
        <w:pPrChange w:id="817" w:author="chinble" w:date="2025-09-23T14:21:33Z">
          <w:pPr>
            <w:pStyle w:val="6"/>
          </w:pPr>
        </w:pPrChange>
      </w:pPr>
    </w:p>
    <w:p w14:paraId="5E62C3F8">
      <w:pPr>
        <w:pStyle w:val="6"/>
        <w:ind w:firstLine="0" w:firstLineChars="0"/>
        <w:rPr>
          <w:rFonts w:hint="eastAsia" w:eastAsiaTheme="minorEastAsia"/>
          <w:b/>
          <w:bCs/>
        </w:rPr>
        <w:pPrChange w:id="819" w:author="chinble" w:date="2025-09-23T14:21:32Z">
          <w:pPr>
            <w:pStyle w:val="6"/>
          </w:pPr>
        </w:pPrChange>
      </w:pPr>
    </w:p>
    <w:p w14:paraId="2052CAAA">
      <w:pPr>
        <w:spacing w:line="360" w:lineRule="auto"/>
        <w:ind w:firstLine="482" w:firstLineChars="200"/>
        <w:outlineLvl w:val="1"/>
        <w:rPr>
          <w:rFonts w:eastAsiaTheme="minorEastAsia"/>
          <w:b/>
          <w:bCs/>
        </w:rPr>
      </w:pPr>
      <w:del w:id="820" w:author="chinble" w:date="2025-09-23T14:34:44Z">
        <w:bookmarkStart w:id="163" w:name="_Toc7132"/>
        <w:bookmarkStart w:id="164" w:name="_Toc20587"/>
        <w:bookmarkStart w:id="165" w:name="_Toc24761"/>
        <w:bookmarkStart w:id="166" w:name="_Toc9773"/>
        <w:bookmarkStart w:id="167" w:name="_Toc8280"/>
        <w:bookmarkStart w:id="168" w:name="_Toc28255"/>
        <w:bookmarkStart w:id="169" w:name="_Toc26735"/>
        <w:bookmarkStart w:id="170" w:name="_Toc29145"/>
        <w:r>
          <w:rPr>
            <w:rFonts w:hint="default" w:eastAsiaTheme="minorEastAsia"/>
            <w:b/>
            <w:bCs/>
            <w:lang w:val="en-US" w:eastAsia="zh-CN"/>
          </w:rPr>
          <w:delText>7</w:delText>
        </w:r>
      </w:del>
      <w:ins w:id="821" w:author="chinble" w:date="2025-09-23T14:34:44Z">
        <w:r>
          <w:rPr>
            <w:rFonts w:hint="eastAsia" w:eastAsiaTheme="minorEastAsia"/>
            <w:b/>
            <w:bCs/>
            <w:lang w:val="en-US" w:eastAsia="zh-CN"/>
          </w:rPr>
          <w:t>8</w:t>
        </w:r>
      </w:ins>
      <w:r>
        <w:rPr>
          <w:rFonts w:hint="eastAsia" w:eastAsiaTheme="minorEastAsia"/>
          <w:b/>
          <w:bCs/>
        </w:rPr>
        <w:t>.</w:t>
      </w:r>
      <w:r>
        <w:rPr>
          <w:rFonts w:hint="eastAsia" w:eastAsiaTheme="minorEastAsia"/>
          <w:b/>
          <w:bCs/>
          <w:lang w:val="en-US" w:eastAsia="zh-CN"/>
        </w:rPr>
        <w:t>3</w:t>
      </w:r>
      <w:r>
        <w:rPr>
          <w:rFonts w:hint="eastAsia" w:eastAsiaTheme="minorEastAsia"/>
          <w:b/>
          <w:bCs/>
        </w:rPr>
        <w:t>学时安排</w:t>
      </w:r>
      <w:bookmarkEnd w:id="163"/>
      <w:bookmarkEnd w:id="164"/>
      <w:bookmarkEnd w:id="165"/>
      <w:bookmarkEnd w:id="166"/>
      <w:bookmarkEnd w:id="167"/>
      <w:bookmarkEnd w:id="168"/>
      <w:bookmarkEnd w:id="169"/>
      <w:bookmarkEnd w:id="170"/>
    </w:p>
    <w:p w14:paraId="79A11BC6">
      <w:pPr>
        <w:snapToGrid w:val="0"/>
        <w:spacing w:line="440" w:lineRule="exact"/>
        <w:ind w:firstLine="480" w:firstLineChars="200"/>
        <w:rPr>
          <w:szCs w:val="21"/>
        </w:rPr>
      </w:pPr>
      <w:bookmarkStart w:id="171" w:name="_Hlk95425641"/>
      <w:r>
        <w:rPr>
          <w:rFonts w:hint="eastAsia"/>
          <w:szCs w:val="21"/>
        </w:rPr>
        <w:t>每学年为</w:t>
      </w:r>
      <w:r>
        <w:rPr>
          <w:szCs w:val="21"/>
        </w:rPr>
        <w:t>52</w:t>
      </w:r>
      <w:r>
        <w:rPr>
          <w:rFonts w:hint="eastAsia"/>
          <w:szCs w:val="21"/>
        </w:rPr>
        <w:t>周，其中教学时间</w:t>
      </w:r>
      <w:r>
        <w:rPr>
          <w:szCs w:val="21"/>
        </w:rPr>
        <w:t xml:space="preserve"> 40 </w:t>
      </w:r>
      <w:r>
        <w:rPr>
          <w:rFonts w:hint="eastAsia"/>
          <w:szCs w:val="21"/>
        </w:rPr>
        <w:t>周（含复习考试），累计假期</w:t>
      </w:r>
      <w:r>
        <w:rPr>
          <w:szCs w:val="21"/>
        </w:rPr>
        <w:t>12</w:t>
      </w:r>
      <w:r>
        <w:rPr>
          <w:rFonts w:hint="eastAsia"/>
          <w:szCs w:val="21"/>
        </w:rPr>
        <w:t>周，周学时一般为</w:t>
      </w:r>
      <w:r>
        <w:rPr>
          <w:szCs w:val="21"/>
        </w:rPr>
        <w:t>28</w:t>
      </w:r>
      <w:r>
        <w:rPr>
          <w:rFonts w:hint="eastAsia"/>
          <w:szCs w:val="21"/>
        </w:rPr>
        <w:t>学时，顶岗实习按每周</w:t>
      </w:r>
      <w:r>
        <w:rPr>
          <w:szCs w:val="21"/>
        </w:rPr>
        <w:t>30</w:t>
      </w:r>
      <w:r>
        <w:rPr>
          <w:rFonts w:hint="eastAsia"/>
          <w:szCs w:val="21"/>
        </w:rPr>
        <w:t>小时（</w:t>
      </w:r>
      <w:r>
        <w:rPr>
          <w:szCs w:val="21"/>
        </w:rPr>
        <w:t>1</w:t>
      </w:r>
      <w:r>
        <w:rPr>
          <w:rFonts w:hint="eastAsia"/>
          <w:szCs w:val="21"/>
        </w:rPr>
        <w:t>小时折合</w:t>
      </w:r>
      <w:r>
        <w:rPr>
          <w:szCs w:val="21"/>
        </w:rPr>
        <w:t>1</w:t>
      </w:r>
      <w:r>
        <w:rPr>
          <w:rFonts w:hint="eastAsia"/>
          <w:szCs w:val="21"/>
        </w:rPr>
        <w:t>学时）安排，</w:t>
      </w:r>
      <w:r>
        <w:rPr>
          <w:szCs w:val="21"/>
        </w:rPr>
        <w:t>3</w:t>
      </w:r>
      <w:r>
        <w:rPr>
          <w:rFonts w:hint="eastAsia"/>
          <w:szCs w:val="21"/>
        </w:rPr>
        <w:t>年总学时数为</w:t>
      </w:r>
      <w:r>
        <w:rPr>
          <w:rFonts w:hint="eastAsia"/>
          <w:szCs w:val="21"/>
          <w:lang w:val="en-US" w:eastAsia="zh-CN"/>
        </w:rPr>
        <w:t>3126</w:t>
      </w:r>
      <w:r>
        <w:rPr>
          <w:rFonts w:hint="eastAsia"/>
          <w:szCs w:val="21"/>
        </w:rPr>
        <w:t>。课程开设顺序和周学时安排，学校可根据实际情况调整。</w:t>
      </w:r>
    </w:p>
    <w:p w14:paraId="0D87D476">
      <w:pPr>
        <w:snapToGrid w:val="0"/>
        <w:spacing w:line="440" w:lineRule="exact"/>
        <w:ind w:firstLine="480" w:firstLineChars="200"/>
        <w:rPr>
          <w:szCs w:val="21"/>
        </w:rPr>
      </w:pPr>
      <w:r>
        <w:rPr>
          <w:rFonts w:hint="eastAsia"/>
          <w:szCs w:val="21"/>
        </w:rPr>
        <w:t>实行学分制，</w:t>
      </w:r>
      <w:r>
        <w:rPr>
          <w:szCs w:val="21"/>
        </w:rPr>
        <w:t>18</w:t>
      </w:r>
      <w:r>
        <w:rPr>
          <w:rFonts w:hint="eastAsia"/>
          <w:szCs w:val="21"/>
        </w:rPr>
        <w:t>学时为</w:t>
      </w:r>
      <w:r>
        <w:rPr>
          <w:szCs w:val="21"/>
        </w:rPr>
        <w:t>1</w:t>
      </w:r>
      <w:r>
        <w:rPr>
          <w:rFonts w:hint="eastAsia"/>
          <w:szCs w:val="21"/>
        </w:rPr>
        <w:t>学分，</w:t>
      </w:r>
      <w:r>
        <w:rPr>
          <w:szCs w:val="21"/>
        </w:rPr>
        <w:t xml:space="preserve">3 </w:t>
      </w:r>
      <w:r>
        <w:rPr>
          <w:rFonts w:hint="eastAsia"/>
          <w:szCs w:val="21"/>
        </w:rPr>
        <w:t>年制总学分不得少于</w:t>
      </w:r>
      <w:r>
        <w:rPr>
          <w:szCs w:val="21"/>
        </w:rPr>
        <w:t>17</w:t>
      </w:r>
      <w:r>
        <w:rPr>
          <w:rFonts w:hint="eastAsia"/>
          <w:szCs w:val="21"/>
          <w:lang w:val="en-US" w:eastAsia="zh-CN"/>
        </w:rPr>
        <w:t>0</w:t>
      </w:r>
      <w:r>
        <w:rPr>
          <w:rFonts w:hint="eastAsia"/>
          <w:szCs w:val="21"/>
        </w:rPr>
        <w:t>。军训、社会实践、入学教育、毕业教育等活动以</w:t>
      </w:r>
      <w:r>
        <w:rPr>
          <w:szCs w:val="21"/>
        </w:rPr>
        <w:t xml:space="preserve"> 1 </w:t>
      </w:r>
      <w:r>
        <w:rPr>
          <w:rFonts w:hint="eastAsia"/>
          <w:szCs w:val="21"/>
        </w:rPr>
        <w:t>周为</w:t>
      </w:r>
      <w:r>
        <w:rPr>
          <w:szCs w:val="21"/>
        </w:rPr>
        <w:t xml:space="preserve"> 1 </w:t>
      </w:r>
      <w:r>
        <w:rPr>
          <w:rFonts w:hint="eastAsia"/>
          <w:szCs w:val="21"/>
        </w:rPr>
        <w:t>学分。</w:t>
      </w:r>
    </w:p>
    <w:p w14:paraId="5FE01F2B">
      <w:pPr>
        <w:snapToGrid w:val="0"/>
        <w:spacing w:line="440" w:lineRule="exact"/>
        <w:ind w:firstLine="480" w:firstLineChars="200"/>
        <w:rPr>
          <w:szCs w:val="21"/>
        </w:rPr>
      </w:pPr>
      <w:r>
        <w:rPr>
          <w:rFonts w:hint="eastAsia"/>
          <w:szCs w:val="21"/>
          <w:highlight w:val="none"/>
        </w:rPr>
        <w:t>公共基础课学时约占总学时的43.3%，可</w:t>
      </w:r>
      <w:r>
        <w:rPr>
          <w:rFonts w:hint="eastAsia"/>
          <w:szCs w:val="21"/>
        </w:rPr>
        <w:t>以根据行业人才培养的实际需要在规定的范围内适当调整，但必须保证学生修完公共基础课的必修内容和学时。</w:t>
      </w:r>
    </w:p>
    <w:p w14:paraId="4B9325A7">
      <w:pPr>
        <w:snapToGrid w:val="0"/>
        <w:spacing w:line="440" w:lineRule="exact"/>
        <w:ind w:firstLine="480" w:firstLineChars="200"/>
        <w:rPr>
          <w:rFonts w:hint="eastAsia" w:eastAsia="宋体"/>
          <w:szCs w:val="21"/>
          <w:lang w:eastAsia="zh-CN"/>
        </w:rPr>
      </w:pPr>
      <w:r>
        <w:rPr>
          <w:rFonts w:hint="eastAsia"/>
          <w:szCs w:val="21"/>
          <w:highlight w:val="none"/>
        </w:rPr>
        <w:t>专业技能课学时约占总学时的46%，在</w:t>
      </w:r>
      <w:r>
        <w:rPr>
          <w:rFonts w:hint="eastAsia"/>
          <w:szCs w:val="21"/>
        </w:rPr>
        <w:t>确保学生实习总量的前提下，可根据实际需要集中或分阶段安排实习时间，行业企业认知实习应安排在第一学年。课程设置中应设选修课，其学时数占总学时的比例应约为</w:t>
      </w:r>
      <w:r>
        <w:rPr>
          <w:szCs w:val="21"/>
        </w:rPr>
        <w:t xml:space="preserve"> 10%</w:t>
      </w:r>
      <w:r>
        <w:rPr>
          <w:rFonts w:hint="eastAsia"/>
          <w:szCs w:val="21"/>
        </w:rPr>
        <w:t>。</w:t>
      </w:r>
    </w:p>
    <w:p w14:paraId="61138C5B">
      <w:pPr>
        <w:snapToGrid w:val="0"/>
        <w:spacing w:line="440" w:lineRule="exact"/>
        <w:ind w:firstLine="480" w:firstLineChars="200"/>
        <w:rPr>
          <w:rFonts w:hint="eastAsia"/>
          <w:szCs w:val="21"/>
        </w:rPr>
      </w:pPr>
    </w:p>
    <w:p w14:paraId="62601BF3">
      <w:pPr>
        <w:spacing w:line="360" w:lineRule="auto"/>
        <w:ind w:firstLine="482" w:firstLineChars="200"/>
        <w:jc w:val="center"/>
        <w:outlineLvl w:val="0"/>
        <w:rPr>
          <w:rFonts w:hint="eastAsia" w:eastAsiaTheme="minorEastAsia"/>
          <w:b/>
          <w:bCs/>
          <w:lang w:val="en-US" w:eastAsia="zh-CN"/>
        </w:rPr>
      </w:pPr>
      <w:bookmarkStart w:id="172" w:name="_Toc18765"/>
      <w:bookmarkStart w:id="173" w:name="_Toc31696"/>
      <w:bookmarkStart w:id="174" w:name="_Toc24439"/>
      <w:bookmarkStart w:id="175" w:name="_Toc24648"/>
      <w:bookmarkStart w:id="176" w:name="_Toc13564"/>
      <w:bookmarkStart w:id="177" w:name="_Toc12169"/>
      <w:bookmarkStart w:id="178" w:name="_Toc18092"/>
      <w:bookmarkStart w:id="179" w:name="_Toc32411"/>
      <w:bookmarkStart w:id="180" w:name="_Toc29276"/>
      <w:r>
        <w:rPr>
          <w:rFonts w:hint="eastAsia" w:eastAsiaTheme="minorEastAsia"/>
          <w:b/>
          <w:bCs/>
          <w:lang w:val="en-US" w:eastAsia="zh-CN"/>
        </w:rPr>
        <w:t>表8 教学总学时分配表</w:t>
      </w:r>
      <w:bookmarkEnd w:id="172"/>
      <w:bookmarkEnd w:id="173"/>
      <w:bookmarkEnd w:id="174"/>
      <w:bookmarkEnd w:id="175"/>
      <w:bookmarkEnd w:id="176"/>
      <w:bookmarkEnd w:id="177"/>
      <w:bookmarkEnd w:id="178"/>
      <w:bookmarkEnd w:id="179"/>
      <w:bookmarkEnd w:id="18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573"/>
        <w:gridCol w:w="1500"/>
        <w:gridCol w:w="718"/>
        <w:gridCol w:w="746"/>
        <w:gridCol w:w="807"/>
        <w:gridCol w:w="686"/>
        <w:gridCol w:w="686"/>
        <w:gridCol w:w="741"/>
        <w:gridCol w:w="741"/>
        <w:gridCol w:w="1740"/>
      </w:tblGrid>
      <w:tr w14:paraId="76C2F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96" w:type="dxa"/>
            <w:vMerge w:val="restart"/>
            <w:vAlign w:val="center"/>
          </w:tcPr>
          <w:p w14:paraId="45893DD2">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课程性质</w:t>
            </w:r>
          </w:p>
        </w:tc>
        <w:tc>
          <w:tcPr>
            <w:tcW w:w="2073" w:type="dxa"/>
            <w:gridSpan w:val="2"/>
            <w:vMerge w:val="restart"/>
            <w:vAlign w:val="center"/>
          </w:tcPr>
          <w:p w14:paraId="47E6F147">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课程类型</w:t>
            </w:r>
          </w:p>
        </w:tc>
        <w:tc>
          <w:tcPr>
            <w:tcW w:w="718" w:type="dxa"/>
            <w:vMerge w:val="restart"/>
            <w:vAlign w:val="center"/>
          </w:tcPr>
          <w:p w14:paraId="27691149">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课程门数</w:t>
            </w:r>
          </w:p>
        </w:tc>
        <w:tc>
          <w:tcPr>
            <w:tcW w:w="2925" w:type="dxa"/>
            <w:gridSpan w:val="4"/>
            <w:vAlign w:val="center"/>
          </w:tcPr>
          <w:p w14:paraId="521AC2F4">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教学课时</w:t>
            </w:r>
          </w:p>
        </w:tc>
        <w:tc>
          <w:tcPr>
            <w:tcW w:w="741" w:type="dxa"/>
            <w:vMerge w:val="restart"/>
            <w:vAlign w:val="center"/>
          </w:tcPr>
          <w:p w14:paraId="18FB335E">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实践学时比例</w:t>
            </w:r>
          </w:p>
          <w:p w14:paraId="3DFA6344">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w:t>
            </w:r>
          </w:p>
        </w:tc>
        <w:tc>
          <w:tcPr>
            <w:tcW w:w="741" w:type="dxa"/>
            <w:vMerge w:val="restart"/>
            <w:vAlign w:val="center"/>
          </w:tcPr>
          <w:p w14:paraId="31AF8751">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占总学时比例</w:t>
            </w:r>
          </w:p>
          <w:p w14:paraId="309F93A5">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w:t>
            </w:r>
          </w:p>
        </w:tc>
        <w:tc>
          <w:tcPr>
            <w:tcW w:w="1740" w:type="dxa"/>
            <w:vMerge w:val="restart"/>
            <w:vAlign w:val="center"/>
          </w:tcPr>
          <w:p w14:paraId="147AA15B">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备注</w:t>
            </w:r>
          </w:p>
        </w:tc>
      </w:tr>
      <w:tr w14:paraId="20A3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696" w:type="dxa"/>
            <w:vMerge w:val="continue"/>
            <w:vAlign w:val="center"/>
          </w:tcPr>
          <w:p w14:paraId="48D5979B">
            <w:pPr>
              <w:snapToGrid w:val="0"/>
              <w:jc w:val="center"/>
              <w:rPr>
                <w:rFonts w:asciiTheme="minorEastAsia" w:hAnsiTheme="minorEastAsia" w:eastAsiaTheme="minorEastAsia"/>
                <w:b/>
                <w:bCs/>
                <w:sz w:val="21"/>
                <w:szCs w:val="21"/>
              </w:rPr>
            </w:pPr>
          </w:p>
        </w:tc>
        <w:tc>
          <w:tcPr>
            <w:tcW w:w="2073" w:type="dxa"/>
            <w:gridSpan w:val="2"/>
            <w:vMerge w:val="continue"/>
            <w:vAlign w:val="center"/>
          </w:tcPr>
          <w:p w14:paraId="1FE03681">
            <w:pPr>
              <w:snapToGrid w:val="0"/>
              <w:jc w:val="center"/>
              <w:rPr>
                <w:rFonts w:asciiTheme="minorEastAsia" w:hAnsiTheme="minorEastAsia" w:eastAsiaTheme="minorEastAsia"/>
                <w:b/>
                <w:bCs/>
                <w:sz w:val="21"/>
                <w:szCs w:val="21"/>
              </w:rPr>
            </w:pPr>
          </w:p>
        </w:tc>
        <w:tc>
          <w:tcPr>
            <w:tcW w:w="718" w:type="dxa"/>
            <w:vMerge w:val="continue"/>
            <w:vAlign w:val="center"/>
          </w:tcPr>
          <w:p w14:paraId="19A520FB">
            <w:pPr>
              <w:snapToGrid w:val="0"/>
              <w:jc w:val="center"/>
              <w:rPr>
                <w:rFonts w:asciiTheme="minorEastAsia" w:hAnsiTheme="minorEastAsia" w:eastAsiaTheme="minorEastAsia"/>
                <w:b/>
                <w:bCs/>
                <w:sz w:val="21"/>
                <w:szCs w:val="21"/>
              </w:rPr>
            </w:pPr>
          </w:p>
        </w:tc>
        <w:tc>
          <w:tcPr>
            <w:tcW w:w="746" w:type="dxa"/>
            <w:vAlign w:val="center"/>
          </w:tcPr>
          <w:p w14:paraId="22E1D0DC">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总学分</w:t>
            </w:r>
          </w:p>
        </w:tc>
        <w:tc>
          <w:tcPr>
            <w:tcW w:w="807" w:type="dxa"/>
            <w:vAlign w:val="center"/>
          </w:tcPr>
          <w:p w14:paraId="64927646">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理论学时</w:t>
            </w:r>
          </w:p>
        </w:tc>
        <w:tc>
          <w:tcPr>
            <w:tcW w:w="686" w:type="dxa"/>
            <w:vAlign w:val="center"/>
          </w:tcPr>
          <w:p w14:paraId="7C94C424">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实践学时</w:t>
            </w:r>
          </w:p>
        </w:tc>
        <w:tc>
          <w:tcPr>
            <w:tcW w:w="686" w:type="dxa"/>
            <w:vAlign w:val="center"/>
          </w:tcPr>
          <w:p w14:paraId="69680E7D">
            <w:pPr>
              <w:snapToGrid w:val="0"/>
              <w:jc w:val="center"/>
              <w:rPr>
                <w:rFonts w:asciiTheme="minorEastAsia" w:hAnsiTheme="minorEastAsia" w:eastAsiaTheme="minorEastAsia"/>
                <w:b/>
                <w:bCs/>
                <w:sz w:val="21"/>
                <w:szCs w:val="21"/>
              </w:rPr>
            </w:pPr>
            <w:r>
              <w:rPr>
                <w:rFonts w:hint="eastAsia" w:asciiTheme="minorEastAsia" w:hAnsiTheme="minorEastAsia" w:eastAsiaTheme="minorEastAsia"/>
                <w:b/>
                <w:bCs/>
                <w:sz w:val="21"/>
                <w:szCs w:val="21"/>
              </w:rPr>
              <w:t>总学时</w:t>
            </w:r>
          </w:p>
        </w:tc>
        <w:tc>
          <w:tcPr>
            <w:tcW w:w="741" w:type="dxa"/>
            <w:vMerge w:val="continue"/>
            <w:vAlign w:val="center"/>
          </w:tcPr>
          <w:p w14:paraId="50EA22C9">
            <w:pPr>
              <w:snapToGrid w:val="0"/>
              <w:jc w:val="center"/>
              <w:rPr>
                <w:rFonts w:asciiTheme="minorEastAsia" w:hAnsiTheme="minorEastAsia" w:eastAsiaTheme="minorEastAsia"/>
                <w:b/>
                <w:bCs/>
                <w:sz w:val="21"/>
                <w:szCs w:val="21"/>
              </w:rPr>
            </w:pPr>
          </w:p>
        </w:tc>
        <w:tc>
          <w:tcPr>
            <w:tcW w:w="741" w:type="dxa"/>
            <w:vMerge w:val="continue"/>
            <w:vAlign w:val="center"/>
          </w:tcPr>
          <w:p w14:paraId="6FCB98AC">
            <w:pPr>
              <w:snapToGrid w:val="0"/>
              <w:jc w:val="center"/>
              <w:rPr>
                <w:rFonts w:asciiTheme="minorEastAsia" w:hAnsiTheme="minorEastAsia" w:eastAsiaTheme="minorEastAsia"/>
                <w:b/>
                <w:bCs/>
                <w:sz w:val="21"/>
                <w:szCs w:val="21"/>
              </w:rPr>
            </w:pPr>
          </w:p>
        </w:tc>
        <w:tc>
          <w:tcPr>
            <w:tcW w:w="1740" w:type="dxa"/>
            <w:vMerge w:val="continue"/>
            <w:vAlign w:val="center"/>
          </w:tcPr>
          <w:p w14:paraId="07B48331">
            <w:pPr>
              <w:snapToGrid w:val="0"/>
              <w:jc w:val="center"/>
              <w:rPr>
                <w:rFonts w:asciiTheme="minorEastAsia" w:hAnsiTheme="minorEastAsia" w:eastAsiaTheme="minorEastAsia"/>
                <w:b/>
                <w:bCs/>
                <w:sz w:val="21"/>
                <w:szCs w:val="21"/>
              </w:rPr>
            </w:pPr>
          </w:p>
        </w:tc>
      </w:tr>
      <w:tr w14:paraId="7C1D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96" w:type="dxa"/>
            <w:vMerge w:val="restart"/>
            <w:vAlign w:val="center"/>
          </w:tcPr>
          <w:p w14:paraId="1DD1B361">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必修课程</w:t>
            </w:r>
          </w:p>
        </w:tc>
        <w:tc>
          <w:tcPr>
            <w:tcW w:w="2073" w:type="dxa"/>
            <w:gridSpan w:val="2"/>
            <w:vAlign w:val="center"/>
          </w:tcPr>
          <w:p w14:paraId="2FBC410A">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公共基础必修课程</w:t>
            </w:r>
          </w:p>
        </w:tc>
        <w:tc>
          <w:tcPr>
            <w:tcW w:w="718" w:type="dxa"/>
            <w:vAlign w:val="center"/>
          </w:tcPr>
          <w:p w14:paraId="0E4B7058">
            <w:pPr>
              <w:pStyle w:val="33"/>
              <w:snapToGrid w:val="0"/>
              <w:spacing w:line="240" w:lineRule="auto"/>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12</w:t>
            </w:r>
          </w:p>
        </w:tc>
        <w:tc>
          <w:tcPr>
            <w:tcW w:w="746" w:type="dxa"/>
            <w:vAlign w:val="center"/>
          </w:tcPr>
          <w:p w14:paraId="36F285D9">
            <w:pPr>
              <w:pStyle w:val="33"/>
              <w:snapToGrid w:val="0"/>
              <w:ind w:firstLine="210" w:firstLineChars="100"/>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68</w:t>
            </w:r>
          </w:p>
        </w:tc>
        <w:tc>
          <w:tcPr>
            <w:tcW w:w="807" w:type="dxa"/>
            <w:vAlign w:val="center"/>
          </w:tcPr>
          <w:p w14:paraId="11628D83">
            <w:pPr>
              <w:pStyle w:val="33"/>
              <w:keepNext w:val="0"/>
              <w:keepLines w:val="0"/>
              <w:widowControl/>
              <w:suppressLineNumbers w:val="0"/>
              <w:snapToGrid w:val="0"/>
              <w:jc w:val="center"/>
              <w:textAlignment w:val="center"/>
              <w:rPr>
                <w:rFonts w:hint="eastAsia" w:asciiTheme="minorEastAsia" w:hAnsiTheme="minorEastAsia" w:eastAsiaTheme="minorEastAsia"/>
                <w:sz w:val="21"/>
                <w:szCs w:val="21"/>
              </w:rPr>
            </w:pPr>
            <w:r>
              <w:rPr>
                <w:rFonts w:hint="eastAsia" w:cs="宋体" w:asciiTheme="minorEastAsia" w:hAnsiTheme="minorEastAsia" w:eastAsiaTheme="minorEastAsia"/>
                <w:i w:val="0"/>
                <w:iCs w:val="0"/>
                <w:color w:val="000000"/>
                <w:kern w:val="0"/>
                <w:sz w:val="21"/>
                <w:szCs w:val="21"/>
                <w:u w:val="none"/>
                <w:lang w:val="en-US" w:eastAsia="zh-CN" w:bidi="ar"/>
              </w:rPr>
              <w:t>966</w:t>
            </w:r>
          </w:p>
        </w:tc>
        <w:tc>
          <w:tcPr>
            <w:tcW w:w="686" w:type="dxa"/>
            <w:vAlign w:val="center"/>
          </w:tcPr>
          <w:p w14:paraId="08B6784F">
            <w:pPr>
              <w:pStyle w:val="33"/>
              <w:keepNext w:val="0"/>
              <w:keepLines w:val="0"/>
              <w:widowControl/>
              <w:suppressLineNumbers w:val="0"/>
              <w:snapToGrid w:val="0"/>
              <w:jc w:val="center"/>
              <w:textAlignment w:val="center"/>
              <w:rPr>
                <w:rFonts w:hint="eastAsia" w:asciiTheme="minorEastAsia" w:hAnsiTheme="minorEastAsia" w:eastAsiaTheme="minorEastAsia"/>
                <w:sz w:val="21"/>
                <w:szCs w:val="21"/>
              </w:rPr>
            </w:pPr>
            <w:r>
              <w:rPr>
                <w:rFonts w:hint="eastAsia" w:cs="宋体" w:asciiTheme="minorEastAsia" w:hAnsiTheme="minorEastAsia" w:eastAsiaTheme="minorEastAsia"/>
                <w:i w:val="0"/>
                <w:iCs w:val="0"/>
                <w:color w:val="000000"/>
                <w:kern w:val="0"/>
                <w:sz w:val="21"/>
                <w:szCs w:val="21"/>
                <w:u w:val="none"/>
                <w:lang w:val="en-US" w:eastAsia="zh-CN" w:bidi="ar"/>
              </w:rPr>
              <w:t>258</w:t>
            </w:r>
          </w:p>
        </w:tc>
        <w:tc>
          <w:tcPr>
            <w:tcW w:w="686" w:type="dxa"/>
            <w:vAlign w:val="center"/>
          </w:tcPr>
          <w:p w14:paraId="49361AB9">
            <w:pPr>
              <w:pStyle w:val="33"/>
              <w:snapToGrid w:val="0"/>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1244</w:t>
            </w:r>
          </w:p>
        </w:tc>
        <w:tc>
          <w:tcPr>
            <w:tcW w:w="741" w:type="dxa"/>
            <w:vAlign w:val="center"/>
          </w:tcPr>
          <w:p w14:paraId="5A290FF6">
            <w:pPr>
              <w:snapToGrid w:val="0"/>
              <w:jc w:val="center"/>
              <w:rPr>
                <w:rFonts w:hint="eastAsia"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8.3%</w:t>
            </w:r>
          </w:p>
        </w:tc>
        <w:tc>
          <w:tcPr>
            <w:tcW w:w="741" w:type="dxa"/>
            <w:vAlign w:val="center"/>
          </w:tcPr>
          <w:p w14:paraId="743CA931">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39.1%</w:t>
            </w:r>
          </w:p>
        </w:tc>
        <w:tc>
          <w:tcPr>
            <w:tcW w:w="1740" w:type="dxa"/>
            <w:vAlign w:val="center"/>
          </w:tcPr>
          <w:p w14:paraId="2CEA2ECB">
            <w:pPr>
              <w:snapToGrid w:val="0"/>
              <w:jc w:val="center"/>
              <w:rPr>
                <w:rFonts w:asciiTheme="minorEastAsia" w:hAnsiTheme="minorEastAsia" w:eastAsiaTheme="minorEastAsia"/>
                <w:sz w:val="21"/>
                <w:szCs w:val="21"/>
              </w:rPr>
            </w:pPr>
          </w:p>
        </w:tc>
      </w:tr>
      <w:tr w14:paraId="40E12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696" w:type="dxa"/>
            <w:vMerge w:val="continue"/>
            <w:vAlign w:val="center"/>
          </w:tcPr>
          <w:p w14:paraId="393D4B8E">
            <w:pPr>
              <w:snapToGrid w:val="0"/>
              <w:jc w:val="center"/>
              <w:rPr>
                <w:rFonts w:asciiTheme="minorEastAsia" w:hAnsiTheme="minorEastAsia" w:eastAsiaTheme="minorEastAsia"/>
                <w:sz w:val="21"/>
                <w:szCs w:val="21"/>
              </w:rPr>
            </w:pPr>
          </w:p>
        </w:tc>
        <w:tc>
          <w:tcPr>
            <w:tcW w:w="573" w:type="dxa"/>
            <w:vMerge w:val="restart"/>
            <w:vAlign w:val="center"/>
          </w:tcPr>
          <w:p w14:paraId="5DA8966B">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专业必修课程</w:t>
            </w:r>
          </w:p>
        </w:tc>
        <w:tc>
          <w:tcPr>
            <w:tcW w:w="1500" w:type="dxa"/>
            <w:vAlign w:val="center"/>
          </w:tcPr>
          <w:p w14:paraId="53F11C08">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专业基础课程</w:t>
            </w:r>
          </w:p>
        </w:tc>
        <w:tc>
          <w:tcPr>
            <w:tcW w:w="718" w:type="dxa"/>
            <w:vAlign w:val="center"/>
          </w:tcPr>
          <w:p w14:paraId="4A19402F">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7</w:t>
            </w:r>
          </w:p>
        </w:tc>
        <w:tc>
          <w:tcPr>
            <w:tcW w:w="746" w:type="dxa"/>
            <w:vAlign w:val="center"/>
          </w:tcPr>
          <w:p w14:paraId="1A456391">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18</w:t>
            </w:r>
          </w:p>
        </w:tc>
        <w:tc>
          <w:tcPr>
            <w:tcW w:w="807" w:type="dxa"/>
            <w:vAlign w:val="center"/>
          </w:tcPr>
          <w:p w14:paraId="1B5D4489">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162</w:t>
            </w:r>
          </w:p>
        </w:tc>
        <w:tc>
          <w:tcPr>
            <w:tcW w:w="686" w:type="dxa"/>
            <w:vAlign w:val="center"/>
          </w:tcPr>
          <w:p w14:paraId="12987B0B">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342</w:t>
            </w:r>
          </w:p>
        </w:tc>
        <w:tc>
          <w:tcPr>
            <w:tcW w:w="686" w:type="dxa"/>
            <w:vAlign w:val="center"/>
          </w:tcPr>
          <w:p w14:paraId="52E86014">
            <w:pPr>
              <w:snapToGrid w:val="0"/>
              <w:jc w:val="center"/>
              <w:rPr>
                <w:rFonts w:hint="default"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504</w:t>
            </w:r>
          </w:p>
        </w:tc>
        <w:tc>
          <w:tcPr>
            <w:tcW w:w="741" w:type="dxa"/>
            <w:vAlign w:val="center"/>
          </w:tcPr>
          <w:p w14:paraId="370EA10A">
            <w:pPr>
              <w:snapToGrid w:val="0"/>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10.9%</w:t>
            </w:r>
          </w:p>
        </w:tc>
        <w:tc>
          <w:tcPr>
            <w:tcW w:w="741" w:type="dxa"/>
            <w:vAlign w:val="center"/>
          </w:tcPr>
          <w:p w14:paraId="2435E282">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16.1</w:t>
            </w:r>
            <w:r>
              <w:rPr>
                <w:rFonts w:hint="eastAsia" w:asciiTheme="minorEastAsia" w:hAnsiTheme="minorEastAsia" w:eastAsiaTheme="minorEastAsia"/>
                <w:sz w:val="21"/>
                <w:szCs w:val="21"/>
              </w:rPr>
              <w:t>%</w:t>
            </w:r>
          </w:p>
        </w:tc>
        <w:tc>
          <w:tcPr>
            <w:tcW w:w="1740" w:type="dxa"/>
            <w:vAlign w:val="center"/>
          </w:tcPr>
          <w:p w14:paraId="3B18E35F">
            <w:pPr>
              <w:snapToGrid w:val="0"/>
              <w:jc w:val="center"/>
              <w:rPr>
                <w:rFonts w:asciiTheme="minorEastAsia" w:hAnsiTheme="minorEastAsia" w:eastAsiaTheme="minorEastAsia"/>
                <w:sz w:val="21"/>
                <w:szCs w:val="21"/>
              </w:rPr>
            </w:pPr>
          </w:p>
        </w:tc>
      </w:tr>
      <w:tr w14:paraId="6BD8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696" w:type="dxa"/>
            <w:vMerge w:val="continue"/>
            <w:vAlign w:val="center"/>
          </w:tcPr>
          <w:p w14:paraId="4771DD5E">
            <w:pPr>
              <w:snapToGrid w:val="0"/>
              <w:jc w:val="center"/>
              <w:rPr>
                <w:rFonts w:asciiTheme="minorEastAsia" w:hAnsiTheme="minorEastAsia" w:eastAsiaTheme="minorEastAsia"/>
                <w:sz w:val="21"/>
                <w:szCs w:val="21"/>
              </w:rPr>
            </w:pPr>
          </w:p>
        </w:tc>
        <w:tc>
          <w:tcPr>
            <w:tcW w:w="573" w:type="dxa"/>
            <w:vMerge w:val="continue"/>
            <w:vAlign w:val="center"/>
          </w:tcPr>
          <w:p w14:paraId="12F0A7C1">
            <w:pPr>
              <w:snapToGrid w:val="0"/>
              <w:jc w:val="center"/>
              <w:rPr>
                <w:rFonts w:asciiTheme="minorEastAsia" w:hAnsiTheme="minorEastAsia" w:eastAsiaTheme="minorEastAsia"/>
                <w:sz w:val="21"/>
                <w:szCs w:val="21"/>
              </w:rPr>
            </w:pPr>
          </w:p>
        </w:tc>
        <w:tc>
          <w:tcPr>
            <w:tcW w:w="1500" w:type="dxa"/>
            <w:vAlign w:val="center"/>
          </w:tcPr>
          <w:p w14:paraId="26381FF3">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专业核心课程</w:t>
            </w:r>
          </w:p>
        </w:tc>
        <w:tc>
          <w:tcPr>
            <w:tcW w:w="718" w:type="dxa"/>
            <w:vAlign w:val="center"/>
          </w:tcPr>
          <w:p w14:paraId="35678404">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9</w:t>
            </w:r>
          </w:p>
        </w:tc>
        <w:tc>
          <w:tcPr>
            <w:tcW w:w="746" w:type="dxa"/>
            <w:vAlign w:val="center"/>
          </w:tcPr>
          <w:p w14:paraId="4ED415CA">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22</w:t>
            </w:r>
          </w:p>
        </w:tc>
        <w:tc>
          <w:tcPr>
            <w:tcW w:w="807" w:type="dxa"/>
            <w:vAlign w:val="center"/>
          </w:tcPr>
          <w:p w14:paraId="45368D49">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226</w:t>
            </w:r>
          </w:p>
        </w:tc>
        <w:tc>
          <w:tcPr>
            <w:tcW w:w="686" w:type="dxa"/>
            <w:vAlign w:val="center"/>
          </w:tcPr>
          <w:p w14:paraId="376846D8">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458</w:t>
            </w:r>
          </w:p>
        </w:tc>
        <w:tc>
          <w:tcPr>
            <w:tcW w:w="686" w:type="dxa"/>
            <w:vAlign w:val="center"/>
          </w:tcPr>
          <w:p w14:paraId="08CD6320">
            <w:pPr>
              <w:snapToGrid w:val="0"/>
              <w:jc w:val="center"/>
              <w:rPr>
                <w:rFonts w:hint="default"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684</w:t>
            </w:r>
          </w:p>
        </w:tc>
        <w:tc>
          <w:tcPr>
            <w:tcW w:w="741" w:type="dxa"/>
            <w:vAlign w:val="center"/>
          </w:tcPr>
          <w:p w14:paraId="5DB10689">
            <w:pPr>
              <w:snapToGrid w:val="0"/>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14.7&amp;</w:t>
            </w:r>
          </w:p>
        </w:tc>
        <w:tc>
          <w:tcPr>
            <w:tcW w:w="741" w:type="dxa"/>
            <w:vAlign w:val="center"/>
          </w:tcPr>
          <w:p w14:paraId="3A4653B6">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21.9</w:t>
            </w:r>
            <w:r>
              <w:rPr>
                <w:rFonts w:hint="eastAsia" w:asciiTheme="minorEastAsia" w:hAnsiTheme="minorEastAsia" w:eastAsiaTheme="minorEastAsia"/>
                <w:sz w:val="21"/>
                <w:szCs w:val="21"/>
              </w:rPr>
              <w:t>%</w:t>
            </w:r>
          </w:p>
        </w:tc>
        <w:tc>
          <w:tcPr>
            <w:tcW w:w="1740" w:type="dxa"/>
            <w:vAlign w:val="center"/>
          </w:tcPr>
          <w:p w14:paraId="36F9C161">
            <w:pPr>
              <w:snapToGrid w:val="0"/>
              <w:jc w:val="center"/>
              <w:rPr>
                <w:rFonts w:asciiTheme="minorEastAsia" w:hAnsiTheme="minorEastAsia" w:eastAsiaTheme="minorEastAsia"/>
                <w:sz w:val="21"/>
                <w:szCs w:val="21"/>
              </w:rPr>
            </w:pPr>
          </w:p>
        </w:tc>
      </w:tr>
      <w:tr w14:paraId="4A41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696" w:type="dxa"/>
            <w:vMerge w:val="continue"/>
            <w:vAlign w:val="center"/>
          </w:tcPr>
          <w:p w14:paraId="7BE2E18F">
            <w:pPr>
              <w:snapToGrid w:val="0"/>
              <w:jc w:val="center"/>
              <w:rPr>
                <w:rFonts w:asciiTheme="minorEastAsia" w:hAnsiTheme="minorEastAsia" w:eastAsiaTheme="minorEastAsia"/>
                <w:sz w:val="21"/>
                <w:szCs w:val="21"/>
              </w:rPr>
            </w:pPr>
          </w:p>
        </w:tc>
        <w:tc>
          <w:tcPr>
            <w:tcW w:w="573" w:type="dxa"/>
            <w:vMerge w:val="continue"/>
            <w:vAlign w:val="center"/>
          </w:tcPr>
          <w:p w14:paraId="3E16C20E">
            <w:pPr>
              <w:snapToGrid w:val="0"/>
              <w:jc w:val="center"/>
              <w:rPr>
                <w:rFonts w:asciiTheme="minorEastAsia" w:hAnsiTheme="minorEastAsia" w:eastAsiaTheme="minorEastAsia"/>
                <w:sz w:val="21"/>
                <w:szCs w:val="21"/>
              </w:rPr>
            </w:pPr>
          </w:p>
        </w:tc>
        <w:tc>
          <w:tcPr>
            <w:tcW w:w="1500" w:type="dxa"/>
            <w:vAlign w:val="center"/>
          </w:tcPr>
          <w:p w14:paraId="1F1C85C9">
            <w:pPr>
              <w:snapToGrid w:val="0"/>
              <w:jc w:val="center"/>
              <w:rPr>
                <w:rFonts w:hint="eastAsia" w:ascii="宋体" w:hAnsi="宋体" w:eastAsia="宋体" w:cs="宋体"/>
                <w:kern w:val="0"/>
                <w:sz w:val="24"/>
                <w:szCs w:val="24"/>
                <w:lang w:val="en-US" w:eastAsia="zh-CN" w:bidi="ar-SA"/>
              </w:rPr>
            </w:pPr>
            <w:r>
              <w:rPr>
                <w:rFonts w:hint="eastAsia" w:asciiTheme="minorEastAsia" w:hAnsiTheme="minorEastAsia" w:eastAsiaTheme="minorEastAsia"/>
                <w:sz w:val="21"/>
                <w:szCs w:val="21"/>
                <w:lang w:val="en-US" w:eastAsia="zh-CN"/>
              </w:rPr>
              <w:t>综合实践</w:t>
            </w:r>
            <w:r>
              <w:rPr>
                <w:rFonts w:hint="eastAsia" w:asciiTheme="minorEastAsia" w:hAnsiTheme="minorEastAsia" w:eastAsiaTheme="minorEastAsia"/>
                <w:sz w:val="21"/>
                <w:szCs w:val="21"/>
              </w:rPr>
              <w:t>课程</w:t>
            </w:r>
          </w:p>
        </w:tc>
        <w:tc>
          <w:tcPr>
            <w:tcW w:w="718" w:type="dxa"/>
            <w:vAlign w:val="center"/>
          </w:tcPr>
          <w:p w14:paraId="7D7BFC2A">
            <w:pPr>
              <w:snapToGrid w:val="0"/>
              <w:jc w:val="center"/>
              <w:rPr>
                <w:rFonts w:hint="default" w:cs="宋体" w:asciiTheme="minorEastAsia" w:hAnsiTheme="minorEastAsia" w:eastAsiaTheme="minorEastAsia"/>
                <w:color w:val="000000"/>
                <w:kern w:val="0"/>
                <w:sz w:val="21"/>
                <w:szCs w:val="21"/>
                <w:lang w:val="en-US" w:eastAsia="zh-CN" w:bidi="ar-SA"/>
              </w:rPr>
            </w:pPr>
            <w:r>
              <w:rPr>
                <w:rFonts w:hint="eastAsia" w:asciiTheme="minorEastAsia" w:hAnsiTheme="minorEastAsia" w:eastAsiaTheme="minorEastAsia"/>
                <w:color w:val="000000"/>
                <w:sz w:val="21"/>
                <w:szCs w:val="21"/>
                <w:lang w:val="en-US" w:eastAsia="zh-CN"/>
              </w:rPr>
              <w:t>3</w:t>
            </w:r>
          </w:p>
        </w:tc>
        <w:tc>
          <w:tcPr>
            <w:tcW w:w="746" w:type="dxa"/>
            <w:vAlign w:val="center"/>
          </w:tcPr>
          <w:p w14:paraId="4F94492E">
            <w:pPr>
              <w:snapToGrid w:val="0"/>
              <w:jc w:val="center"/>
              <w:rPr>
                <w:rFonts w:hint="eastAsia" w:cs="宋体" w:asciiTheme="minorEastAsia" w:hAnsiTheme="minorEastAsia" w:eastAsiaTheme="minorEastAsia"/>
                <w:color w:val="000000"/>
                <w:kern w:val="0"/>
                <w:sz w:val="21"/>
                <w:szCs w:val="21"/>
                <w:lang w:val="en-US" w:eastAsia="zh-CN" w:bidi="ar-SA"/>
              </w:rPr>
            </w:pPr>
            <w:r>
              <w:rPr>
                <w:rFonts w:hint="eastAsia" w:asciiTheme="minorEastAsia" w:hAnsiTheme="minorEastAsia" w:eastAsiaTheme="minorEastAsia"/>
                <w:color w:val="000000"/>
                <w:sz w:val="21"/>
                <w:szCs w:val="21"/>
                <w:lang w:val="en-US" w:eastAsia="zh-CN"/>
              </w:rPr>
              <w:t>17</w:t>
            </w:r>
          </w:p>
        </w:tc>
        <w:tc>
          <w:tcPr>
            <w:tcW w:w="807" w:type="dxa"/>
            <w:vAlign w:val="center"/>
          </w:tcPr>
          <w:p w14:paraId="763349A1">
            <w:pPr>
              <w:keepNext w:val="0"/>
              <w:keepLines w:val="0"/>
              <w:widowControl/>
              <w:suppressLineNumbers w:val="0"/>
              <w:jc w:val="center"/>
              <w:textAlignment w:val="center"/>
              <w:rPr>
                <w:rFonts w:hint="eastAsia" w:cs="宋体" w:asciiTheme="minorEastAsia" w:hAnsiTheme="minorEastAsia" w:eastAsiaTheme="minorEastAsia"/>
                <w:color w:val="000000"/>
                <w:kern w:val="0"/>
                <w:sz w:val="21"/>
                <w:szCs w:val="21"/>
                <w:lang w:val="en-US" w:eastAsia="zh-CN" w:bidi="ar-SA"/>
              </w:rPr>
            </w:pPr>
            <w:r>
              <w:rPr>
                <w:rFonts w:hint="eastAsia" w:cs="宋体" w:asciiTheme="minorEastAsia" w:hAnsiTheme="minorEastAsia" w:eastAsiaTheme="minorEastAsia"/>
                <w:i w:val="0"/>
                <w:iCs w:val="0"/>
                <w:color w:val="000000"/>
                <w:kern w:val="0"/>
                <w:sz w:val="21"/>
                <w:szCs w:val="21"/>
                <w:u w:val="none"/>
                <w:lang w:val="en-US" w:eastAsia="zh-CN" w:bidi="ar-SA"/>
              </w:rPr>
              <w:t>0</w:t>
            </w:r>
          </w:p>
        </w:tc>
        <w:tc>
          <w:tcPr>
            <w:tcW w:w="686" w:type="dxa"/>
            <w:vAlign w:val="center"/>
          </w:tcPr>
          <w:p w14:paraId="120D13B9">
            <w:pPr>
              <w:keepNext w:val="0"/>
              <w:keepLines w:val="0"/>
              <w:widowControl/>
              <w:suppressLineNumbers w:val="0"/>
              <w:jc w:val="center"/>
              <w:textAlignment w:val="center"/>
              <w:rPr>
                <w:rFonts w:hint="eastAsia" w:cs="宋体" w:asciiTheme="minorEastAsia" w:hAnsiTheme="minorEastAsia" w:eastAsiaTheme="minorEastAsia"/>
                <w:color w:val="000000"/>
                <w:kern w:val="0"/>
                <w:sz w:val="21"/>
                <w:szCs w:val="21"/>
                <w:lang w:val="en-US" w:eastAsia="zh-CN" w:bidi="ar-SA"/>
              </w:rPr>
            </w:pPr>
            <w:r>
              <w:rPr>
                <w:rFonts w:hint="eastAsia" w:cs="宋体" w:asciiTheme="minorEastAsia" w:hAnsiTheme="minorEastAsia" w:eastAsiaTheme="minorEastAsia"/>
                <w:i w:val="0"/>
                <w:iCs w:val="0"/>
                <w:color w:val="000000"/>
                <w:kern w:val="0"/>
                <w:sz w:val="21"/>
                <w:szCs w:val="21"/>
                <w:u w:val="none"/>
                <w:lang w:val="en-US" w:eastAsia="zh-CN" w:bidi="ar-SA"/>
              </w:rPr>
              <w:t>330</w:t>
            </w:r>
          </w:p>
        </w:tc>
        <w:tc>
          <w:tcPr>
            <w:tcW w:w="686" w:type="dxa"/>
            <w:vAlign w:val="center"/>
          </w:tcPr>
          <w:p w14:paraId="2763BD7B">
            <w:pPr>
              <w:snapToGrid w:val="0"/>
              <w:jc w:val="center"/>
              <w:rPr>
                <w:rFonts w:hint="eastAsia" w:cs="宋体" w:asciiTheme="minorEastAsia" w:hAnsiTheme="minorEastAsia" w:eastAsiaTheme="minorEastAsia"/>
                <w:color w:val="000000"/>
                <w:kern w:val="0"/>
                <w:sz w:val="21"/>
                <w:szCs w:val="21"/>
                <w:lang w:val="en-US" w:eastAsia="zh-CN" w:bidi="ar-SA"/>
              </w:rPr>
            </w:pPr>
            <w:r>
              <w:rPr>
                <w:rFonts w:hint="eastAsia" w:asciiTheme="minorEastAsia" w:hAnsiTheme="minorEastAsia" w:eastAsiaTheme="minorEastAsia"/>
                <w:color w:val="000000"/>
                <w:sz w:val="21"/>
                <w:szCs w:val="21"/>
                <w:lang w:val="en-US" w:eastAsia="zh-CN"/>
              </w:rPr>
              <w:t>330</w:t>
            </w:r>
          </w:p>
        </w:tc>
        <w:tc>
          <w:tcPr>
            <w:tcW w:w="741" w:type="dxa"/>
            <w:vAlign w:val="center"/>
          </w:tcPr>
          <w:p w14:paraId="67CDE086">
            <w:pPr>
              <w:snapToGrid w:val="0"/>
              <w:jc w:val="center"/>
              <w:rPr>
                <w:rFonts w:hint="eastAsia" w:cs="宋体" w:asciiTheme="minorEastAsia" w:hAnsiTheme="minorEastAsia" w:eastAsiaTheme="minorEastAsia"/>
                <w:kern w:val="0"/>
                <w:sz w:val="21"/>
                <w:szCs w:val="21"/>
                <w:lang w:val="en-US" w:eastAsia="zh-CN" w:bidi="ar-SA"/>
              </w:rPr>
            </w:pPr>
            <w:r>
              <w:rPr>
                <w:rFonts w:hint="eastAsia" w:asciiTheme="minorEastAsia" w:hAnsiTheme="minorEastAsia" w:eastAsiaTheme="minorEastAsia"/>
                <w:sz w:val="21"/>
                <w:szCs w:val="21"/>
                <w:lang w:val="en-US" w:eastAsia="zh-CN"/>
              </w:rPr>
              <w:t>10.6%</w:t>
            </w:r>
          </w:p>
        </w:tc>
        <w:tc>
          <w:tcPr>
            <w:tcW w:w="741" w:type="dxa"/>
            <w:vAlign w:val="center"/>
          </w:tcPr>
          <w:p w14:paraId="6D08C0E5">
            <w:pPr>
              <w:snapToGrid w:val="0"/>
              <w:jc w:val="center"/>
              <w:rPr>
                <w:rFonts w:hint="eastAsia" w:cs="宋体" w:asciiTheme="minorEastAsia" w:hAnsiTheme="minorEastAsia" w:eastAsiaTheme="minorEastAsia"/>
                <w:kern w:val="0"/>
                <w:sz w:val="21"/>
                <w:szCs w:val="21"/>
                <w:lang w:val="en-US" w:eastAsia="zh-CN" w:bidi="ar-SA"/>
              </w:rPr>
            </w:pPr>
            <w:r>
              <w:rPr>
                <w:rFonts w:hint="eastAsia" w:asciiTheme="minorEastAsia" w:hAnsiTheme="minorEastAsia" w:eastAsiaTheme="minorEastAsia"/>
                <w:sz w:val="21"/>
                <w:szCs w:val="21"/>
              </w:rPr>
              <w:t>10.6%</w:t>
            </w:r>
          </w:p>
        </w:tc>
        <w:tc>
          <w:tcPr>
            <w:tcW w:w="1740" w:type="dxa"/>
            <w:vAlign w:val="center"/>
          </w:tcPr>
          <w:p w14:paraId="1F8BC230">
            <w:pPr>
              <w:snapToGrid w:val="0"/>
              <w:jc w:val="center"/>
              <w:rPr>
                <w:rFonts w:asciiTheme="minorEastAsia" w:hAnsiTheme="minorEastAsia" w:eastAsiaTheme="minorEastAsia"/>
                <w:sz w:val="21"/>
                <w:szCs w:val="21"/>
              </w:rPr>
            </w:pPr>
          </w:p>
        </w:tc>
      </w:tr>
      <w:tr w14:paraId="0237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696" w:type="dxa"/>
            <w:vMerge w:val="restart"/>
            <w:vAlign w:val="center"/>
          </w:tcPr>
          <w:p w14:paraId="33A77585">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选修课程</w:t>
            </w:r>
          </w:p>
        </w:tc>
        <w:tc>
          <w:tcPr>
            <w:tcW w:w="2073" w:type="dxa"/>
            <w:gridSpan w:val="2"/>
            <w:vAlign w:val="center"/>
          </w:tcPr>
          <w:p w14:paraId="757B2D6F">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公共</w:t>
            </w:r>
            <w:r>
              <w:rPr>
                <w:rFonts w:hint="eastAsia" w:asciiTheme="minorEastAsia" w:hAnsiTheme="minorEastAsia" w:eastAsiaTheme="minorEastAsia"/>
                <w:sz w:val="21"/>
                <w:szCs w:val="21"/>
                <w:lang w:val="en-US" w:eastAsia="zh-CN"/>
              </w:rPr>
              <w:t>基础</w:t>
            </w:r>
            <w:r>
              <w:rPr>
                <w:rFonts w:hint="eastAsia" w:asciiTheme="minorEastAsia" w:hAnsiTheme="minorEastAsia" w:eastAsiaTheme="minorEastAsia"/>
                <w:sz w:val="21"/>
                <w:szCs w:val="21"/>
              </w:rPr>
              <w:t>选修课程</w:t>
            </w:r>
          </w:p>
        </w:tc>
        <w:tc>
          <w:tcPr>
            <w:tcW w:w="718" w:type="dxa"/>
            <w:vAlign w:val="center"/>
          </w:tcPr>
          <w:p w14:paraId="1B330FAE">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9</w:t>
            </w:r>
          </w:p>
        </w:tc>
        <w:tc>
          <w:tcPr>
            <w:tcW w:w="746" w:type="dxa"/>
            <w:vAlign w:val="center"/>
          </w:tcPr>
          <w:p w14:paraId="1D14EED4">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7.5</w:t>
            </w:r>
          </w:p>
        </w:tc>
        <w:tc>
          <w:tcPr>
            <w:tcW w:w="807" w:type="dxa"/>
            <w:vAlign w:val="center"/>
          </w:tcPr>
          <w:p w14:paraId="0554ED04">
            <w:pPr>
              <w:keepNext w:val="0"/>
              <w:keepLines w:val="0"/>
              <w:widowControl/>
              <w:suppressLineNumbers w:val="0"/>
              <w:jc w:val="center"/>
              <w:textAlignment w:val="center"/>
              <w:rPr>
                <w:rFonts w:hint="eastAsia" w:asciiTheme="minorEastAsia" w:hAnsiTheme="minorEastAsia" w:eastAsiaTheme="minorEastAsia"/>
                <w:color w:val="000000"/>
                <w:sz w:val="21"/>
                <w:szCs w:val="21"/>
              </w:rPr>
            </w:pPr>
            <w:r>
              <w:rPr>
                <w:rFonts w:hint="eastAsia" w:cs="宋体" w:asciiTheme="minorEastAsia" w:hAnsiTheme="minorEastAsia" w:eastAsiaTheme="minorEastAsia"/>
                <w:i w:val="0"/>
                <w:iCs w:val="0"/>
                <w:color w:val="000000"/>
                <w:kern w:val="0"/>
                <w:sz w:val="21"/>
                <w:szCs w:val="21"/>
                <w:u w:val="none"/>
                <w:lang w:val="en-US" w:eastAsia="zh-CN" w:bidi="ar-SA"/>
              </w:rPr>
              <w:t>124</w:t>
            </w:r>
          </w:p>
        </w:tc>
        <w:tc>
          <w:tcPr>
            <w:tcW w:w="686" w:type="dxa"/>
            <w:vAlign w:val="center"/>
          </w:tcPr>
          <w:p w14:paraId="7238D56C">
            <w:pPr>
              <w:keepNext w:val="0"/>
              <w:keepLines w:val="0"/>
              <w:widowControl/>
              <w:suppressLineNumbers w:val="0"/>
              <w:jc w:val="center"/>
              <w:textAlignment w:val="center"/>
              <w:rPr>
                <w:rFonts w:hint="eastAsia" w:asciiTheme="minorEastAsia" w:hAnsiTheme="minorEastAsia" w:eastAsiaTheme="minorEastAsia"/>
                <w:color w:val="000000"/>
                <w:sz w:val="21"/>
                <w:szCs w:val="21"/>
              </w:rPr>
            </w:pPr>
            <w:r>
              <w:rPr>
                <w:rFonts w:hint="eastAsia" w:cs="宋体" w:asciiTheme="minorEastAsia" w:hAnsiTheme="minorEastAsia" w:eastAsiaTheme="minorEastAsia"/>
                <w:i w:val="0"/>
                <w:iCs w:val="0"/>
                <w:color w:val="000000"/>
                <w:kern w:val="0"/>
                <w:sz w:val="21"/>
                <w:szCs w:val="21"/>
                <w:u w:val="none"/>
                <w:lang w:val="en-US" w:eastAsia="zh-CN" w:bidi="ar-SA"/>
              </w:rPr>
              <w:t>8</w:t>
            </w:r>
          </w:p>
        </w:tc>
        <w:tc>
          <w:tcPr>
            <w:tcW w:w="686" w:type="dxa"/>
            <w:vAlign w:val="center"/>
          </w:tcPr>
          <w:p w14:paraId="618EA2E1">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132</w:t>
            </w:r>
          </w:p>
        </w:tc>
        <w:tc>
          <w:tcPr>
            <w:tcW w:w="741" w:type="dxa"/>
            <w:vAlign w:val="center"/>
          </w:tcPr>
          <w:p w14:paraId="52804130">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0.2%</w:t>
            </w:r>
          </w:p>
        </w:tc>
        <w:tc>
          <w:tcPr>
            <w:tcW w:w="741" w:type="dxa"/>
            <w:vAlign w:val="center"/>
          </w:tcPr>
          <w:p w14:paraId="596FADAD">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4.2%</w:t>
            </w:r>
          </w:p>
        </w:tc>
        <w:tc>
          <w:tcPr>
            <w:tcW w:w="1740" w:type="dxa"/>
            <w:vMerge w:val="restart"/>
            <w:vAlign w:val="center"/>
          </w:tcPr>
          <w:p w14:paraId="79DC2314">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占总学时比例要求≥10%</w:t>
            </w:r>
          </w:p>
        </w:tc>
      </w:tr>
      <w:tr w14:paraId="6895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696" w:type="dxa"/>
            <w:vMerge w:val="continue"/>
            <w:vAlign w:val="center"/>
          </w:tcPr>
          <w:p w14:paraId="320FE7AF">
            <w:pPr>
              <w:snapToGrid w:val="0"/>
              <w:jc w:val="center"/>
              <w:rPr>
                <w:rFonts w:asciiTheme="minorEastAsia" w:hAnsiTheme="minorEastAsia" w:eastAsiaTheme="minorEastAsia"/>
                <w:sz w:val="21"/>
                <w:szCs w:val="21"/>
              </w:rPr>
            </w:pPr>
          </w:p>
        </w:tc>
        <w:tc>
          <w:tcPr>
            <w:tcW w:w="2073" w:type="dxa"/>
            <w:gridSpan w:val="2"/>
            <w:vAlign w:val="center"/>
          </w:tcPr>
          <w:p w14:paraId="4E6ADE34">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专业拓展课程（专业限选</w:t>
            </w:r>
            <w:r>
              <w:rPr>
                <w:rFonts w:hint="eastAsia" w:asciiTheme="minorEastAsia" w:hAnsiTheme="minorEastAsia" w:eastAsiaTheme="minorEastAsia"/>
                <w:sz w:val="21"/>
                <w:szCs w:val="21"/>
                <w:lang w:val="en-US" w:eastAsia="zh-CN"/>
              </w:rPr>
              <w:t>/任选</w:t>
            </w:r>
            <w:r>
              <w:rPr>
                <w:rFonts w:hint="eastAsia" w:asciiTheme="minorEastAsia" w:hAnsiTheme="minorEastAsia" w:eastAsiaTheme="minorEastAsia"/>
                <w:sz w:val="21"/>
                <w:szCs w:val="21"/>
              </w:rPr>
              <w:t>）</w:t>
            </w:r>
          </w:p>
        </w:tc>
        <w:tc>
          <w:tcPr>
            <w:tcW w:w="718" w:type="dxa"/>
            <w:vAlign w:val="center"/>
          </w:tcPr>
          <w:p w14:paraId="40A1D2F2">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4</w:t>
            </w:r>
          </w:p>
        </w:tc>
        <w:tc>
          <w:tcPr>
            <w:tcW w:w="746" w:type="dxa"/>
            <w:vAlign w:val="center"/>
          </w:tcPr>
          <w:p w14:paraId="09FEE872">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12</w:t>
            </w:r>
          </w:p>
        </w:tc>
        <w:tc>
          <w:tcPr>
            <w:tcW w:w="807" w:type="dxa"/>
            <w:vAlign w:val="center"/>
          </w:tcPr>
          <w:p w14:paraId="749B1FA6">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72</w:t>
            </w:r>
          </w:p>
        </w:tc>
        <w:tc>
          <w:tcPr>
            <w:tcW w:w="686" w:type="dxa"/>
            <w:vAlign w:val="center"/>
          </w:tcPr>
          <w:p w14:paraId="46E2FE3A">
            <w:pPr>
              <w:keepNext w:val="0"/>
              <w:keepLines w:val="0"/>
              <w:widowControl/>
              <w:suppressLineNumbers w:val="0"/>
              <w:jc w:val="center"/>
              <w:textAlignment w:val="center"/>
              <w:rPr>
                <w:rFonts w:hint="default" w:asciiTheme="minorEastAsia" w:hAnsiTheme="minorEastAsia" w:eastAsiaTheme="minorEastAsia"/>
                <w:color w:val="000000"/>
                <w:sz w:val="21"/>
                <w:szCs w:val="21"/>
                <w:lang w:val="en-US"/>
              </w:rPr>
            </w:pPr>
            <w:r>
              <w:rPr>
                <w:rFonts w:hint="eastAsia" w:cs="宋体" w:asciiTheme="minorEastAsia" w:hAnsiTheme="minorEastAsia" w:eastAsiaTheme="minorEastAsia"/>
                <w:i w:val="0"/>
                <w:iCs w:val="0"/>
                <w:color w:val="000000"/>
                <w:kern w:val="0"/>
                <w:sz w:val="21"/>
                <w:szCs w:val="21"/>
                <w:u w:val="none"/>
                <w:lang w:val="en-US" w:eastAsia="zh-CN" w:bidi="ar-SA"/>
              </w:rPr>
              <w:t>180</w:t>
            </w:r>
          </w:p>
        </w:tc>
        <w:tc>
          <w:tcPr>
            <w:tcW w:w="686" w:type="dxa"/>
            <w:vAlign w:val="center"/>
          </w:tcPr>
          <w:p w14:paraId="2BA68171">
            <w:pPr>
              <w:snapToGrid w:val="0"/>
              <w:jc w:val="center"/>
              <w:rPr>
                <w:rFonts w:hint="default"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252</w:t>
            </w:r>
          </w:p>
        </w:tc>
        <w:tc>
          <w:tcPr>
            <w:tcW w:w="741" w:type="dxa"/>
            <w:vAlign w:val="center"/>
          </w:tcPr>
          <w:p w14:paraId="6094EE19">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5.7%</w:t>
            </w:r>
          </w:p>
        </w:tc>
        <w:tc>
          <w:tcPr>
            <w:tcW w:w="741" w:type="dxa"/>
            <w:vAlign w:val="center"/>
          </w:tcPr>
          <w:p w14:paraId="4A3B093D">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8</w:t>
            </w:r>
            <w:r>
              <w:rPr>
                <w:rFonts w:hint="eastAsia" w:asciiTheme="minorEastAsia" w:hAnsiTheme="minorEastAsia" w:eastAsiaTheme="minorEastAsia"/>
                <w:sz w:val="21"/>
                <w:szCs w:val="21"/>
              </w:rPr>
              <w:t>%</w:t>
            </w:r>
          </w:p>
        </w:tc>
        <w:tc>
          <w:tcPr>
            <w:tcW w:w="1740" w:type="dxa"/>
            <w:vMerge w:val="continue"/>
            <w:vAlign w:val="center"/>
          </w:tcPr>
          <w:p w14:paraId="477EF949">
            <w:pPr>
              <w:snapToGrid w:val="0"/>
              <w:jc w:val="center"/>
              <w:rPr>
                <w:rFonts w:asciiTheme="minorEastAsia" w:hAnsiTheme="minorEastAsia" w:eastAsiaTheme="minorEastAsia"/>
                <w:sz w:val="21"/>
                <w:szCs w:val="21"/>
              </w:rPr>
            </w:pPr>
          </w:p>
        </w:tc>
      </w:tr>
      <w:tr w14:paraId="50B6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769" w:type="dxa"/>
            <w:gridSpan w:val="3"/>
            <w:vAlign w:val="center"/>
          </w:tcPr>
          <w:p w14:paraId="59084C57">
            <w:pPr>
              <w:snapToGrid w:val="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总计</w:t>
            </w:r>
          </w:p>
        </w:tc>
        <w:tc>
          <w:tcPr>
            <w:tcW w:w="718" w:type="dxa"/>
            <w:vAlign w:val="center"/>
          </w:tcPr>
          <w:p w14:paraId="06909D96">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44</w:t>
            </w:r>
          </w:p>
        </w:tc>
        <w:tc>
          <w:tcPr>
            <w:tcW w:w="746" w:type="dxa"/>
            <w:vAlign w:val="center"/>
          </w:tcPr>
          <w:p w14:paraId="0533A712">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172.5</w:t>
            </w:r>
          </w:p>
        </w:tc>
        <w:tc>
          <w:tcPr>
            <w:tcW w:w="807" w:type="dxa"/>
            <w:vAlign w:val="center"/>
          </w:tcPr>
          <w:p w14:paraId="0999F78A">
            <w:pPr>
              <w:keepNext w:val="0"/>
              <w:keepLines w:val="0"/>
              <w:widowControl/>
              <w:suppressLineNumbers w:val="0"/>
              <w:jc w:val="center"/>
              <w:textAlignment w:val="center"/>
              <w:rPr>
                <w:rFonts w:hint="eastAsia" w:asciiTheme="minorEastAsia" w:hAnsiTheme="minorEastAsia" w:eastAsiaTheme="minorEastAsia"/>
                <w:color w:val="000000"/>
                <w:sz w:val="21"/>
                <w:szCs w:val="21"/>
              </w:rPr>
            </w:pPr>
            <w:r>
              <w:rPr>
                <w:rFonts w:hint="eastAsia" w:cs="宋体" w:asciiTheme="minorEastAsia" w:hAnsiTheme="minorEastAsia" w:eastAsiaTheme="minorEastAsia"/>
                <w:i w:val="0"/>
                <w:iCs w:val="0"/>
                <w:color w:val="000000"/>
                <w:kern w:val="0"/>
                <w:sz w:val="21"/>
                <w:szCs w:val="21"/>
                <w:u w:val="none"/>
                <w:lang w:val="en-US" w:eastAsia="zh-CN" w:bidi="ar-SA"/>
              </w:rPr>
              <w:t>1550</w:t>
            </w:r>
          </w:p>
        </w:tc>
        <w:tc>
          <w:tcPr>
            <w:tcW w:w="686" w:type="dxa"/>
            <w:vAlign w:val="center"/>
          </w:tcPr>
          <w:p w14:paraId="6F54B998">
            <w:pPr>
              <w:keepNext w:val="0"/>
              <w:keepLines w:val="0"/>
              <w:widowControl/>
              <w:suppressLineNumbers w:val="0"/>
              <w:jc w:val="center"/>
              <w:textAlignment w:val="center"/>
              <w:rPr>
                <w:rFonts w:hint="eastAsia" w:asciiTheme="minorEastAsia" w:hAnsiTheme="minorEastAsia" w:eastAsiaTheme="minorEastAsia"/>
                <w:color w:val="000000"/>
                <w:sz w:val="21"/>
                <w:szCs w:val="21"/>
              </w:rPr>
            </w:pPr>
            <w:r>
              <w:rPr>
                <w:rFonts w:hint="eastAsia" w:cs="宋体" w:asciiTheme="minorEastAsia" w:hAnsiTheme="minorEastAsia" w:eastAsiaTheme="minorEastAsia"/>
                <w:i w:val="0"/>
                <w:iCs w:val="0"/>
                <w:color w:val="000000"/>
                <w:kern w:val="0"/>
                <w:sz w:val="21"/>
                <w:szCs w:val="21"/>
                <w:u w:val="none"/>
                <w:lang w:val="en-US" w:eastAsia="zh-CN" w:bidi="ar-SA"/>
              </w:rPr>
              <w:t>1576</w:t>
            </w:r>
          </w:p>
        </w:tc>
        <w:tc>
          <w:tcPr>
            <w:tcW w:w="686" w:type="dxa"/>
            <w:vAlign w:val="center"/>
          </w:tcPr>
          <w:p w14:paraId="425BA1DB">
            <w:pPr>
              <w:snapToGrid w:val="0"/>
              <w:jc w:val="center"/>
              <w:rPr>
                <w:rFonts w:hint="eastAsia" w:asciiTheme="minorEastAsia" w:hAnsiTheme="minorEastAsia" w:eastAsiaTheme="minorEastAsia"/>
                <w:color w:val="000000"/>
                <w:sz w:val="21"/>
                <w:szCs w:val="21"/>
                <w:lang w:val="en-US" w:eastAsia="zh-CN"/>
              </w:rPr>
            </w:pPr>
            <w:r>
              <w:rPr>
                <w:rFonts w:hint="eastAsia" w:asciiTheme="minorEastAsia" w:hAnsiTheme="minorEastAsia" w:eastAsiaTheme="minorEastAsia"/>
                <w:color w:val="000000"/>
                <w:sz w:val="21"/>
                <w:szCs w:val="21"/>
                <w:lang w:val="en-US" w:eastAsia="zh-CN"/>
              </w:rPr>
              <w:t>3126</w:t>
            </w:r>
          </w:p>
        </w:tc>
        <w:tc>
          <w:tcPr>
            <w:tcW w:w="741" w:type="dxa"/>
            <w:vAlign w:val="center"/>
          </w:tcPr>
          <w:p w14:paraId="413ED13A">
            <w:pPr>
              <w:snapToGrid w:val="0"/>
              <w:jc w:val="center"/>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50.4%</w:t>
            </w:r>
          </w:p>
        </w:tc>
        <w:tc>
          <w:tcPr>
            <w:tcW w:w="741" w:type="dxa"/>
            <w:vAlign w:val="center"/>
          </w:tcPr>
          <w:p w14:paraId="3C21E10C">
            <w:pPr>
              <w:keepNext w:val="0"/>
              <w:keepLines w:val="0"/>
              <w:widowControl/>
              <w:suppressLineNumbers w:val="0"/>
              <w:snapToGrid w:val="0"/>
              <w:jc w:val="center"/>
              <w:textAlignment w:val="auto"/>
              <w:rPr>
                <w:rFonts w:hint="eastAsia" w:asciiTheme="minorEastAsia" w:hAnsiTheme="minorEastAsia" w:eastAsiaTheme="minorEastAsia"/>
                <w:color w:val="000000"/>
                <w:sz w:val="21"/>
                <w:szCs w:val="21"/>
              </w:rPr>
            </w:pPr>
            <w:r>
              <w:rPr>
                <w:rFonts w:hint="eastAsia" w:asciiTheme="minorEastAsia" w:hAnsiTheme="minorEastAsia" w:eastAsiaTheme="minorEastAsia"/>
                <w:sz w:val="21"/>
                <w:szCs w:val="21"/>
                <w:lang w:val="en-US" w:eastAsia="zh-CN"/>
              </w:rPr>
              <w:t>100%</w:t>
            </w:r>
          </w:p>
        </w:tc>
        <w:tc>
          <w:tcPr>
            <w:tcW w:w="1740" w:type="dxa"/>
            <w:vAlign w:val="center"/>
          </w:tcPr>
          <w:p w14:paraId="7EE58FEB">
            <w:pPr>
              <w:keepNext w:val="0"/>
              <w:keepLines w:val="0"/>
              <w:widowControl/>
              <w:suppressLineNumbers w:val="0"/>
              <w:snapToGrid w:val="0"/>
              <w:jc w:val="center"/>
              <w:textAlignment w:val="auto"/>
              <w:rPr>
                <w:rFonts w:hint="eastAsia" w:asciiTheme="minorEastAsia" w:hAnsiTheme="minorEastAsia" w:eastAsiaTheme="minorEastAsia"/>
                <w:color w:val="000000"/>
                <w:sz w:val="21"/>
                <w:szCs w:val="21"/>
              </w:rPr>
            </w:pPr>
            <w:r>
              <w:rPr>
                <w:rFonts w:hint="eastAsia" w:asciiTheme="minorEastAsia" w:hAnsiTheme="minorEastAsia" w:eastAsiaTheme="minorEastAsia"/>
                <w:sz w:val="21"/>
                <w:szCs w:val="21"/>
              </w:rPr>
              <w:t>实践课时&gt;50%</w:t>
            </w:r>
          </w:p>
        </w:tc>
      </w:tr>
    </w:tbl>
    <w:p w14:paraId="34ED5D59">
      <w:pPr>
        <w:snapToGrid w:val="0"/>
        <w:ind w:firstLine="482" w:firstLineChars="200"/>
        <w:rPr>
          <w:rFonts w:ascii="楷体" w:hAnsi="楷体" w:eastAsia="楷体"/>
          <w:b/>
          <w:szCs w:val="21"/>
        </w:rPr>
      </w:pPr>
    </w:p>
    <w:p w14:paraId="46E7994E">
      <w:pPr>
        <w:snapToGrid w:val="0"/>
        <w:ind w:firstLine="482" w:firstLineChars="200"/>
        <w:rPr>
          <w:rFonts w:hint="eastAsia" w:ascii="楷体" w:hAnsi="楷体" w:eastAsia="楷体"/>
          <w:b/>
          <w:szCs w:val="21"/>
        </w:rPr>
      </w:pPr>
    </w:p>
    <w:p w14:paraId="2599B8A8">
      <w:pPr>
        <w:snapToGrid w:val="0"/>
        <w:spacing w:line="440" w:lineRule="exact"/>
        <w:ind w:firstLine="482" w:firstLineChars="200"/>
        <w:rPr>
          <w:rFonts w:hint="eastAsia" w:eastAsia="宋体"/>
          <w:szCs w:val="21"/>
          <w:lang w:val="en-US" w:eastAsia="zh-CN"/>
        </w:rPr>
      </w:pPr>
      <w:r>
        <w:rPr>
          <w:rFonts w:hint="eastAsia"/>
          <w:b/>
          <w:bCs/>
          <w:szCs w:val="21"/>
        </w:rPr>
        <w:t>注：</w:t>
      </w:r>
      <w:r>
        <w:rPr>
          <w:rFonts w:hint="eastAsia"/>
          <w:szCs w:val="21"/>
        </w:rPr>
        <w:t>本方案三年总学时为</w:t>
      </w:r>
      <w:r>
        <w:rPr>
          <w:rFonts w:hint="eastAsia"/>
          <w:szCs w:val="21"/>
          <w:u w:val="single"/>
        </w:rPr>
        <w:t xml:space="preserve"> </w:t>
      </w:r>
      <w:r>
        <w:rPr>
          <w:rFonts w:hint="eastAsia"/>
          <w:szCs w:val="21"/>
          <w:u w:val="single"/>
          <w:lang w:val="en-US" w:eastAsia="zh-CN"/>
        </w:rPr>
        <w:t>3126</w:t>
      </w:r>
      <w:r>
        <w:rPr>
          <w:rFonts w:hint="eastAsia"/>
          <w:szCs w:val="21"/>
          <w:u w:val="single"/>
        </w:rPr>
        <w:t xml:space="preserve"> </w:t>
      </w:r>
      <w:r>
        <w:rPr>
          <w:rFonts w:hint="eastAsia"/>
          <w:szCs w:val="21"/>
        </w:rPr>
        <w:t>学时，其中公共基础课总学时为</w:t>
      </w:r>
      <w:r>
        <w:rPr>
          <w:rFonts w:hint="eastAsia"/>
          <w:szCs w:val="21"/>
          <w:u w:val="single"/>
        </w:rPr>
        <w:t xml:space="preserve"> </w:t>
      </w:r>
      <w:r>
        <w:rPr>
          <w:rFonts w:hint="eastAsia"/>
          <w:szCs w:val="21"/>
          <w:u w:val="single"/>
          <w:lang w:val="en-US" w:eastAsia="zh-CN"/>
        </w:rPr>
        <w:t>1356</w:t>
      </w:r>
      <w:r>
        <w:rPr>
          <w:rFonts w:hint="eastAsia"/>
          <w:szCs w:val="21"/>
          <w:u w:val="single"/>
        </w:rPr>
        <w:t xml:space="preserve"> </w:t>
      </w:r>
      <w:r>
        <w:rPr>
          <w:rFonts w:hint="eastAsia"/>
          <w:szCs w:val="21"/>
          <w:lang w:val="en-US" w:eastAsia="zh-CN"/>
        </w:rPr>
        <w:t>学时。</w:t>
      </w:r>
    </w:p>
    <w:bookmarkEnd w:id="171"/>
    <w:p w14:paraId="6DE67013">
      <w:pPr>
        <w:pStyle w:val="6"/>
        <w:ind w:firstLine="0" w:firstLineChars="0"/>
        <w:rPr>
          <w:rFonts w:hint="eastAsia" w:eastAsiaTheme="minorEastAsia"/>
          <w:b/>
          <w:bCs/>
          <w:lang w:val="en-US" w:eastAsia="zh-CN"/>
        </w:rPr>
      </w:pPr>
    </w:p>
    <w:p w14:paraId="55649C19">
      <w:pPr>
        <w:pStyle w:val="6"/>
        <w:ind w:firstLine="0" w:firstLineChars="0"/>
        <w:rPr>
          <w:rFonts w:hint="eastAsia" w:eastAsiaTheme="minorEastAsia"/>
          <w:b/>
          <w:bCs/>
          <w:lang w:val="en-US" w:eastAsia="zh-CN"/>
        </w:rPr>
      </w:pPr>
    </w:p>
    <w:p w14:paraId="2CAEFA56">
      <w:pPr>
        <w:pStyle w:val="6"/>
        <w:ind w:firstLine="0" w:firstLineChars="0"/>
        <w:rPr>
          <w:ins w:id="822" w:author="chinble" w:date="2025-09-23T14:34:53Z"/>
          <w:rFonts w:hint="eastAsia" w:eastAsiaTheme="minorEastAsia"/>
          <w:b/>
          <w:bCs/>
          <w:lang w:val="en-US" w:eastAsia="zh-CN"/>
        </w:rPr>
      </w:pPr>
      <w:ins w:id="823" w:author="chinble" w:date="2025-09-23T14:34:51Z">
        <w:r>
          <w:rPr>
            <w:rFonts w:hint="eastAsia" w:eastAsiaTheme="minorEastAsia"/>
            <w:b/>
            <w:bCs/>
            <w:lang w:val="en-US" w:eastAsia="zh-CN"/>
          </w:rPr>
          <w:t xml:space="preserve"> </w:t>
        </w:r>
      </w:ins>
      <w:ins w:id="824" w:author="chinble" w:date="2025-09-23T14:34:52Z">
        <w:r>
          <w:rPr>
            <w:rFonts w:hint="eastAsia" w:eastAsiaTheme="minorEastAsia"/>
            <w:b/>
            <w:bCs/>
            <w:lang w:val="en-US" w:eastAsia="zh-CN"/>
          </w:rPr>
          <w:t xml:space="preserve"> </w:t>
        </w:r>
      </w:ins>
    </w:p>
    <w:p w14:paraId="6416232F">
      <w:pPr>
        <w:pStyle w:val="6"/>
        <w:ind w:firstLine="0" w:firstLineChars="0"/>
        <w:rPr>
          <w:rFonts w:hint="default" w:eastAsiaTheme="minorEastAsia"/>
          <w:b/>
          <w:bCs/>
          <w:lang w:val="en-US" w:eastAsia="zh-CN"/>
        </w:rPr>
      </w:pPr>
    </w:p>
    <w:p w14:paraId="5C44770A">
      <w:pPr>
        <w:pStyle w:val="6"/>
        <w:ind w:firstLine="0" w:firstLineChars="0"/>
        <w:rPr>
          <w:rFonts w:hint="eastAsia" w:eastAsiaTheme="minorEastAsia"/>
          <w:b/>
          <w:bCs/>
          <w:lang w:val="en-US" w:eastAsia="zh-CN"/>
        </w:rPr>
      </w:pPr>
    </w:p>
    <w:p w14:paraId="5310EEF7">
      <w:pPr>
        <w:pStyle w:val="6"/>
        <w:rPr>
          <w:rFonts w:hint="eastAsia" w:eastAsiaTheme="minorEastAsia"/>
          <w:b/>
          <w:bCs/>
          <w:lang w:val="en-US" w:eastAsia="zh-CN"/>
        </w:rPr>
      </w:pPr>
    </w:p>
    <w:p w14:paraId="794FFE9A">
      <w:pPr>
        <w:pStyle w:val="6"/>
        <w:rPr>
          <w:rFonts w:hint="eastAsia" w:eastAsiaTheme="minorEastAsia"/>
          <w:b/>
          <w:bCs/>
          <w:lang w:val="en-US" w:eastAsia="zh-CN"/>
        </w:rPr>
      </w:pPr>
    </w:p>
    <w:p w14:paraId="125786E0">
      <w:pPr>
        <w:pStyle w:val="6"/>
        <w:jc w:val="center"/>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表9    课程计划与进度总表</w:t>
      </w:r>
    </w:p>
    <w:tbl>
      <w:tblPr>
        <w:tblStyle w:val="20"/>
        <w:tblpPr w:leftFromText="180" w:rightFromText="180" w:vertAnchor="text" w:horzAnchor="page" w:tblpX="448" w:tblpY="1056"/>
        <w:tblOverlap w:val="never"/>
        <w:tblW w:w="112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43"/>
        <w:gridCol w:w="702"/>
        <w:gridCol w:w="274"/>
        <w:gridCol w:w="1886"/>
        <w:gridCol w:w="823"/>
        <w:gridCol w:w="720"/>
        <w:gridCol w:w="617"/>
        <w:gridCol w:w="617"/>
        <w:gridCol w:w="617"/>
        <w:gridCol w:w="600"/>
        <w:gridCol w:w="601"/>
        <w:gridCol w:w="651"/>
        <w:gridCol w:w="634"/>
        <w:gridCol w:w="652"/>
        <w:gridCol w:w="840"/>
        <w:gridCol w:w="668"/>
      </w:tblGrid>
      <w:tr w14:paraId="6CFD0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8" w:hRule="atLeast"/>
        </w:trPr>
        <w:tc>
          <w:tcPr>
            <w:tcW w:w="11245" w:type="dxa"/>
            <w:gridSpan w:val="16"/>
            <w:tcBorders>
              <w:top w:val="single" w:color="000000" w:sz="4" w:space="0"/>
              <w:left w:val="single" w:color="000000" w:sz="4" w:space="0"/>
              <w:bottom w:val="single" w:color="000000" w:sz="4" w:space="0"/>
              <w:right w:val="single" w:color="000000" w:sz="4" w:space="0"/>
            </w:tcBorders>
            <w:shd w:val="clear" w:color="auto" w:fill="auto"/>
            <w:vAlign w:val="center"/>
          </w:tcPr>
          <w:p w14:paraId="64F93844">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color w:val="000000"/>
                <w:kern w:val="0"/>
                <w:sz w:val="32"/>
                <w:szCs w:val="32"/>
                <w:u w:val="none"/>
                <w:lang w:val="en-US" w:eastAsia="zh-CN" w:bidi="ar"/>
              </w:rPr>
              <w:t>广州市纺织服装职业学校</w:t>
            </w:r>
            <w:r>
              <w:rPr>
                <w:rFonts w:hint="eastAsia" w:ascii="宋体" w:hAnsi="宋体" w:eastAsia="宋体" w:cs="宋体"/>
                <w:b/>
                <w:bCs/>
                <w:i w:val="0"/>
                <w:iCs w:val="0"/>
                <w:color w:val="000000"/>
                <w:kern w:val="0"/>
                <w:sz w:val="32"/>
                <w:szCs w:val="32"/>
                <w:u w:val="none"/>
                <w:lang w:val="en-US" w:eastAsia="zh-CN" w:bidi="ar"/>
              </w:rPr>
              <w:br w:type="textWrapping"/>
            </w:r>
            <w:r>
              <w:rPr>
                <w:rFonts w:hint="eastAsia" w:ascii="宋体" w:hAnsi="宋体" w:eastAsia="宋体" w:cs="宋体"/>
                <w:b/>
                <w:bCs/>
                <w:i w:val="0"/>
                <w:iCs w:val="0"/>
                <w:color w:val="000000"/>
                <w:kern w:val="0"/>
                <w:sz w:val="32"/>
                <w:szCs w:val="32"/>
                <w:u w:val="none"/>
                <w:lang w:val="en-US" w:eastAsia="zh-CN" w:bidi="ar"/>
              </w:rPr>
              <w:t>2025</w:t>
            </w:r>
            <w:r>
              <w:rPr>
                <w:rFonts w:hint="eastAsia" w:ascii="宋体" w:hAnsi="宋体" w:eastAsia="宋体" w:cs="宋体"/>
                <w:b/>
                <w:bCs/>
                <w:i w:val="0"/>
                <w:iCs w:val="0"/>
                <w:color w:val="000000"/>
                <w:kern w:val="0"/>
                <w:sz w:val="32"/>
                <w:szCs w:val="32"/>
                <w:u w:val="single"/>
                <w:lang w:val="en-US" w:eastAsia="zh-CN" w:bidi="ar"/>
              </w:rPr>
              <w:t>服装陈列与展示设计</w:t>
            </w:r>
            <w:r>
              <w:rPr>
                <w:rFonts w:hint="eastAsia" w:ascii="宋体" w:hAnsi="宋体" w:eastAsia="宋体" w:cs="宋体"/>
                <w:b/>
                <w:bCs/>
                <w:i w:val="0"/>
                <w:iCs w:val="0"/>
                <w:color w:val="000000"/>
                <w:kern w:val="0"/>
                <w:sz w:val="32"/>
                <w:szCs w:val="32"/>
                <w:u w:val="none"/>
                <w:lang w:val="en-US" w:eastAsia="zh-CN" w:bidi="ar"/>
              </w:rPr>
              <w:t>专业教学进程安排表（三年制）</w:t>
            </w:r>
          </w:p>
        </w:tc>
      </w:tr>
      <w:tr w14:paraId="1320A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5F15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课程类型</w:t>
            </w:r>
          </w:p>
        </w:tc>
        <w:tc>
          <w:tcPr>
            <w:tcW w:w="216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3FB2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课程名称</w:t>
            </w:r>
          </w:p>
        </w:tc>
        <w:tc>
          <w:tcPr>
            <w:tcW w:w="82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2B43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考核</w:t>
            </w:r>
          </w:p>
        </w:tc>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368F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学分</w:t>
            </w:r>
          </w:p>
        </w:tc>
        <w:tc>
          <w:tcPr>
            <w:tcW w:w="61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D4DB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总学时</w:t>
            </w:r>
          </w:p>
        </w:tc>
        <w:tc>
          <w:tcPr>
            <w:tcW w:w="61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CD1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理论</w:t>
            </w:r>
          </w:p>
        </w:tc>
        <w:tc>
          <w:tcPr>
            <w:tcW w:w="61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09B1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实践</w:t>
            </w:r>
          </w:p>
        </w:tc>
        <w:tc>
          <w:tcPr>
            <w:tcW w:w="3978"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37F5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各学期教学周数与周学时分配</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9F5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14:paraId="43B0A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6EBF9">
            <w:pPr>
              <w:jc w:val="center"/>
              <w:rPr>
                <w:rFonts w:hint="eastAsia" w:ascii="宋体" w:hAnsi="宋体" w:eastAsia="宋体" w:cs="宋体"/>
                <w:i w:val="0"/>
                <w:iCs w:val="0"/>
                <w:color w:val="000000"/>
                <w:sz w:val="21"/>
                <w:szCs w:val="21"/>
                <w:u w:val="none"/>
              </w:rPr>
            </w:pPr>
          </w:p>
        </w:tc>
        <w:tc>
          <w:tcPr>
            <w:tcW w:w="216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D23DA">
            <w:pPr>
              <w:jc w:val="center"/>
              <w:rPr>
                <w:rFonts w:hint="eastAsia" w:ascii="宋体" w:hAnsi="宋体" w:eastAsia="宋体" w:cs="宋体"/>
                <w:i w:val="0"/>
                <w:iCs w:val="0"/>
                <w:color w:val="000000"/>
                <w:sz w:val="21"/>
                <w:szCs w:val="21"/>
                <w:u w:val="none"/>
              </w:rPr>
            </w:pPr>
          </w:p>
        </w:tc>
        <w:tc>
          <w:tcPr>
            <w:tcW w:w="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47B9C">
            <w:pPr>
              <w:jc w:val="center"/>
              <w:rPr>
                <w:rFonts w:hint="eastAsia" w:ascii="宋体" w:hAnsi="宋体" w:eastAsia="宋体" w:cs="宋体"/>
                <w:i w:val="0"/>
                <w:iCs w:val="0"/>
                <w:color w:val="000000"/>
                <w:sz w:val="21"/>
                <w:szCs w:val="21"/>
                <w:u w:val="none"/>
              </w:rPr>
            </w:pPr>
          </w:p>
        </w:tc>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96D53">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032AD">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8F60A">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96573">
            <w:pPr>
              <w:jc w:val="center"/>
              <w:rPr>
                <w:rFonts w:hint="eastAsia" w:ascii="宋体" w:hAnsi="宋体" w:eastAsia="宋体" w:cs="宋体"/>
                <w:i w:val="0"/>
                <w:iCs w:val="0"/>
                <w:color w:val="000000"/>
                <w:sz w:val="21"/>
                <w:szCs w:val="21"/>
                <w:u w:val="none"/>
              </w:rPr>
            </w:pPr>
          </w:p>
        </w:tc>
        <w:tc>
          <w:tcPr>
            <w:tcW w:w="12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6CAA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第一学年</w:t>
            </w:r>
          </w:p>
        </w:tc>
        <w:tc>
          <w:tcPr>
            <w:tcW w:w="128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C4980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第二学年</w:t>
            </w:r>
          </w:p>
        </w:tc>
        <w:tc>
          <w:tcPr>
            <w:tcW w:w="149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5CCBD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第三学年</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008A2">
            <w:pPr>
              <w:rPr>
                <w:rFonts w:hint="eastAsia" w:ascii="宋体" w:hAnsi="宋体" w:eastAsia="宋体" w:cs="宋体"/>
                <w:i w:val="0"/>
                <w:iCs w:val="0"/>
                <w:color w:val="000000"/>
                <w:sz w:val="22"/>
                <w:szCs w:val="22"/>
                <w:u w:val="none"/>
              </w:rPr>
            </w:pPr>
          </w:p>
        </w:tc>
      </w:tr>
      <w:tr w14:paraId="1C89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trPr>
        <w:tc>
          <w:tcPr>
            <w:tcW w:w="10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3304F">
            <w:pPr>
              <w:jc w:val="center"/>
              <w:rPr>
                <w:rFonts w:hint="eastAsia" w:ascii="宋体" w:hAnsi="宋体" w:eastAsia="宋体" w:cs="宋体"/>
                <w:i w:val="0"/>
                <w:iCs w:val="0"/>
                <w:color w:val="000000"/>
                <w:sz w:val="21"/>
                <w:szCs w:val="21"/>
                <w:u w:val="none"/>
              </w:rPr>
            </w:pPr>
          </w:p>
        </w:tc>
        <w:tc>
          <w:tcPr>
            <w:tcW w:w="216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DC10E">
            <w:pPr>
              <w:jc w:val="center"/>
              <w:rPr>
                <w:rFonts w:hint="eastAsia" w:ascii="宋体" w:hAnsi="宋体" w:eastAsia="宋体" w:cs="宋体"/>
                <w:i w:val="0"/>
                <w:iCs w:val="0"/>
                <w:color w:val="000000"/>
                <w:sz w:val="21"/>
                <w:szCs w:val="21"/>
                <w:u w:val="none"/>
              </w:rPr>
            </w:pPr>
          </w:p>
        </w:tc>
        <w:tc>
          <w:tcPr>
            <w:tcW w:w="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1DCCF">
            <w:pPr>
              <w:jc w:val="center"/>
              <w:rPr>
                <w:rFonts w:hint="eastAsia" w:ascii="宋体" w:hAnsi="宋体" w:eastAsia="宋体" w:cs="宋体"/>
                <w:i w:val="0"/>
                <w:iCs w:val="0"/>
                <w:color w:val="000000"/>
                <w:sz w:val="21"/>
                <w:szCs w:val="21"/>
                <w:u w:val="none"/>
              </w:rPr>
            </w:pPr>
          </w:p>
        </w:tc>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1F42A">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073BA">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98205">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14DF5">
            <w:pPr>
              <w:jc w:val="center"/>
              <w:rPr>
                <w:rFonts w:hint="eastAsia" w:ascii="宋体" w:hAnsi="宋体" w:eastAsia="宋体" w:cs="宋体"/>
                <w:i w:val="0"/>
                <w:iCs w:val="0"/>
                <w:color w:val="000000"/>
                <w:sz w:val="21"/>
                <w:szCs w:val="21"/>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93C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335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76A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74B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E73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五</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2C4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六</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B1591">
            <w:pPr>
              <w:rPr>
                <w:rFonts w:hint="eastAsia" w:ascii="宋体" w:hAnsi="宋体" w:eastAsia="宋体" w:cs="宋体"/>
                <w:i w:val="0"/>
                <w:iCs w:val="0"/>
                <w:color w:val="000000"/>
                <w:sz w:val="22"/>
                <w:szCs w:val="22"/>
                <w:u w:val="none"/>
              </w:rPr>
            </w:pPr>
          </w:p>
        </w:tc>
      </w:tr>
      <w:tr w14:paraId="55D63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F4215">
            <w:pPr>
              <w:jc w:val="center"/>
              <w:rPr>
                <w:rFonts w:hint="eastAsia" w:ascii="宋体" w:hAnsi="宋体" w:eastAsia="宋体" w:cs="宋体"/>
                <w:i w:val="0"/>
                <w:iCs w:val="0"/>
                <w:color w:val="000000"/>
                <w:sz w:val="21"/>
                <w:szCs w:val="21"/>
                <w:u w:val="none"/>
              </w:rPr>
            </w:pPr>
          </w:p>
        </w:tc>
        <w:tc>
          <w:tcPr>
            <w:tcW w:w="216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54932">
            <w:pPr>
              <w:jc w:val="center"/>
              <w:rPr>
                <w:rFonts w:hint="eastAsia" w:ascii="宋体" w:hAnsi="宋体" w:eastAsia="宋体" w:cs="宋体"/>
                <w:i w:val="0"/>
                <w:iCs w:val="0"/>
                <w:color w:val="000000"/>
                <w:sz w:val="21"/>
                <w:szCs w:val="21"/>
                <w:u w:val="none"/>
              </w:rPr>
            </w:pPr>
          </w:p>
        </w:tc>
        <w:tc>
          <w:tcPr>
            <w:tcW w:w="8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CFECF">
            <w:pPr>
              <w:jc w:val="center"/>
              <w:rPr>
                <w:rFonts w:hint="eastAsia" w:ascii="宋体" w:hAnsi="宋体" w:eastAsia="宋体" w:cs="宋体"/>
                <w:i w:val="0"/>
                <w:iCs w:val="0"/>
                <w:color w:val="000000"/>
                <w:sz w:val="21"/>
                <w:szCs w:val="21"/>
                <w:u w:val="none"/>
              </w:rPr>
            </w:pPr>
          </w:p>
        </w:tc>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F3920">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F3424">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D0131">
            <w:pPr>
              <w:jc w:val="center"/>
              <w:rPr>
                <w:rFonts w:hint="eastAsia" w:ascii="宋体" w:hAnsi="宋体" w:eastAsia="宋体" w:cs="宋体"/>
                <w:i w:val="0"/>
                <w:iCs w:val="0"/>
                <w:color w:val="000000"/>
                <w:sz w:val="21"/>
                <w:szCs w:val="21"/>
                <w:u w:val="none"/>
              </w:rPr>
            </w:pPr>
          </w:p>
        </w:tc>
        <w:tc>
          <w:tcPr>
            <w:tcW w:w="61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E63E">
            <w:pPr>
              <w:jc w:val="center"/>
              <w:rPr>
                <w:rFonts w:hint="eastAsia" w:ascii="宋体" w:hAnsi="宋体" w:eastAsia="宋体" w:cs="宋体"/>
                <w:i w:val="0"/>
                <w:iCs w:val="0"/>
                <w:color w:val="000000"/>
                <w:sz w:val="21"/>
                <w:szCs w:val="21"/>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5EF4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F6FE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6EE7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FB57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2088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6F24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18周</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F98809">
            <w:pPr>
              <w:rPr>
                <w:rFonts w:hint="eastAsia" w:ascii="宋体" w:hAnsi="宋体" w:eastAsia="宋体" w:cs="宋体"/>
                <w:i w:val="0"/>
                <w:iCs w:val="0"/>
                <w:color w:val="000000"/>
                <w:sz w:val="22"/>
                <w:szCs w:val="22"/>
                <w:u w:val="none"/>
              </w:rPr>
            </w:pPr>
          </w:p>
        </w:tc>
      </w:tr>
      <w:tr w14:paraId="0F722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restart"/>
            <w:tcBorders>
              <w:top w:val="single" w:color="000000" w:sz="4" w:space="0"/>
              <w:left w:val="single" w:color="000000" w:sz="4" w:space="0"/>
              <w:bottom w:val="nil"/>
              <w:right w:val="single" w:color="000000" w:sz="4" w:space="0"/>
            </w:tcBorders>
            <w:shd w:val="clear" w:color="auto" w:fill="auto"/>
            <w:vAlign w:val="center"/>
          </w:tcPr>
          <w:p w14:paraId="665F789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共</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基</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础</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课</w:t>
            </w:r>
          </w:p>
        </w:tc>
        <w:tc>
          <w:tcPr>
            <w:tcW w:w="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AA2A0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共</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基</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础</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课</w:t>
            </w:r>
            <w:r>
              <w:rPr>
                <w:rFonts w:hint="eastAsia" w:ascii="宋体" w:hAnsi="宋体" w:eastAsia="宋体" w:cs="宋体"/>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（必修）</w:t>
            </w: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C3B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FE29D">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中国特色社会主义</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3850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DEB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3A6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ACA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6BA4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265E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EB7579">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17165">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6D4721">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549DC">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D1291">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7DA04">
            <w:pPr>
              <w:rPr>
                <w:rFonts w:hint="eastAsia" w:asciiTheme="minorEastAsia" w:hAnsiTheme="minorEastAsia" w:eastAsiaTheme="minorEastAsia" w:cstheme="minorEastAsia"/>
                <w:i w:val="0"/>
                <w:iCs w:val="0"/>
                <w:color w:val="000000"/>
                <w:sz w:val="18"/>
                <w:szCs w:val="18"/>
                <w:u w:val="none"/>
              </w:rPr>
            </w:pPr>
          </w:p>
        </w:tc>
      </w:tr>
      <w:tr w14:paraId="1DC69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0F87AB1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677063">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80B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70547">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心理健康与职业生涯</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2610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3176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1DC1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01E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1270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9A9C2">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9E3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3C052">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678F6">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B3A58">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FEBD7">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EF193">
            <w:pPr>
              <w:rPr>
                <w:rFonts w:hint="eastAsia" w:asciiTheme="minorEastAsia" w:hAnsiTheme="minorEastAsia" w:eastAsiaTheme="minorEastAsia" w:cstheme="minorEastAsia"/>
                <w:i w:val="0"/>
                <w:iCs w:val="0"/>
                <w:color w:val="000000"/>
                <w:sz w:val="18"/>
                <w:szCs w:val="18"/>
                <w:u w:val="none"/>
              </w:rPr>
            </w:pPr>
          </w:p>
        </w:tc>
      </w:tr>
      <w:tr w14:paraId="4850A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5007AB26">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537B42">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552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543C5">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哲学与人生</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07B8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53A2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8FF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0035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722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6D5BB">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B5BEF">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9957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C24A2">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E087F">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D1EA7">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22347">
            <w:pPr>
              <w:rPr>
                <w:rFonts w:hint="eastAsia" w:asciiTheme="minorEastAsia" w:hAnsiTheme="minorEastAsia" w:eastAsiaTheme="minorEastAsia" w:cstheme="minorEastAsia"/>
                <w:i w:val="0"/>
                <w:iCs w:val="0"/>
                <w:color w:val="000000"/>
                <w:sz w:val="18"/>
                <w:szCs w:val="18"/>
                <w:u w:val="none"/>
              </w:rPr>
            </w:pPr>
          </w:p>
        </w:tc>
      </w:tr>
      <w:tr w14:paraId="16A32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2390E50C">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F4F233">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E31E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A062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职业道德与法治</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E2C67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7E8D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76258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536D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C31C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C4361">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4C822">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1560D">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110F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ADEAB">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B3930">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53CE0">
            <w:pPr>
              <w:rPr>
                <w:rFonts w:hint="eastAsia" w:asciiTheme="minorEastAsia" w:hAnsiTheme="minorEastAsia" w:eastAsiaTheme="minorEastAsia" w:cstheme="minorEastAsia"/>
                <w:i w:val="0"/>
                <w:iCs w:val="0"/>
                <w:color w:val="000000"/>
                <w:sz w:val="18"/>
                <w:szCs w:val="18"/>
                <w:u w:val="none"/>
              </w:rPr>
            </w:pPr>
          </w:p>
        </w:tc>
      </w:tr>
      <w:tr w14:paraId="0947B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1A040F9E">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F2C03B">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0544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511C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语文</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E686E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4AF1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C4B3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216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84CA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212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FC31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9C47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5E9F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D2D7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1D8D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DEE2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34A35">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978B9">
            <w:pPr>
              <w:rPr>
                <w:rFonts w:hint="eastAsia" w:asciiTheme="minorEastAsia" w:hAnsiTheme="minorEastAsia" w:eastAsiaTheme="minorEastAsia" w:cstheme="minorEastAsia"/>
                <w:i w:val="0"/>
                <w:iCs w:val="0"/>
                <w:color w:val="000000"/>
                <w:sz w:val="18"/>
                <w:szCs w:val="18"/>
                <w:u w:val="none"/>
              </w:rPr>
            </w:pPr>
          </w:p>
        </w:tc>
      </w:tr>
      <w:tr w14:paraId="3C412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7CE57D0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874F45">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AEE37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90720">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数学</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376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7EEF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4D37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252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4DF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248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BCBF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C2E18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8EFF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8FE8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EBFD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6E4A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EE6E3">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C0405">
            <w:pPr>
              <w:rPr>
                <w:rFonts w:hint="eastAsia" w:asciiTheme="minorEastAsia" w:hAnsiTheme="minorEastAsia" w:eastAsiaTheme="minorEastAsia" w:cstheme="minorEastAsia"/>
                <w:i w:val="0"/>
                <w:iCs w:val="0"/>
                <w:color w:val="000000"/>
                <w:sz w:val="18"/>
                <w:szCs w:val="18"/>
                <w:u w:val="none"/>
              </w:rPr>
            </w:pPr>
          </w:p>
        </w:tc>
      </w:tr>
      <w:tr w14:paraId="44D1F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62A8DA91">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648BB7">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8BB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47EB6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英语</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AE76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F1CA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A1F4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216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E9F0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212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36A3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7F77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5821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3827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9027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165B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2B1EC">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1BC98">
            <w:pPr>
              <w:rPr>
                <w:rFonts w:hint="eastAsia" w:asciiTheme="minorEastAsia" w:hAnsiTheme="minorEastAsia" w:eastAsiaTheme="minorEastAsia" w:cstheme="minorEastAsia"/>
                <w:i w:val="0"/>
                <w:iCs w:val="0"/>
                <w:color w:val="000000"/>
                <w:sz w:val="18"/>
                <w:szCs w:val="18"/>
                <w:u w:val="none"/>
              </w:rPr>
            </w:pPr>
          </w:p>
        </w:tc>
      </w:tr>
      <w:tr w14:paraId="2DC5C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0457664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E0F919">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42EB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0EB09">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信息技术</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236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2D7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6B5A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B26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C652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BD6E69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1"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5BF1B6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77D86">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F89AE">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3E9F6">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E240D">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1C82D">
            <w:pPr>
              <w:rPr>
                <w:rFonts w:hint="eastAsia" w:asciiTheme="minorEastAsia" w:hAnsiTheme="minorEastAsia" w:eastAsiaTheme="minorEastAsia" w:cstheme="minorEastAsia"/>
                <w:i w:val="0"/>
                <w:iCs w:val="0"/>
                <w:color w:val="000000"/>
                <w:sz w:val="18"/>
                <w:szCs w:val="18"/>
                <w:u w:val="none"/>
              </w:rPr>
            </w:pPr>
          </w:p>
        </w:tc>
      </w:tr>
      <w:tr w14:paraId="58F4C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10D83178">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B583D6">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E30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9</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CAAC1">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体育与健康</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C4ED7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BB3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000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086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F657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140</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0691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B11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51C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0778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18E27">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A8EA4">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3751D">
            <w:pPr>
              <w:rPr>
                <w:rFonts w:hint="eastAsia" w:asciiTheme="minorEastAsia" w:hAnsiTheme="minorEastAsia" w:eastAsiaTheme="minorEastAsia" w:cstheme="minorEastAsia"/>
                <w:i w:val="0"/>
                <w:iCs w:val="0"/>
                <w:color w:val="000000"/>
                <w:sz w:val="18"/>
                <w:szCs w:val="18"/>
                <w:u w:val="none"/>
              </w:rPr>
            </w:pPr>
          </w:p>
        </w:tc>
      </w:tr>
      <w:tr w14:paraId="756C6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2799DFB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EFEE2E">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A061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A3787">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艺术</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AA4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FD2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535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533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05C4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66AE5">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F2A4E">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72EDA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983654">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43789">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09F97">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3FB54">
            <w:pPr>
              <w:rPr>
                <w:rFonts w:hint="eastAsia" w:asciiTheme="minorEastAsia" w:hAnsiTheme="minorEastAsia" w:eastAsiaTheme="minorEastAsia" w:cstheme="minorEastAsia"/>
                <w:i w:val="0"/>
                <w:iCs w:val="0"/>
                <w:color w:val="000000"/>
                <w:sz w:val="18"/>
                <w:szCs w:val="18"/>
                <w:u w:val="none"/>
              </w:rPr>
            </w:pPr>
          </w:p>
        </w:tc>
      </w:tr>
      <w:tr w14:paraId="462E6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0537D2D0">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EEF591">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5CE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8DC8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历史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426F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5A78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193A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EB54E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D4F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FA0E6">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E1AE6">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A5D5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F3BB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29B15">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FC8F4">
            <w:pPr>
              <w:jc w:val="center"/>
              <w:rPr>
                <w:rFonts w:hint="eastAsia" w:asciiTheme="minorEastAsia" w:hAnsiTheme="minorEastAsia" w:eastAsiaTheme="minorEastAsia" w:cstheme="minorEastAsia"/>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CBF4B">
            <w:pPr>
              <w:rPr>
                <w:rFonts w:hint="eastAsia" w:asciiTheme="minorEastAsia" w:hAnsiTheme="minorEastAsia" w:eastAsiaTheme="minorEastAsia" w:cstheme="minorEastAsia"/>
                <w:i w:val="0"/>
                <w:iCs w:val="0"/>
                <w:color w:val="000000"/>
                <w:sz w:val="18"/>
                <w:szCs w:val="18"/>
                <w:u w:val="none"/>
              </w:rPr>
            </w:pPr>
          </w:p>
        </w:tc>
      </w:tr>
      <w:tr w14:paraId="065FA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1E37728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C23D7A">
            <w:pPr>
              <w:jc w:val="center"/>
              <w:rPr>
                <w:rFonts w:hint="eastAsia" w:ascii="宋体" w:hAnsi="宋体" w:eastAsia="宋体" w:cs="宋体"/>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4D30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BF3F2">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劳动教育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FB8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CB6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B0A0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E78BD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39A6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28</w:t>
            </w:r>
          </w:p>
        </w:tc>
        <w:tc>
          <w:tcPr>
            <w:tcW w:w="4646"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352462C8">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3"/>
                <w:szCs w:val="13"/>
                <w:u w:val="none"/>
                <w:lang w:val="en-US" w:eastAsia="zh-CN" w:bidi="ar"/>
              </w:rPr>
              <w:t>完成入学劳动专题教育、劳动主题班会、劳动实践课等，由班主任核定学分</w:t>
            </w:r>
          </w:p>
        </w:tc>
      </w:tr>
      <w:tr w14:paraId="0F22C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4CFF9F22">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63E112">
            <w:pPr>
              <w:jc w:val="center"/>
              <w:rPr>
                <w:rFonts w:hint="eastAsia" w:ascii="宋体" w:hAnsi="宋体" w:eastAsia="宋体" w:cs="宋体"/>
                <w:i w:val="0"/>
                <w:iCs w:val="0"/>
                <w:color w:val="000000"/>
                <w:sz w:val="18"/>
                <w:szCs w:val="18"/>
                <w:u w:val="none"/>
              </w:rPr>
            </w:pPr>
          </w:p>
        </w:tc>
        <w:tc>
          <w:tcPr>
            <w:tcW w:w="298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7EB9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公共基础课（必修）合计（占 39.1%）</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A18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F623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1224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FF4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966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CAA2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258</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E33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F8A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36B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8BA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1F8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8F2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7CC6F">
            <w:pPr>
              <w:rPr>
                <w:rFonts w:hint="eastAsia" w:ascii="宋体" w:hAnsi="宋体" w:eastAsia="宋体" w:cs="宋体"/>
                <w:i w:val="0"/>
                <w:iCs w:val="0"/>
                <w:color w:val="000000"/>
                <w:sz w:val="22"/>
                <w:szCs w:val="22"/>
                <w:u w:val="none"/>
              </w:rPr>
            </w:pPr>
          </w:p>
        </w:tc>
      </w:tr>
      <w:tr w14:paraId="41D7E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5C69BA21">
            <w:pPr>
              <w:jc w:val="center"/>
              <w:rPr>
                <w:rFonts w:hint="eastAsia" w:ascii="宋体" w:hAnsi="宋体" w:eastAsia="宋体" w:cs="宋体"/>
                <w:i w:val="0"/>
                <w:iCs w:val="0"/>
                <w:color w:val="000000"/>
                <w:sz w:val="18"/>
                <w:szCs w:val="18"/>
                <w:u w:val="none"/>
              </w:rPr>
            </w:pPr>
          </w:p>
        </w:tc>
        <w:tc>
          <w:tcPr>
            <w:tcW w:w="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A0A69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共</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基</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础</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课</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（选修）</w:t>
            </w: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501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F784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党史国史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1C97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256B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0.25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181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1E9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1B09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4646" w:type="dxa"/>
            <w:gridSpan w:val="7"/>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D772D">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3"/>
                <w:szCs w:val="13"/>
                <w:u w:val="none"/>
                <w:lang w:bidi="ar"/>
              </w:rPr>
            </w:pPr>
            <w:r>
              <w:rPr>
                <w:rFonts w:hint="eastAsia" w:asciiTheme="minorEastAsia" w:hAnsiTheme="minorEastAsia" w:eastAsiaTheme="minorEastAsia" w:cstheme="minorEastAsia"/>
                <w:i w:val="0"/>
                <w:iCs w:val="0"/>
                <w:color w:val="000000"/>
                <w:kern w:val="0"/>
                <w:sz w:val="13"/>
                <w:szCs w:val="13"/>
                <w:u w:val="none"/>
                <w:lang w:val="en-US" w:eastAsia="zh-CN" w:bidi="ar"/>
              </w:rPr>
              <w:t>完成党史国史、国家安全教育主题班会等，</w:t>
            </w:r>
            <w:r>
              <w:rPr>
                <w:rFonts w:hint="eastAsia" w:asciiTheme="minorEastAsia" w:hAnsiTheme="minorEastAsia" w:eastAsiaTheme="minorEastAsia" w:cstheme="minorEastAsia"/>
                <w:i w:val="0"/>
                <w:iCs w:val="0"/>
                <w:color w:val="000000"/>
                <w:kern w:val="0"/>
                <w:sz w:val="13"/>
                <w:szCs w:val="13"/>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由班主任核定学分</w:t>
            </w:r>
          </w:p>
        </w:tc>
      </w:tr>
      <w:tr w14:paraId="204F1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0EAEA911">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48BC97">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64EB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9C070">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国家安全教育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9CCD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E1A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0.25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C66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25D5A2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367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4646" w:type="dxa"/>
            <w:gridSpan w:val="7"/>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01EEE">
            <w:pPr>
              <w:jc w:val="left"/>
              <w:textAlignment w:val="center"/>
              <w:rPr>
                <w:rFonts w:hint="eastAsia" w:asciiTheme="minorEastAsia" w:hAnsiTheme="minorEastAsia" w:eastAsiaTheme="minorEastAsia" w:cstheme="minorEastAsia"/>
                <w:i w:val="0"/>
                <w:iCs w:val="0"/>
                <w:color w:val="000000"/>
                <w:sz w:val="13"/>
                <w:szCs w:val="13"/>
                <w:u w:val="none"/>
                <w:lang w:bidi="ar"/>
              </w:rPr>
            </w:pPr>
          </w:p>
        </w:tc>
      </w:tr>
      <w:tr w14:paraId="1B9A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45BD89EC">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DAE292">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16F5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B2915">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创新创业教育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20E7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E25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0.25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12C0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1DEBBAA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0047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4646" w:type="dxa"/>
            <w:gridSpan w:val="7"/>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32DCEF">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3"/>
                <w:szCs w:val="13"/>
                <w:u w:val="none"/>
                <w:lang w:bidi="ar"/>
              </w:rPr>
            </w:pPr>
            <w:r>
              <w:rPr>
                <w:rFonts w:hint="eastAsia" w:asciiTheme="minorEastAsia" w:hAnsiTheme="minorEastAsia" w:eastAsiaTheme="minorEastAsia" w:cstheme="minorEastAsia"/>
                <w:i w:val="0"/>
                <w:iCs w:val="0"/>
                <w:color w:val="000000"/>
                <w:kern w:val="0"/>
                <w:sz w:val="13"/>
                <w:szCs w:val="13"/>
                <w:u w:val="none"/>
                <w:lang w:val="en-US" w:eastAsia="zh-CN" w:bidi="ar"/>
              </w:rPr>
              <w:t>完成创新创业教育、职业发展与就业指导、</w:t>
            </w:r>
            <w:r>
              <w:rPr>
                <w:rFonts w:hint="eastAsia" w:asciiTheme="minorEastAsia" w:hAnsiTheme="minorEastAsia" w:eastAsiaTheme="minorEastAsia" w:cstheme="minorEastAsia"/>
                <w:i w:val="0"/>
                <w:iCs w:val="0"/>
                <w:color w:val="000000"/>
                <w:kern w:val="0"/>
                <w:sz w:val="13"/>
                <w:szCs w:val="13"/>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岗位实习动员等，由班主任核定学分</w:t>
            </w:r>
          </w:p>
        </w:tc>
      </w:tr>
      <w:tr w14:paraId="6E939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6C037DD3">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B23339">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DA1D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363FE">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职业发展与就业指导</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top"/>
          </w:tcPr>
          <w:p w14:paraId="08EE1ABD">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BE8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0.25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D61C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4BB13B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E6B9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4646" w:type="dxa"/>
            <w:gridSpan w:val="7"/>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7974F3">
            <w:pPr>
              <w:jc w:val="left"/>
              <w:rPr>
                <w:rFonts w:hint="eastAsia" w:asciiTheme="minorEastAsia" w:hAnsiTheme="minorEastAsia" w:eastAsiaTheme="minorEastAsia" w:cstheme="minorEastAsia"/>
                <w:i w:val="0"/>
                <w:iCs w:val="0"/>
                <w:color w:val="000000"/>
                <w:sz w:val="18"/>
                <w:szCs w:val="18"/>
                <w:u w:val="none"/>
              </w:rPr>
            </w:pPr>
          </w:p>
        </w:tc>
      </w:tr>
      <w:tr w14:paraId="39CB8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6EA14EDE">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FB1810">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EA7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B4D0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中华优秀统文化</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B7E8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CDDB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A07B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2F0358E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93D7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4646"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F13A0">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完成中华传统文化、非遗项目教育等，由班主任核定学分</w:t>
            </w:r>
          </w:p>
        </w:tc>
      </w:tr>
      <w:tr w14:paraId="5C367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1AEBEDEC">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2FC75E">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005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2D25A">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心理健康教育</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B88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787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022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46D414C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304C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B23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0.5</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1BA51">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52C07">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CA9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0.5</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7954F">
            <w:pPr>
              <w:jc w:val="center"/>
              <w:rPr>
                <w:rFonts w:hint="eastAsia" w:asciiTheme="minorEastAsia" w:hAnsiTheme="minorEastAsia" w:eastAsiaTheme="minorEastAsia" w:cstheme="minorEastAsia"/>
                <w:i w:val="0"/>
                <w:iCs w:val="0"/>
                <w:color w:val="FF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53F40">
            <w:pPr>
              <w:jc w:val="center"/>
              <w:rPr>
                <w:rFonts w:hint="eastAsia" w:ascii="宋体" w:hAnsi="宋体" w:eastAsia="宋体" w:cs="宋体"/>
                <w:i w:val="0"/>
                <w:iCs w:val="0"/>
                <w:color w:val="000000"/>
                <w:sz w:val="20"/>
                <w:szCs w:val="20"/>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A15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0"/>
                <w:szCs w:val="20"/>
                <w:u w:val="none"/>
                <w:lang w:val="en-US" w:eastAsia="zh-CN" w:bidi="ar"/>
              </w:rPr>
              <w:t>10，8</w:t>
            </w:r>
          </w:p>
        </w:tc>
      </w:tr>
      <w:tr w14:paraId="3CB24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0A6C7FEA">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DE7173">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387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4626B">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公共选修课1(文创）</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3485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52F6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6083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290BCBC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216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18FD5">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FA76C">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A285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917A8">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E59ED">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690F8">
            <w:pPr>
              <w:jc w:val="center"/>
              <w:rPr>
                <w:rFonts w:hint="eastAsia" w:ascii="宋体" w:hAnsi="宋体" w:eastAsia="宋体" w:cs="宋体"/>
                <w:i w:val="0"/>
                <w:iCs w:val="0"/>
                <w:color w:val="000000"/>
                <w:sz w:val="20"/>
                <w:szCs w:val="20"/>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EEEA9">
            <w:pPr>
              <w:rPr>
                <w:rFonts w:hint="eastAsia" w:ascii="宋体" w:hAnsi="宋体" w:eastAsia="宋体" w:cs="宋体"/>
                <w:i w:val="0"/>
                <w:iCs w:val="0"/>
                <w:color w:val="000000"/>
                <w:sz w:val="22"/>
                <w:szCs w:val="22"/>
                <w:u w:val="none"/>
              </w:rPr>
            </w:pPr>
          </w:p>
        </w:tc>
      </w:tr>
      <w:tr w14:paraId="61A12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16F19008">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193F77">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8B2A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BD553">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公共选修课2（刺绣）</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C798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467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B5F6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7AA7500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562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18130">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C2BF4">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611B5">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9B9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78927">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9031F">
            <w:pPr>
              <w:jc w:val="center"/>
              <w:rPr>
                <w:rFonts w:hint="eastAsia" w:ascii="宋体" w:hAnsi="宋体" w:eastAsia="宋体" w:cs="宋体"/>
                <w:i w:val="0"/>
                <w:iCs w:val="0"/>
                <w:color w:val="000000"/>
                <w:sz w:val="20"/>
                <w:szCs w:val="20"/>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428E9">
            <w:pPr>
              <w:rPr>
                <w:rFonts w:hint="eastAsia" w:ascii="宋体" w:hAnsi="宋体" w:eastAsia="宋体" w:cs="宋体"/>
                <w:i w:val="0"/>
                <w:iCs w:val="0"/>
                <w:color w:val="000000"/>
                <w:sz w:val="22"/>
                <w:szCs w:val="22"/>
                <w:u w:val="none"/>
              </w:rPr>
            </w:pPr>
          </w:p>
        </w:tc>
      </w:tr>
      <w:tr w14:paraId="3456B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7057D5EC">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D445E7">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C6E9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9</w:t>
            </w:r>
          </w:p>
        </w:tc>
        <w:tc>
          <w:tcPr>
            <w:tcW w:w="18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0709A">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公共选修课3</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7610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752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B7B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nil"/>
            </w:tcBorders>
            <w:shd w:val="clear" w:color="auto" w:fill="auto"/>
            <w:noWrap/>
            <w:vAlign w:val="center"/>
          </w:tcPr>
          <w:p w14:paraId="0F16075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42C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A2AF8">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7254E">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D40CC">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E9C7C">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F57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2CCF4">
            <w:pPr>
              <w:jc w:val="center"/>
              <w:rPr>
                <w:rFonts w:hint="eastAsia" w:ascii="宋体" w:hAnsi="宋体" w:eastAsia="宋体" w:cs="宋体"/>
                <w:i w:val="0"/>
                <w:iCs w:val="0"/>
                <w:color w:val="000000"/>
                <w:sz w:val="20"/>
                <w:szCs w:val="20"/>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A3C55">
            <w:pPr>
              <w:rPr>
                <w:rFonts w:hint="eastAsia" w:ascii="宋体" w:hAnsi="宋体" w:eastAsia="宋体" w:cs="宋体"/>
                <w:i w:val="0"/>
                <w:iCs w:val="0"/>
                <w:color w:val="000000"/>
                <w:sz w:val="22"/>
                <w:szCs w:val="22"/>
                <w:u w:val="none"/>
              </w:rPr>
            </w:pPr>
          </w:p>
        </w:tc>
      </w:tr>
      <w:tr w14:paraId="3ABE7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58DB238C">
            <w:pPr>
              <w:jc w:val="center"/>
              <w:rPr>
                <w:rFonts w:hint="eastAsia" w:ascii="宋体" w:hAnsi="宋体" w:eastAsia="宋体" w:cs="宋体"/>
                <w:i w:val="0"/>
                <w:iCs w:val="0"/>
                <w:color w:val="000000"/>
                <w:sz w:val="18"/>
                <w:szCs w:val="18"/>
                <w:u w:val="none"/>
              </w:rPr>
            </w:pPr>
          </w:p>
        </w:tc>
        <w:tc>
          <w:tcPr>
            <w:tcW w:w="7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3DC34">
            <w:pPr>
              <w:jc w:val="center"/>
              <w:rPr>
                <w:rFonts w:hint="eastAsia" w:asciiTheme="minorEastAsia" w:hAnsiTheme="minorEastAsia" w:eastAsiaTheme="minorEastAsia" w:cstheme="minorEastAsia"/>
                <w:i w:val="0"/>
                <w:iCs w:val="0"/>
                <w:color w:val="000000"/>
                <w:sz w:val="18"/>
                <w:szCs w:val="18"/>
                <w:u w:val="none"/>
              </w:rPr>
            </w:pPr>
          </w:p>
        </w:tc>
        <w:tc>
          <w:tcPr>
            <w:tcW w:w="298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113B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公共基础课（选修）合计（占 4.2%）</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2F95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7.5</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5E5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132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43C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44DF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AC7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0.5</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919C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96CD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6EC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2.5</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B626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6FFA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F4E01">
            <w:pPr>
              <w:rPr>
                <w:rFonts w:hint="eastAsia" w:ascii="宋体" w:hAnsi="宋体" w:eastAsia="宋体" w:cs="宋体"/>
                <w:i w:val="0"/>
                <w:iCs w:val="0"/>
                <w:color w:val="000000"/>
                <w:sz w:val="22"/>
                <w:szCs w:val="22"/>
                <w:u w:val="none"/>
              </w:rPr>
            </w:pPr>
          </w:p>
        </w:tc>
      </w:tr>
      <w:tr w14:paraId="0A11B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nil"/>
              <w:right w:val="single" w:color="000000" w:sz="4" w:space="0"/>
            </w:tcBorders>
            <w:shd w:val="clear" w:color="auto" w:fill="auto"/>
            <w:vAlign w:val="center"/>
          </w:tcPr>
          <w:p w14:paraId="630C31D9">
            <w:pPr>
              <w:jc w:val="center"/>
              <w:rPr>
                <w:rFonts w:hint="eastAsia" w:ascii="宋体" w:hAnsi="宋体" w:eastAsia="宋体" w:cs="宋体"/>
                <w:i w:val="0"/>
                <w:iCs w:val="0"/>
                <w:color w:val="000000"/>
                <w:sz w:val="18"/>
                <w:szCs w:val="18"/>
                <w:u w:val="none"/>
              </w:rPr>
            </w:pPr>
          </w:p>
        </w:tc>
        <w:tc>
          <w:tcPr>
            <w:tcW w:w="3685" w:type="dxa"/>
            <w:gridSpan w:val="4"/>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2F9643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公共基础课合计（占 43.3%）</w:t>
            </w:r>
          </w:p>
        </w:tc>
        <w:tc>
          <w:tcPr>
            <w:tcW w:w="72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1D892C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75.5</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C603D4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1356</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EC3C9D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1090</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9B0E9B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266</w:t>
            </w:r>
          </w:p>
        </w:tc>
        <w:tc>
          <w:tcPr>
            <w:tcW w:w="60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B1C1B7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14.5</w:t>
            </w:r>
          </w:p>
        </w:tc>
        <w:tc>
          <w:tcPr>
            <w:tcW w:w="60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86A2EC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5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14A89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16</w:t>
            </w:r>
          </w:p>
        </w:tc>
        <w:tc>
          <w:tcPr>
            <w:tcW w:w="63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EBC6C5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16.5</w:t>
            </w:r>
          </w:p>
        </w:tc>
        <w:tc>
          <w:tcPr>
            <w:tcW w:w="65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DF8B70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13</w:t>
            </w:r>
          </w:p>
        </w:tc>
        <w:tc>
          <w:tcPr>
            <w:tcW w:w="84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8E10F6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c>
          <w:tcPr>
            <w:tcW w:w="668"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ADB8950">
            <w:pPr>
              <w:jc w:val="center"/>
              <w:rPr>
                <w:rFonts w:hint="eastAsia" w:ascii="宋体" w:hAnsi="宋体" w:eastAsia="宋体" w:cs="宋体"/>
                <w:i w:val="0"/>
                <w:iCs w:val="0"/>
                <w:color w:val="000000"/>
                <w:sz w:val="21"/>
                <w:szCs w:val="21"/>
                <w:u w:val="none"/>
              </w:rPr>
            </w:pPr>
          </w:p>
        </w:tc>
      </w:tr>
      <w:tr w14:paraId="1C571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CDADE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业</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课</w:t>
            </w:r>
          </w:p>
        </w:tc>
        <w:tc>
          <w:tcPr>
            <w:tcW w:w="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FBCD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业</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基</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础</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课</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（必修）</w:t>
            </w: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49E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6E5D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服装美术基础</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E38B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F789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19E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36A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13BE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57ED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4D5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4A8DF">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1F6E7">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172BE1">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B305B">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C105DD">
            <w:pPr>
              <w:jc w:val="center"/>
              <w:rPr>
                <w:rFonts w:hint="eastAsia" w:ascii="宋体" w:hAnsi="宋体" w:eastAsia="宋体" w:cs="宋体"/>
                <w:i w:val="0"/>
                <w:iCs w:val="0"/>
                <w:color w:val="000000"/>
                <w:sz w:val="21"/>
                <w:szCs w:val="21"/>
                <w:u w:val="none"/>
              </w:rPr>
            </w:pPr>
          </w:p>
        </w:tc>
      </w:tr>
      <w:tr w14:paraId="55530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1D569">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5C0173">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77D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8D7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服装设计基础</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B3A9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0CA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08F2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20CD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079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52EB7">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3509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3444A8">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7672D">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8A884">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C2C77">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756D4">
            <w:pPr>
              <w:jc w:val="center"/>
              <w:rPr>
                <w:rFonts w:hint="eastAsia" w:ascii="宋体" w:hAnsi="宋体" w:eastAsia="宋体" w:cs="宋体"/>
                <w:i w:val="0"/>
                <w:iCs w:val="0"/>
                <w:color w:val="000000"/>
                <w:sz w:val="21"/>
                <w:szCs w:val="21"/>
                <w:u w:val="none"/>
              </w:rPr>
            </w:pPr>
          </w:p>
        </w:tc>
      </w:tr>
      <w:tr w14:paraId="1D0B7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A58474">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9A12F6">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C15E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D9C6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服装效果图表现</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59CF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8322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F61C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E0AF5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E8434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73A6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799CA1">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8935">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A5A66">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BBC61">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63925">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9F61E">
            <w:pPr>
              <w:jc w:val="center"/>
              <w:rPr>
                <w:rFonts w:hint="eastAsia" w:ascii="宋体" w:hAnsi="宋体" w:eastAsia="宋体" w:cs="宋体"/>
                <w:i w:val="0"/>
                <w:iCs w:val="0"/>
                <w:color w:val="000000"/>
                <w:sz w:val="21"/>
                <w:szCs w:val="21"/>
                <w:u w:val="none"/>
              </w:rPr>
            </w:pPr>
          </w:p>
        </w:tc>
      </w:tr>
      <w:tr w14:paraId="5E9C7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726DF8">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EAF76E">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08DA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7E48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服装陈列基础</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6450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DCCA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87B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182B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3CCE8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143F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7395D">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D99C9">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D148F">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56525">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71CA7">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224E1">
            <w:pPr>
              <w:jc w:val="center"/>
              <w:rPr>
                <w:rFonts w:hint="eastAsia" w:ascii="宋体" w:hAnsi="宋体" w:eastAsia="宋体" w:cs="宋体"/>
                <w:i w:val="0"/>
                <w:iCs w:val="0"/>
                <w:color w:val="000000"/>
                <w:sz w:val="21"/>
                <w:szCs w:val="21"/>
                <w:u w:val="none"/>
              </w:rPr>
            </w:pPr>
          </w:p>
        </w:tc>
      </w:tr>
      <w:tr w14:paraId="16617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1D61AF">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05BB18">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213A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389A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摄影基础</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45C9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0637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305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4A0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CC73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B81F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F82AF">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DF1725">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F42D8">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5B288">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C956A">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A70D2">
            <w:pPr>
              <w:jc w:val="center"/>
              <w:rPr>
                <w:rFonts w:hint="eastAsia" w:ascii="宋体" w:hAnsi="宋体" w:eastAsia="宋体" w:cs="宋体"/>
                <w:i w:val="0"/>
                <w:iCs w:val="0"/>
                <w:color w:val="000000"/>
                <w:sz w:val="21"/>
                <w:szCs w:val="21"/>
                <w:u w:val="none"/>
              </w:rPr>
            </w:pPr>
          </w:p>
        </w:tc>
      </w:tr>
      <w:tr w14:paraId="39113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652F70">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ED30F5">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0272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85A7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图形图像基础（PS)</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59AC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559A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3EB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AFDD8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68920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0E8FF">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528CB">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9B1A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DB5B0">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F2CEB">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E3256">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94EF9">
            <w:pPr>
              <w:jc w:val="center"/>
              <w:rPr>
                <w:rFonts w:hint="eastAsia" w:ascii="宋体" w:hAnsi="宋体" w:eastAsia="宋体" w:cs="宋体"/>
                <w:i w:val="0"/>
                <w:iCs w:val="0"/>
                <w:color w:val="000000"/>
                <w:sz w:val="21"/>
                <w:szCs w:val="21"/>
                <w:u w:val="none"/>
              </w:rPr>
            </w:pPr>
          </w:p>
        </w:tc>
      </w:tr>
      <w:tr w14:paraId="1F35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CF2A66">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BF829A">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3C4F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E5E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服装电脑设计(AI)</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32E9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0C40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4DFA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24B3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A723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1030B">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F4A47">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AF36C">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3B3A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255D6">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B47EE">
            <w:pPr>
              <w:jc w:val="center"/>
              <w:rPr>
                <w:rFonts w:hint="eastAsia" w:ascii="宋体" w:hAnsi="宋体" w:eastAsia="宋体" w:cs="宋体"/>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A80970">
            <w:pPr>
              <w:jc w:val="center"/>
              <w:rPr>
                <w:rFonts w:hint="default" w:ascii="Calibri" w:hAnsi="Calibri" w:eastAsia="宋体" w:cs="Calibri"/>
                <w:i w:val="0"/>
                <w:iCs w:val="0"/>
                <w:color w:val="000000"/>
                <w:sz w:val="22"/>
                <w:szCs w:val="22"/>
                <w:u w:val="none"/>
              </w:rPr>
            </w:pPr>
          </w:p>
        </w:tc>
      </w:tr>
      <w:tr w14:paraId="17FA4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3A543E">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7231C0">
            <w:pPr>
              <w:jc w:val="center"/>
              <w:rPr>
                <w:rFonts w:hint="eastAsia" w:asciiTheme="minorEastAsia" w:hAnsiTheme="minorEastAsia" w:eastAsiaTheme="minorEastAsia" w:cstheme="minorEastAsia"/>
                <w:i w:val="0"/>
                <w:iCs w:val="0"/>
                <w:color w:val="000000"/>
                <w:sz w:val="18"/>
                <w:szCs w:val="18"/>
                <w:u w:val="none"/>
              </w:rPr>
            </w:pPr>
          </w:p>
        </w:tc>
        <w:tc>
          <w:tcPr>
            <w:tcW w:w="298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0C11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专业基础课（必修）合计（占 16.1%）</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4143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F78E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504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FB18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162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456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342</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283E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90A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A74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5DAA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D414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44C7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3809B">
            <w:pPr>
              <w:jc w:val="center"/>
              <w:rPr>
                <w:rFonts w:hint="default" w:ascii="Calibri" w:hAnsi="Calibri" w:eastAsia="宋体" w:cs="Calibri"/>
                <w:i w:val="0"/>
                <w:iCs w:val="0"/>
                <w:color w:val="000000"/>
                <w:sz w:val="22"/>
                <w:szCs w:val="22"/>
                <w:u w:val="none"/>
              </w:rPr>
            </w:pPr>
          </w:p>
        </w:tc>
      </w:tr>
      <w:tr w14:paraId="3F217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35D6D3">
            <w:pPr>
              <w:jc w:val="center"/>
              <w:rPr>
                <w:rFonts w:hint="eastAsia" w:ascii="宋体" w:hAnsi="宋体" w:eastAsia="宋体" w:cs="宋体"/>
                <w:i w:val="0"/>
                <w:iCs w:val="0"/>
                <w:color w:val="000000"/>
                <w:sz w:val="18"/>
                <w:szCs w:val="18"/>
                <w:u w:val="none"/>
              </w:rPr>
            </w:pPr>
          </w:p>
        </w:tc>
        <w:tc>
          <w:tcPr>
            <w:tcW w:w="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7C07F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业</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核</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心</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课</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（必修）</w:t>
            </w: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3F85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4B36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时尚品牌鉴赏</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5F1D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8949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D698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5C44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5AB7E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33EBF">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D3409">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BFACC">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402BD">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593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A56C8">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A7016F">
            <w:pPr>
              <w:jc w:val="center"/>
              <w:rPr>
                <w:rFonts w:hint="eastAsia" w:ascii="宋体" w:hAnsi="宋体" w:eastAsia="宋体" w:cs="宋体"/>
                <w:i w:val="0"/>
                <w:iCs w:val="0"/>
                <w:color w:val="000000"/>
                <w:sz w:val="21"/>
                <w:szCs w:val="21"/>
                <w:u w:val="none"/>
              </w:rPr>
            </w:pPr>
          </w:p>
        </w:tc>
      </w:tr>
      <w:tr w14:paraId="2D9C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08EC8D">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FF4232">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E051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DA4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舞台布景(3D)</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B869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678D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B10D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390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5D5F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809D9">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33D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F9D54">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1ED08A">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33B0D">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A8558">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6D8B0">
            <w:pPr>
              <w:jc w:val="center"/>
              <w:rPr>
                <w:rFonts w:hint="eastAsia" w:ascii="宋体" w:hAnsi="宋体" w:eastAsia="宋体" w:cs="宋体"/>
                <w:i w:val="0"/>
                <w:iCs w:val="0"/>
                <w:color w:val="000000"/>
                <w:sz w:val="21"/>
                <w:szCs w:val="21"/>
                <w:u w:val="none"/>
              </w:rPr>
            </w:pPr>
          </w:p>
        </w:tc>
      </w:tr>
      <w:tr w14:paraId="078BC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971952">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71F557">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A2A5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3768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服装产品传播</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E55D3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BDE0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BE9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D657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ADD2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523BC">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3E850">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438B7">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C54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F1A6F">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0B2FD">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23930">
            <w:pPr>
              <w:jc w:val="center"/>
              <w:rPr>
                <w:rFonts w:hint="eastAsia" w:ascii="宋体" w:hAnsi="宋体" w:eastAsia="宋体" w:cs="宋体"/>
                <w:i w:val="0"/>
                <w:iCs w:val="0"/>
                <w:color w:val="000000"/>
                <w:sz w:val="21"/>
                <w:szCs w:val="21"/>
                <w:u w:val="none"/>
              </w:rPr>
            </w:pPr>
          </w:p>
        </w:tc>
      </w:tr>
      <w:tr w14:paraId="6655F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A8966A">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11D315">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8B3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9EBC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1+X证书</w:t>
            </w:r>
            <w:r>
              <w:rPr>
                <w:rFonts w:hint="eastAsia" w:asciiTheme="minorEastAsia" w:hAnsiTheme="minorEastAsia" w:eastAsiaTheme="minorEastAsia" w:cstheme="minorEastAsia"/>
                <w:i w:val="0"/>
                <w:iCs w:val="0"/>
                <w:color w:val="000000"/>
                <w:kern w:val="0"/>
                <w:sz w:val="15"/>
                <w:szCs w:val="15"/>
                <w:u w:val="none"/>
                <w:lang w:val="en-US" w:eastAsia="zh-CN" w:bidi="ar"/>
              </w:rPr>
              <w:t>（陈列/新媒体）</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F761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A975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B5F5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E6C9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F59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43E66">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08F35">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FE6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C7197">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EEF49">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4D2158">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AB75D">
            <w:pPr>
              <w:jc w:val="center"/>
              <w:rPr>
                <w:rFonts w:hint="eastAsia" w:ascii="宋体" w:hAnsi="宋体" w:eastAsia="宋体" w:cs="宋体"/>
                <w:i w:val="0"/>
                <w:iCs w:val="0"/>
                <w:color w:val="000000"/>
                <w:sz w:val="21"/>
                <w:szCs w:val="21"/>
                <w:u w:val="none"/>
              </w:rPr>
            </w:pPr>
          </w:p>
        </w:tc>
      </w:tr>
      <w:tr w14:paraId="457A5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B6386">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9924B6">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8E6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8BB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服装跨媒体陈列</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283E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18F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79952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C92D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0C45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B9AA0">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BF58D">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A5902">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7ED1D">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9AC3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4F598">
            <w:pPr>
              <w:jc w:val="center"/>
              <w:rPr>
                <w:rFonts w:hint="default" w:ascii="Calibri" w:hAnsi="Calibri" w:eastAsia="宋体" w:cs="Calibri"/>
                <w:i w:val="0"/>
                <w:iCs w:val="0"/>
                <w:color w:val="00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977B7">
            <w:pPr>
              <w:jc w:val="center"/>
              <w:rPr>
                <w:rFonts w:hint="eastAsia" w:ascii="宋体" w:hAnsi="宋体" w:eastAsia="宋体" w:cs="宋体"/>
                <w:i w:val="0"/>
                <w:iCs w:val="0"/>
                <w:color w:val="000000"/>
                <w:sz w:val="21"/>
                <w:szCs w:val="21"/>
                <w:u w:val="none"/>
              </w:rPr>
            </w:pPr>
          </w:p>
        </w:tc>
      </w:tr>
      <w:tr w14:paraId="10D88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B71DC9">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96663">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EBB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1092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短视频制作(PR)</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D1D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EDA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263A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D407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BDE6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BC4A9">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70CC2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7E2B7">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4933E">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B2C14">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2756A">
            <w:pPr>
              <w:jc w:val="center"/>
              <w:rPr>
                <w:rFonts w:hint="default" w:ascii="Calibri" w:hAnsi="Calibri" w:eastAsia="宋体" w:cs="Calibri"/>
                <w:i w:val="0"/>
                <w:iCs w:val="0"/>
                <w:color w:val="FF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7DF847">
            <w:pPr>
              <w:rPr>
                <w:rFonts w:hint="eastAsia" w:ascii="宋体" w:hAnsi="宋体" w:eastAsia="宋体" w:cs="宋体"/>
                <w:i w:val="0"/>
                <w:iCs w:val="0"/>
                <w:color w:val="FF0000"/>
                <w:sz w:val="22"/>
                <w:szCs w:val="22"/>
                <w:u w:val="none"/>
              </w:rPr>
            </w:pPr>
          </w:p>
        </w:tc>
      </w:tr>
      <w:tr w14:paraId="3A778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C0E2D8">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FF7653">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4DDF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8399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影视特效制作(AE)</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6B26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4CF8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27B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0CD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4C95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A788C">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39808">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08F4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86660">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89071">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14D13">
            <w:pPr>
              <w:jc w:val="center"/>
              <w:rPr>
                <w:rFonts w:hint="default" w:ascii="Calibri" w:hAnsi="Calibri" w:eastAsia="宋体" w:cs="Calibri"/>
                <w:i w:val="0"/>
                <w:iCs w:val="0"/>
                <w:color w:val="FF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AC4D0">
            <w:pPr>
              <w:rPr>
                <w:rFonts w:hint="eastAsia" w:ascii="宋体" w:hAnsi="宋体" w:eastAsia="宋体" w:cs="宋体"/>
                <w:i w:val="0"/>
                <w:iCs w:val="0"/>
                <w:color w:val="FF0000"/>
                <w:sz w:val="22"/>
                <w:szCs w:val="22"/>
                <w:u w:val="none"/>
              </w:rPr>
            </w:pPr>
          </w:p>
        </w:tc>
      </w:tr>
      <w:tr w14:paraId="27C62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D6F5D7">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727AA5">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C4CA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E528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品牌项目策划</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819DF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028F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F0A4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108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9181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565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D7DB2C">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D332D">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B3E22">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F38DA">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9961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C8C2B">
            <w:pPr>
              <w:jc w:val="center"/>
              <w:rPr>
                <w:rFonts w:hint="default" w:ascii="Calibri" w:hAnsi="Calibri" w:eastAsia="宋体" w:cs="Calibri"/>
                <w:i w:val="0"/>
                <w:iCs w:val="0"/>
                <w:color w:val="FF0000"/>
                <w:sz w:val="22"/>
                <w:szCs w:val="22"/>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09E65">
            <w:pPr>
              <w:rPr>
                <w:rFonts w:hint="eastAsia" w:ascii="宋体" w:hAnsi="宋体" w:eastAsia="宋体" w:cs="宋体"/>
                <w:i w:val="0"/>
                <w:iCs w:val="0"/>
                <w:color w:val="FF0000"/>
                <w:sz w:val="22"/>
                <w:szCs w:val="22"/>
                <w:u w:val="none"/>
              </w:rPr>
            </w:pPr>
          </w:p>
        </w:tc>
      </w:tr>
      <w:tr w14:paraId="134A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7D49FE">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37288C">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9BED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9</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B17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毕业设计</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7622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E573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301F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F37E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FD72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E015F4">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3E9DB">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BF58E">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20D3F">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22436">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920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8（1-9）</w:t>
            </w: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F8CC5">
            <w:pPr>
              <w:jc w:val="center"/>
              <w:rPr>
                <w:rFonts w:hint="default" w:ascii="Calibri" w:hAnsi="Calibri" w:eastAsia="宋体" w:cs="Calibri"/>
                <w:i w:val="0"/>
                <w:iCs w:val="0"/>
                <w:color w:val="000000"/>
                <w:sz w:val="22"/>
                <w:szCs w:val="22"/>
                <w:u w:val="none"/>
              </w:rPr>
            </w:pPr>
          </w:p>
        </w:tc>
      </w:tr>
      <w:tr w14:paraId="5F638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26EF09">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E16BF5">
            <w:pPr>
              <w:jc w:val="center"/>
              <w:rPr>
                <w:rFonts w:hint="eastAsia" w:asciiTheme="minorEastAsia" w:hAnsiTheme="minorEastAsia" w:eastAsiaTheme="minorEastAsia" w:cstheme="minorEastAsia"/>
                <w:i w:val="0"/>
                <w:iCs w:val="0"/>
                <w:color w:val="000000"/>
                <w:sz w:val="18"/>
                <w:szCs w:val="18"/>
                <w:u w:val="none"/>
              </w:rPr>
            </w:pPr>
          </w:p>
        </w:tc>
        <w:tc>
          <w:tcPr>
            <w:tcW w:w="2983" w:type="dxa"/>
            <w:gridSpan w:val="3"/>
            <w:tcBorders>
              <w:top w:val="single" w:color="000000" w:sz="4" w:space="0"/>
              <w:left w:val="single" w:color="000000" w:sz="4" w:space="0"/>
              <w:bottom w:val="nil"/>
              <w:right w:val="single" w:color="000000" w:sz="4" w:space="0"/>
            </w:tcBorders>
            <w:shd w:val="clear" w:color="auto" w:fill="auto"/>
            <w:noWrap/>
            <w:vAlign w:val="center"/>
          </w:tcPr>
          <w:p w14:paraId="1D83C9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专业核心课（必修）合计（占 21.9%）</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E8B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38</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ECD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684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3F76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226</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2887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458</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7220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D086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251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8B7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09A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1E3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C9DF5">
            <w:pPr>
              <w:jc w:val="center"/>
              <w:rPr>
                <w:rFonts w:hint="default" w:ascii="Calibri" w:hAnsi="Calibri" w:eastAsia="宋体" w:cs="Calibri"/>
                <w:i w:val="0"/>
                <w:iCs w:val="0"/>
                <w:color w:val="000000"/>
                <w:sz w:val="22"/>
                <w:szCs w:val="22"/>
                <w:u w:val="none"/>
              </w:rPr>
            </w:pPr>
          </w:p>
        </w:tc>
      </w:tr>
      <w:tr w14:paraId="5B9E7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DA8B79">
            <w:pPr>
              <w:jc w:val="center"/>
              <w:rPr>
                <w:rFonts w:hint="eastAsia" w:ascii="宋体" w:hAnsi="宋体" w:eastAsia="宋体" w:cs="宋体"/>
                <w:i w:val="0"/>
                <w:iCs w:val="0"/>
                <w:color w:val="000000"/>
                <w:sz w:val="18"/>
                <w:szCs w:val="18"/>
                <w:u w:val="none"/>
              </w:rPr>
            </w:pPr>
          </w:p>
        </w:tc>
        <w:tc>
          <w:tcPr>
            <w:tcW w:w="3685" w:type="dxa"/>
            <w:gridSpan w:val="4"/>
            <w:tcBorders>
              <w:top w:val="single" w:color="000000" w:sz="4" w:space="0"/>
              <w:left w:val="single" w:color="000000" w:sz="4" w:space="0"/>
              <w:bottom w:val="single" w:color="000000" w:sz="4" w:space="0"/>
              <w:right w:val="nil"/>
            </w:tcBorders>
            <w:shd w:val="clear" w:color="auto" w:fill="F2F2F2"/>
            <w:noWrap/>
            <w:vAlign w:val="center"/>
          </w:tcPr>
          <w:p w14:paraId="39BDE8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专业必修课合计（占 38%）</w:t>
            </w:r>
          </w:p>
        </w:tc>
        <w:tc>
          <w:tcPr>
            <w:tcW w:w="720"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264EE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66</w:t>
            </w:r>
          </w:p>
        </w:tc>
        <w:tc>
          <w:tcPr>
            <w:tcW w:w="617"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4C4BA7F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1188</w:t>
            </w:r>
          </w:p>
        </w:tc>
        <w:tc>
          <w:tcPr>
            <w:tcW w:w="617"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57330D3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388</w:t>
            </w:r>
          </w:p>
        </w:tc>
        <w:tc>
          <w:tcPr>
            <w:tcW w:w="617"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CD0996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800</w:t>
            </w:r>
          </w:p>
        </w:tc>
        <w:tc>
          <w:tcPr>
            <w:tcW w:w="600"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6E845F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01"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DF1A5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51"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3F1C3B5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34"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7B76090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w:t>
            </w:r>
          </w:p>
        </w:tc>
        <w:tc>
          <w:tcPr>
            <w:tcW w:w="652"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2AAB667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840" w:type="dxa"/>
            <w:tcBorders>
              <w:top w:val="single" w:color="000000" w:sz="4" w:space="0"/>
              <w:left w:val="single" w:color="000000" w:sz="4" w:space="0"/>
              <w:bottom w:val="single" w:color="000000" w:sz="4" w:space="0"/>
              <w:right w:val="single" w:color="000000" w:sz="4" w:space="0"/>
            </w:tcBorders>
            <w:shd w:val="clear" w:color="auto" w:fill="F2F2F2"/>
            <w:noWrap/>
            <w:vAlign w:val="center"/>
          </w:tcPr>
          <w:p w14:paraId="0DC1733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37699">
            <w:pPr>
              <w:jc w:val="center"/>
              <w:rPr>
                <w:rFonts w:hint="default" w:ascii="Calibri" w:hAnsi="Calibri" w:eastAsia="宋体" w:cs="Calibri"/>
                <w:i w:val="0"/>
                <w:iCs w:val="0"/>
                <w:color w:val="000000"/>
                <w:sz w:val="18"/>
                <w:szCs w:val="18"/>
                <w:u w:val="none"/>
              </w:rPr>
            </w:pPr>
          </w:p>
        </w:tc>
      </w:tr>
      <w:tr w14:paraId="2B138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D83C0F">
            <w:pPr>
              <w:jc w:val="center"/>
              <w:rPr>
                <w:rFonts w:hint="eastAsia" w:ascii="宋体" w:hAnsi="宋体" w:eastAsia="宋体" w:cs="宋体"/>
                <w:i w:val="0"/>
                <w:iCs w:val="0"/>
                <w:color w:val="000000"/>
                <w:sz w:val="18"/>
                <w:szCs w:val="18"/>
                <w:u w:val="none"/>
              </w:rPr>
            </w:pPr>
          </w:p>
        </w:tc>
        <w:tc>
          <w:tcPr>
            <w:tcW w:w="7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3970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业</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拓</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展</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8"/>
                <w:szCs w:val="18"/>
                <w:u w:val="none"/>
                <w:lang w:val="en-US" w:eastAsia="zh-CN" w:bidi="ar"/>
              </w:rPr>
              <w:t>课</w:t>
            </w:r>
            <w:r>
              <w:rPr>
                <w:rFonts w:hint="eastAsia" w:asciiTheme="minorEastAsia" w:hAnsiTheme="minorEastAsia" w:eastAsiaTheme="minorEastAsia" w:cstheme="minorEastAsia"/>
                <w:i w:val="0"/>
                <w:iCs w:val="0"/>
                <w:color w:val="000000"/>
                <w:kern w:val="0"/>
                <w:sz w:val="18"/>
                <w:szCs w:val="18"/>
                <w:u w:val="none"/>
                <w:lang w:val="en-US" w:eastAsia="zh-CN" w:bidi="ar"/>
              </w:rPr>
              <w:br w:type="textWrapping"/>
            </w:r>
            <w:r>
              <w:rPr>
                <w:rFonts w:hint="eastAsia" w:asciiTheme="minorEastAsia" w:hAnsiTheme="minorEastAsia" w:eastAsiaTheme="minorEastAsia" w:cstheme="minorEastAsia"/>
                <w:i w:val="0"/>
                <w:iCs w:val="0"/>
                <w:color w:val="000000"/>
                <w:kern w:val="0"/>
                <w:sz w:val="13"/>
                <w:szCs w:val="13"/>
                <w:u w:val="none"/>
                <w:lang w:val="en-US" w:eastAsia="zh-CN" w:bidi="ar"/>
              </w:rPr>
              <w:t>（选修）</w:t>
            </w: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3ECE0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4C7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成衣制作基础</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81D2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1785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3F8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F8774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6C51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BB1B9">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D73A3">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DEB65">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3245E">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AAF05">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4DA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8（1-9）</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0FE65">
            <w:pPr>
              <w:rPr>
                <w:rFonts w:hint="eastAsia" w:ascii="宋体" w:hAnsi="宋体" w:eastAsia="宋体" w:cs="宋体"/>
                <w:i w:val="0"/>
                <w:iCs w:val="0"/>
                <w:color w:val="000000"/>
                <w:sz w:val="21"/>
                <w:szCs w:val="21"/>
                <w:u w:val="none"/>
              </w:rPr>
            </w:pPr>
          </w:p>
        </w:tc>
      </w:tr>
      <w:tr w14:paraId="7707C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43A35A">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E1431">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0EA7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AA04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服装立体裁剪</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4FF1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考试</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5100E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F966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8256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05E8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DF3696">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CEF47">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11038">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F1130">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F44B0">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8EAD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8（1-9）</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55D76">
            <w:pPr>
              <w:rPr>
                <w:rFonts w:hint="eastAsia" w:ascii="宋体" w:hAnsi="宋体" w:eastAsia="宋体" w:cs="宋体"/>
                <w:i w:val="0"/>
                <w:iCs w:val="0"/>
                <w:color w:val="000000"/>
                <w:sz w:val="21"/>
                <w:szCs w:val="21"/>
                <w:u w:val="none"/>
              </w:rPr>
            </w:pPr>
          </w:p>
        </w:tc>
      </w:tr>
      <w:tr w14:paraId="071DC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3B3F10">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31DC83">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60C1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FDC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时尚插画</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E308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6D2C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E65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4E3F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08B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54</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E4D90">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A5369">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074E0">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872D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C07DB">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506A1">
            <w:pPr>
              <w:jc w:val="center"/>
              <w:rPr>
                <w:rFonts w:hint="eastAsia" w:ascii="宋体" w:hAnsi="宋体" w:eastAsia="宋体" w:cs="宋体"/>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70C08">
            <w:pPr>
              <w:rPr>
                <w:rFonts w:hint="eastAsia" w:ascii="宋体" w:hAnsi="宋体" w:eastAsia="宋体" w:cs="宋体"/>
                <w:i w:val="0"/>
                <w:iCs w:val="0"/>
                <w:color w:val="000000"/>
                <w:sz w:val="21"/>
                <w:szCs w:val="21"/>
                <w:u w:val="none"/>
              </w:rPr>
            </w:pPr>
          </w:p>
        </w:tc>
      </w:tr>
      <w:tr w14:paraId="5A898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C27AC6">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EA272F">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ADD5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4995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时尚文案创作</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E673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A3A6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430C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0AAC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F433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CEECC">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FD9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9723A4">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103C5">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06897B">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05BFE">
            <w:pPr>
              <w:jc w:val="center"/>
              <w:rPr>
                <w:rFonts w:hint="eastAsia" w:ascii="宋体" w:hAnsi="宋体" w:eastAsia="宋体" w:cs="宋体"/>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2AB19">
            <w:pPr>
              <w:rPr>
                <w:rFonts w:hint="eastAsia" w:ascii="宋体" w:hAnsi="宋体" w:eastAsia="宋体" w:cs="宋体"/>
                <w:i w:val="0"/>
                <w:iCs w:val="0"/>
                <w:color w:val="000000"/>
                <w:sz w:val="21"/>
                <w:szCs w:val="21"/>
                <w:u w:val="none"/>
              </w:rPr>
            </w:pPr>
          </w:p>
        </w:tc>
      </w:tr>
      <w:tr w14:paraId="69936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A44B22">
            <w:pPr>
              <w:jc w:val="center"/>
              <w:rPr>
                <w:rFonts w:hint="eastAsia" w:ascii="宋体" w:hAnsi="宋体" w:eastAsia="宋体" w:cs="宋体"/>
                <w:i w:val="0"/>
                <w:iCs w:val="0"/>
                <w:color w:val="000000"/>
                <w:sz w:val="18"/>
                <w:szCs w:val="18"/>
                <w:u w:val="none"/>
              </w:rPr>
            </w:pPr>
          </w:p>
        </w:tc>
        <w:tc>
          <w:tcPr>
            <w:tcW w:w="7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D36001">
            <w:pPr>
              <w:jc w:val="center"/>
              <w:rPr>
                <w:rFonts w:hint="eastAsia" w:asciiTheme="minorEastAsia" w:hAnsiTheme="minorEastAsia" w:eastAsiaTheme="minorEastAsia" w:cstheme="minorEastAsia"/>
                <w:i w:val="0"/>
                <w:iCs w:val="0"/>
                <w:color w:val="000000"/>
                <w:sz w:val="18"/>
                <w:szCs w:val="18"/>
                <w:u w:val="none"/>
              </w:rPr>
            </w:pPr>
          </w:p>
        </w:tc>
        <w:tc>
          <w:tcPr>
            <w:tcW w:w="2983"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431C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专业选修课合计（占8%）</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53C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7D33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252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6B9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72</w:t>
            </w:r>
          </w:p>
        </w:tc>
        <w:tc>
          <w:tcPr>
            <w:tcW w:w="6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2979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180</w:t>
            </w:r>
          </w:p>
        </w:tc>
        <w:tc>
          <w:tcPr>
            <w:tcW w:w="6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2E0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3C3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ABB4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4EC4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w:t>
            </w:r>
          </w:p>
        </w:tc>
        <w:tc>
          <w:tcPr>
            <w:tcW w:w="6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5451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7962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9CF62">
            <w:pPr>
              <w:rPr>
                <w:rFonts w:hint="eastAsia" w:ascii="宋体" w:hAnsi="宋体" w:eastAsia="宋体" w:cs="宋体"/>
                <w:i w:val="0"/>
                <w:iCs w:val="0"/>
                <w:color w:val="000000"/>
                <w:sz w:val="21"/>
                <w:szCs w:val="21"/>
                <w:u w:val="none"/>
              </w:rPr>
            </w:pPr>
          </w:p>
        </w:tc>
      </w:tr>
      <w:tr w14:paraId="1A284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1C8DEB">
            <w:pPr>
              <w:jc w:val="center"/>
              <w:rPr>
                <w:rFonts w:hint="eastAsia" w:ascii="宋体" w:hAnsi="宋体" w:eastAsia="宋体" w:cs="宋体"/>
                <w:i w:val="0"/>
                <w:iCs w:val="0"/>
                <w:color w:val="000000"/>
                <w:sz w:val="18"/>
                <w:szCs w:val="18"/>
                <w:u w:val="none"/>
              </w:rPr>
            </w:pPr>
          </w:p>
        </w:tc>
        <w:tc>
          <w:tcPr>
            <w:tcW w:w="3685" w:type="dxa"/>
            <w:gridSpan w:val="4"/>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9755D7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专业课合计（占 46%）</w:t>
            </w:r>
          </w:p>
        </w:tc>
        <w:tc>
          <w:tcPr>
            <w:tcW w:w="72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A7CB0B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80</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350BC2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1440</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8F0C4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460</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BEAF7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980</w:t>
            </w:r>
          </w:p>
        </w:tc>
        <w:tc>
          <w:tcPr>
            <w:tcW w:w="60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DB2D70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60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2B10AD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16</w:t>
            </w:r>
          </w:p>
        </w:tc>
        <w:tc>
          <w:tcPr>
            <w:tcW w:w="651"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46223C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34"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32A3E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12</w:t>
            </w:r>
          </w:p>
        </w:tc>
        <w:tc>
          <w:tcPr>
            <w:tcW w:w="652"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3FEF0F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14</w:t>
            </w:r>
          </w:p>
        </w:tc>
        <w:tc>
          <w:tcPr>
            <w:tcW w:w="84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FFCDAC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668"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8C387DB">
            <w:pPr>
              <w:rPr>
                <w:rFonts w:hint="eastAsia" w:ascii="宋体" w:hAnsi="宋体" w:eastAsia="宋体" w:cs="宋体"/>
                <w:i w:val="0"/>
                <w:iCs w:val="0"/>
                <w:color w:val="000000"/>
                <w:sz w:val="21"/>
                <w:szCs w:val="21"/>
                <w:u w:val="none"/>
              </w:rPr>
            </w:pPr>
          </w:p>
        </w:tc>
      </w:tr>
      <w:tr w14:paraId="17037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3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32B85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18"/>
                <w:szCs w:val="18"/>
                <w:u w:val="none"/>
                <w:lang w:val="en-US" w:eastAsia="zh-CN" w:bidi="ar"/>
              </w:rPr>
              <w:t>综合实践课</w:t>
            </w:r>
          </w:p>
        </w:tc>
        <w:tc>
          <w:tcPr>
            <w:tcW w:w="702" w:type="dxa"/>
            <w:vMerge w:val="restart"/>
            <w:tcBorders>
              <w:top w:val="single" w:color="000000" w:sz="4" w:space="0"/>
              <w:left w:val="single" w:color="000000" w:sz="4" w:space="0"/>
              <w:bottom w:val="nil"/>
              <w:right w:val="single" w:color="000000" w:sz="4" w:space="0"/>
            </w:tcBorders>
            <w:shd w:val="clear" w:color="auto" w:fill="auto"/>
            <w:vAlign w:val="center"/>
          </w:tcPr>
          <w:p w14:paraId="79AEB49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3"/>
                <w:szCs w:val="13"/>
                <w:u w:val="none"/>
                <w:lang w:val="en-US" w:eastAsia="zh-CN" w:bidi="ar"/>
              </w:rPr>
              <w:t>（必修）</w:t>
            </w: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4971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8B666">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入学教育（军训）</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EA61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74F5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A15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E841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3B8BB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30</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5B58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1（1周）</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3A854">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E9F53">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CEA14">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5C9F0">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E8A2B">
            <w:pPr>
              <w:jc w:val="center"/>
              <w:rPr>
                <w:rFonts w:hint="eastAsia" w:ascii="宋体" w:hAnsi="宋体" w:eastAsia="宋体" w:cs="宋体"/>
                <w:i w:val="0"/>
                <w:iCs w:val="0"/>
                <w:color w:val="000000"/>
                <w:sz w:val="18"/>
                <w:szCs w:val="18"/>
                <w:u w:val="none"/>
              </w:rPr>
            </w:pP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80A88">
            <w:pPr>
              <w:rPr>
                <w:rFonts w:hint="eastAsia" w:ascii="宋体" w:hAnsi="宋体" w:eastAsia="宋体" w:cs="宋体"/>
                <w:i w:val="0"/>
                <w:iCs w:val="0"/>
                <w:color w:val="000000"/>
                <w:sz w:val="22"/>
                <w:szCs w:val="22"/>
                <w:u w:val="none"/>
              </w:rPr>
            </w:pPr>
          </w:p>
        </w:tc>
      </w:tr>
      <w:tr w14:paraId="1AC48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3236B8">
            <w:pPr>
              <w:jc w:val="center"/>
              <w:rPr>
                <w:rFonts w:hint="eastAsia" w:ascii="宋体" w:hAnsi="宋体" w:eastAsia="宋体" w:cs="宋体"/>
                <w:i w:val="0"/>
                <w:iCs w:val="0"/>
                <w:color w:val="000000"/>
                <w:sz w:val="21"/>
                <w:szCs w:val="21"/>
                <w:u w:val="none"/>
              </w:rPr>
            </w:pPr>
          </w:p>
        </w:tc>
        <w:tc>
          <w:tcPr>
            <w:tcW w:w="702" w:type="dxa"/>
            <w:vMerge w:val="continue"/>
            <w:tcBorders>
              <w:top w:val="single" w:color="000000" w:sz="4" w:space="0"/>
              <w:left w:val="single" w:color="000000" w:sz="4" w:space="0"/>
              <w:bottom w:val="nil"/>
              <w:right w:val="single" w:color="000000" w:sz="4" w:space="0"/>
            </w:tcBorders>
            <w:shd w:val="clear" w:color="auto" w:fill="auto"/>
            <w:vAlign w:val="center"/>
          </w:tcPr>
          <w:p w14:paraId="5C3C7F79">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6BFB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48F7D">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毕业实习（岗位实习）</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A5B1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A0C8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15</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4106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270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FA87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488D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270</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7726F">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F3454">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C0011">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0B6C1">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029213">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BBCBD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5"/>
                <w:szCs w:val="15"/>
                <w:u w:val="none"/>
                <w:lang w:val="en-US" w:eastAsia="zh-CN" w:bidi="ar"/>
              </w:rPr>
              <w:t>15（10-18）</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1FADF">
            <w:pPr>
              <w:rPr>
                <w:rFonts w:hint="eastAsia" w:ascii="宋体" w:hAnsi="宋体" w:eastAsia="宋体" w:cs="宋体"/>
                <w:i w:val="0"/>
                <w:iCs w:val="0"/>
                <w:color w:val="000000"/>
                <w:sz w:val="22"/>
                <w:szCs w:val="22"/>
                <w:u w:val="none"/>
              </w:rPr>
            </w:pPr>
          </w:p>
        </w:tc>
      </w:tr>
      <w:tr w14:paraId="5ED6E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98F483">
            <w:pPr>
              <w:jc w:val="center"/>
              <w:rPr>
                <w:rFonts w:hint="eastAsia" w:ascii="宋体" w:hAnsi="宋体" w:eastAsia="宋体" w:cs="宋体"/>
                <w:i w:val="0"/>
                <w:iCs w:val="0"/>
                <w:color w:val="000000"/>
                <w:sz w:val="21"/>
                <w:szCs w:val="21"/>
                <w:u w:val="none"/>
              </w:rPr>
            </w:pPr>
          </w:p>
        </w:tc>
        <w:tc>
          <w:tcPr>
            <w:tcW w:w="702" w:type="dxa"/>
            <w:vMerge w:val="continue"/>
            <w:tcBorders>
              <w:top w:val="single" w:color="000000" w:sz="4" w:space="0"/>
              <w:left w:val="single" w:color="000000" w:sz="4" w:space="0"/>
              <w:bottom w:val="nil"/>
              <w:right w:val="single" w:color="000000" w:sz="4" w:space="0"/>
            </w:tcBorders>
            <w:shd w:val="clear" w:color="auto" w:fill="auto"/>
            <w:vAlign w:val="center"/>
          </w:tcPr>
          <w:p w14:paraId="15D5590E">
            <w:pPr>
              <w:jc w:val="center"/>
              <w:rPr>
                <w:rFonts w:hint="eastAsia" w:asciiTheme="minorEastAsia" w:hAnsiTheme="minorEastAsia" w:eastAsiaTheme="minorEastAsia" w:cstheme="minorEastAsia"/>
                <w:i w:val="0"/>
                <w:iCs w:val="0"/>
                <w:color w:val="000000"/>
                <w:sz w:val="18"/>
                <w:szCs w:val="18"/>
                <w:u w:val="none"/>
              </w:rPr>
            </w:pPr>
          </w:p>
        </w:tc>
        <w:tc>
          <w:tcPr>
            <w:tcW w:w="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5C10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w:t>
            </w:r>
          </w:p>
        </w:tc>
        <w:tc>
          <w:tcPr>
            <w:tcW w:w="18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114E9">
            <w:pPr>
              <w:keepNext w:val="0"/>
              <w:keepLines w:val="0"/>
              <w:widowControl/>
              <w:suppressLineNumbers w:val="0"/>
              <w:jc w:val="left"/>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毕业教育</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1441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考查</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5057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FE77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6095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1364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30</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0663">
            <w:pPr>
              <w:jc w:val="center"/>
              <w:rPr>
                <w:rFonts w:hint="eastAsia" w:asciiTheme="minorEastAsia" w:hAnsiTheme="minorEastAsia" w:eastAsiaTheme="minorEastAsia" w:cstheme="minorEastAsia"/>
                <w:i w:val="0"/>
                <w:iCs w:val="0"/>
                <w:color w:val="000000"/>
                <w:sz w:val="18"/>
                <w:szCs w:val="18"/>
                <w:u w:val="none"/>
              </w:rPr>
            </w:pP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77091">
            <w:pPr>
              <w:jc w:val="center"/>
              <w:rPr>
                <w:rFonts w:hint="eastAsia" w:asciiTheme="minorEastAsia" w:hAnsiTheme="minorEastAsia" w:eastAsiaTheme="minorEastAsia" w:cstheme="minorEastAsia"/>
                <w:i w:val="0"/>
                <w:iCs w:val="0"/>
                <w:color w:val="000000"/>
                <w:sz w:val="18"/>
                <w:szCs w:val="18"/>
                <w:u w:val="none"/>
              </w:rPr>
            </w:pP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E1C1A">
            <w:pPr>
              <w:jc w:val="center"/>
              <w:rPr>
                <w:rFonts w:hint="eastAsia" w:asciiTheme="minorEastAsia" w:hAnsiTheme="minorEastAsia" w:eastAsiaTheme="minorEastAsia" w:cstheme="minorEastAsia"/>
                <w:i w:val="0"/>
                <w:iCs w:val="0"/>
                <w:color w:val="000000"/>
                <w:sz w:val="18"/>
                <w:szCs w:val="18"/>
                <w:u w:val="none"/>
              </w:rPr>
            </w:pP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6F8171">
            <w:pPr>
              <w:jc w:val="center"/>
              <w:rPr>
                <w:rFonts w:hint="eastAsia" w:asciiTheme="minorEastAsia" w:hAnsiTheme="minorEastAsia" w:eastAsiaTheme="minorEastAsia" w:cstheme="minorEastAsia"/>
                <w:i w:val="0"/>
                <w:iCs w:val="0"/>
                <w:color w:val="000000"/>
                <w:sz w:val="18"/>
                <w:szCs w:val="18"/>
                <w:u w:val="none"/>
              </w:rPr>
            </w:pP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5D9C8">
            <w:pPr>
              <w:jc w:val="center"/>
              <w:rPr>
                <w:rFonts w:hint="eastAsia" w:asciiTheme="minorEastAsia" w:hAnsiTheme="minorEastAsia" w:eastAsiaTheme="minorEastAsia" w:cstheme="minorEastAsia"/>
                <w:i w:val="0"/>
                <w:iCs w:val="0"/>
                <w:color w:val="000000"/>
                <w:sz w:val="18"/>
                <w:szCs w:val="18"/>
                <w:u w:val="none"/>
              </w:rPr>
            </w:pP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7547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1（1周）</w:t>
            </w:r>
          </w:p>
        </w:tc>
        <w:tc>
          <w:tcPr>
            <w:tcW w:w="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6F69C">
            <w:pPr>
              <w:rPr>
                <w:rFonts w:hint="eastAsia" w:ascii="宋体" w:hAnsi="宋体" w:eastAsia="宋体" w:cs="宋体"/>
                <w:i w:val="0"/>
                <w:iCs w:val="0"/>
                <w:color w:val="000000"/>
                <w:sz w:val="22"/>
                <w:szCs w:val="22"/>
                <w:u w:val="none"/>
              </w:rPr>
            </w:pPr>
          </w:p>
        </w:tc>
      </w:tr>
      <w:tr w14:paraId="0CBF2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4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64DA5F">
            <w:pPr>
              <w:jc w:val="center"/>
              <w:rPr>
                <w:rFonts w:hint="eastAsia" w:ascii="宋体" w:hAnsi="宋体" w:eastAsia="宋体" w:cs="宋体"/>
                <w:i w:val="0"/>
                <w:iCs w:val="0"/>
                <w:color w:val="000000"/>
                <w:sz w:val="21"/>
                <w:szCs w:val="21"/>
                <w:u w:val="none"/>
              </w:rPr>
            </w:pPr>
          </w:p>
        </w:tc>
        <w:tc>
          <w:tcPr>
            <w:tcW w:w="3685" w:type="dxa"/>
            <w:gridSpan w:val="4"/>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841B2A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综合实践课合计（占 10.6%）</w:t>
            </w:r>
          </w:p>
        </w:tc>
        <w:tc>
          <w:tcPr>
            <w:tcW w:w="72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5284EF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17</w:t>
            </w:r>
          </w:p>
        </w:tc>
        <w:tc>
          <w:tcPr>
            <w:tcW w:w="617"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F62563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330</w:t>
            </w:r>
          </w:p>
        </w:tc>
        <w:tc>
          <w:tcPr>
            <w:tcW w:w="617"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BFCB90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F4CD6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330</w:t>
            </w:r>
          </w:p>
        </w:tc>
        <w:tc>
          <w:tcPr>
            <w:tcW w:w="60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FEDBF7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w:t>
            </w:r>
          </w:p>
        </w:tc>
        <w:tc>
          <w:tcPr>
            <w:tcW w:w="60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735C28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5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A6A3C0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3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2F92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6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4C4D8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2E8356">
            <w:pPr>
              <w:keepNext w:val="0"/>
              <w:keepLines w:val="0"/>
              <w:widowControl/>
              <w:suppressLineNumbers w:val="0"/>
              <w:jc w:val="center"/>
              <w:textAlignment w:val="center"/>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16</w:t>
            </w:r>
          </w:p>
        </w:tc>
        <w:tc>
          <w:tcPr>
            <w:tcW w:w="6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E09A14">
            <w:pPr>
              <w:jc w:val="center"/>
              <w:rPr>
                <w:rFonts w:hint="default" w:ascii="Calibri" w:hAnsi="Calibri" w:eastAsia="宋体" w:cs="Calibri"/>
                <w:i w:val="0"/>
                <w:iCs w:val="0"/>
                <w:color w:val="000000"/>
                <w:sz w:val="22"/>
                <w:szCs w:val="22"/>
                <w:u w:val="none"/>
              </w:rPr>
            </w:pPr>
          </w:p>
        </w:tc>
      </w:tr>
      <w:tr w14:paraId="08C3A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205"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53E3B78">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000000"/>
                <w:sz w:val="18"/>
                <w:szCs w:val="18"/>
                <w:u w:val="none"/>
              </w:rPr>
            </w:pPr>
            <w:r>
              <w:rPr>
                <w:rFonts w:hint="eastAsia" w:asciiTheme="minorEastAsia" w:hAnsiTheme="minorEastAsia" w:eastAsiaTheme="minorEastAsia" w:cstheme="minorEastAsia"/>
                <w:b/>
                <w:bCs/>
                <w:i w:val="0"/>
                <w:iCs w:val="0"/>
                <w:color w:val="000000"/>
                <w:kern w:val="0"/>
                <w:sz w:val="18"/>
                <w:szCs w:val="18"/>
                <w:u w:val="none"/>
                <w:lang w:val="en-US" w:eastAsia="zh-CN" w:bidi="ar"/>
              </w:rPr>
              <w:t>合计（实践课时&gt;50%）</w:t>
            </w:r>
          </w:p>
        </w:tc>
        <w:tc>
          <w:tcPr>
            <w:tcW w:w="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1A33C5">
            <w:pPr>
              <w:jc w:val="center"/>
              <w:rPr>
                <w:rFonts w:hint="eastAsia" w:asciiTheme="minorEastAsia" w:hAnsiTheme="minorEastAsia" w:eastAsiaTheme="minorEastAsia" w:cstheme="minorEastAsia"/>
                <w:b/>
                <w:bCs/>
                <w:i w:val="0"/>
                <w:iCs w:val="0"/>
                <w:color w:val="FF0000"/>
                <w:sz w:val="18"/>
                <w:szCs w:val="18"/>
                <w:u w:val="none"/>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C34B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172.5</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01D0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3126</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7C7F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1550</w:t>
            </w:r>
          </w:p>
        </w:tc>
        <w:tc>
          <w:tcPr>
            <w:tcW w:w="6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CF2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1576</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5395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29.5</w:t>
            </w:r>
          </w:p>
        </w:tc>
        <w:tc>
          <w:tcPr>
            <w:tcW w:w="6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7D37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28</w:t>
            </w:r>
          </w:p>
        </w:tc>
        <w:tc>
          <w:tcPr>
            <w:tcW w:w="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1D4F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28</w:t>
            </w:r>
          </w:p>
        </w:tc>
        <w:tc>
          <w:tcPr>
            <w:tcW w:w="6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EEF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28.5</w:t>
            </w:r>
          </w:p>
        </w:tc>
        <w:tc>
          <w:tcPr>
            <w:tcW w:w="6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75F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18"/>
                <w:szCs w:val="18"/>
                <w:u w:val="none"/>
              </w:rPr>
            </w:pPr>
            <w:r>
              <w:rPr>
                <w:rFonts w:hint="eastAsia" w:asciiTheme="minorEastAsia" w:hAnsiTheme="minorEastAsia" w:eastAsiaTheme="minorEastAsia" w:cstheme="minorEastAsia"/>
                <w:i w:val="0"/>
                <w:iCs w:val="0"/>
                <w:color w:val="000000"/>
                <w:kern w:val="0"/>
                <w:sz w:val="18"/>
                <w:szCs w:val="18"/>
                <w:u w:val="none"/>
                <w:lang w:val="en-US" w:eastAsia="zh-CN" w:bidi="ar"/>
              </w:rPr>
              <w:t>27</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07529D">
            <w:pPr>
              <w:keepNext w:val="0"/>
              <w:keepLines w:val="0"/>
              <w:widowControl/>
              <w:suppressLineNumbers w:val="0"/>
              <w:jc w:val="center"/>
              <w:textAlignment w:val="center"/>
              <w:rPr>
                <w:rFonts w:hint="default" w:ascii="Calibri" w:hAnsi="Calibri" w:eastAsia="宋体" w:cs="Calibri"/>
                <w:i w:val="0"/>
                <w:iCs w:val="0"/>
                <w:color w:val="000000"/>
                <w:sz w:val="18"/>
                <w:szCs w:val="18"/>
                <w:u w:val="none"/>
              </w:rPr>
            </w:pPr>
            <w:r>
              <w:rPr>
                <w:rFonts w:hint="default" w:ascii="Calibri" w:hAnsi="Calibri" w:eastAsia="宋体" w:cs="Calibri"/>
                <w:i w:val="0"/>
                <w:iCs w:val="0"/>
                <w:color w:val="000000"/>
                <w:kern w:val="0"/>
                <w:sz w:val="18"/>
                <w:szCs w:val="18"/>
                <w:u w:val="none"/>
                <w:lang w:val="en-US" w:eastAsia="zh-CN" w:bidi="ar"/>
              </w:rPr>
              <w:t>28</w:t>
            </w:r>
          </w:p>
        </w:tc>
        <w:tc>
          <w:tcPr>
            <w:tcW w:w="6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201B1">
            <w:pPr>
              <w:jc w:val="center"/>
              <w:rPr>
                <w:rFonts w:hint="eastAsia" w:ascii="宋体" w:hAnsi="宋体" w:eastAsia="宋体" w:cs="宋体"/>
                <w:b/>
                <w:bCs/>
                <w:i w:val="0"/>
                <w:iCs w:val="0"/>
                <w:color w:val="FF0000"/>
                <w:sz w:val="15"/>
                <w:szCs w:val="15"/>
                <w:u w:val="none"/>
              </w:rPr>
            </w:pPr>
          </w:p>
        </w:tc>
      </w:tr>
      <w:tr w14:paraId="60327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3205"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01BCE1D4">
            <w:pPr>
              <w:keepNext w:val="0"/>
              <w:keepLines w:val="0"/>
              <w:widowControl/>
              <w:suppressLineNumbers w:val="0"/>
              <w:jc w:val="left"/>
              <w:textAlignment w:val="top"/>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教研组长：</w:t>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 xml:space="preserve">           年    月    日</w:t>
            </w:r>
          </w:p>
        </w:tc>
        <w:tc>
          <w:tcPr>
            <w:tcW w:w="2777"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0CEC5695">
            <w:pPr>
              <w:keepNext w:val="0"/>
              <w:keepLines w:val="0"/>
              <w:widowControl/>
              <w:suppressLineNumbers w:val="0"/>
              <w:jc w:val="left"/>
              <w:textAlignment w:val="top"/>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教学部主任：</w:t>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 xml:space="preserve">          年   月   日</w:t>
            </w:r>
          </w:p>
        </w:tc>
        <w:tc>
          <w:tcPr>
            <w:tcW w:w="2469"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64BB7053">
            <w:pPr>
              <w:keepNext w:val="0"/>
              <w:keepLines w:val="0"/>
              <w:widowControl/>
              <w:suppressLineNumbers w:val="0"/>
              <w:jc w:val="left"/>
              <w:textAlignment w:val="top"/>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教务科长：</w:t>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 xml:space="preserve">     年   月   日</w:t>
            </w:r>
          </w:p>
        </w:tc>
        <w:tc>
          <w:tcPr>
            <w:tcW w:w="2794"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281242DA">
            <w:pPr>
              <w:keepNext w:val="0"/>
              <w:keepLines w:val="0"/>
              <w:widowControl/>
              <w:suppressLineNumbers w:val="0"/>
              <w:jc w:val="left"/>
              <w:textAlignment w:val="top"/>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教学校长：                                           </w:t>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br w:type="textWrapping"/>
            </w:r>
            <w:r>
              <w:rPr>
                <w:rFonts w:hint="eastAsia" w:ascii="宋体" w:hAnsi="宋体" w:eastAsia="宋体" w:cs="宋体"/>
                <w:b/>
                <w:bCs/>
                <w:i w:val="0"/>
                <w:iCs w:val="0"/>
                <w:color w:val="000000"/>
                <w:kern w:val="0"/>
                <w:sz w:val="20"/>
                <w:szCs w:val="20"/>
                <w:u w:val="none"/>
                <w:lang w:val="en-US" w:eastAsia="zh-CN" w:bidi="ar"/>
              </w:rPr>
              <w:t xml:space="preserve">       年   月   日</w:t>
            </w:r>
          </w:p>
        </w:tc>
      </w:tr>
      <w:tr w14:paraId="207C3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trPr>
        <w:tc>
          <w:tcPr>
            <w:tcW w:w="3205"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DF41AD7">
            <w:pPr>
              <w:rPr>
                <w:rFonts w:hint="eastAsia" w:ascii="宋体" w:hAnsi="宋体" w:eastAsia="宋体" w:cs="宋体"/>
                <w:b/>
                <w:bCs/>
                <w:i w:val="0"/>
                <w:iCs w:val="0"/>
                <w:color w:val="000000"/>
                <w:sz w:val="20"/>
                <w:szCs w:val="20"/>
                <w:u w:val="none"/>
              </w:rPr>
            </w:pPr>
          </w:p>
        </w:tc>
        <w:tc>
          <w:tcPr>
            <w:tcW w:w="2777"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DE65EF9">
            <w:pPr>
              <w:rPr>
                <w:rFonts w:hint="eastAsia" w:ascii="宋体" w:hAnsi="宋体" w:eastAsia="宋体" w:cs="宋体"/>
                <w:b/>
                <w:bCs/>
                <w:i w:val="0"/>
                <w:iCs w:val="0"/>
                <w:color w:val="000000"/>
                <w:sz w:val="20"/>
                <w:szCs w:val="20"/>
                <w:u w:val="none"/>
              </w:rPr>
            </w:pPr>
          </w:p>
        </w:tc>
        <w:tc>
          <w:tcPr>
            <w:tcW w:w="2469"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D82F078">
            <w:pPr>
              <w:jc w:val="left"/>
              <w:rPr>
                <w:rFonts w:hint="eastAsia" w:ascii="宋体" w:hAnsi="宋体" w:eastAsia="宋体" w:cs="宋体"/>
                <w:b/>
                <w:bCs/>
                <w:i w:val="0"/>
                <w:iCs w:val="0"/>
                <w:color w:val="000000"/>
                <w:sz w:val="20"/>
                <w:szCs w:val="20"/>
                <w:u w:val="none"/>
              </w:rPr>
            </w:pPr>
          </w:p>
        </w:tc>
        <w:tc>
          <w:tcPr>
            <w:tcW w:w="2794"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E9E4935">
            <w:pPr>
              <w:jc w:val="left"/>
              <w:rPr>
                <w:rFonts w:hint="eastAsia" w:ascii="宋体" w:hAnsi="宋体" w:eastAsia="宋体" w:cs="宋体"/>
                <w:b/>
                <w:bCs/>
                <w:i w:val="0"/>
                <w:iCs w:val="0"/>
                <w:color w:val="000000"/>
                <w:sz w:val="20"/>
                <w:szCs w:val="20"/>
                <w:u w:val="none"/>
              </w:rPr>
            </w:pPr>
          </w:p>
        </w:tc>
      </w:tr>
    </w:tbl>
    <w:p w14:paraId="1F9F8AF0">
      <w:pPr>
        <w:pStyle w:val="6"/>
        <w:ind w:firstLine="0" w:firstLineChars="0"/>
        <w:rPr>
          <w:rFonts w:hint="eastAsia"/>
          <w:sz w:val="24"/>
          <w:lang w:val="en-US" w:eastAsia="zh-CN"/>
        </w:rPr>
      </w:pPr>
    </w:p>
    <w:p w14:paraId="3C60B30C">
      <w:pPr>
        <w:pStyle w:val="6"/>
        <w:ind w:firstLine="0" w:firstLineChars="0"/>
        <w:rPr>
          <w:rFonts w:hint="eastAsia"/>
          <w:sz w:val="24"/>
          <w:lang w:val="en-US" w:eastAsia="zh-CN"/>
        </w:rPr>
      </w:pPr>
    </w:p>
    <w:p w14:paraId="70C39BD5">
      <w:pPr>
        <w:spacing w:line="360" w:lineRule="auto"/>
        <w:outlineLvl w:val="0"/>
        <w:rPr>
          <w:rFonts w:ascii="黑体" w:hAnsi="黑体" w:eastAsia="黑体"/>
          <w:b/>
          <w:bCs/>
          <w:sz w:val="28"/>
          <w:szCs w:val="18"/>
        </w:rPr>
      </w:pPr>
      <w:del w:id="825" w:author="chinble" w:date="2025-09-23T14:35:05Z">
        <w:bookmarkStart w:id="181" w:name="_Toc27101"/>
        <w:bookmarkStart w:id="182" w:name="_Toc22252"/>
        <w:bookmarkStart w:id="183" w:name="_Toc9678"/>
        <w:bookmarkStart w:id="184" w:name="_Toc7631"/>
        <w:bookmarkStart w:id="185" w:name="_Toc17379"/>
        <w:bookmarkStart w:id="186" w:name="_Toc7029"/>
        <w:bookmarkStart w:id="187" w:name="_Toc4412"/>
        <w:bookmarkStart w:id="188" w:name="_Toc27937"/>
        <w:r>
          <w:rPr>
            <w:rFonts w:hint="default" w:ascii="黑体" w:hAnsi="黑体" w:eastAsia="黑体"/>
            <w:b/>
            <w:bCs/>
            <w:sz w:val="28"/>
            <w:szCs w:val="18"/>
            <w:lang w:val="en-US" w:eastAsia="zh-CN"/>
          </w:rPr>
          <w:delText>8</w:delText>
        </w:r>
      </w:del>
      <w:ins w:id="826" w:author="chinble" w:date="2025-09-23T14:35:05Z">
        <w:r>
          <w:rPr>
            <w:rFonts w:hint="eastAsia" w:ascii="黑体" w:hAnsi="黑体" w:eastAsia="黑体"/>
            <w:b/>
            <w:bCs/>
            <w:sz w:val="28"/>
            <w:szCs w:val="18"/>
            <w:lang w:val="en-US" w:eastAsia="zh-CN"/>
          </w:rPr>
          <w:t>9</w:t>
        </w:r>
      </w:ins>
      <w:r>
        <w:rPr>
          <w:rFonts w:hint="eastAsia" w:ascii="黑体" w:hAnsi="黑体" w:eastAsia="黑体"/>
          <w:b/>
          <w:bCs/>
          <w:sz w:val="28"/>
          <w:szCs w:val="18"/>
        </w:rPr>
        <w:t>师资队伍</w:t>
      </w:r>
      <w:bookmarkEnd w:id="181"/>
      <w:bookmarkEnd w:id="182"/>
      <w:bookmarkEnd w:id="183"/>
      <w:bookmarkEnd w:id="184"/>
      <w:bookmarkEnd w:id="185"/>
      <w:bookmarkEnd w:id="186"/>
      <w:bookmarkEnd w:id="187"/>
      <w:bookmarkEnd w:id="188"/>
    </w:p>
    <w:p w14:paraId="4B99389D">
      <w:pPr>
        <w:spacing w:line="360" w:lineRule="auto"/>
        <w:ind w:firstLine="482" w:firstLineChars="200"/>
        <w:outlineLvl w:val="1"/>
        <w:rPr>
          <w:b/>
          <w:bCs/>
        </w:rPr>
      </w:pPr>
      <w:del w:id="827" w:author="chinble" w:date="2025-09-23T14:35:08Z">
        <w:bookmarkStart w:id="189" w:name="_Toc6955"/>
        <w:bookmarkStart w:id="190" w:name="_Toc14930"/>
        <w:bookmarkStart w:id="191" w:name="_Toc18313"/>
        <w:bookmarkStart w:id="192" w:name="_Toc13370"/>
        <w:bookmarkStart w:id="193" w:name="_Toc13059"/>
        <w:bookmarkStart w:id="194" w:name="_Toc29302"/>
        <w:bookmarkStart w:id="195" w:name="_Toc20849"/>
        <w:bookmarkStart w:id="196" w:name="_Toc21228"/>
        <w:r>
          <w:rPr>
            <w:rFonts w:hint="default"/>
            <w:b/>
            <w:bCs/>
            <w:lang w:val="en-US" w:eastAsia="zh-CN"/>
          </w:rPr>
          <w:delText>8</w:delText>
        </w:r>
      </w:del>
      <w:ins w:id="828" w:author="chinble" w:date="2025-09-23T14:35:08Z">
        <w:r>
          <w:rPr>
            <w:rFonts w:hint="eastAsia"/>
            <w:b/>
            <w:bCs/>
            <w:lang w:val="en-US" w:eastAsia="zh-CN"/>
          </w:rPr>
          <w:t>9</w:t>
        </w:r>
      </w:ins>
      <w:r>
        <w:rPr>
          <w:rFonts w:hint="eastAsia"/>
          <w:b/>
          <w:bCs/>
        </w:rPr>
        <w:t>.1队伍结构</w:t>
      </w:r>
      <w:bookmarkEnd w:id="189"/>
      <w:bookmarkEnd w:id="190"/>
      <w:bookmarkEnd w:id="191"/>
      <w:bookmarkEnd w:id="192"/>
      <w:bookmarkEnd w:id="193"/>
      <w:bookmarkEnd w:id="194"/>
      <w:bookmarkEnd w:id="195"/>
      <w:bookmarkEnd w:id="196"/>
    </w:p>
    <w:p w14:paraId="05381F3A">
      <w:pPr>
        <w:spacing w:line="360" w:lineRule="auto"/>
        <w:ind w:firstLine="480" w:firstLineChars="200"/>
        <w:rPr>
          <w:color w:val="FF0000"/>
          <w:szCs w:val="18"/>
        </w:rPr>
      </w:pPr>
      <w:r>
        <w:rPr>
          <w:rFonts w:hint="eastAsia"/>
          <w:szCs w:val="18"/>
        </w:rPr>
        <w:t>专任教师队伍的数量、学历和职称符合国家有关规定，形成合理的梯队结构。学生数与专任教师数比例为</w:t>
      </w:r>
      <w:r>
        <w:rPr>
          <w:rFonts w:hint="eastAsia"/>
          <w:szCs w:val="18"/>
          <w:lang w:val="en-US" w:eastAsia="zh-CN"/>
        </w:rPr>
        <w:t>19:1</w:t>
      </w:r>
      <w:r>
        <w:rPr>
          <w:rFonts w:hint="eastAsia"/>
          <w:szCs w:val="18"/>
        </w:rPr>
        <w:t>，专任教师中具有高级专业技术职务人数为</w:t>
      </w:r>
      <w:r>
        <w:rPr>
          <w:rFonts w:hint="eastAsia"/>
          <w:szCs w:val="18"/>
          <w:lang w:val="en-US" w:eastAsia="zh-CN"/>
        </w:rPr>
        <w:t>60</w:t>
      </w:r>
      <w:r>
        <w:rPr>
          <w:rFonts w:hint="eastAsia"/>
          <w:szCs w:val="18"/>
        </w:rPr>
        <w:t>%。“双师型”教师占专业课教师数比例为</w:t>
      </w:r>
      <w:r>
        <w:rPr>
          <w:rFonts w:hint="eastAsia"/>
          <w:szCs w:val="18"/>
          <w:lang w:val="en-US" w:eastAsia="zh-CN"/>
        </w:rPr>
        <w:t>84</w:t>
      </w:r>
      <w:r>
        <w:rPr>
          <w:rFonts w:hint="eastAsia"/>
          <w:szCs w:val="18"/>
        </w:rPr>
        <w:t>%。</w:t>
      </w:r>
    </w:p>
    <w:p w14:paraId="5E1EEB38">
      <w:pPr>
        <w:spacing w:line="360" w:lineRule="auto"/>
        <w:ind w:firstLine="480" w:firstLineChars="200"/>
        <w:rPr>
          <w:szCs w:val="18"/>
        </w:rPr>
      </w:pPr>
      <w:r>
        <w:rPr>
          <w:rFonts w:hint="eastAsia"/>
          <w:szCs w:val="18"/>
        </w:rPr>
        <w:t>能够整合校内外优质人才资源，选聘企业高级技术人员担任行业导师，组建校企合作、专兼结合的教师团队，建立定期开展专业（学科）教研机制。</w:t>
      </w:r>
    </w:p>
    <w:p w14:paraId="1F890ACF">
      <w:pPr>
        <w:spacing w:line="360" w:lineRule="auto"/>
        <w:ind w:firstLine="482" w:firstLineChars="200"/>
        <w:outlineLvl w:val="1"/>
        <w:rPr>
          <w:b/>
          <w:bCs/>
        </w:rPr>
      </w:pPr>
      <w:del w:id="829" w:author="chinble" w:date="2025-09-23T14:35:11Z">
        <w:bookmarkStart w:id="197" w:name="_Toc26696"/>
        <w:bookmarkStart w:id="198" w:name="_Toc16258"/>
        <w:bookmarkStart w:id="199" w:name="_Toc13619"/>
        <w:bookmarkStart w:id="200" w:name="_Toc20963"/>
        <w:bookmarkStart w:id="201" w:name="_Toc23142"/>
        <w:bookmarkStart w:id="202" w:name="_Toc873"/>
        <w:bookmarkStart w:id="203" w:name="_Toc14021"/>
        <w:bookmarkStart w:id="204" w:name="_Toc14016"/>
        <w:r>
          <w:rPr>
            <w:rFonts w:hint="default"/>
            <w:b/>
            <w:bCs/>
            <w:lang w:val="en-US" w:eastAsia="zh-CN"/>
          </w:rPr>
          <w:delText>8</w:delText>
        </w:r>
      </w:del>
      <w:ins w:id="830" w:author="chinble" w:date="2025-09-23T14:35:11Z">
        <w:r>
          <w:rPr>
            <w:rFonts w:hint="eastAsia"/>
            <w:b/>
            <w:bCs/>
            <w:lang w:val="en-US" w:eastAsia="zh-CN"/>
          </w:rPr>
          <w:t>9</w:t>
        </w:r>
      </w:ins>
      <w:r>
        <w:rPr>
          <w:rFonts w:hint="eastAsia"/>
          <w:b/>
          <w:bCs/>
        </w:rPr>
        <w:t>.2专业带头人</w:t>
      </w:r>
      <w:bookmarkEnd w:id="197"/>
      <w:bookmarkEnd w:id="198"/>
      <w:bookmarkEnd w:id="199"/>
      <w:bookmarkEnd w:id="200"/>
      <w:bookmarkEnd w:id="201"/>
      <w:bookmarkEnd w:id="202"/>
      <w:bookmarkEnd w:id="203"/>
      <w:bookmarkEnd w:id="204"/>
    </w:p>
    <w:p w14:paraId="2030F865">
      <w:pPr>
        <w:spacing w:line="360" w:lineRule="auto"/>
        <w:ind w:firstLine="480" w:firstLineChars="200"/>
        <w:rPr>
          <w:color w:val="FF0000"/>
          <w:szCs w:val="18"/>
        </w:rPr>
      </w:pPr>
      <w:r>
        <w:rPr>
          <w:rFonts w:hint="eastAsia"/>
          <w:szCs w:val="18"/>
        </w:rPr>
        <w:t>本专业带头人具有副高及以上职称，能够较好地把握国内外行业、专业发展，能广泛联系行业企业，了解行业企业对本专业人才的需求实际，教学设计、专业研究能力强，组织开展教科研工作能力强，在本区域或本领域具有一定的专业影响力。</w:t>
      </w:r>
    </w:p>
    <w:p w14:paraId="77CA04CA">
      <w:pPr>
        <w:spacing w:line="360" w:lineRule="auto"/>
        <w:ind w:firstLine="482" w:firstLineChars="200"/>
        <w:outlineLvl w:val="1"/>
        <w:rPr>
          <w:b/>
          <w:bCs/>
        </w:rPr>
      </w:pPr>
      <w:del w:id="831" w:author="chinble" w:date="2025-09-23T14:35:13Z">
        <w:bookmarkStart w:id="205" w:name="_Toc27947"/>
        <w:bookmarkStart w:id="206" w:name="_Toc239"/>
        <w:bookmarkStart w:id="207" w:name="_Toc21027"/>
        <w:bookmarkStart w:id="208" w:name="_Toc28214"/>
        <w:bookmarkStart w:id="209" w:name="_Toc772"/>
        <w:bookmarkStart w:id="210" w:name="_Toc23706"/>
        <w:bookmarkStart w:id="211" w:name="_Toc9269"/>
        <w:bookmarkStart w:id="212" w:name="_Toc99"/>
        <w:r>
          <w:rPr>
            <w:rFonts w:hint="default"/>
            <w:b/>
            <w:bCs/>
            <w:lang w:val="en-US" w:eastAsia="zh-CN"/>
          </w:rPr>
          <w:delText>8</w:delText>
        </w:r>
      </w:del>
      <w:ins w:id="832" w:author="chinble" w:date="2025-09-23T14:35:13Z">
        <w:r>
          <w:rPr>
            <w:rFonts w:hint="eastAsia"/>
            <w:b/>
            <w:bCs/>
            <w:lang w:val="en-US" w:eastAsia="zh-CN"/>
          </w:rPr>
          <w:t>9</w:t>
        </w:r>
      </w:ins>
      <w:r>
        <w:rPr>
          <w:rFonts w:hint="eastAsia"/>
          <w:b/>
          <w:bCs/>
        </w:rPr>
        <w:t>.3专任教师</w:t>
      </w:r>
      <w:bookmarkEnd w:id="205"/>
      <w:bookmarkEnd w:id="206"/>
      <w:bookmarkEnd w:id="207"/>
      <w:bookmarkEnd w:id="208"/>
      <w:bookmarkEnd w:id="209"/>
      <w:bookmarkEnd w:id="210"/>
      <w:bookmarkEnd w:id="211"/>
      <w:bookmarkEnd w:id="212"/>
    </w:p>
    <w:p w14:paraId="75C52CDF">
      <w:pPr>
        <w:spacing w:line="360" w:lineRule="auto"/>
        <w:ind w:firstLine="480" w:firstLineChars="200"/>
        <w:rPr>
          <w:color w:val="FF0000"/>
          <w:szCs w:val="18"/>
        </w:rPr>
      </w:pPr>
      <w:r>
        <w:rPr>
          <w:rFonts w:hint="eastAsia"/>
          <w:szCs w:val="18"/>
        </w:rPr>
        <w:t>专任教师具有职业学校教师资格和本专业领域有关证书；具有具</w:t>
      </w:r>
      <w:r>
        <w:rPr>
          <w:rFonts w:hint="eastAsia"/>
          <w:szCs w:val="18"/>
          <w:lang w:val="en-US" w:eastAsia="zh-CN"/>
        </w:rPr>
        <w:t>服装与服饰设计、艺术设计、展示设计、服装工程</w:t>
      </w:r>
      <w:r>
        <w:rPr>
          <w:rFonts w:hint="eastAsia"/>
          <w:szCs w:val="18"/>
        </w:rPr>
        <w:t>等相关专业硕士研究生及以上学历；具有扎实的本专业相关理论功底和实践能力；具有较强的信息化教学能力，能够开展课程教学改革和科学研究；每 5 年累计不少于 6 个月的企业实践经历。</w:t>
      </w:r>
    </w:p>
    <w:p w14:paraId="17645C8C">
      <w:pPr>
        <w:spacing w:line="360" w:lineRule="auto"/>
        <w:ind w:firstLine="482" w:firstLineChars="200"/>
        <w:outlineLvl w:val="1"/>
        <w:rPr>
          <w:b/>
          <w:bCs/>
        </w:rPr>
      </w:pPr>
      <w:del w:id="833" w:author="chinble" w:date="2025-09-23T14:35:16Z">
        <w:bookmarkStart w:id="213" w:name="_Toc9661"/>
        <w:bookmarkStart w:id="214" w:name="_Toc27721"/>
        <w:bookmarkStart w:id="215" w:name="_Toc4958"/>
        <w:bookmarkStart w:id="216" w:name="_Toc21165"/>
        <w:bookmarkStart w:id="217" w:name="_Toc2740"/>
        <w:bookmarkStart w:id="218" w:name="_Toc23912"/>
        <w:bookmarkStart w:id="219" w:name="_Toc4299"/>
        <w:bookmarkStart w:id="220" w:name="_Toc15050"/>
        <w:r>
          <w:rPr>
            <w:rFonts w:hint="default"/>
            <w:b/>
            <w:bCs/>
            <w:lang w:val="en-US" w:eastAsia="zh-CN"/>
          </w:rPr>
          <w:delText>8</w:delText>
        </w:r>
      </w:del>
      <w:ins w:id="834" w:author="chinble" w:date="2025-09-23T14:35:16Z">
        <w:r>
          <w:rPr>
            <w:rFonts w:hint="eastAsia"/>
            <w:b/>
            <w:bCs/>
            <w:lang w:val="en-US" w:eastAsia="zh-CN"/>
          </w:rPr>
          <w:t>9</w:t>
        </w:r>
      </w:ins>
      <w:r>
        <w:rPr>
          <w:rFonts w:hint="eastAsia"/>
          <w:b/>
          <w:bCs/>
        </w:rPr>
        <w:t>.4兼职教师</w:t>
      </w:r>
      <w:bookmarkEnd w:id="213"/>
      <w:bookmarkEnd w:id="214"/>
      <w:bookmarkEnd w:id="215"/>
      <w:bookmarkEnd w:id="216"/>
      <w:bookmarkEnd w:id="217"/>
      <w:bookmarkEnd w:id="218"/>
      <w:bookmarkEnd w:id="219"/>
      <w:bookmarkEnd w:id="220"/>
    </w:p>
    <w:p w14:paraId="0202DCD1">
      <w:pPr>
        <w:spacing w:line="360" w:lineRule="auto"/>
        <w:ind w:firstLine="480" w:firstLineChars="200"/>
        <w:rPr>
          <w:rFonts w:hint="eastAsia"/>
          <w:szCs w:val="18"/>
          <w:lang w:eastAsia="zh-CN"/>
        </w:rPr>
      </w:pPr>
      <w:r>
        <w:rPr>
          <w:rFonts w:hint="eastAsia"/>
          <w:szCs w:val="18"/>
        </w:rPr>
        <w:t>兼职教师从本专业相关行业企业聘任，要求具备良好的思想政治素质、职业道德和工匠精神，具备具有扎实的专业知识和丰富的实际工作经验；具有中级及以上相关专业职称，能承担项目实训、集中实训、1+X 证书类课程等教学与指导工作。兼职教师具有专业相关职业技能资格证书或行业技术水平证书，并有专业相关岗位的企业工作经验或企业挂职锻炼经历。能承担</w:t>
      </w:r>
      <w:r>
        <w:rPr>
          <w:rFonts w:hint="eastAsia"/>
          <w:szCs w:val="18"/>
          <w:lang w:val="en-US" w:eastAsia="zh-CN"/>
        </w:rPr>
        <w:t>服装陈列与展示设计</w:t>
      </w:r>
      <w:r>
        <w:rPr>
          <w:rFonts w:hint="eastAsia"/>
          <w:szCs w:val="18"/>
        </w:rPr>
        <w:t>等专业课程教学，</w:t>
      </w:r>
      <w:r>
        <w:rPr>
          <w:rFonts w:hint="eastAsia"/>
          <w:szCs w:val="18"/>
          <w:lang w:val="en-US" w:eastAsia="zh-CN"/>
        </w:rPr>
        <w:t>对</w:t>
      </w:r>
      <w:r>
        <w:rPr>
          <w:rFonts w:hint="eastAsia" w:asciiTheme="minorEastAsia" w:hAnsiTheme="minorEastAsia" w:eastAsiaTheme="minorEastAsia" w:cstheme="minorEastAsia"/>
          <w:color w:val="auto"/>
          <w:sz w:val="24"/>
          <w:szCs w:val="24"/>
          <w:lang w:val="en-US" w:eastAsia="zh-CN"/>
        </w:rPr>
        <w:t>服装陈列、产品展示、橱窗设计、服饰搭配、时尚传播</w:t>
      </w:r>
      <w:r>
        <w:rPr>
          <w:rFonts w:hint="eastAsia"/>
          <w:szCs w:val="18"/>
        </w:rPr>
        <w:t>等岗位实习实训指导和学生职业发展规划指导等教学任务</w:t>
      </w:r>
      <w:r>
        <w:rPr>
          <w:rFonts w:hint="eastAsia"/>
          <w:szCs w:val="18"/>
          <w:lang w:eastAsia="zh-CN"/>
        </w:rPr>
        <w:t>。</w:t>
      </w:r>
    </w:p>
    <w:p w14:paraId="5E83B5FA">
      <w:pPr>
        <w:spacing w:line="360" w:lineRule="auto"/>
        <w:ind w:firstLine="480" w:firstLineChars="200"/>
        <w:rPr>
          <w:color w:val="FF0000"/>
          <w:szCs w:val="18"/>
        </w:rPr>
      </w:pPr>
    </w:p>
    <w:p w14:paraId="5A5EE5B8">
      <w:pPr>
        <w:spacing w:line="360" w:lineRule="auto"/>
        <w:outlineLvl w:val="0"/>
        <w:rPr>
          <w:rFonts w:ascii="黑体" w:hAnsi="黑体" w:eastAsia="黑体"/>
          <w:b/>
          <w:bCs/>
          <w:sz w:val="28"/>
          <w:szCs w:val="18"/>
        </w:rPr>
      </w:pPr>
      <w:ins w:id="835" w:author="chinble" w:date="2025-09-23T14:35:22Z">
        <w:bookmarkStart w:id="221" w:name="_Toc18000"/>
        <w:bookmarkStart w:id="222" w:name="_Toc28564"/>
        <w:bookmarkStart w:id="223" w:name="_Toc17690"/>
        <w:bookmarkStart w:id="224" w:name="_Toc4509"/>
        <w:bookmarkStart w:id="225" w:name="_Toc13108"/>
        <w:bookmarkStart w:id="226" w:name="_Toc9555"/>
        <w:bookmarkStart w:id="227" w:name="_Toc3017"/>
        <w:bookmarkStart w:id="228" w:name="_Toc31791"/>
        <w:r>
          <w:rPr>
            <w:rFonts w:hint="eastAsia" w:ascii="黑体" w:hAnsi="黑体" w:eastAsia="黑体"/>
            <w:b/>
            <w:bCs/>
            <w:sz w:val="28"/>
            <w:szCs w:val="18"/>
            <w:lang w:val="en-US" w:eastAsia="zh-CN"/>
          </w:rPr>
          <w:t>10</w:t>
        </w:r>
      </w:ins>
      <w:del w:id="836" w:author="chinble" w:date="2025-09-23T14:35:23Z">
        <w:r>
          <w:rPr>
            <w:rFonts w:hint="eastAsia" w:ascii="黑体" w:hAnsi="黑体" w:eastAsia="黑体"/>
            <w:b/>
            <w:bCs/>
            <w:sz w:val="28"/>
            <w:szCs w:val="18"/>
            <w:lang w:val="en-US" w:eastAsia="zh-CN"/>
          </w:rPr>
          <w:delText>9</w:delText>
        </w:r>
      </w:del>
      <w:r>
        <w:rPr>
          <w:rFonts w:hint="eastAsia" w:ascii="黑体" w:hAnsi="黑体" w:eastAsia="黑体"/>
          <w:b/>
          <w:bCs/>
          <w:sz w:val="28"/>
          <w:szCs w:val="18"/>
        </w:rPr>
        <w:t>教学条件</w:t>
      </w:r>
      <w:bookmarkEnd w:id="221"/>
      <w:bookmarkEnd w:id="222"/>
      <w:bookmarkEnd w:id="223"/>
      <w:bookmarkEnd w:id="224"/>
      <w:bookmarkEnd w:id="225"/>
      <w:bookmarkEnd w:id="226"/>
      <w:bookmarkEnd w:id="227"/>
      <w:bookmarkEnd w:id="228"/>
    </w:p>
    <w:p w14:paraId="4AB2EBBF">
      <w:pPr>
        <w:spacing w:line="360" w:lineRule="auto"/>
        <w:ind w:firstLine="482" w:firstLineChars="200"/>
        <w:outlineLvl w:val="1"/>
        <w:rPr>
          <w:b/>
          <w:bCs/>
        </w:rPr>
      </w:pPr>
      <w:del w:id="837" w:author="chinble" w:date="2025-09-23T14:35:27Z">
        <w:bookmarkStart w:id="229" w:name="_Toc28399"/>
        <w:bookmarkStart w:id="230" w:name="_Toc7436"/>
        <w:bookmarkStart w:id="231" w:name="_Toc14700"/>
        <w:bookmarkStart w:id="232" w:name="_Toc5475"/>
        <w:bookmarkStart w:id="233" w:name="_Toc20086"/>
        <w:bookmarkStart w:id="234" w:name="_Toc30548"/>
        <w:bookmarkStart w:id="235" w:name="_Toc26760"/>
        <w:bookmarkStart w:id="236" w:name="_Toc24085"/>
        <w:r>
          <w:rPr>
            <w:rFonts w:hint="default"/>
            <w:b/>
            <w:bCs/>
            <w:lang w:val="en-US" w:eastAsia="zh-CN"/>
          </w:rPr>
          <w:delText>9</w:delText>
        </w:r>
      </w:del>
      <w:ins w:id="838" w:author="chinble" w:date="2025-09-23T14:35:27Z">
        <w:r>
          <w:rPr>
            <w:rFonts w:hint="eastAsia"/>
            <w:b/>
            <w:bCs/>
            <w:lang w:val="en-US" w:eastAsia="zh-CN"/>
          </w:rPr>
          <w:t>1</w:t>
        </w:r>
      </w:ins>
      <w:ins w:id="839" w:author="chinble" w:date="2025-09-23T14:35:28Z">
        <w:r>
          <w:rPr>
            <w:rFonts w:hint="eastAsia"/>
            <w:b/>
            <w:bCs/>
            <w:lang w:val="en-US" w:eastAsia="zh-CN"/>
          </w:rPr>
          <w:t>0</w:t>
        </w:r>
      </w:ins>
      <w:r>
        <w:rPr>
          <w:rFonts w:hint="eastAsia"/>
          <w:b/>
          <w:bCs/>
        </w:rPr>
        <w:t>.1教学设施</w:t>
      </w:r>
      <w:bookmarkEnd w:id="229"/>
      <w:bookmarkEnd w:id="230"/>
      <w:bookmarkEnd w:id="231"/>
      <w:bookmarkEnd w:id="232"/>
      <w:bookmarkEnd w:id="233"/>
      <w:bookmarkEnd w:id="234"/>
      <w:bookmarkEnd w:id="235"/>
      <w:bookmarkEnd w:id="236"/>
    </w:p>
    <w:p w14:paraId="4356321B">
      <w:pPr>
        <w:spacing w:line="360" w:lineRule="auto"/>
        <w:ind w:firstLine="480" w:firstLineChars="200"/>
        <w:rPr>
          <w:szCs w:val="18"/>
        </w:rPr>
      </w:pPr>
      <w:ins w:id="840" w:author="chinble" w:date="2025-09-23T14:35:33Z">
        <w:r>
          <w:rPr>
            <w:rFonts w:hint="eastAsia"/>
            <w:szCs w:val="18"/>
            <w:lang w:val="en-US" w:eastAsia="zh-CN"/>
          </w:rPr>
          <w:t>10</w:t>
        </w:r>
      </w:ins>
      <w:del w:id="841" w:author="chinble" w:date="2025-09-23T14:35:34Z">
        <w:r>
          <w:rPr>
            <w:rFonts w:hint="eastAsia"/>
            <w:szCs w:val="18"/>
            <w:lang w:val="en-US" w:eastAsia="zh-CN"/>
          </w:rPr>
          <w:delText>9</w:delText>
        </w:r>
      </w:del>
      <w:r>
        <w:rPr>
          <w:rFonts w:hint="eastAsia"/>
          <w:szCs w:val="18"/>
        </w:rPr>
        <w:t>.1.1专业教室基本条件</w:t>
      </w:r>
    </w:p>
    <w:p w14:paraId="734A9E7C">
      <w:pPr>
        <w:spacing w:line="360" w:lineRule="auto"/>
        <w:ind w:firstLine="480" w:firstLineChars="200"/>
        <w:rPr>
          <w:szCs w:val="18"/>
        </w:rPr>
      </w:pPr>
      <w:r>
        <w:rPr>
          <w:rFonts w:hint="eastAsia"/>
          <w:szCs w:val="18"/>
        </w:rPr>
        <w:t>具备利用信息化手段开展混合式教学的条件。一般配备黑（白）板、多媒体计算机、投影设备、音响设备，具有互联网接入或无线网络环境及网络安全防护措施。安装应急照明装置并保持良好状态，符合紧急疏散要求，安防标志明显，保持逃生通道畅通无阻。</w:t>
      </w:r>
    </w:p>
    <w:p w14:paraId="32546575">
      <w:pPr>
        <w:spacing w:line="360" w:lineRule="auto"/>
        <w:ind w:firstLine="480" w:firstLineChars="200"/>
        <w:rPr>
          <w:szCs w:val="18"/>
        </w:rPr>
      </w:pPr>
      <w:ins w:id="842" w:author="chinble" w:date="2025-09-23T14:35:39Z">
        <w:r>
          <w:rPr>
            <w:rFonts w:hint="eastAsia"/>
            <w:szCs w:val="18"/>
            <w:lang w:val="en-US" w:eastAsia="zh-CN"/>
          </w:rPr>
          <w:t>1</w:t>
        </w:r>
      </w:ins>
      <w:ins w:id="843" w:author="chinble" w:date="2025-09-23T14:35:40Z">
        <w:r>
          <w:rPr>
            <w:rFonts w:hint="eastAsia"/>
            <w:szCs w:val="18"/>
            <w:lang w:val="en-US" w:eastAsia="zh-CN"/>
          </w:rPr>
          <w:t>0</w:t>
        </w:r>
      </w:ins>
      <w:del w:id="844" w:author="chinble" w:date="2025-09-23T14:35:38Z">
        <w:r>
          <w:rPr>
            <w:rFonts w:hint="eastAsia"/>
            <w:szCs w:val="18"/>
            <w:lang w:val="en-US" w:eastAsia="zh-CN"/>
          </w:rPr>
          <w:delText>9</w:delText>
        </w:r>
      </w:del>
      <w:r>
        <w:rPr>
          <w:rFonts w:hint="eastAsia"/>
          <w:szCs w:val="18"/>
        </w:rPr>
        <w:t>.1.2校内实习、实训场所基本条件本专业实习、实训场所面积、设备设施、安全、环境、管理等符合教育部有关标准（</w:t>
      </w:r>
      <w:r>
        <w:rPr>
          <w:rFonts w:hint="eastAsia"/>
          <w:color w:val="auto"/>
          <w:szCs w:val="18"/>
          <w:highlight w:val="none"/>
        </w:rPr>
        <w:t>规定、办法</w:t>
      </w:r>
      <w:r>
        <w:rPr>
          <w:rFonts w:hint="eastAsia"/>
          <w:szCs w:val="18"/>
        </w:rPr>
        <w:t>），实习、实训环境与设备设施对接真实职业场景或工作情境，实训项目注重工学结合、理实一体化，实验、实训指导教师配备合理，实验、实训管理及实施规章制度齐全，确保能够顺利开展</w:t>
      </w:r>
      <w:r>
        <w:rPr>
          <w:rFonts w:hint="eastAsia" w:asciiTheme="minorEastAsia" w:hAnsiTheme="minorEastAsia" w:eastAsiaTheme="minorEastAsia" w:cstheme="minorEastAsia"/>
          <w:color w:val="auto"/>
          <w:sz w:val="24"/>
          <w:szCs w:val="24"/>
          <w:lang w:val="en-US" w:eastAsia="zh-CN"/>
        </w:rPr>
        <w:t>服装陈列、产品展示、橱窗设计、服饰搭配、时尚传播</w:t>
      </w:r>
      <w:r>
        <w:rPr>
          <w:rFonts w:hint="eastAsia"/>
          <w:szCs w:val="18"/>
        </w:rPr>
        <w:t>等实习、实训活动。鼓励在实训中运用大数据、云计算、人工智能、虚拟仿真等前沿信息技术。</w:t>
      </w:r>
    </w:p>
    <w:p w14:paraId="27061DC6">
      <w:pPr>
        <w:spacing w:line="360" w:lineRule="auto"/>
        <w:ind w:firstLine="480" w:firstLineChars="200"/>
        <w:rPr>
          <w:szCs w:val="18"/>
        </w:rPr>
      </w:pPr>
      <w:r>
        <w:rPr>
          <w:rFonts w:hint="eastAsia"/>
          <w:szCs w:val="18"/>
        </w:rPr>
        <w:t>目前校内实习实训室配置及功能见表</w:t>
      </w:r>
      <w:r>
        <w:rPr>
          <w:rFonts w:hint="eastAsia"/>
          <w:szCs w:val="18"/>
          <w:lang w:val="en-US" w:eastAsia="zh-CN"/>
        </w:rPr>
        <w:t>10</w:t>
      </w:r>
      <w:r>
        <w:rPr>
          <w:rFonts w:hint="eastAsia"/>
          <w:szCs w:val="18"/>
        </w:rPr>
        <w:t>。</w:t>
      </w:r>
    </w:p>
    <w:p w14:paraId="537DD4D9">
      <w:pPr>
        <w:spacing w:line="360" w:lineRule="auto"/>
        <w:ind w:firstLine="482" w:firstLineChars="200"/>
        <w:jc w:val="center"/>
        <w:outlineLvl w:val="1"/>
        <w:rPr>
          <w:rFonts w:hint="eastAsia" w:eastAsiaTheme="minorEastAsia"/>
          <w:b/>
          <w:bCs/>
          <w:lang w:val="en-US" w:eastAsia="zh-CN"/>
        </w:rPr>
      </w:pPr>
      <w:bookmarkStart w:id="237" w:name="_Toc10848"/>
      <w:bookmarkStart w:id="238" w:name="_Toc23167"/>
      <w:bookmarkStart w:id="239" w:name="_Toc17708"/>
      <w:bookmarkStart w:id="240" w:name="_Toc10554"/>
      <w:bookmarkStart w:id="241" w:name="_Toc32373"/>
      <w:bookmarkStart w:id="242" w:name="_Toc19069"/>
      <w:bookmarkStart w:id="243" w:name="_Toc557"/>
      <w:bookmarkStart w:id="244" w:name="_Toc17810"/>
      <w:bookmarkStart w:id="245" w:name="_Toc13255"/>
      <w:r>
        <w:rPr>
          <w:rFonts w:hint="eastAsia" w:eastAsiaTheme="minorEastAsia"/>
          <w:b/>
          <w:bCs/>
          <w:lang w:val="en-US" w:eastAsia="zh-CN"/>
        </w:rPr>
        <w:t>表10    校内实习实训室配置与功能</w:t>
      </w:r>
      <w:bookmarkEnd w:id="237"/>
      <w:bookmarkEnd w:id="238"/>
      <w:bookmarkEnd w:id="239"/>
      <w:bookmarkEnd w:id="240"/>
      <w:bookmarkEnd w:id="241"/>
      <w:bookmarkEnd w:id="242"/>
      <w:bookmarkEnd w:id="243"/>
      <w:bookmarkEnd w:id="244"/>
      <w:bookmarkEnd w:id="245"/>
    </w:p>
    <w:tbl>
      <w:tblPr>
        <w:tblStyle w:val="20"/>
        <w:tblW w:w="9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1344"/>
        <w:gridCol w:w="2318"/>
        <w:gridCol w:w="2047"/>
        <w:gridCol w:w="1418"/>
        <w:gridCol w:w="1903"/>
      </w:tblGrid>
      <w:tr w14:paraId="15F0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5B7F721D">
            <w:pPr>
              <w:snapToGrid w:val="0"/>
              <w:jc w:val="center"/>
              <w:rPr>
                <w:rFonts w:cs="Calibri" w:asciiTheme="minorEastAsia" w:hAnsiTheme="minorEastAsia" w:eastAsiaTheme="minorEastAsia"/>
                <w:b/>
                <w:sz w:val="21"/>
                <w:szCs w:val="21"/>
              </w:rPr>
            </w:pPr>
            <w:r>
              <w:rPr>
                <w:rFonts w:hint="eastAsia" w:asciiTheme="minorEastAsia" w:hAnsiTheme="minorEastAsia" w:eastAsiaTheme="minorEastAsia"/>
                <w:b/>
                <w:sz w:val="21"/>
                <w:szCs w:val="21"/>
              </w:rPr>
              <w:t>序号</w:t>
            </w:r>
          </w:p>
        </w:tc>
        <w:tc>
          <w:tcPr>
            <w:tcW w:w="1344" w:type="dxa"/>
            <w:vAlign w:val="center"/>
          </w:tcPr>
          <w:p w14:paraId="05E75224">
            <w:pPr>
              <w:snapToGrid w:val="0"/>
              <w:jc w:val="center"/>
              <w:rPr>
                <w:rFonts w:cs="Calibri" w:asciiTheme="minorEastAsia" w:hAnsiTheme="minorEastAsia" w:eastAsiaTheme="minorEastAsia"/>
                <w:b/>
                <w:sz w:val="21"/>
                <w:szCs w:val="21"/>
              </w:rPr>
            </w:pPr>
            <w:r>
              <w:rPr>
                <w:rFonts w:hint="eastAsia" w:asciiTheme="minorEastAsia" w:hAnsiTheme="minorEastAsia" w:eastAsiaTheme="minorEastAsia"/>
                <w:b/>
                <w:sz w:val="21"/>
                <w:szCs w:val="21"/>
              </w:rPr>
              <w:t>实习实训室名称</w:t>
            </w:r>
          </w:p>
        </w:tc>
        <w:tc>
          <w:tcPr>
            <w:tcW w:w="2318" w:type="dxa"/>
            <w:vAlign w:val="center"/>
          </w:tcPr>
          <w:p w14:paraId="0308ECF3">
            <w:pPr>
              <w:snapToGrid w:val="0"/>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功能</w:t>
            </w:r>
          </w:p>
          <w:p w14:paraId="3E5B8762">
            <w:pPr>
              <w:snapToGrid w:val="0"/>
              <w:jc w:val="center"/>
              <w:rPr>
                <w:rFonts w:cs="Calibri" w:asciiTheme="minorEastAsia" w:hAnsiTheme="minorEastAsia" w:eastAsiaTheme="minorEastAsia"/>
                <w:b/>
                <w:sz w:val="21"/>
                <w:szCs w:val="21"/>
              </w:rPr>
            </w:pPr>
            <w:r>
              <w:rPr>
                <w:rFonts w:hint="eastAsia" w:asciiTheme="minorEastAsia" w:hAnsiTheme="minorEastAsia" w:eastAsiaTheme="minorEastAsia"/>
                <w:b/>
                <w:sz w:val="21"/>
                <w:szCs w:val="21"/>
              </w:rPr>
              <w:t>（实习实训项目）</w:t>
            </w:r>
          </w:p>
        </w:tc>
        <w:tc>
          <w:tcPr>
            <w:tcW w:w="2047" w:type="dxa"/>
            <w:vAlign w:val="center"/>
          </w:tcPr>
          <w:p w14:paraId="3B192488">
            <w:pPr>
              <w:snapToGrid w:val="0"/>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面积、设备名称及台套数</w:t>
            </w:r>
          </w:p>
        </w:tc>
        <w:tc>
          <w:tcPr>
            <w:tcW w:w="1418" w:type="dxa"/>
            <w:vAlign w:val="center"/>
          </w:tcPr>
          <w:p w14:paraId="698AB9DC">
            <w:pPr>
              <w:snapToGrid w:val="0"/>
              <w:jc w:val="center"/>
              <w:rPr>
                <w:rFonts w:cs="Calibri" w:asciiTheme="minorEastAsia" w:hAnsiTheme="minorEastAsia" w:eastAsiaTheme="minorEastAsia"/>
                <w:b/>
                <w:sz w:val="21"/>
                <w:szCs w:val="21"/>
              </w:rPr>
            </w:pPr>
            <w:r>
              <w:rPr>
                <w:rFonts w:hint="eastAsia" w:cs="Calibri" w:asciiTheme="minorEastAsia" w:hAnsiTheme="minorEastAsia" w:eastAsiaTheme="minorEastAsia"/>
                <w:b/>
                <w:sz w:val="21"/>
                <w:szCs w:val="21"/>
              </w:rPr>
              <w:t>一次性容纳人数</w:t>
            </w:r>
          </w:p>
        </w:tc>
        <w:tc>
          <w:tcPr>
            <w:tcW w:w="1903" w:type="dxa"/>
            <w:vAlign w:val="center"/>
          </w:tcPr>
          <w:p w14:paraId="1DA809B1">
            <w:pPr>
              <w:snapToGrid w:val="0"/>
              <w:jc w:val="center"/>
              <w:rPr>
                <w:rFonts w:cs="Calibri" w:asciiTheme="minorEastAsia" w:hAnsiTheme="minorEastAsia" w:eastAsiaTheme="minorEastAsia"/>
                <w:b/>
                <w:sz w:val="21"/>
                <w:szCs w:val="21"/>
              </w:rPr>
            </w:pPr>
            <w:r>
              <w:rPr>
                <w:rFonts w:hint="eastAsia" w:cs="Calibri" w:asciiTheme="minorEastAsia" w:hAnsiTheme="minorEastAsia" w:eastAsiaTheme="minorEastAsia"/>
                <w:b/>
                <w:sz w:val="21"/>
                <w:szCs w:val="21"/>
              </w:rPr>
              <w:t>承担的课程</w:t>
            </w:r>
          </w:p>
        </w:tc>
      </w:tr>
      <w:tr w14:paraId="3A4C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62014890">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w:t>
            </w:r>
          </w:p>
        </w:tc>
        <w:tc>
          <w:tcPr>
            <w:tcW w:w="1344" w:type="dxa"/>
            <w:vAlign w:val="center"/>
          </w:tcPr>
          <w:p w14:paraId="15668922">
            <w:pPr>
              <w:snapToGrid w:val="0"/>
              <w:jc w:val="center"/>
              <w:rPr>
                <w:rFonts w:hint="eastAsia"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天河校区7-202</w:t>
            </w:r>
          </w:p>
          <w:p w14:paraId="0D0D9C25">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0A24F5FE">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服装立裁室</w:t>
            </w:r>
          </w:p>
        </w:tc>
        <w:tc>
          <w:tcPr>
            <w:tcW w:w="2047" w:type="dxa"/>
            <w:vAlign w:val="center"/>
          </w:tcPr>
          <w:p w14:paraId="4C4AA51D">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96 m²</w:t>
            </w:r>
          </w:p>
        </w:tc>
        <w:tc>
          <w:tcPr>
            <w:tcW w:w="1418" w:type="dxa"/>
            <w:vAlign w:val="center"/>
          </w:tcPr>
          <w:p w14:paraId="374661B3">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0F8891F3">
            <w:pPr>
              <w:snapToGrid w:val="0"/>
              <w:jc w:val="center"/>
              <w:rPr>
                <w:rFonts w:hint="eastAsia" w:cs="Calibri" w:asciiTheme="minorEastAsia" w:hAnsiTheme="minorEastAsia" w:eastAsiaTheme="minorEastAsia"/>
                <w:b w:val="0"/>
                <w:bCs/>
                <w:sz w:val="24"/>
                <w:szCs w:val="24"/>
                <w:lang w:val="en-US" w:eastAsia="zh-CN"/>
              </w:rPr>
            </w:pPr>
            <w:r>
              <w:rPr>
                <w:rFonts w:hint="eastAsia" w:cs="Calibri" w:asciiTheme="minorEastAsia" w:hAnsiTheme="minorEastAsia" w:eastAsiaTheme="minorEastAsia"/>
                <w:b w:val="0"/>
                <w:bCs/>
                <w:sz w:val="24"/>
                <w:szCs w:val="24"/>
                <w:lang w:val="en-US" w:eastAsia="zh-CN"/>
              </w:rPr>
              <w:t>立体造型、</w:t>
            </w:r>
          </w:p>
          <w:p w14:paraId="5E613C2D">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项目制作、</w:t>
            </w:r>
          </w:p>
        </w:tc>
      </w:tr>
      <w:tr w14:paraId="6FAA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1F27DD8B">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2</w:t>
            </w:r>
          </w:p>
        </w:tc>
        <w:tc>
          <w:tcPr>
            <w:tcW w:w="1344" w:type="dxa"/>
            <w:vAlign w:val="center"/>
          </w:tcPr>
          <w:p w14:paraId="4BBF87B7">
            <w:pPr>
              <w:snapToGrid w:val="0"/>
              <w:jc w:val="center"/>
              <w:rPr>
                <w:rFonts w:hint="eastAsia"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天河校区7-203</w:t>
            </w:r>
          </w:p>
          <w:p w14:paraId="2368EA55">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7A5420C3">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20D46303">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122 m²</w:t>
            </w:r>
          </w:p>
        </w:tc>
        <w:tc>
          <w:tcPr>
            <w:tcW w:w="1418" w:type="dxa"/>
            <w:vAlign w:val="center"/>
          </w:tcPr>
          <w:p w14:paraId="2C9B4FE7">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3B948155">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22A8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6984D93D">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3</w:t>
            </w:r>
          </w:p>
        </w:tc>
        <w:tc>
          <w:tcPr>
            <w:tcW w:w="1344" w:type="dxa"/>
            <w:vAlign w:val="center"/>
          </w:tcPr>
          <w:p w14:paraId="0B17ED99">
            <w:pPr>
              <w:snapToGrid w:val="0"/>
              <w:jc w:val="center"/>
              <w:rPr>
                <w:rFonts w:hint="eastAsia"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天河校区7-204</w:t>
            </w:r>
          </w:p>
          <w:p w14:paraId="08080C77">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20C34820">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服装立裁实操室</w:t>
            </w:r>
          </w:p>
        </w:tc>
        <w:tc>
          <w:tcPr>
            <w:tcW w:w="2047" w:type="dxa"/>
            <w:vAlign w:val="center"/>
          </w:tcPr>
          <w:p w14:paraId="4A0C6A86">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93 m²</w:t>
            </w:r>
          </w:p>
        </w:tc>
        <w:tc>
          <w:tcPr>
            <w:tcW w:w="1418" w:type="dxa"/>
            <w:vAlign w:val="center"/>
          </w:tcPr>
          <w:p w14:paraId="5CFBCBD2">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43F65CA8">
            <w:pPr>
              <w:snapToGrid w:val="0"/>
              <w:jc w:val="center"/>
              <w:rPr>
                <w:rFonts w:hint="eastAsia" w:cs="Calibri" w:asciiTheme="minorEastAsia" w:hAnsiTheme="minorEastAsia" w:eastAsiaTheme="minorEastAsia"/>
                <w:b w:val="0"/>
                <w:bCs/>
                <w:sz w:val="24"/>
                <w:szCs w:val="24"/>
                <w:lang w:val="en-US" w:eastAsia="zh-CN"/>
              </w:rPr>
            </w:pPr>
            <w:r>
              <w:rPr>
                <w:rFonts w:hint="eastAsia" w:cs="Calibri" w:asciiTheme="minorEastAsia" w:hAnsiTheme="minorEastAsia" w:eastAsiaTheme="minorEastAsia"/>
                <w:b w:val="0"/>
                <w:bCs/>
                <w:sz w:val="24"/>
                <w:szCs w:val="24"/>
                <w:lang w:val="en-US" w:eastAsia="zh-CN"/>
              </w:rPr>
              <w:t>立体造型、</w:t>
            </w:r>
          </w:p>
          <w:p w14:paraId="79E1BCFA">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项目制作、</w:t>
            </w:r>
          </w:p>
        </w:tc>
      </w:tr>
      <w:tr w14:paraId="6203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7672B42A">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4</w:t>
            </w:r>
          </w:p>
        </w:tc>
        <w:tc>
          <w:tcPr>
            <w:tcW w:w="1344" w:type="dxa"/>
            <w:vAlign w:val="center"/>
          </w:tcPr>
          <w:p w14:paraId="168AF572">
            <w:pPr>
              <w:snapToGrid w:val="0"/>
              <w:jc w:val="center"/>
              <w:rPr>
                <w:rFonts w:hint="default"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天河校区7-305</w:t>
            </w:r>
          </w:p>
          <w:p w14:paraId="25AEEF26">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04D86368">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566E637F">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132 m²</w:t>
            </w:r>
          </w:p>
        </w:tc>
        <w:tc>
          <w:tcPr>
            <w:tcW w:w="1418" w:type="dxa"/>
            <w:vAlign w:val="center"/>
          </w:tcPr>
          <w:p w14:paraId="69A01349">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58910533">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69BF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25F11FEB">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5</w:t>
            </w:r>
          </w:p>
        </w:tc>
        <w:tc>
          <w:tcPr>
            <w:tcW w:w="1344" w:type="dxa"/>
            <w:vAlign w:val="center"/>
          </w:tcPr>
          <w:p w14:paraId="7D8B9F00">
            <w:pPr>
              <w:snapToGrid w:val="0"/>
              <w:jc w:val="center"/>
              <w:rPr>
                <w:rFonts w:hint="default"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天河校区7-306</w:t>
            </w:r>
          </w:p>
          <w:p w14:paraId="1219258F">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2C910CB7">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77F9B925">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136 m²</w:t>
            </w:r>
          </w:p>
        </w:tc>
        <w:tc>
          <w:tcPr>
            <w:tcW w:w="1418" w:type="dxa"/>
            <w:vAlign w:val="center"/>
          </w:tcPr>
          <w:p w14:paraId="3CD4B46F">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2B6F55C7">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7BDB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73B5CDBC">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6</w:t>
            </w:r>
          </w:p>
        </w:tc>
        <w:tc>
          <w:tcPr>
            <w:tcW w:w="1344" w:type="dxa"/>
            <w:vAlign w:val="center"/>
          </w:tcPr>
          <w:p w14:paraId="483BF68F">
            <w:pPr>
              <w:snapToGrid w:val="0"/>
              <w:jc w:val="center"/>
              <w:rPr>
                <w:rFonts w:hint="default"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天河校区7-307</w:t>
            </w:r>
          </w:p>
          <w:p w14:paraId="204D6078">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车缝室</w:t>
            </w:r>
          </w:p>
        </w:tc>
        <w:tc>
          <w:tcPr>
            <w:tcW w:w="2318" w:type="dxa"/>
            <w:vAlign w:val="center"/>
          </w:tcPr>
          <w:p w14:paraId="45558380">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6C5780A3">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175 m²</w:t>
            </w:r>
          </w:p>
        </w:tc>
        <w:tc>
          <w:tcPr>
            <w:tcW w:w="1418" w:type="dxa"/>
            <w:vAlign w:val="center"/>
          </w:tcPr>
          <w:p w14:paraId="058FBCD9">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45人</w:t>
            </w:r>
          </w:p>
        </w:tc>
        <w:tc>
          <w:tcPr>
            <w:tcW w:w="1903" w:type="dxa"/>
            <w:vAlign w:val="center"/>
          </w:tcPr>
          <w:p w14:paraId="4A161ABA">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53CD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3CFDD3C2">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7</w:t>
            </w:r>
          </w:p>
        </w:tc>
        <w:tc>
          <w:tcPr>
            <w:tcW w:w="1344" w:type="dxa"/>
            <w:vAlign w:val="center"/>
          </w:tcPr>
          <w:p w14:paraId="6DABC7DB">
            <w:pPr>
              <w:snapToGrid w:val="0"/>
              <w:jc w:val="center"/>
              <w:rPr>
                <w:rFonts w:hint="default" w:asciiTheme="minorEastAsia" w:hAnsiTheme="minorEastAsia" w:eastAsiaTheme="minorEastAsia"/>
                <w:b w:val="0"/>
                <w:bCs/>
                <w:sz w:val="24"/>
                <w:szCs w:val="24"/>
                <w:lang w:val="en-US" w:eastAsia="zh-CN"/>
              </w:rPr>
            </w:pPr>
            <w:r>
              <w:rPr>
                <w:rFonts w:hint="eastAsia" w:asciiTheme="minorEastAsia" w:hAnsiTheme="minorEastAsia" w:eastAsiaTheme="minorEastAsia"/>
                <w:b w:val="0"/>
                <w:bCs/>
                <w:sz w:val="24"/>
                <w:szCs w:val="24"/>
                <w:lang w:val="en-US" w:eastAsia="zh-CN"/>
              </w:rPr>
              <w:t>天河校区5-104</w:t>
            </w:r>
          </w:p>
          <w:p w14:paraId="1889746C">
            <w:pPr>
              <w:snapToGrid w:val="0"/>
              <w:jc w:val="center"/>
              <w:rPr>
                <w:rFonts w:cs="宋体" w:asciiTheme="minorEastAsia" w:hAnsiTheme="minorEastAsia" w:eastAsiaTheme="minorEastAsia"/>
                <w:b w:val="0"/>
                <w:bCs/>
                <w:kern w:val="0"/>
                <w:sz w:val="24"/>
                <w:szCs w:val="24"/>
                <w:lang w:val="en-US" w:eastAsia="zh-CN" w:bidi="ar-SA"/>
              </w:rPr>
            </w:pPr>
            <w:r>
              <w:rPr>
                <w:rFonts w:hint="eastAsia" w:cs="宋体" w:asciiTheme="minorEastAsia" w:hAnsiTheme="minorEastAsia" w:eastAsiaTheme="minorEastAsia"/>
                <w:b w:val="0"/>
                <w:bCs/>
                <w:kern w:val="0"/>
                <w:sz w:val="24"/>
                <w:szCs w:val="24"/>
                <w:lang w:val="en-US" w:eastAsia="zh-CN" w:bidi="ar-SA"/>
              </w:rPr>
              <w:t>劳动基地</w:t>
            </w:r>
          </w:p>
        </w:tc>
        <w:tc>
          <w:tcPr>
            <w:tcW w:w="2318" w:type="dxa"/>
            <w:vAlign w:val="center"/>
          </w:tcPr>
          <w:p w14:paraId="456F1A4C">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服装手工艺室</w:t>
            </w:r>
          </w:p>
        </w:tc>
        <w:tc>
          <w:tcPr>
            <w:tcW w:w="2047" w:type="dxa"/>
            <w:vAlign w:val="center"/>
          </w:tcPr>
          <w:p w14:paraId="479C321A">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150 m²</w:t>
            </w:r>
          </w:p>
        </w:tc>
        <w:tc>
          <w:tcPr>
            <w:tcW w:w="1418" w:type="dxa"/>
            <w:vAlign w:val="center"/>
          </w:tcPr>
          <w:p w14:paraId="723DEB20">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2C531D8E">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服装手工艺制作、</w:t>
            </w:r>
          </w:p>
        </w:tc>
      </w:tr>
      <w:tr w14:paraId="4D5A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430DF0C2">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8</w:t>
            </w:r>
          </w:p>
        </w:tc>
        <w:tc>
          <w:tcPr>
            <w:tcW w:w="1344" w:type="dxa"/>
            <w:vAlign w:val="center"/>
          </w:tcPr>
          <w:p w14:paraId="7A762627">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花都校区精毅楼202室</w:t>
            </w:r>
          </w:p>
        </w:tc>
        <w:tc>
          <w:tcPr>
            <w:tcW w:w="2318" w:type="dxa"/>
            <w:vAlign w:val="center"/>
          </w:tcPr>
          <w:p w14:paraId="36D37AB0">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3CD98E9B">
            <w:pPr>
              <w:snapToGrid w:val="0"/>
              <w:ind w:firstLine="0" w:firstLineChars="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135 m²</w:t>
            </w:r>
          </w:p>
        </w:tc>
        <w:tc>
          <w:tcPr>
            <w:tcW w:w="1418" w:type="dxa"/>
            <w:vAlign w:val="center"/>
          </w:tcPr>
          <w:p w14:paraId="4884F320">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30人</w:t>
            </w:r>
          </w:p>
        </w:tc>
        <w:tc>
          <w:tcPr>
            <w:tcW w:w="1903" w:type="dxa"/>
            <w:vAlign w:val="center"/>
          </w:tcPr>
          <w:p w14:paraId="3CAE506D">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2ED1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4D512C8A">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9</w:t>
            </w:r>
          </w:p>
        </w:tc>
        <w:tc>
          <w:tcPr>
            <w:tcW w:w="1344" w:type="dxa"/>
            <w:vAlign w:val="center"/>
          </w:tcPr>
          <w:p w14:paraId="334BE18E">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花都校区精毅楼205室</w:t>
            </w:r>
          </w:p>
        </w:tc>
        <w:tc>
          <w:tcPr>
            <w:tcW w:w="2318" w:type="dxa"/>
            <w:vAlign w:val="center"/>
          </w:tcPr>
          <w:p w14:paraId="00B80201">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服装工艺实操室</w:t>
            </w:r>
          </w:p>
        </w:tc>
        <w:tc>
          <w:tcPr>
            <w:tcW w:w="2047" w:type="dxa"/>
            <w:vAlign w:val="center"/>
          </w:tcPr>
          <w:p w14:paraId="1A29E675">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270 m²</w:t>
            </w:r>
          </w:p>
        </w:tc>
        <w:tc>
          <w:tcPr>
            <w:tcW w:w="1418" w:type="dxa"/>
            <w:vAlign w:val="center"/>
          </w:tcPr>
          <w:p w14:paraId="51E23CED">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62FC734D">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服装结构与工艺、项目制作</w:t>
            </w:r>
          </w:p>
        </w:tc>
      </w:tr>
      <w:tr w14:paraId="02DD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73AEF605">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10</w:t>
            </w:r>
          </w:p>
        </w:tc>
        <w:tc>
          <w:tcPr>
            <w:tcW w:w="1344" w:type="dxa"/>
            <w:vAlign w:val="center"/>
          </w:tcPr>
          <w:p w14:paraId="4D30970A">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花都校区精毅楼206室</w:t>
            </w:r>
          </w:p>
        </w:tc>
        <w:tc>
          <w:tcPr>
            <w:tcW w:w="2318" w:type="dxa"/>
            <w:vAlign w:val="center"/>
          </w:tcPr>
          <w:p w14:paraId="55E3D721">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服装立裁实操室</w:t>
            </w:r>
          </w:p>
        </w:tc>
        <w:tc>
          <w:tcPr>
            <w:tcW w:w="2047" w:type="dxa"/>
            <w:vAlign w:val="center"/>
          </w:tcPr>
          <w:p w14:paraId="5090D918">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114 m²</w:t>
            </w:r>
          </w:p>
        </w:tc>
        <w:tc>
          <w:tcPr>
            <w:tcW w:w="1418" w:type="dxa"/>
            <w:vAlign w:val="center"/>
          </w:tcPr>
          <w:p w14:paraId="6411DDFA">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561B5DAD">
            <w:pPr>
              <w:snapToGrid w:val="0"/>
              <w:jc w:val="center"/>
              <w:rPr>
                <w:rFonts w:hint="eastAsia" w:cs="Calibri" w:asciiTheme="minorEastAsia" w:hAnsiTheme="minorEastAsia" w:eastAsiaTheme="minorEastAsia"/>
                <w:b w:val="0"/>
                <w:bCs/>
                <w:sz w:val="24"/>
                <w:szCs w:val="24"/>
                <w:lang w:val="en-US" w:eastAsia="zh-CN"/>
              </w:rPr>
            </w:pPr>
            <w:r>
              <w:rPr>
                <w:rFonts w:hint="eastAsia" w:cs="Calibri" w:asciiTheme="minorEastAsia" w:hAnsiTheme="minorEastAsia" w:eastAsiaTheme="minorEastAsia"/>
                <w:b w:val="0"/>
                <w:bCs/>
                <w:sz w:val="24"/>
                <w:szCs w:val="24"/>
                <w:lang w:val="en-US" w:eastAsia="zh-CN"/>
              </w:rPr>
              <w:t>立体造型、</w:t>
            </w:r>
          </w:p>
          <w:p w14:paraId="670D4A6C">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项目制作、</w:t>
            </w:r>
          </w:p>
        </w:tc>
      </w:tr>
      <w:tr w14:paraId="7407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4A4D175E">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11</w:t>
            </w:r>
          </w:p>
        </w:tc>
        <w:tc>
          <w:tcPr>
            <w:tcW w:w="1344" w:type="dxa"/>
            <w:vAlign w:val="center"/>
          </w:tcPr>
          <w:p w14:paraId="3A4CD54C">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花都校区精毅楼207室</w:t>
            </w:r>
          </w:p>
        </w:tc>
        <w:tc>
          <w:tcPr>
            <w:tcW w:w="2318" w:type="dxa"/>
            <w:vAlign w:val="center"/>
          </w:tcPr>
          <w:p w14:paraId="746F2D8B">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服装立裁实操室</w:t>
            </w:r>
          </w:p>
        </w:tc>
        <w:tc>
          <w:tcPr>
            <w:tcW w:w="2047" w:type="dxa"/>
            <w:vAlign w:val="center"/>
          </w:tcPr>
          <w:p w14:paraId="57C08131">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143 m²</w:t>
            </w:r>
          </w:p>
        </w:tc>
        <w:tc>
          <w:tcPr>
            <w:tcW w:w="1418" w:type="dxa"/>
            <w:vAlign w:val="center"/>
          </w:tcPr>
          <w:p w14:paraId="4C33BFE0">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2D955334">
            <w:pPr>
              <w:snapToGrid w:val="0"/>
              <w:jc w:val="center"/>
              <w:rPr>
                <w:rFonts w:hint="eastAsia" w:cs="Calibri" w:asciiTheme="minorEastAsia" w:hAnsiTheme="minorEastAsia" w:eastAsiaTheme="minorEastAsia"/>
                <w:b w:val="0"/>
                <w:bCs/>
                <w:sz w:val="24"/>
                <w:szCs w:val="24"/>
                <w:lang w:val="en-US" w:eastAsia="zh-CN"/>
              </w:rPr>
            </w:pPr>
            <w:r>
              <w:rPr>
                <w:rFonts w:hint="eastAsia" w:cs="Calibri" w:asciiTheme="minorEastAsia" w:hAnsiTheme="minorEastAsia" w:eastAsiaTheme="minorEastAsia"/>
                <w:b w:val="0"/>
                <w:bCs/>
                <w:sz w:val="24"/>
                <w:szCs w:val="24"/>
                <w:lang w:val="en-US" w:eastAsia="zh-CN"/>
              </w:rPr>
              <w:t>立体造型、</w:t>
            </w:r>
          </w:p>
          <w:p w14:paraId="72EE602F">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项目制作、</w:t>
            </w:r>
          </w:p>
        </w:tc>
      </w:tr>
      <w:tr w14:paraId="72F58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7C08CAFD">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12</w:t>
            </w:r>
          </w:p>
        </w:tc>
        <w:tc>
          <w:tcPr>
            <w:tcW w:w="1344" w:type="dxa"/>
            <w:vAlign w:val="center"/>
          </w:tcPr>
          <w:p w14:paraId="355FEE93">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rPr>
              <w:t>天河校区7-503 时尚传播室</w:t>
            </w:r>
          </w:p>
        </w:tc>
        <w:tc>
          <w:tcPr>
            <w:tcW w:w="2318" w:type="dxa"/>
            <w:vAlign w:val="center"/>
          </w:tcPr>
          <w:p w14:paraId="2EB32CCB">
            <w:pPr>
              <w:snapToGrid w:val="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rPr>
              <w:t>时尚传播室</w:t>
            </w:r>
          </w:p>
        </w:tc>
        <w:tc>
          <w:tcPr>
            <w:tcW w:w="2047" w:type="dxa"/>
            <w:vAlign w:val="center"/>
          </w:tcPr>
          <w:p w14:paraId="49D74A82">
            <w:pPr>
              <w:snapToGrid w:val="0"/>
              <w:ind w:firstLine="0" w:firstLineChars="0"/>
              <w:jc w:val="center"/>
              <w:rPr>
                <w:rFonts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120 m²</w:t>
            </w:r>
          </w:p>
        </w:tc>
        <w:tc>
          <w:tcPr>
            <w:tcW w:w="1418" w:type="dxa"/>
            <w:vAlign w:val="center"/>
          </w:tcPr>
          <w:p w14:paraId="43871404">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670E4D6A">
            <w:pPr>
              <w:snapToGrid w:val="0"/>
              <w:jc w:val="center"/>
              <w:rPr>
                <w:rFonts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rPr>
              <w:t xml:space="preserve"> 服装陈列系列课程 服装产品传播课</w:t>
            </w:r>
          </w:p>
        </w:tc>
      </w:tr>
      <w:tr w14:paraId="448E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636" w:type="dxa"/>
            <w:vAlign w:val="center"/>
          </w:tcPr>
          <w:p w14:paraId="7F4173E9">
            <w:pPr>
              <w:snapToGrid w:val="0"/>
              <w:jc w:val="center"/>
              <w:rPr>
                <w:rFonts w:hint="default"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13</w:t>
            </w:r>
          </w:p>
        </w:tc>
        <w:tc>
          <w:tcPr>
            <w:tcW w:w="1344" w:type="dxa"/>
            <w:vAlign w:val="center"/>
          </w:tcPr>
          <w:p w14:paraId="13F1DD4C">
            <w:pPr>
              <w:snapToGrid w:val="0"/>
              <w:jc w:val="center"/>
              <w:rPr>
                <w:rFonts w:hint="default"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花都校区精艺楼101室</w:t>
            </w:r>
          </w:p>
        </w:tc>
        <w:tc>
          <w:tcPr>
            <w:tcW w:w="2318" w:type="dxa"/>
            <w:vAlign w:val="center"/>
          </w:tcPr>
          <w:p w14:paraId="50A7E51E">
            <w:pPr>
              <w:snapToGrid w:val="0"/>
              <w:jc w:val="center"/>
              <w:rPr>
                <w:rFonts w:hint="default"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服装陈列室</w:t>
            </w:r>
          </w:p>
        </w:tc>
        <w:tc>
          <w:tcPr>
            <w:tcW w:w="2047" w:type="dxa"/>
            <w:vAlign w:val="center"/>
          </w:tcPr>
          <w:p w14:paraId="392AC253">
            <w:pPr>
              <w:snapToGrid w:val="0"/>
              <w:ind w:firstLine="0" w:firstLineChars="0"/>
              <w:jc w:val="center"/>
              <w:rPr>
                <w:rFonts w:hint="default" w:cs="宋体" w:asciiTheme="minorEastAsia" w:hAnsiTheme="minorEastAsia" w:eastAsiaTheme="minorEastAsia"/>
                <w:b w:val="0"/>
                <w:bCs/>
                <w:kern w:val="0"/>
                <w:sz w:val="24"/>
                <w:szCs w:val="24"/>
                <w:lang w:val="en-US" w:eastAsia="zh-CN" w:bidi="ar-SA"/>
              </w:rPr>
            </w:pPr>
            <w:r>
              <w:rPr>
                <w:rFonts w:hint="eastAsia" w:asciiTheme="minorEastAsia" w:hAnsiTheme="minorEastAsia" w:eastAsiaTheme="minorEastAsia"/>
                <w:b w:val="0"/>
                <w:bCs/>
                <w:sz w:val="24"/>
                <w:szCs w:val="24"/>
                <w:lang w:val="en-US" w:eastAsia="zh-CN"/>
              </w:rPr>
              <w:t>120 m²</w:t>
            </w:r>
          </w:p>
        </w:tc>
        <w:tc>
          <w:tcPr>
            <w:tcW w:w="1418" w:type="dxa"/>
            <w:vAlign w:val="center"/>
          </w:tcPr>
          <w:p w14:paraId="1CED9758">
            <w:pPr>
              <w:snapToGrid w:val="0"/>
              <w:jc w:val="center"/>
              <w:rPr>
                <w:rFonts w:hint="eastAsia"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lang w:val="en-US" w:eastAsia="zh-CN"/>
              </w:rPr>
              <w:t>40人</w:t>
            </w:r>
          </w:p>
        </w:tc>
        <w:tc>
          <w:tcPr>
            <w:tcW w:w="1903" w:type="dxa"/>
            <w:vAlign w:val="center"/>
          </w:tcPr>
          <w:p w14:paraId="2C01029B">
            <w:pPr>
              <w:snapToGrid w:val="0"/>
              <w:jc w:val="center"/>
              <w:rPr>
                <w:rFonts w:hint="eastAsia" w:cs="Calibri" w:asciiTheme="minorEastAsia" w:hAnsiTheme="minorEastAsia" w:eastAsiaTheme="minorEastAsia"/>
                <w:b w:val="0"/>
                <w:bCs/>
                <w:kern w:val="0"/>
                <w:sz w:val="24"/>
                <w:szCs w:val="24"/>
                <w:lang w:val="en-US" w:eastAsia="zh-CN" w:bidi="ar-SA"/>
              </w:rPr>
            </w:pPr>
            <w:r>
              <w:rPr>
                <w:rFonts w:hint="eastAsia" w:cs="Calibri" w:asciiTheme="minorEastAsia" w:hAnsiTheme="minorEastAsia" w:eastAsiaTheme="minorEastAsia"/>
                <w:b w:val="0"/>
                <w:bCs/>
                <w:sz w:val="24"/>
                <w:szCs w:val="24"/>
              </w:rPr>
              <w:t xml:space="preserve"> 服装陈列系列课程 服装产品传播课</w:t>
            </w:r>
          </w:p>
        </w:tc>
      </w:tr>
    </w:tbl>
    <w:p w14:paraId="0EF3514B">
      <w:pPr>
        <w:spacing w:line="360" w:lineRule="auto"/>
        <w:ind w:firstLine="480" w:firstLineChars="200"/>
        <w:rPr>
          <w:rFonts w:hint="eastAsia"/>
          <w:color w:val="FF0000"/>
          <w:szCs w:val="18"/>
          <w:highlight w:val="yellow"/>
        </w:rPr>
      </w:pPr>
    </w:p>
    <w:p w14:paraId="1D79E32B">
      <w:pPr>
        <w:spacing w:line="360" w:lineRule="auto"/>
        <w:ind w:firstLine="480" w:firstLineChars="200"/>
        <w:rPr>
          <w:szCs w:val="18"/>
        </w:rPr>
      </w:pPr>
      <w:ins w:id="845" w:author="chinble" w:date="2025-09-23T14:35:56Z">
        <w:r>
          <w:rPr>
            <w:rFonts w:hint="eastAsia"/>
            <w:szCs w:val="18"/>
            <w:lang w:val="en-US" w:eastAsia="zh-CN"/>
          </w:rPr>
          <w:t>1</w:t>
        </w:r>
      </w:ins>
      <w:ins w:id="846" w:author="chinble" w:date="2025-09-23T14:35:57Z">
        <w:r>
          <w:rPr>
            <w:rFonts w:hint="eastAsia"/>
            <w:szCs w:val="18"/>
            <w:lang w:val="en-US" w:eastAsia="zh-CN"/>
          </w:rPr>
          <w:t>0</w:t>
        </w:r>
      </w:ins>
      <w:del w:id="847" w:author="chinble" w:date="2025-09-23T14:35:56Z">
        <w:r>
          <w:rPr>
            <w:rFonts w:hint="eastAsia"/>
            <w:szCs w:val="18"/>
            <w:lang w:val="en-US" w:eastAsia="zh-CN"/>
          </w:rPr>
          <w:delText>9</w:delText>
        </w:r>
      </w:del>
      <w:r>
        <w:rPr>
          <w:rFonts w:hint="eastAsia"/>
          <w:szCs w:val="18"/>
        </w:rPr>
        <w:t>.1.3校外实习实训场所基本条件</w:t>
      </w:r>
    </w:p>
    <w:p w14:paraId="28B1F53B">
      <w:pPr>
        <w:spacing w:line="360" w:lineRule="auto"/>
        <w:ind w:firstLine="480" w:firstLineChars="200"/>
        <w:rPr>
          <w:szCs w:val="18"/>
        </w:rPr>
      </w:pPr>
      <w:r>
        <w:rPr>
          <w:rFonts w:hint="eastAsia"/>
          <w:szCs w:val="18"/>
        </w:rPr>
        <w:t xml:space="preserve">本专业具有稳定的校外实习、实训基地，符合《职业学校学生实习管理规定》《职业学校校企合作促进办法》等对实习单位的有关要求，基地合法经营、管理规范，实习条件完备且符合产业发展实际、符合安全生产法律法规要求，与学校建立稳定合作关系的单位成为实习基地，并签署学校、学生、实习单位三方协议。 </w:t>
      </w:r>
    </w:p>
    <w:p w14:paraId="53FDF7EC">
      <w:pPr>
        <w:spacing w:line="360" w:lineRule="auto"/>
        <w:ind w:firstLine="480" w:firstLineChars="200"/>
        <w:rPr>
          <w:szCs w:val="18"/>
        </w:rPr>
      </w:pPr>
      <w:r>
        <w:rPr>
          <w:rFonts w:hint="eastAsia"/>
          <w:szCs w:val="18"/>
        </w:rPr>
        <w:t>根据本专业人才培养的需要和未来就业需求，实习基地可提供</w:t>
      </w:r>
      <w:r>
        <w:rPr>
          <w:rFonts w:hint="eastAsia"/>
          <w:szCs w:val="18"/>
          <w:highlight w:val="none"/>
          <w:lang w:val="en-US" w:eastAsia="zh-CN"/>
        </w:rPr>
        <w:t>服装陈列与展示设计、时尚传播</w:t>
      </w:r>
      <w:r>
        <w:rPr>
          <w:rFonts w:hint="eastAsia"/>
          <w:szCs w:val="18"/>
        </w:rPr>
        <w:t>等与专业对口的相关实习岗位，能涵盖当前相关产业发展的主流技术，可接纳一定规模的学生实习；学校和实习单位双方共同制订实习计划，能够配备相应数量的指导教师对学生实习进行指导和管理，实习单位安排有经验的技术或管理人员担任实习指导教师，开展专业教学和职业技能训练，完成实习质量评价，做好学生实习服务和管理工作，有保证实习学生日常工作、学习、生活的规章制度，有安全、保险保障，依法依规保障学生的基本权益。</w:t>
      </w:r>
    </w:p>
    <w:p w14:paraId="5BD303B7">
      <w:pPr>
        <w:spacing w:line="360" w:lineRule="auto"/>
        <w:ind w:firstLine="482" w:firstLineChars="200"/>
        <w:jc w:val="center"/>
        <w:outlineLvl w:val="1"/>
        <w:rPr>
          <w:rFonts w:hint="eastAsia" w:eastAsiaTheme="minorEastAsia"/>
          <w:b/>
          <w:bCs/>
          <w:lang w:val="en-US" w:eastAsia="zh-CN"/>
        </w:rPr>
      </w:pPr>
      <w:bookmarkStart w:id="246" w:name="_Toc5675"/>
      <w:bookmarkStart w:id="247" w:name="_Toc6711"/>
      <w:bookmarkStart w:id="248" w:name="_Toc29649"/>
      <w:bookmarkStart w:id="249" w:name="_Toc3892"/>
      <w:bookmarkStart w:id="250" w:name="_Toc23548"/>
      <w:bookmarkStart w:id="251" w:name="_Toc30224"/>
      <w:bookmarkStart w:id="252" w:name="_Toc8710"/>
      <w:bookmarkStart w:id="253" w:name="_Toc26917"/>
    </w:p>
    <w:bookmarkEnd w:id="246"/>
    <w:bookmarkEnd w:id="247"/>
    <w:bookmarkEnd w:id="248"/>
    <w:bookmarkEnd w:id="249"/>
    <w:bookmarkEnd w:id="250"/>
    <w:bookmarkEnd w:id="251"/>
    <w:bookmarkEnd w:id="252"/>
    <w:bookmarkEnd w:id="253"/>
    <w:p w14:paraId="553FEF46">
      <w:pPr>
        <w:spacing w:line="360" w:lineRule="auto"/>
        <w:ind w:firstLine="482" w:firstLineChars="200"/>
        <w:outlineLvl w:val="1"/>
        <w:rPr>
          <w:b/>
          <w:bCs/>
        </w:rPr>
      </w:pPr>
      <w:ins w:id="848" w:author="chinble" w:date="2025-09-23T14:36:01Z">
        <w:bookmarkStart w:id="254" w:name="_Toc1064"/>
        <w:bookmarkStart w:id="255" w:name="_Toc6921"/>
        <w:bookmarkStart w:id="256" w:name="_Toc22312"/>
        <w:bookmarkStart w:id="257" w:name="_Toc15185"/>
        <w:bookmarkStart w:id="258" w:name="_Toc8923"/>
        <w:bookmarkStart w:id="259" w:name="_Toc31685"/>
        <w:bookmarkStart w:id="260" w:name="_Toc22751"/>
        <w:bookmarkStart w:id="261" w:name="_Toc23851"/>
        <w:r>
          <w:rPr>
            <w:rFonts w:hint="eastAsia"/>
            <w:b/>
            <w:bCs/>
            <w:lang w:val="en-US" w:eastAsia="zh-CN"/>
          </w:rPr>
          <w:t>1</w:t>
        </w:r>
      </w:ins>
      <w:ins w:id="849" w:author="chinble" w:date="2025-09-23T14:36:02Z">
        <w:r>
          <w:rPr>
            <w:rFonts w:hint="eastAsia"/>
            <w:b/>
            <w:bCs/>
            <w:lang w:val="en-US" w:eastAsia="zh-CN"/>
          </w:rPr>
          <w:t>0</w:t>
        </w:r>
      </w:ins>
      <w:del w:id="850" w:author="chinble" w:date="2025-09-23T14:36:01Z">
        <w:r>
          <w:rPr>
            <w:rFonts w:hint="eastAsia"/>
            <w:b/>
            <w:bCs/>
            <w:lang w:val="en-US" w:eastAsia="zh-CN"/>
          </w:rPr>
          <w:delText>9</w:delText>
        </w:r>
      </w:del>
      <w:r>
        <w:rPr>
          <w:rFonts w:hint="eastAsia"/>
          <w:b/>
          <w:bCs/>
        </w:rPr>
        <w:t>.2教学资源</w:t>
      </w:r>
      <w:bookmarkEnd w:id="254"/>
      <w:bookmarkEnd w:id="255"/>
      <w:bookmarkEnd w:id="256"/>
      <w:bookmarkEnd w:id="257"/>
      <w:bookmarkEnd w:id="258"/>
      <w:bookmarkEnd w:id="259"/>
      <w:bookmarkEnd w:id="260"/>
      <w:bookmarkEnd w:id="261"/>
    </w:p>
    <w:p w14:paraId="05959A1D">
      <w:pPr>
        <w:spacing w:line="360" w:lineRule="auto"/>
        <w:ind w:firstLine="480" w:firstLineChars="200"/>
        <w:rPr>
          <w:szCs w:val="18"/>
        </w:rPr>
      </w:pPr>
      <w:r>
        <w:rPr>
          <w:rFonts w:hint="eastAsia"/>
          <w:szCs w:val="18"/>
        </w:rPr>
        <w:t>主要包括能够满足学生专业学习、教师专业教学研究和教学实施需要的教材、图书及数字化资源等。</w:t>
      </w:r>
    </w:p>
    <w:p w14:paraId="41E485FE">
      <w:pPr>
        <w:spacing w:line="360" w:lineRule="auto"/>
        <w:ind w:firstLine="480" w:firstLineChars="200"/>
        <w:rPr>
          <w:szCs w:val="18"/>
        </w:rPr>
      </w:pPr>
      <w:ins w:id="851" w:author="chinble" w:date="2025-09-23T14:36:07Z">
        <w:r>
          <w:rPr>
            <w:rFonts w:hint="eastAsia"/>
            <w:szCs w:val="18"/>
            <w:lang w:val="en-US" w:eastAsia="zh-CN"/>
          </w:rPr>
          <w:t>1</w:t>
        </w:r>
      </w:ins>
      <w:ins w:id="852" w:author="chinble" w:date="2025-09-23T14:36:08Z">
        <w:r>
          <w:rPr>
            <w:rFonts w:hint="eastAsia"/>
            <w:szCs w:val="18"/>
            <w:lang w:val="en-US" w:eastAsia="zh-CN"/>
          </w:rPr>
          <w:t>0</w:t>
        </w:r>
      </w:ins>
      <w:del w:id="853" w:author="chinble" w:date="2025-09-23T14:36:07Z">
        <w:r>
          <w:rPr>
            <w:rFonts w:hint="eastAsia"/>
            <w:szCs w:val="18"/>
            <w:lang w:val="en-US" w:eastAsia="zh-CN"/>
          </w:rPr>
          <w:delText>9</w:delText>
        </w:r>
      </w:del>
      <w:r>
        <w:rPr>
          <w:rFonts w:hint="eastAsia"/>
          <w:szCs w:val="18"/>
        </w:rPr>
        <w:t>.2.1教材选用基本要求</w:t>
      </w:r>
    </w:p>
    <w:p w14:paraId="4510B877">
      <w:pPr>
        <w:spacing w:line="360" w:lineRule="auto"/>
        <w:ind w:firstLine="480" w:firstLineChars="200"/>
        <w:rPr>
          <w:szCs w:val="18"/>
        </w:rPr>
      </w:pPr>
      <w:r>
        <w:rPr>
          <w:rFonts w:hint="eastAsia"/>
          <w:szCs w:val="18"/>
        </w:rPr>
        <w:t>按照国家规定，经过规范程序选用教材，优先选用国家规划教材和国家优秀教材。专业课程教材应体现本行业新技术、新规范、新标准、新形态，并通过数字教材、活页式教材等多种方式进行动态更新。</w:t>
      </w:r>
    </w:p>
    <w:p w14:paraId="6BCB1B0E">
      <w:pPr>
        <w:spacing w:line="360" w:lineRule="auto"/>
        <w:ind w:firstLine="480" w:firstLineChars="200"/>
        <w:rPr>
          <w:szCs w:val="18"/>
        </w:rPr>
      </w:pPr>
      <w:ins w:id="854" w:author="chinble" w:date="2025-09-23T14:36:12Z">
        <w:r>
          <w:rPr>
            <w:rFonts w:hint="eastAsia"/>
            <w:szCs w:val="18"/>
            <w:lang w:val="en-US" w:eastAsia="zh-CN"/>
          </w:rPr>
          <w:t>10</w:t>
        </w:r>
      </w:ins>
      <w:del w:id="855" w:author="chinble" w:date="2025-09-23T14:36:11Z">
        <w:r>
          <w:rPr>
            <w:rFonts w:hint="eastAsia"/>
            <w:szCs w:val="18"/>
            <w:lang w:val="en-US" w:eastAsia="zh-CN"/>
          </w:rPr>
          <w:delText>9</w:delText>
        </w:r>
      </w:del>
      <w:r>
        <w:rPr>
          <w:rFonts w:hint="eastAsia"/>
          <w:szCs w:val="18"/>
        </w:rPr>
        <w:t>.2.2图书文献配置基本要求</w:t>
      </w:r>
    </w:p>
    <w:p w14:paraId="4A5A73E6">
      <w:pPr>
        <w:spacing w:line="360" w:lineRule="auto"/>
        <w:ind w:firstLine="480" w:firstLineChars="200"/>
        <w:rPr>
          <w:szCs w:val="18"/>
        </w:rPr>
      </w:pPr>
      <w:r>
        <w:rPr>
          <w:rFonts w:hint="eastAsia"/>
          <w:szCs w:val="18"/>
        </w:rPr>
        <w:t>图书文献配备能满足人才培养、专业建设、教科研等工作的需要。专业类图书文献主要包括：</w:t>
      </w:r>
      <w:r>
        <w:rPr>
          <w:rFonts w:hint="eastAsia" w:asciiTheme="minorEastAsia" w:hAnsiTheme="minorEastAsia" w:eastAsiaTheme="minorEastAsia" w:cstheme="minorEastAsia"/>
          <w:color w:val="auto"/>
          <w:sz w:val="24"/>
          <w:szCs w:val="24"/>
          <w:lang w:val="en-US" w:eastAsia="zh-CN"/>
        </w:rPr>
        <w:t>服装陈列、产品展示、橱窗设计、服饰搭配、时尚传播</w:t>
      </w:r>
      <w:r>
        <w:rPr>
          <w:rFonts w:hint="eastAsia"/>
          <w:szCs w:val="18"/>
        </w:rPr>
        <w:t>等。及时配置新经济、新技术、新工艺、新材料、新管理方式、新服务方式等相关的图书文献。</w:t>
      </w:r>
    </w:p>
    <w:p w14:paraId="183170DC">
      <w:pPr>
        <w:spacing w:line="360" w:lineRule="auto"/>
        <w:ind w:firstLine="480" w:firstLineChars="200"/>
        <w:rPr>
          <w:szCs w:val="18"/>
        </w:rPr>
      </w:pPr>
      <w:ins w:id="856" w:author="chinble" w:date="2025-09-23T14:36:17Z">
        <w:r>
          <w:rPr>
            <w:rFonts w:hint="eastAsia"/>
            <w:szCs w:val="18"/>
            <w:lang w:val="en-US" w:eastAsia="zh-CN"/>
          </w:rPr>
          <w:t>10</w:t>
        </w:r>
      </w:ins>
      <w:del w:id="857" w:author="chinble" w:date="2025-09-23T14:36:17Z">
        <w:r>
          <w:rPr>
            <w:rFonts w:hint="eastAsia"/>
            <w:szCs w:val="18"/>
            <w:lang w:val="en-US" w:eastAsia="zh-CN"/>
          </w:rPr>
          <w:delText>9</w:delText>
        </w:r>
      </w:del>
      <w:r>
        <w:rPr>
          <w:rFonts w:hint="eastAsia"/>
          <w:szCs w:val="18"/>
        </w:rPr>
        <w:t>.2.3数字教学资源配置基本要求</w:t>
      </w:r>
    </w:p>
    <w:p w14:paraId="52A805E1">
      <w:pPr>
        <w:spacing w:line="360" w:lineRule="auto"/>
        <w:ind w:firstLine="480" w:firstLineChars="200"/>
        <w:rPr>
          <w:szCs w:val="18"/>
        </w:rPr>
      </w:pPr>
      <w:r>
        <w:rPr>
          <w:rFonts w:hint="eastAsia"/>
          <w:szCs w:val="18"/>
        </w:rPr>
        <w:t>建设、配备与本专业有关的音视频素材、教学课件、数字化教学案例库、虚拟仿真软件等专业教学资源库，种类丰富、形式多样、使用便捷、动态更新、满足教学。</w:t>
      </w:r>
    </w:p>
    <w:p w14:paraId="5EEE26A9">
      <w:pPr>
        <w:spacing w:line="360" w:lineRule="auto"/>
        <w:outlineLvl w:val="0"/>
        <w:rPr>
          <w:rFonts w:ascii="黑体" w:hAnsi="黑体" w:eastAsia="黑体"/>
          <w:b/>
          <w:bCs/>
          <w:sz w:val="28"/>
          <w:szCs w:val="18"/>
        </w:rPr>
      </w:pPr>
      <w:bookmarkStart w:id="262" w:name="_Toc26776"/>
      <w:bookmarkStart w:id="263" w:name="_Toc23466"/>
      <w:bookmarkStart w:id="264" w:name="_Toc18432"/>
      <w:bookmarkStart w:id="265" w:name="_Toc6747"/>
      <w:bookmarkStart w:id="266" w:name="_Toc16384"/>
      <w:bookmarkStart w:id="267" w:name="_Toc10478"/>
      <w:bookmarkStart w:id="268" w:name="_Toc20787"/>
      <w:bookmarkStart w:id="269" w:name="_Toc15660"/>
      <w:r>
        <w:rPr>
          <w:rFonts w:hint="eastAsia" w:ascii="黑体" w:hAnsi="黑体" w:eastAsia="黑体"/>
          <w:b/>
          <w:bCs/>
          <w:sz w:val="28"/>
          <w:szCs w:val="18"/>
        </w:rPr>
        <w:t>1</w:t>
      </w:r>
      <w:ins w:id="858" w:author="chinble" w:date="2025-09-23T14:36:20Z">
        <w:r>
          <w:rPr>
            <w:rFonts w:hint="eastAsia" w:ascii="黑体" w:hAnsi="黑体" w:eastAsia="黑体"/>
            <w:b/>
            <w:bCs/>
            <w:sz w:val="28"/>
            <w:szCs w:val="18"/>
            <w:lang w:val="en-US" w:eastAsia="zh-CN"/>
          </w:rPr>
          <w:t>1</w:t>
        </w:r>
      </w:ins>
      <w:ins w:id="859" w:author="chinble" w:date="2025-09-23T14:36:25Z">
        <w:r>
          <w:rPr>
            <w:rFonts w:hint="eastAsia" w:ascii="黑体" w:hAnsi="黑体" w:eastAsia="黑体"/>
            <w:b/>
            <w:bCs/>
            <w:sz w:val="28"/>
            <w:szCs w:val="18"/>
            <w:lang w:val="en-US" w:eastAsia="zh-CN"/>
          </w:rPr>
          <w:t xml:space="preserve"> </w:t>
        </w:r>
      </w:ins>
      <w:del w:id="860" w:author="chinble" w:date="2025-09-23T14:36:24Z">
        <w:r>
          <w:rPr>
            <w:rFonts w:hint="eastAsia" w:ascii="黑体" w:hAnsi="黑体" w:eastAsia="黑体"/>
            <w:b/>
            <w:bCs/>
            <w:sz w:val="28"/>
            <w:szCs w:val="18"/>
            <w:lang w:val="en-US" w:eastAsia="zh-CN"/>
          </w:rPr>
          <w:delText>0</w:delText>
        </w:r>
      </w:del>
      <w:r>
        <w:rPr>
          <w:rFonts w:hint="eastAsia" w:ascii="黑体" w:hAnsi="黑体" w:eastAsia="黑体"/>
          <w:b/>
          <w:bCs/>
          <w:sz w:val="28"/>
          <w:szCs w:val="18"/>
        </w:rPr>
        <w:t>质量保障</w:t>
      </w:r>
      <w:bookmarkEnd w:id="262"/>
      <w:bookmarkEnd w:id="263"/>
      <w:bookmarkEnd w:id="264"/>
      <w:bookmarkEnd w:id="265"/>
      <w:bookmarkEnd w:id="266"/>
      <w:bookmarkEnd w:id="267"/>
      <w:bookmarkEnd w:id="268"/>
      <w:bookmarkEnd w:id="269"/>
    </w:p>
    <w:p w14:paraId="63816D08">
      <w:pPr>
        <w:spacing w:line="360" w:lineRule="auto"/>
        <w:ind w:firstLine="480" w:firstLineChars="200"/>
        <w:rPr>
          <w:szCs w:val="18"/>
        </w:rPr>
      </w:pPr>
      <w:r>
        <w:rPr>
          <w:rFonts w:hint="eastAsia"/>
          <w:szCs w:val="18"/>
        </w:rPr>
        <w:t>学校建立了专业人才培养质量保障机制，不断完善专业教学质量监控管理制度，改进结果评价，强化过程评价，探索增值评价，吸纳行业组织、企业等参与评价，并及时公开相关信息，接受教育督导和社会监督，健全综合评价。完善人才培养方案、课程标准、课堂评价、实验教学、实习实训以及资源建设等质量保障建设，通过教学实施、过程监控、质量评价和持续改进，达到人才培养规格要求。</w:t>
      </w:r>
    </w:p>
    <w:p w14:paraId="571880E9">
      <w:pPr>
        <w:spacing w:line="360" w:lineRule="auto"/>
        <w:ind w:firstLine="480" w:firstLineChars="200"/>
        <w:rPr>
          <w:szCs w:val="18"/>
        </w:rPr>
      </w:pPr>
      <w:r>
        <w:rPr>
          <w:rFonts w:hint="eastAsia"/>
          <w:szCs w:val="18"/>
        </w:rPr>
        <w:t xml:space="preserve">学校教学管理机制完善，加强日常教学组织运行与管理，定期开展课程建设、日常教学、人才培养质量的诊断与改进，建立健全巡课、听课、评教、评学等制度，建立与企业联动的实践教学环节督导制度，严明教学纪律，强化教学组织功能，定期开展公开课、示范课等教研活动。 </w:t>
      </w:r>
    </w:p>
    <w:p w14:paraId="0F3B0B08">
      <w:pPr>
        <w:spacing w:line="360" w:lineRule="auto"/>
        <w:ind w:firstLine="480" w:firstLineChars="200"/>
        <w:rPr>
          <w:szCs w:val="18"/>
        </w:rPr>
      </w:pPr>
      <w:r>
        <w:rPr>
          <w:rFonts w:hint="eastAsia"/>
          <w:szCs w:val="18"/>
        </w:rPr>
        <w:t xml:space="preserve">专业教研组织建立了线上线下相结合的集中备课制度，定期召开教学研讨会议，利用评价分析结果有效改进专业教学，持续提高人才培养质量。 </w:t>
      </w:r>
    </w:p>
    <w:p w14:paraId="17C0E270">
      <w:pPr>
        <w:spacing w:line="360" w:lineRule="auto"/>
        <w:ind w:firstLine="480" w:firstLineChars="200"/>
        <w:rPr>
          <w:rFonts w:hint="eastAsia"/>
          <w:szCs w:val="18"/>
        </w:rPr>
      </w:pPr>
      <w:r>
        <w:rPr>
          <w:rFonts w:hint="eastAsia"/>
          <w:szCs w:val="18"/>
        </w:rPr>
        <w:t>学校建立了毕业生跟踪反馈机制及社会评价机制，并对生源情况、职业道德、技术技能水平、就业质量等进行分析，定期评价人才培养质量和培养目标达成情况。</w:t>
      </w:r>
    </w:p>
    <w:p w14:paraId="294CCDBC">
      <w:pPr>
        <w:pStyle w:val="6"/>
      </w:pPr>
    </w:p>
    <w:p w14:paraId="7DE46D7B">
      <w:pPr>
        <w:spacing w:line="360" w:lineRule="auto"/>
        <w:outlineLvl w:val="0"/>
        <w:rPr>
          <w:rFonts w:ascii="黑体" w:hAnsi="黑体" w:eastAsia="黑体"/>
          <w:b/>
          <w:bCs/>
          <w:sz w:val="28"/>
          <w:szCs w:val="18"/>
        </w:rPr>
      </w:pPr>
      <w:bookmarkStart w:id="270" w:name="_Toc17590"/>
      <w:bookmarkStart w:id="271" w:name="_Toc2361"/>
      <w:bookmarkStart w:id="272" w:name="_Toc18099"/>
      <w:bookmarkStart w:id="273" w:name="_Toc11823"/>
      <w:bookmarkStart w:id="274" w:name="_Toc21742"/>
      <w:bookmarkStart w:id="275" w:name="_Toc26684"/>
      <w:bookmarkStart w:id="276" w:name="_Toc2640"/>
      <w:bookmarkStart w:id="277" w:name="_Toc12497"/>
      <w:r>
        <w:rPr>
          <w:rFonts w:hint="eastAsia" w:ascii="黑体" w:hAnsi="黑体" w:eastAsia="黑体"/>
          <w:b/>
          <w:bCs/>
          <w:sz w:val="28"/>
          <w:szCs w:val="18"/>
        </w:rPr>
        <w:t>1</w:t>
      </w:r>
      <w:ins w:id="861" w:author="chinble" w:date="2025-09-23T14:36:29Z">
        <w:r>
          <w:rPr>
            <w:rFonts w:hint="eastAsia" w:ascii="黑体" w:hAnsi="黑体" w:eastAsia="黑体"/>
            <w:b/>
            <w:bCs/>
            <w:sz w:val="28"/>
            <w:szCs w:val="18"/>
            <w:lang w:val="en-US" w:eastAsia="zh-CN"/>
          </w:rPr>
          <w:t>2</w:t>
        </w:r>
      </w:ins>
      <w:ins w:id="862" w:author="chinble" w:date="2025-09-23T14:36:30Z">
        <w:r>
          <w:rPr>
            <w:rFonts w:hint="eastAsia" w:ascii="黑体" w:hAnsi="黑体" w:eastAsia="黑体"/>
            <w:b/>
            <w:bCs/>
            <w:sz w:val="28"/>
            <w:szCs w:val="18"/>
            <w:lang w:val="en-US" w:eastAsia="zh-CN"/>
          </w:rPr>
          <w:t xml:space="preserve"> </w:t>
        </w:r>
      </w:ins>
      <w:del w:id="863" w:author="chinble" w:date="2025-09-23T14:36:28Z">
        <w:r>
          <w:rPr>
            <w:rFonts w:hint="eastAsia" w:ascii="黑体" w:hAnsi="黑体" w:eastAsia="黑体"/>
            <w:b/>
            <w:bCs/>
            <w:sz w:val="28"/>
            <w:szCs w:val="18"/>
            <w:lang w:val="en-US" w:eastAsia="zh-CN"/>
          </w:rPr>
          <w:delText>1</w:delText>
        </w:r>
      </w:del>
      <w:r>
        <w:rPr>
          <w:rFonts w:hint="eastAsia" w:ascii="黑体" w:hAnsi="黑体" w:eastAsia="黑体"/>
          <w:b/>
          <w:bCs/>
          <w:sz w:val="28"/>
          <w:szCs w:val="18"/>
        </w:rPr>
        <w:t>毕业要求</w:t>
      </w:r>
      <w:bookmarkEnd w:id="270"/>
      <w:bookmarkEnd w:id="271"/>
      <w:bookmarkEnd w:id="272"/>
      <w:bookmarkEnd w:id="273"/>
      <w:bookmarkEnd w:id="274"/>
      <w:bookmarkEnd w:id="275"/>
      <w:bookmarkEnd w:id="276"/>
      <w:bookmarkEnd w:id="277"/>
    </w:p>
    <w:p w14:paraId="1D9F3971">
      <w:pPr>
        <w:spacing w:line="360" w:lineRule="auto"/>
        <w:ind w:firstLine="482" w:firstLineChars="200"/>
        <w:outlineLvl w:val="1"/>
        <w:rPr>
          <w:b/>
          <w:bCs/>
        </w:rPr>
      </w:pPr>
      <w:bookmarkStart w:id="278" w:name="_Toc30133"/>
      <w:bookmarkStart w:id="279" w:name="_Toc29320"/>
      <w:bookmarkStart w:id="280" w:name="_Toc29997"/>
      <w:bookmarkStart w:id="281" w:name="_Toc4364"/>
      <w:bookmarkStart w:id="282" w:name="_Toc2039"/>
      <w:bookmarkStart w:id="283" w:name="_Toc17715"/>
      <w:bookmarkStart w:id="284" w:name="_Toc15156"/>
      <w:bookmarkStart w:id="285" w:name="_Toc21716"/>
      <w:r>
        <w:rPr>
          <w:rFonts w:hint="eastAsia"/>
          <w:b/>
          <w:bCs/>
        </w:rPr>
        <w:t>1</w:t>
      </w:r>
      <w:ins w:id="864" w:author="chinble" w:date="2025-09-23T14:36:32Z">
        <w:r>
          <w:rPr>
            <w:rFonts w:hint="eastAsia"/>
            <w:b/>
            <w:bCs/>
            <w:lang w:val="en-US" w:eastAsia="zh-CN"/>
          </w:rPr>
          <w:t>2</w:t>
        </w:r>
      </w:ins>
      <w:del w:id="865" w:author="chinble" w:date="2025-09-23T14:36:32Z">
        <w:r>
          <w:rPr>
            <w:rFonts w:hint="eastAsia"/>
            <w:b/>
            <w:bCs/>
            <w:lang w:val="en-US" w:eastAsia="zh-CN"/>
          </w:rPr>
          <w:delText>1</w:delText>
        </w:r>
      </w:del>
      <w:r>
        <w:rPr>
          <w:rFonts w:hint="eastAsia"/>
          <w:b/>
          <w:bCs/>
        </w:rPr>
        <w:t>.1毕业要求</w:t>
      </w:r>
      <w:bookmarkEnd w:id="278"/>
      <w:bookmarkEnd w:id="279"/>
      <w:bookmarkEnd w:id="280"/>
      <w:bookmarkEnd w:id="281"/>
      <w:bookmarkEnd w:id="282"/>
      <w:bookmarkEnd w:id="283"/>
      <w:bookmarkEnd w:id="284"/>
      <w:bookmarkEnd w:id="285"/>
    </w:p>
    <w:p w14:paraId="0EBDB9CE">
      <w:pPr>
        <w:spacing w:line="360" w:lineRule="auto"/>
        <w:ind w:firstLine="480" w:firstLineChars="200"/>
        <w:rPr>
          <w:color w:val="000000" w:themeColor="text1"/>
          <w14:textFill>
            <w14:solidFill>
              <w14:schemeClr w14:val="tx1"/>
            </w14:solidFill>
          </w14:textFill>
        </w:rPr>
      </w:pPr>
      <w:bookmarkStart w:id="286" w:name="_Hlk95427797"/>
      <w:r>
        <w:rPr>
          <w:rFonts w:hint="eastAsia"/>
          <w:color w:val="000000" w:themeColor="text1"/>
          <w14:textFill>
            <w14:solidFill>
              <w14:schemeClr w14:val="tx1"/>
            </w14:solidFill>
          </w14:textFill>
        </w:rPr>
        <w:t>学生思想品德考核合格、岗位实习合格，在规定年限内完成本专业必修课和限选课的学习，</w:t>
      </w:r>
      <w:r>
        <w:rPr>
          <w:rFonts w:hint="eastAsia"/>
          <w:color w:val="000000" w:themeColor="text1"/>
          <w:highlight w:val="none"/>
          <w14:textFill>
            <w14:solidFill>
              <w14:schemeClr w14:val="tx1"/>
            </w14:solidFill>
          </w14:textFill>
        </w:rPr>
        <w:t>考核合格，</w:t>
      </w:r>
      <w:r>
        <w:rPr>
          <w:rFonts w:hint="eastAsia"/>
          <w:szCs w:val="21"/>
        </w:rPr>
        <w:t>总学分不得少于</w:t>
      </w:r>
      <w:r>
        <w:rPr>
          <w:szCs w:val="21"/>
        </w:rPr>
        <w:t>17</w:t>
      </w:r>
      <w:r>
        <w:rPr>
          <w:rFonts w:hint="eastAsia"/>
          <w:szCs w:val="21"/>
          <w:lang w:val="en-US" w:eastAsia="zh-CN"/>
        </w:rPr>
        <w:t>0，</w:t>
      </w:r>
      <w:r>
        <w:rPr>
          <w:rFonts w:hint="eastAsia"/>
          <w:color w:val="000000" w:themeColor="text1"/>
          <w14:textFill>
            <w14:solidFill>
              <w14:schemeClr w14:val="tx1"/>
            </w14:solidFill>
          </w14:textFill>
        </w:rPr>
        <w:t>准予毕业。</w:t>
      </w:r>
    </w:p>
    <w:bookmarkEnd w:id="286"/>
    <w:p w14:paraId="6EEAD6D5">
      <w:pPr>
        <w:spacing w:line="360" w:lineRule="auto"/>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职业技能等级证书为下列证书之一：</w:t>
      </w:r>
      <w:r>
        <w:rPr>
          <w:color w:val="000000" w:themeColor="text1"/>
          <w14:textFill>
            <w14:solidFill>
              <w14:schemeClr w14:val="tx1"/>
            </w14:solidFill>
          </w14:textFill>
        </w:rPr>
        <w:t xml:space="preserve"> </w:t>
      </w:r>
    </w:p>
    <w:p w14:paraId="15194AEB">
      <w:pPr>
        <w:spacing w:line="360" w:lineRule="auto"/>
        <w:ind w:firstLine="480" w:firstLineChars="200"/>
        <w:contextualSpacing/>
      </w:pPr>
      <w:r>
        <w:rPr>
          <w:rFonts w:hint="eastAsia"/>
        </w:rPr>
        <w:t>（1）全国计算机等级考试一级证书或全国英语等级考试一级证书</w:t>
      </w:r>
    </w:p>
    <w:p w14:paraId="01A81E34">
      <w:pPr>
        <w:spacing w:line="360" w:lineRule="auto"/>
        <w:ind w:firstLine="480" w:firstLineChars="200"/>
        <w:contextualSpacing/>
      </w:pPr>
      <w:r>
        <w:rPr>
          <w:rFonts w:hint="eastAsia"/>
        </w:rPr>
        <w:t>（2）其他与专业相关的技能证书或职业资格证书</w:t>
      </w:r>
    </w:p>
    <w:p w14:paraId="648A9371">
      <w:pPr>
        <w:spacing w:line="360" w:lineRule="auto"/>
        <w:ind w:firstLine="482" w:firstLineChars="200"/>
        <w:outlineLvl w:val="1"/>
        <w:rPr>
          <w:rFonts w:hint="eastAsia"/>
          <w:b/>
          <w:bCs/>
        </w:rPr>
      </w:pPr>
      <w:bookmarkStart w:id="287" w:name="_Toc25843"/>
      <w:bookmarkStart w:id="288" w:name="_Toc21709"/>
      <w:bookmarkStart w:id="289" w:name="_Toc474"/>
      <w:bookmarkStart w:id="290" w:name="_Toc19194"/>
      <w:bookmarkStart w:id="291" w:name="_Toc15711"/>
      <w:bookmarkStart w:id="292" w:name="_Toc18138"/>
      <w:bookmarkStart w:id="293" w:name="_Toc2092"/>
    </w:p>
    <w:p w14:paraId="462967D6">
      <w:pPr>
        <w:spacing w:line="360" w:lineRule="auto"/>
        <w:ind w:firstLine="482" w:firstLineChars="200"/>
        <w:outlineLvl w:val="1"/>
        <w:rPr>
          <w:rFonts w:hint="eastAsia"/>
          <w:b/>
          <w:bCs/>
        </w:rPr>
      </w:pPr>
    </w:p>
    <w:p w14:paraId="33E486C5">
      <w:pPr>
        <w:spacing w:line="360" w:lineRule="auto"/>
        <w:ind w:firstLine="482" w:firstLineChars="200"/>
        <w:outlineLvl w:val="1"/>
        <w:rPr>
          <w:b/>
          <w:bCs/>
        </w:rPr>
      </w:pPr>
      <w:bookmarkStart w:id="294" w:name="_Toc4777"/>
      <w:r>
        <w:rPr>
          <w:rFonts w:hint="eastAsia"/>
          <w:b/>
          <w:bCs/>
        </w:rPr>
        <w:t>1</w:t>
      </w:r>
      <w:ins w:id="866" w:author="chinble" w:date="2025-09-23T14:36:37Z">
        <w:r>
          <w:rPr>
            <w:rFonts w:hint="eastAsia"/>
            <w:b/>
            <w:bCs/>
            <w:lang w:val="en-US" w:eastAsia="zh-CN"/>
          </w:rPr>
          <w:t>2</w:t>
        </w:r>
      </w:ins>
      <w:del w:id="867" w:author="chinble" w:date="2025-09-23T14:36:36Z">
        <w:r>
          <w:rPr>
            <w:rFonts w:hint="eastAsia"/>
            <w:b/>
            <w:bCs/>
            <w:lang w:val="en-US" w:eastAsia="zh-CN"/>
          </w:rPr>
          <w:delText>1</w:delText>
        </w:r>
      </w:del>
      <w:r>
        <w:rPr>
          <w:rFonts w:hint="eastAsia"/>
          <w:b/>
          <w:bCs/>
        </w:rPr>
        <w:t>.2学习评价</w:t>
      </w:r>
      <w:bookmarkEnd w:id="287"/>
      <w:bookmarkEnd w:id="288"/>
      <w:bookmarkEnd w:id="289"/>
      <w:bookmarkEnd w:id="290"/>
      <w:bookmarkEnd w:id="291"/>
      <w:bookmarkEnd w:id="292"/>
      <w:bookmarkEnd w:id="293"/>
      <w:bookmarkEnd w:id="294"/>
    </w:p>
    <w:p w14:paraId="431A41C4">
      <w:pPr>
        <w:spacing w:line="360" w:lineRule="auto"/>
        <w:ind w:firstLine="480" w:firstLineChars="200"/>
        <w:rPr>
          <w:bCs/>
        </w:rPr>
      </w:pPr>
      <w:r>
        <w:rPr>
          <w:rFonts w:hint="eastAsia"/>
          <w:bCs/>
        </w:rPr>
        <w:t>评价内容包括学生专业实践能力、毕业生就业率及就业质量、专兼职教师质量等。学生的学业考评应体现评价过程的多元化，即教师评价、学生相互评价与自我评价相结合；学习过程性评价与终结性评价相结合；校内评价和校外评价相结合；职业技能鉴定与学业考核结合等。提倡行业企业技术人员对学生技能水平进行第三方评价。</w:t>
      </w:r>
    </w:p>
    <w:p w14:paraId="7196CBBF">
      <w:pPr>
        <w:spacing w:line="360" w:lineRule="auto"/>
        <w:ind w:firstLine="480" w:firstLineChars="200"/>
        <w:rPr>
          <w:bCs/>
        </w:rPr>
      </w:pPr>
      <w:r>
        <w:rPr>
          <w:rFonts w:hint="eastAsia"/>
          <w:bCs/>
        </w:rPr>
        <w:t>1</w:t>
      </w:r>
      <w:ins w:id="868" w:author="chinble" w:date="2025-09-23T14:36:41Z">
        <w:r>
          <w:rPr>
            <w:rFonts w:hint="eastAsia"/>
            <w:bCs/>
            <w:lang w:val="en-US" w:eastAsia="zh-CN"/>
          </w:rPr>
          <w:t>2</w:t>
        </w:r>
      </w:ins>
      <w:del w:id="869" w:author="chinble" w:date="2025-09-23T14:36:41Z">
        <w:r>
          <w:rPr>
            <w:rFonts w:hint="eastAsia"/>
            <w:bCs/>
            <w:lang w:val="en-US" w:eastAsia="zh-CN"/>
          </w:rPr>
          <w:delText>1</w:delText>
        </w:r>
      </w:del>
      <w:r>
        <w:rPr>
          <w:rFonts w:hint="eastAsia"/>
          <w:bCs/>
        </w:rPr>
        <w:t>.2.1课堂教学效果评价方式</w:t>
      </w:r>
    </w:p>
    <w:p w14:paraId="16BEEBFE">
      <w:pPr>
        <w:spacing w:line="360" w:lineRule="auto"/>
        <w:ind w:firstLine="480" w:firstLineChars="200"/>
        <w:rPr>
          <w:bCs/>
        </w:rPr>
      </w:pPr>
      <w:r>
        <w:rPr>
          <w:rFonts w:hint="eastAsia"/>
          <w:bCs/>
        </w:rPr>
        <w:t>采用灵活多样的评价方式，主要包括：笔试、作业、课堂提问、课堂出勤、上机操作考核以及参加各类型专业技能竞赛的成绩等。</w:t>
      </w:r>
    </w:p>
    <w:p w14:paraId="29C1E159">
      <w:pPr>
        <w:spacing w:line="360" w:lineRule="auto"/>
        <w:ind w:firstLine="480" w:firstLineChars="200"/>
        <w:rPr>
          <w:bCs/>
        </w:rPr>
      </w:pPr>
      <w:r>
        <w:rPr>
          <w:rFonts w:hint="eastAsia"/>
          <w:bCs/>
        </w:rPr>
        <w:t>1</w:t>
      </w:r>
      <w:ins w:id="870" w:author="chinble" w:date="2025-09-23T14:36:45Z">
        <w:r>
          <w:rPr>
            <w:rFonts w:hint="eastAsia"/>
            <w:bCs/>
            <w:lang w:val="en-US" w:eastAsia="zh-CN"/>
          </w:rPr>
          <w:t>2</w:t>
        </w:r>
      </w:ins>
      <w:del w:id="871" w:author="chinble" w:date="2025-09-23T14:36:45Z">
        <w:r>
          <w:rPr>
            <w:rFonts w:hint="eastAsia"/>
            <w:bCs/>
            <w:lang w:val="en-US" w:eastAsia="zh-CN"/>
          </w:rPr>
          <w:delText>1</w:delText>
        </w:r>
      </w:del>
      <w:r>
        <w:rPr>
          <w:rFonts w:hint="eastAsia"/>
          <w:bCs/>
        </w:rPr>
        <w:t>.2.2实习实训效果评价方式</w:t>
      </w:r>
    </w:p>
    <w:p w14:paraId="65F5B877">
      <w:pPr>
        <w:spacing w:line="360" w:lineRule="auto"/>
        <w:ind w:firstLine="480" w:firstLineChars="200"/>
        <w:rPr>
          <w:bCs/>
        </w:rPr>
      </w:pPr>
      <w:r>
        <w:rPr>
          <w:rFonts w:hint="eastAsia"/>
          <w:bCs/>
        </w:rPr>
        <w:t>（1）实习（实训）效果评价方式</w:t>
      </w:r>
    </w:p>
    <w:p w14:paraId="5F5149C8">
      <w:pPr>
        <w:spacing w:line="360" w:lineRule="auto"/>
        <w:ind w:firstLine="480" w:firstLineChars="200"/>
        <w:rPr>
          <w:bCs/>
        </w:rPr>
      </w:pPr>
      <w:r>
        <w:rPr>
          <w:rFonts w:hint="eastAsia"/>
          <w:bCs/>
        </w:rPr>
        <w:t>由学校、学生、用人单位三方共同实施教学评价。</w:t>
      </w:r>
    </w:p>
    <w:p w14:paraId="4C0D55F9">
      <w:pPr>
        <w:spacing w:line="360" w:lineRule="auto"/>
        <w:ind w:firstLine="480" w:firstLineChars="200"/>
        <w:rPr>
          <w:bCs/>
        </w:rPr>
      </w:pPr>
      <w:r>
        <w:rPr>
          <w:rFonts w:hint="eastAsia"/>
          <w:bCs/>
        </w:rPr>
        <w:t>采用实习报告与实践操作水平相结合、实训过程与</w:t>
      </w:r>
      <w:r>
        <w:rPr>
          <w:rFonts w:hint="eastAsia"/>
          <w:bCs/>
          <w:lang w:val="en-US" w:eastAsia="zh-CN"/>
        </w:rPr>
        <w:t>实训</w:t>
      </w:r>
      <w:r>
        <w:rPr>
          <w:rFonts w:hint="eastAsia"/>
          <w:bCs/>
        </w:rPr>
        <w:t>设备使用熟练程度考查相结合、多种实习（实训）项目备选考核、实习（实训）项目熟练程度考核等形式，客观评价学生的技能水平。</w:t>
      </w:r>
    </w:p>
    <w:p w14:paraId="393F4D1A">
      <w:pPr>
        <w:spacing w:line="360" w:lineRule="auto"/>
        <w:ind w:firstLine="480" w:firstLineChars="200"/>
        <w:rPr>
          <w:bCs/>
        </w:rPr>
      </w:pPr>
      <w:bookmarkStart w:id="295" w:name="_Hlk173848682"/>
      <w:r>
        <w:rPr>
          <w:rFonts w:hint="eastAsia"/>
          <w:bCs/>
        </w:rPr>
        <w:t>（2）岗位实习评价</w:t>
      </w:r>
    </w:p>
    <w:p w14:paraId="13FA71AC">
      <w:pPr>
        <w:spacing w:line="360" w:lineRule="auto"/>
        <w:ind w:firstLine="480" w:firstLineChars="200"/>
        <w:rPr>
          <w:bCs/>
        </w:rPr>
      </w:pPr>
      <w:r>
        <w:rPr>
          <w:rFonts w:hint="eastAsia"/>
          <w:bCs/>
        </w:rPr>
        <w:t>岗位实习考核包括实习日志、实习报告、实习单位综合评价鉴定等多层次多方位的评价方式。</w:t>
      </w:r>
    </w:p>
    <w:bookmarkEnd w:id="295"/>
    <w:p w14:paraId="570E4373">
      <w:pPr>
        <w:rPr>
          <w:color w:val="000000" w:themeColor="text1"/>
          <w14:textFill>
            <w14:solidFill>
              <w14:schemeClr w14:val="tx1"/>
            </w14:solidFill>
          </w14:textFill>
        </w:rPr>
      </w:pPr>
    </w:p>
    <w:p w14:paraId="529F5669">
      <w:pPr>
        <w:spacing w:line="360" w:lineRule="auto"/>
        <w:outlineLvl w:val="0"/>
        <w:rPr>
          <w:rFonts w:ascii="黑体" w:hAnsi="黑体" w:eastAsia="黑体"/>
          <w:b/>
          <w:bCs/>
          <w:sz w:val="28"/>
          <w:szCs w:val="18"/>
        </w:rPr>
      </w:pPr>
      <w:bookmarkStart w:id="296" w:name="_Toc6139"/>
      <w:bookmarkStart w:id="297" w:name="_Toc11901"/>
      <w:bookmarkStart w:id="298" w:name="_Toc13593"/>
      <w:bookmarkStart w:id="299" w:name="_Toc12092"/>
      <w:bookmarkStart w:id="300" w:name="_Toc15672"/>
      <w:bookmarkStart w:id="301" w:name="_Toc29521"/>
      <w:bookmarkStart w:id="302" w:name="_Toc29345"/>
      <w:bookmarkStart w:id="303" w:name="_Toc23275"/>
      <w:r>
        <w:rPr>
          <w:rFonts w:hint="eastAsia" w:ascii="黑体" w:hAnsi="黑体" w:eastAsia="黑体"/>
          <w:b/>
          <w:bCs/>
          <w:sz w:val="28"/>
          <w:szCs w:val="18"/>
        </w:rPr>
        <w:t>1</w:t>
      </w:r>
      <w:ins w:id="872" w:author="chinble" w:date="2025-09-23T14:36:53Z">
        <w:bookmarkStart w:id="304" w:name="_Hlk95425442"/>
        <w:r>
          <w:rPr>
            <w:rFonts w:hint="eastAsia" w:ascii="黑体" w:hAnsi="黑体" w:eastAsia="黑体"/>
            <w:b/>
            <w:bCs/>
            <w:sz w:val="28"/>
            <w:szCs w:val="18"/>
            <w:lang w:val="en-US" w:eastAsia="zh-CN"/>
          </w:rPr>
          <w:t>3</w:t>
        </w:r>
      </w:ins>
      <w:ins w:id="873" w:author="chinble" w:date="2025-09-23T14:36:54Z">
        <w:r>
          <w:rPr>
            <w:rFonts w:hint="eastAsia" w:ascii="黑体" w:hAnsi="黑体" w:eastAsia="黑体"/>
            <w:b/>
            <w:bCs/>
            <w:sz w:val="28"/>
            <w:szCs w:val="18"/>
            <w:lang w:val="en-US" w:eastAsia="zh-CN"/>
          </w:rPr>
          <w:t xml:space="preserve"> </w:t>
        </w:r>
      </w:ins>
      <w:del w:id="874" w:author="chinble" w:date="2025-09-23T14:36:53Z">
        <w:r>
          <w:rPr>
            <w:rFonts w:hint="eastAsia" w:ascii="黑体" w:hAnsi="黑体" w:eastAsia="黑体"/>
            <w:b/>
            <w:bCs/>
            <w:sz w:val="28"/>
            <w:szCs w:val="18"/>
            <w:lang w:val="en-US" w:eastAsia="zh-CN"/>
          </w:rPr>
          <w:delText>2</w:delText>
        </w:r>
      </w:del>
      <w:r>
        <w:rPr>
          <w:rFonts w:hint="eastAsia" w:ascii="黑体" w:hAnsi="黑体" w:eastAsia="黑体"/>
          <w:b/>
          <w:bCs/>
          <w:sz w:val="28"/>
          <w:szCs w:val="18"/>
        </w:rPr>
        <w:t>方案实施要求</w:t>
      </w:r>
      <w:bookmarkEnd w:id="296"/>
      <w:bookmarkEnd w:id="297"/>
      <w:bookmarkEnd w:id="298"/>
      <w:bookmarkEnd w:id="299"/>
      <w:bookmarkEnd w:id="300"/>
      <w:bookmarkEnd w:id="301"/>
      <w:bookmarkEnd w:id="302"/>
      <w:bookmarkEnd w:id="303"/>
      <w:bookmarkEnd w:id="304"/>
    </w:p>
    <w:p w14:paraId="7CA9EB3A">
      <w:pPr>
        <w:spacing w:line="360" w:lineRule="auto"/>
        <w:ind w:firstLine="480" w:firstLineChars="200"/>
        <w:rPr>
          <w:rFonts w:hint="eastAsia"/>
          <w:szCs w:val="18"/>
        </w:rPr>
      </w:pPr>
      <w:bookmarkStart w:id="305" w:name="_Hlk15286741"/>
      <w:r>
        <w:rPr>
          <w:rFonts w:hint="eastAsia"/>
          <w:szCs w:val="18"/>
        </w:rPr>
        <w:t>本专业人才培养方案是指导和管理学校教学工作及专业建设的主要依据，是保证教育教学质量和人才培养规格的纲领性教学文件。</w:t>
      </w:r>
      <w:bookmarkStart w:id="306" w:name="_Hlk95425453"/>
      <w:r>
        <w:rPr>
          <w:rFonts w:hint="eastAsia"/>
          <w:szCs w:val="18"/>
        </w:rPr>
        <w:t>也是考核本专业教学质量和公共基础课学生学业质量评价的重要依据。</w:t>
      </w:r>
      <w:bookmarkEnd w:id="306"/>
      <w:r>
        <w:rPr>
          <w:rFonts w:hint="eastAsia"/>
          <w:szCs w:val="18"/>
        </w:rPr>
        <w:t>教学系部依据本方案制订课程标准，组织相关专业教师认真贯彻，严格执行。学校将依本方案对专业培养执行工作进行指导和管理监督。</w:t>
      </w:r>
      <w:bookmarkEnd w:id="305"/>
    </w:p>
    <w:p w14:paraId="5E29C0D2">
      <w:pPr>
        <w:pStyle w:val="6"/>
      </w:pPr>
    </w:p>
    <w:p w14:paraId="36FC3B94">
      <w:pPr>
        <w:spacing w:line="360" w:lineRule="auto"/>
        <w:outlineLvl w:val="0"/>
        <w:rPr>
          <w:rFonts w:hint="eastAsia" w:ascii="黑体" w:hAnsi="黑体" w:eastAsia="黑体"/>
          <w:b/>
          <w:bCs/>
          <w:sz w:val="28"/>
          <w:szCs w:val="18"/>
          <w:lang w:eastAsia="zh-CN"/>
        </w:rPr>
      </w:pPr>
      <w:bookmarkStart w:id="307" w:name="_Toc21507"/>
      <w:bookmarkStart w:id="308" w:name="_Toc6223"/>
      <w:bookmarkStart w:id="309" w:name="_Toc21293"/>
      <w:bookmarkStart w:id="310" w:name="_Toc18800"/>
      <w:bookmarkStart w:id="311" w:name="_Toc7698"/>
      <w:bookmarkStart w:id="312" w:name="_Toc15429"/>
      <w:bookmarkStart w:id="313" w:name="_Toc23156"/>
      <w:bookmarkStart w:id="314" w:name="_Toc4588"/>
      <w:r>
        <w:rPr>
          <w:rFonts w:hint="eastAsia" w:ascii="黑体" w:hAnsi="黑体" w:eastAsia="黑体"/>
          <w:b/>
          <w:bCs/>
          <w:sz w:val="28"/>
          <w:szCs w:val="18"/>
        </w:rPr>
        <w:t>1</w:t>
      </w:r>
      <w:ins w:id="875" w:author="chinble" w:date="2025-09-23T14:36:58Z">
        <w:r>
          <w:rPr>
            <w:rFonts w:hint="eastAsia" w:ascii="黑体" w:hAnsi="黑体" w:eastAsia="黑体"/>
            <w:b/>
            <w:bCs/>
            <w:sz w:val="28"/>
            <w:szCs w:val="18"/>
            <w:lang w:val="en-US" w:eastAsia="zh-CN"/>
          </w:rPr>
          <w:t>4</w:t>
        </w:r>
      </w:ins>
      <w:ins w:id="876" w:author="chinble" w:date="2025-09-23T14:36:59Z">
        <w:r>
          <w:rPr>
            <w:rFonts w:hint="eastAsia" w:ascii="黑体" w:hAnsi="黑体" w:eastAsia="黑体"/>
            <w:b/>
            <w:bCs/>
            <w:sz w:val="28"/>
            <w:szCs w:val="18"/>
            <w:lang w:val="en-US" w:eastAsia="zh-CN"/>
          </w:rPr>
          <w:t xml:space="preserve"> </w:t>
        </w:r>
      </w:ins>
      <w:del w:id="877" w:author="chinble" w:date="2025-09-23T14:36:57Z">
        <w:r>
          <w:rPr>
            <w:rFonts w:hint="eastAsia" w:ascii="黑体" w:hAnsi="黑体" w:eastAsia="黑体"/>
            <w:b/>
            <w:bCs/>
            <w:sz w:val="28"/>
            <w:szCs w:val="18"/>
            <w:lang w:val="en-US" w:eastAsia="zh-CN"/>
          </w:rPr>
          <w:delText>3</w:delText>
        </w:r>
      </w:del>
      <w:r>
        <w:rPr>
          <w:rFonts w:hint="eastAsia" w:ascii="黑体" w:hAnsi="黑体" w:eastAsia="黑体"/>
          <w:b/>
          <w:bCs/>
          <w:sz w:val="28"/>
          <w:szCs w:val="18"/>
        </w:rPr>
        <w:t>附</w:t>
      </w:r>
      <w:r>
        <w:rPr>
          <w:rFonts w:hint="eastAsia" w:ascii="黑体" w:hAnsi="黑体" w:eastAsia="黑体"/>
          <w:b/>
          <w:bCs/>
          <w:sz w:val="28"/>
          <w:szCs w:val="18"/>
          <w:lang w:val="en-US" w:eastAsia="zh-CN"/>
        </w:rPr>
        <w:t>件</w:t>
      </w:r>
      <w:bookmarkEnd w:id="307"/>
      <w:bookmarkEnd w:id="308"/>
      <w:bookmarkEnd w:id="309"/>
      <w:bookmarkEnd w:id="310"/>
      <w:bookmarkEnd w:id="311"/>
      <w:bookmarkEnd w:id="312"/>
      <w:bookmarkEnd w:id="313"/>
      <w:bookmarkEnd w:id="314"/>
    </w:p>
    <w:p w14:paraId="79C8A1C8">
      <w:pPr>
        <w:spacing w:line="360" w:lineRule="auto"/>
        <w:ind w:firstLine="480" w:firstLineChars="200"/>
        <w:outlineLvl w:val="0"/>
        <w:rPr>
          <w:rFonts w:hint="eastAsia"/>
          <w:szCs w:val="18"/>
        </w:rPr>
      </w:pPr>
      <w:bookmarkStart w:id="315" w:name="_Toc13947"/>
      <w:bookmarkStart w:id="316" w:name="_Toc792"/>
      <w:bookmarkStart w:id="317" w:name="_Toc14550"/>
      <w:bookmarkStart w:id="318" w:name="_Toc22321"/>
      <w:bookmarkStart w:id="319" w:name="_Toc14378"/>
      <w:bookmarkStart w:id="320" w:name="_Toc17503"/>
      <w:bookmarkStart w:id="321" w:name="_Toc24141"/>
      <w:bookmarkStart w:id="322" w:name="_Toc31066"/>
      <w:r>
        <w:rPr>
          <w:rFonts w:hint="eastAsia"/>
          <w:szCs w:val="18"/>
        </w:rPr>
        <w:t>附件1:</w:t>
      </w:r>
      <w:r>
        <w:rPr>
          <w:rFonts w:hint="eastAsia"/>
          <w:szCs w:val="18"/>
          <w:lang w:val="en-US" w:eastAsia="zh-CN"/>
        </w:rPr>
        <w:t xml:space="preserve"> </w:t>
      </w:r>
      <w:r>
        <w:rPr>
          <w:rFonts w:hint="eastAsia"/>
          <w:szCs w:val="18"/>
        </w:rPr>
        <w:t>2025 级</w:t>
      </w:r>
      <w:r>
        <w:rPr>
          <w:rFonts w:hint="eastAsia"/>
          <w:szCs w:val="18"/>
          <w:lang w:val="en-US" w:eastAsia="zh-CN"/>
        </w:rPr>
        <w:t>服装陈列与展示设计</w:t>
      </w:r>
      <w:r>
        <w:rPr>
          <w:rFonts w:hint="eastAsia"/>
          <w:szCs w:val="18"/>
        </w:rPr>
        <w:t>专业人才培养方案论证书</w:t>
      </w:r>
      <w:bookmarkEnd w:id="315"/>
      <w:bookmarkEnd w:id="316"/>
      <w:bookmarkEnd w:id="317"/>
      <w:bookmarkEnd w:id="318"/>
      <w:bookmarkEnd w:id="319"/>
      <w:bookmarkEnd w:id="320"/>
      <w:bookmarkEnd w:id="321"/>
      <w:bookmarkEnd w:id="322"/>
    </w:p>
    <w:p w14:paraId="798C2804">
      <w:pPr>
        <w:spacing w:line="360" w:lineRule="auto"/>
        <w:ind w:firstLine="480" w:firstLineChars="200"/>
        <w:outlineLvl w:val="0"/>
        <w:rPr>
          <w:rFonts w:hint="eastAsia"/>
          <w:szCs w:val="18"/>
        </w:rPr>
      </w:pPr>
      <w:bookmarkStart w:id="323" w:name="_Toc9803"/>
      <w:bookmarkStart w:id="324" w:name="_Toc25023"/>
      <w:bookmarkStart w:id="325" w:name="_Toc18205"/>
      <w:bookmarkStart w:id="326" w:name="_Toc11711"/>
      <w:bookmarkStart w:id="327" w:name="_Toc25159"/>
      <w:bookmarkStart w:id="328" w:name="_Toc1421"/>
      <w:bookmarkStart w:id="329" w:name="_Toc25426"/>
      <w:bookmarkStart w:id="330" w:name="_Toc10236"/>
      <w:r>
        <w:rPr>
          <w:rFonts w:hint="eastAsia"/>
          <w:szCs w:val="18"/>
        </w:rPr>
        <w:t>附件2:</w:t>
      </w:r>
      <w:r>
        <w:rPr>
          <w:rFonts w:hint="eastAsia"/>
          <w:szCs w:val="18"/>
          <w:lang w:val="en-US" w:eastAsia="zh-CN"/>
        </w:rPr>
        <w:t xml:space="preserve"> </w:t>
      </w:r>
      <w:r>
        <w:rPr>
          <w:rFonts w:hint="eastAsia"/>
          <w:szCs w:val="18"/>
        </w:rPr>
        <w:t>2025 级</w:t>
      </w:r>
      <w:r>
        <w:rPr>
          <w:rFonts w:hint="eastAsia"/>
          <w:szCs w:val="18"/>
          <w:lang w:val="en-US" w:eastAsia="zh-CN"/>
        </w:rPr>
        <w:t>服装陈列与展示设计</w:t>
      </w:r>
      <w:r>
        <w:rPr>
          <w:rFonts w:hint="eastAsia"/>
          <w:szCs w:val="18"/>
        </w:rPr>
        <w:t>专业人才培养方案审批表</w:t>
      </w:r>
      <w:bookmarkEnd w:id="323"/>
      <w:bookmarkEnd w:id="324"/>
      <w:bookmarkEnd w:id="325"/>
      <w:bookmarkEnd w:id="326"/>
      <w:bookmarkEnd w:id="327"/>
      <w:bookmarkEnd w:id="328"/>
      <w:bookmarkEnd w:id="329"/>
      <w:bookmarkEnd w:id="330"/>
    </w:p>
    <w:p w14:paraId="2931E7E0">
      <w:pPr>
        <w:pStyle w:val="2"/>
        <w:ind w:left="0" w:leftChars="0" w:firstLine="0" w:firstLineChars="0"/>
        <w:rPr>
          <w:rFonts w:hint="eastAsia"/>
        </w:rPr>
      </w:pPr>
    </w:p>
    <w:p w14:paraId="430F086B">
      <w:pPr>
        <w:pStyle w:val="2"/>
        <w:ind w:left="0" w:leftChars="0" w:firstLine="0" w:firstLineChars="0"/>
        <w:rPr>
          <w:rFonts w:hint="eastAsia"/>
        </w:rPr>
      </w:pPr>
    </w:p>
    <w:p w14:paraId="35443EBB">
      <w:pPr>
        <w:pStyle w:val="2"/>
        <w:ind w:left="0" w:leftChars="0" w:firstLine="0" w:firstLineChars="0"/>
        <w:rPr>
          <w:rFonts w:hint="eastAsia"/>
        </w:rPr>
      </w:pPr>
    </w:p>
    <w:p w14:paraId="36D8D42A">
      <w:pPr>
        <w:pStyle w:val="2"/>
        <w:ind w:left="0" w:leftChars="0" w:firstLine="0" w:firstLineChars="0"/>
        <w:rPr>
          <w:rFonts w:hint="eastAsia"/>
        </w:rPr>
      </w:pPr>
    </w:p>
    <w:p w14:paraId="30C44300">
      <w:pPr>
        <w:pStyle w:val="2"/>
        <w:ind w:left="0" w:leftChars="0" w:firstLine="0" w:firstLineChars="0"/>
        <w:rPr>
          <w:rFonts w:hint="eastAsia"/>
        </w:rPr>
      </w:pPr>
    </w:p>
    <w:p w14:paraId="4109397C">
      <w:pPr>
        <w:pStyle w:val="2"/>
        <w:ind w:left="0" w:leftChars="0" w:firstLine="0" w:firstLineChars="0"/>
        <w:rPr>
          <w:rFonts w:hint="eastAsia"/>
          <w:sz w:val="24"/>
          <w:szCs w:val="18"/>
          <w:lang w:val="en-US" w:eastAsia="zh-CN"/>
        </w:rPr>
      </w:pPr>
      <w:r>
        <w:rPr>
          <w:rFonts w:hint="eastAsia"/>
          <w:sz w:val="24"/>
          <w:szCs w:val="18"/>
          <w:lang w:val="en-US" w:eastAsia="zh-CN"/>
        </w:rPr>
        <w:t>附件1：</w:t>
      </w:r>
    </w:p>
    <w:p w14:paraId="22CEA4A5">
      <w:pPr>
        <w:rPr>
          <w:rFonts w:hint="default"/>
          <w:lang w:val="en-US" w:eastAsia="zh-CN"/>
        </w:rPr>
      </w:pPr>
      <w:r>
        <w:rPr>
          <w:rFonts w:hint="default"/>
          <w:lang w:val="en-US" w:eastAsia="zh-CN"/>
        </w:rPr>
        <w:drawing>
          <wp:inline distT="0" distB="0" distL="114300" distR="114300">
            <wp:extent cx="6058535" cy="8273415"/>
            <wp:effectExtent l="0" t="0" r="12065" b="6985"/>
            <wp:docPr id="3" name="图片 3" descr="附件1：2025-服装陈列与展示设计（三二分段）-人才培养方案论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附件1：2025-服装陈列与展示设计（三二分段）-人才培养方案论证书"/>
                    <pic:cNvPicPr>
                      <a:picLocks noChangeAspect="1"/>
                    </pic:cNvPicPr>
                  </pic:nvPicPr>
                  <pic:blipFill>
                    <a:blip r:embed="rId8"/>
                    <a:srcRect l="6120" t="7913" r="5795" b="6881"/>
                    <a:stretch>
                      <a:fillRect/>
                    </a:stretch>
                  </pic:blipFill>
                  <pic:spPr>
                    <a:xfrm>
                      <a:off x="0" y="0"/>
                      <a:ext cx="6058535" cy="8273415"/>
                    </a:xfrm>
                    <a:prstGeom prst="rect">
                      <a:avLst/>
                    </a:prstGeom>
                  </pic:spPr>
                </pic:pic>
              </a:graphicData>
            </a:graphic>
          </wp:inline>
        </w:drawing>
      </w:r>
    </w:p>
    <w:p w14:paraId="686CF9FF">
      <w:pPr>
        <w:pStyle w:val="2"/>
      </w:pPr>
    </w:p>
    <w:p w14:paraId="7C76040C">
      <w:pPr>
        <w:pStyle w:val="6"/>
        <w:rPr>
          <w:rFonts w:hint="eastAsia"/>
          <w:sz w:val="24"/>
          <w:lang w:val="en-US" w:eastAsia="zh-CN"/>
        </w:rPr>
      </w:pPr>
    </w:p>
    <w:p w14:paraId="3D3D392F">
      <w:pPr>
        <w:pStyle w:val="6"/>
        <w:rPr>
          <w:rFonts w:hint="eastAsia"/>
          <w:sz w:val="24"/>
          <w:lang w:val="en-US" w:eastAsia="zh-CN"/>
        </w:rPr>
      </w:pPr>
      <w:r>
        <w:rPr>
          <w:rFonts w:hint="eastAsia"/>
          <w:sz w:val="24"/>
          <w:lang w:val="en-US" w:eastAsia="zh-CN"/>
        </w:rPr>
        <w:t>附件2：</w:t>
      </w:r>
    </w:p>
    <w:tbl>
      <w:tblPr>
        <w:tblStyle w:val="20"/>
        <w:tblpPr w:leftFromText="180" w:rightFromText="180" w:vertAnchor="text" w:horzAnchor="page" w:tblpX="1399" w:tblpY="305"/>
        <w:tblOverlap w:val="never"/>
        <w:tblW w:w="4891" w:type="pct"/>
        <w:tblInd w:w="0" w:type="dxa"/>
        <w:shd w:val="clear" w:color="auto" w:fill="auto"/>
        <w:tblLayout w:type="fixed"/>
        <w:tblCellMar>
          <w:top w:w="0" w:type="dxa"/>
          <w:left w:w="0" w:type="dxa"/>
          <w:bottom w:w="0" w:type="dxa"/>
          <w:right w:w="0" w:type="dxa"/>
        </w:tblCellMar>
      </w:tblPr>
      <w:tblGrid>
        <w:gridCol w:w="1049"/>
        <w:gridCol w:w="1556"/>
        <w:gridCol w:w="2055"/>
        <w:gridCol w:w="2422"/>
        <w:gridCol w:w="2288"/>
      </w:tblGrid>
      <w:tr w14:paraId="554E9FC7">
        <w:tblPrEx>
          <w:shd w:val="clear" w:color="auto" w:fill="auto"/>
          <w:tblCellMar>
            <w:top w:w="0" w:type="dxa"/>
            <w:left w:w="0" w:type="dxa"/>
            <w:bottom w:w="0" w:type="dxa"/>
            <w:right w:w="0" w:type="dxa"/>
          </w:tblCellMar>
        </w:tblPrEx>
        <w:trPr>
          <w:trHeight w:val="629" w:hRule="atLeast"/>
        </w:trPr>
        <w:tc>
          <w:tcPr>
            <w:tcW w:w="5000" w:type="pct"/>
            <w:gridSpan w:val="5"/>
            <w:tcBorders>
              <w:top w:val="nil"/>
              <w:left w:val="nil"/>
              <w:bottom w:val="nil"/>
              <w:right w:val="nil"/>
            </w:tcBorders>
            <w:shd w:val="clear" w:color="auto" w:fill="auto"/>
            <w:noWrap/>
            <w:tcMar>
              <w:top w:w="10" w:type="dxa"/>
              <w:left w:w="10" w:type="dxa"/>
              <w:right w:w="10" w:type="dxa"/>
            </w:tcMar>
            <w:vAlign w:val="center"/>
          </w:tcPr>
          <w:p w14:paraId="1E5676AF">
            <w:pPr>
              <w:keepNext w:val="0"/>
              <w:keepLines w:val="0"/>
              <w:widowControl/>
              <w:suppressLineNumbers w:val="0"/>
              <w:jc w:val="center"/>
              <w:textAlignment w:val="center"/>
              <w:rPr>
                <w:rFonts w:hint="eastAsia" w:ascii="宋体" w:hAnsi="宋体" w:eastAsia="宋体" w:cs="宋体"/>
                <w:i w:val="0"/>
                <w:color w:val="000000"/>
                <w:sz w:val="32"/>
                <w:szCs w:val="32"/>
                <w:u w:val="none"/>
              </w:rPr>
            </w:pPr>
            <w:r>
              <w:rPr>
                <w:rFonts w:hint="eastAsia" w:ascii="宋体" w:hAnsi="宋体" w:eastAsia="宋体" w:cs="宋体"/>
                <w:i w:val="0"/>
                <w:color w:val="000000"/>
                <w:kern w:val="0"/>
                <w:sz w:val="32"/>
                <w:szCs w:val="32"/>
                <w:u w:val="none"/>
                <w:lang w:val="en-US" w:eastAsia="zh-CN" w:bidi="ar"/>
              </w:rPr>
              <w:t>广州市纺织服装职业学校</w:t>
            </w:r>
          </w:p>
        </w:tc>
      </w:tr>
      <w:tr w14:paraId="1570D688">
        <w:tblPrEx>
          <w:shd w:val="clear" w:color="auto" w:fill="auto"/>
          <w:tblCellMar>
            <w:top w:w="0" w:type="dxa"/>
            <w:left w:w="0" w:type="dxa"/>
            <w:bottom w:w="0" w:type="dxa"/>
            <w:right w:w="0" w:type="dxa"/>
          </w:tblCellMar>
        </w:tblPrEx>
        <w:trPr>
          <w:trHeight w:val="629" w:hRule="atLeast"/>
        </w:trPr>
        <w:tc>
          <w:tcPr>
            <w:tcW w:w="5000" w:type="pct"/>
            <w:gridSpan w:val="5"/>
            <w:tcBorders>
              <w:top w:val="nil"/>
              <w:left w:val="nil"/>
              <w:bottom w:val="nil"/>
              <w:right w:val="nil"/>
            </w:tcBorders>
            <w:shd w:val="clear" w:color="auto" w:fill="auto"/>
            <w:noWrap/>
            <w:tcMar>
              <w:top w:w="10" w:type="dxa"/>
              <w:left w:w="10" w:type="dxa"/>
              <w:right w:w="10" w:type="dxa"/>
            </w:tcMar>
            <w:vAlign w:val="center"/>
          </w:tcPr>
          <w:p w14:paraId="61A09E29">
            <w:pPr>
              <w:keepNext w:val="0"/>
              <w:keepLines w:val="0"/>
              <w:widowControl/>
              <w:suppressLineNumbers w:val="0"/>
              <w:jc w:val="center"/>
              <w:textAlignment w:val="center"/>
              <w:rPr>
                <w:rFonts w:hint="eastAsia" w:ascii="宋体" w:hAnsi="宋体" w:eastAsia="宋体" w:cs="宋体"/>
                <w:i w:val="0"/>
                <w:color w:val="000000"/>
                <w:kern w:val="0"/>
                <w:sz w:val="32"/>
                <w:szCs w:val="32"/>
                <w:u w:val="none"/>
                <w:lang w:val="en-US" w:eastAsia="zh-CN" w:bidi="ar"/>
              </w:rPr>
            </w:pPr>
            <w:r>
              <w:rPr>
                <w:rFonts w:hint="eastAsia" w:cs="宋体"/>
                <w:i w:val="0"/>
                <w:color w:val="000000"/>
                <w:kern w:val="0"/>
                <w:sz w:val="32"/>
                <w:szCs w:val="32"/>
                <w:u w:val="none"/>
                <w:lang w:val="en-US" w:eastAsia="zh-CN" w:bidi="ar"/>
              </w:rPr>
              <w:t>2025级服装陈列与展示设计</w:t>
            </w:r>
            <w:r>
              <w:rPr>
                <w:rFonts w:hint="eastAsia" w:ascii="宋体" w:hAnsi="宋体" w:eastAsia="宋体" w:cs="宋体"/>
                <w:i w:val="0"/>
                <w:color w:val="000000"/>
                <w:kern w:val="0"/>
                <w:sz w:val="32"/>
                <w:szCs w:val="32"/>
                <w:u w:val="none"/>
                <w:lang w:val="en-US" w:eastAsia="zh-CN" w:bidi="ar"/>
              </w:rPr>
              <w:t>专业人才</w:t>
            </w:r>
          </w:p>
          <w:p w14:paraId="0FA65F56">
            <w:pPr>
              <w:keepNext w:val="0"/>
              <w:keepLines w:val="0"/>
              <w:widowControl/>
              <w:suppressLineNumbers w:val="0"/>
              <w:jc w:val="center"/>
              <w:textAlignment w:val="center"/>
              <w:rPr>
                <w:rFonts w:hint="eastAsia" w:ascii="宋体" w:hAnsi="宋体" w:eastAsia="宋体" w:cs="宋体"/>
                <w:i w:val="0"/>
                <w:color w:val="000000"/>
                <w:sz w:val="32"/>
                <w:szCs w:val="32"/>
                <w:u w:val="none"/>
              </w:rPr>
            </w:pPr>
            <w:r>
              <w:rPr>
                <w:rFonts w:hint="eastAsia" w:ascii="宋体" w:hAnsi="宋体" w:eastAsia="宋体" w:cs="宋体"/>
                <w:i w:val="0"/>
                <w:color w:val="000000"/>
                <w:kern w:val="0"/>
                <w:sz w:val="32"/>
                <w:szCs w:val="32"/>
                <w:u w:val="none"/>
                <w:lang w:val="en-US" w:eastAsia="zh-CN" w:bidi="ar"/>
              </w:rPr>
              <w:t>培养方案审批表</w:t>
            </w:r>
          </w:p>
        </w:tc>
      </w:tr>
      <w:tr w14:paraId="00D9E27A">
        <w:tblPrEx>
          <w:shd w:val="clear" w:color="auto" w:fill="auto"/>
          <w:tblCellMar>
            <w:top w:w="0" w:type="dxa"/>
            <w:left w:w="0" w:type="dxa"/>
            <w:bottom w:w="0" w:type="dxa"/>
            <w:right w:w="0" w:type="dxa"/>
          </w:tblCellMar>
        </w:tblPrEx>
        <w:trPr>
          <w:trHeight w:val="714" w:hRule="atLeast"/>
        </w:trPr>
        <w:tc>
          <w:tcPr>
            <w:tcW w:w="559"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751A37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培养方案</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主要数据</w:t>
            </w:r>
          </w:p>
        </w:tc>
        <w:tc>
          <w:tcPr>
            <w:tcW w:w="830"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73A2F7A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专业名称</w:t>
            </w:r>
          </w:p>
        </w:tc>
        <w:tc>
          <w:tcPr>
            <w:tcW w:w="1096"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2E38482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培养方案总学时</w:t>
            </w:r>
          </w:p>
        </w:tc>
        <w:tc>
          <w:tcPr>
            <w:tcW w:w="129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94368E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公共基础课总学时</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（占总学时比例）</w:t>
            </w:r>
          </w:p>
        </w:tc>
        <w:tc>
          <w:tcPr>
            <w:tcW w:w="122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F51487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专业课总学时</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（占总学时比例）</w:t>
            </w:r>
          </w:p>
        </w:tc>
      </w:tr>
      <w:tr w14:paraId="082B0356">
        <w:tblPrEx>
          <w:shd w:val="clear" w:color="auto" w:fill="auto"/>
          <w:tblCellMar>
            <w:top w:w="0" w:type="dxa"/>
            <w:left w:w="0" w:type="dxa"/>
            <w:bottom w:w="0" w:type="dxa"/>
            <w:right w:w="0" w:type="dxa"/>
          </w:tblCellMar>
        </w:tblPrEx>
        <w:trPr>
          <w:trHeight w:val="496" w:hRule="atLeast"/>
        </w:trPr>
        <w:tc>
          <w:tcPr>
            <w:tcW w:w="55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1874549">
            <w:pPr>
              <w:jc w:val="center"/>
              <w:rPr>
                <w:rFonts w:hint="eastAsia" w:ascii="宋体" w:hAnsi="宋体" w:eastAsia="宋体" w:cs="宋体"/>
                <w:i w:val="0"/>
                <w:color w:val="000000"/>
                <w:sz w:val="22"/>
                <w:szCs w:val="22"/>
                <w:u w:val="none"/>
              </w:rPr>
            </w:pPr>
          </w:p>
        </w:tc>
        <w:tc>
          <w:tcPr>
            <w:tcW w:w="830" w:type="pct"/>
            <w:vMerge w:val="restar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2655AA99">
            <w:pPr>
              <w:jc w:val="center"/>
              <w:rPr>
                <w:rFonts w:hint="default" w:ascii="宋体" w:hAnsi="宋体" w:eastAsia="宋体" w:cs="宋体"/>
                <w:i w:val="0"/>
                <w:color w:val="000000"/>
                <w:sz w:val="22"/>
                <w:szCs w:val="22"/>
                <w:u w:val="none"/>
                <w:lang w:val="en-US" w:eastAsia="zh-CN"/>
              </w:rPr>
            </w:pPr>
            <w:r>
              <w:rPr>
                <w:rFonts w:hint="eastAsia" w:cs="宋体"/>
                <w:i w:val="0"/>
                <w:color w:val="000000"/>
                <w:sz w:val="22"/>
                <w:szCs w:val="22"/>
                <w:u w:val="none"/>
                <w:lang w:val="en-US" w:eastAsia="zh-CN"/>
              </w:rPr>
              <w:t>服装陈列与展示设计</w:t>
            </w:r>
          </w:p>
        </w:tc>
        <w:tc>
          <w:tcPr>
            <w:tcW w:w="1096"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2F84D584">
            <w:pPr>
              <w:jc w:val="center"/>
              <w:rPr>
                <w:rFonts w:hint="default" w:ascii="宋体" w:hAnsi="宋体" w:eastAsia="宋体" w:cs="宋体"/>
                <w:i w:val="0"/>
                <w:color w:val="000000"/>
                <w:sz w:val="22"/>
                <w:szCs w:val="22"/>
                <w:u w:val="none"/>
                <w:lang w:val="en-US" w:eastAsia="zh-CN"/>
              </w:rPr>
            </w:pPr>
            <w:r>
              <w:rPr>
                <w:rFonts w:hint="eastAsia" w:cs="宋体"/>
                <w:i w:val="0"/>
                <w:color w:val="000000"/>
                <w:sz w:val="22"/>
                <w:szCs w:val="22"/>
                <w:u w:val="none"/>
                <w:lang w:val="en-US" w:eastAsia="zh-CN"/>
              </w:rPr>
              <w:t>3126</w:t>
            </w:r>
          </w:p>
        </w:tc>
        <w:tc>
          <w:tcPr>
            <w:tcW w:w="129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57C47946">
            <w:pPr>
              <w:jc w:val="center"/>
              <w:rPr>
                <w:rFonts w:hint="eastAsia" w:ascii="宋体" w:hAnsi="宋体" w:eastAsia="宋体" w:cs="宋体"/>
                <w:i w:val="0"/>
                <w:color w:val="000000"/>
                <w:sz w:val="22"/>
                <w:szCs w:val="22"/>
                <w:u w:val="none"/>
              </w:rPr>
            </w:pPr>
            <w:r>
              <w:rPr>
                <w:rFonts w:hint="eastAsia" w:cs="宋体"/>
                <w:i w:val="0"/>
                <w:color w:val="000000"/>
                <w:sz w:val="22"/>
                <w:szCs w:val="22"/>
                <w:u w:val="none"/>
                <w:lang w:val="en-US" w:eastAsia="zh-CN"/>
              </w:rPr>
              <w:t xml:space="preserve">1356 / </w:t>
            </w:r>
            <w:r>
              <w:rPr>
                <w:rFonts w:hint="eastAsia" w:ascii="宋体" w:hAnsi="宋体" w:eastAsia="宋体" w:cs="宋体"/>
                <w:i w:val="0"/>
                <w:color w:val="000000"/>
                <w:sz w:val="22"/>
                <w:szCs w:val="22"/>
                <w:u w:val="none"/>
              </w:rPr>
              <w:t>43.3%</w:t>
            </w:r>
          </w:p>
        </w:tc>
        <w:tc>
          <w:tcPr>
            <w:tcW w:w="1220"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6F3F5971">
            <w:pPr>
              <w:jc w:val="center"/>
              <w:rPr>
                <w:rFonts w:hint="eastAsia" w:ascii="宋体" w:hAnsi="宋体" w:eastAsia="宋体" w:cs="宋体"/>
                <w:i w:val="0"/>
                <w:color w:val="000000"/>
                <w:sz w:val="22"/>
                <w:szCs w:val="22"/>
                <w:u w:val="none"/>
              </w:rPr>
            </w:pPr>
            <w:r>
              <w:rPr>
                <w:rFonts w:hint="eastAsia" w:cs="宋体"/>
                <w:i w:val="0"/>
                <w:color w:val="000000"/>
                <w:sz w:val="22"/>
                <w:szCs w:val="22"/>
                <w:u w:val="none"/>
                <w:lang w:val="en-US" w:eastAsia="zh-CN"/>
              </w:rPr>
              <w:t xml:space="preserve">1440 / </w:t>
            </w:r>
            <w:r>
              <w:rPr>
                <w:rFonts w:hint="eastAsia" w:ascii="宋体" w:hAnsi="宋体" w:eastAsia="宋体" w:cs="宋体"/>
                <w:i w:val="0"/>
                <w:color w:val="000000"/>
                <w:sz w:val="22"/>
                <w:szCs w:val="22"/>
                <w:u w:val="none"/>
              </w:rPr>
              <w:t>46%</w:t>
            </w:r>
          </w:p>
        </w:tc>
      </w:tr>
      <w:tr w14:paraId="34AEC6C8">
        <w:tblPrEx>
          <w:shd w:val="clear" w:color="auto" w:fill="auto"/>
          <w:tblCellMar>
            <w:top w:w="0" w:type="dxa"/>
            <w:left w:w="0" w:type="dxa"/>
            <w:bottom w:w="0" w:type="dxa"/>
            <w:right w:w="0" w:type="dxa"/>
          </w:tblCellMar>
        </w:tblPrEx>
        <w:trPr>
          <w:trHeight w:val="675" w:hRule="atLeast"/>
        </w:trPr>
        <w:tc>
          <w:tcPr>
            <w:tcW w:w="55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ECB447C">
            <w:pPr>
              <w:jc w:val="center"/>
              <w:rPr>
                <w:rFonts w:hint="eastAsia" w:ascii="宋体" w:hAnsi="宋体" w:eastAsia="宋体" w:cs="宋体"/>
                <w:i w:val="0"/>
                <w:color w:val="000000"/>
                <w:sz w:val="22"/>
                <w:szCs w:val="22"/>
                <w:u w:val="none"/>
              </w:rPr>
            </w:pPr>
          </w:p>
        </w:tc>
        <w:tc>
          <w:tcPr>
            <w:tcW w:w="830"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1D668B2">
            <w:pPr>
              <w:jc w:val="center"/>
              <w:rPr>
                <w:rFonts w:hint="eastAsia" w:ascii="宋体" w:hAnsi="宋体" w:eastAsia="宋体" w:cs="宋体"/>
                <w:i w:val="0"/>
                <w:color w:val="000000"/>
                <w:sz w:val="22"/>
                <w:szCs w:val="22"/>
                <w:u w:val="none"/>
              </w:rPr>
            </w:pPr>
          </w:p>
        </w:tc>
        <w:tc>
          <w:tcPr>
            <w:tcW w:w="1096"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EF5BDA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实习实训课总学时</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（占总学时比例）</w:t>
            </w:r>
          </w:p>
        </w:tc>
        <w:tc>
          <w:tcPr>
            <w:tcW w:w="129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0CED1B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公共选修课总学时</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（占总学时比例）</w:t>
            </w:r>
          </w:p>
        </w:tc>
        <w:tc>
          <w:tcPr>
            <w:tcW w:w="122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AECCDA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专业选修课总学时</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（占总学时比例）</w:t>
            </w:r>
          </w:p>
        </w:tc>
      </w:tr>
      <w:tr w14:paraId="6B57D57F">
        <w:tblPrEx>
          <w:shd w:val="clear" w:color="auto" w:fill="auto"/>
          <w:tblCellMar>
            <w:top w:w="0" w:type="dxa"/>
            <w:left w:w="0" w:type="dxa"/>
            <w:bottom w:w="0" w:type="dxa"/>
            <w:right w:w="0" w:type="dxa"/>
          </w:tblCellMar>
        </w:tblPrEx>
        <w:trPr>
          <w:trHeight w:val="516" w:hRule="atLeast"/>
        </w:trPr>
        <w:tc>
          <w:tcPr>
            <w:tcW w:w="559"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AB926C">
            <w:pPr>
              <w:jc w:val="center"/>
              <w:rPr>
                <w:rFonts w:hint="eastAsia" w:ascii="宋体" w:hAnsi="宋体" w:eastAsia="宋体" w:cs="宋体"/>
                <w:i w:val="0"/>
                <w:color w:val="000000"/>
                <w:sz w:val="22"/>
                <w:szCs w:val="22"/>
                <w:u w:val="none"/>
              </w:rPr>
            </w:pPr>
          </w:p>
        </w:tc>
        <w:tc>
          <w:tcPr>
            <w:tcW w:w="830" w:type="pct"/>
            <w:vMerge w:val="continue"/>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0CD3EAF">
            <w:pPr>
              <w:jc w:val="center"/>
              <w:rPr>
                <w:rFonts w:hint="eastAsia" w:ascii="宋体" w:hAnsi="宋体" w:eastAsia="宋体" w:cs="宋体"/>
                <w:i w:val="0"/>
                <w:color w:val="000000"/>
                <w:sz w:val="22"/>
                <w:szCs w:val="22"/>
                <w:u w:val="none"/>
              </w:rPr>
            </w:pPr>
          </w:p>
        </w:tc>
        <w:tc>
          <w:tcPr>
            <w:tcW w:w="1096"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65621E1F">
            <w:pPr>
              <w:jc w:val="center"/>
              <w:rPr>
                <w:rFonts w:hint="eastAsia" w:cs="宋体"/>
                <w:i w:val="0"/>
                <w:color w:val="000000"/>
                <w:sz w:val="22"/>
                <w:szCs w:val="22"/>
                <w:u w:val="none"/>
                <w:lang w:val="en-US" w:eastAsia="zh-CN"/>
              </w:rPr>
            </w:pPr>
            <w:r>
              <w:rPr>
                <w:rFonts w:hint="eastAsia" w:cs="宋体"/>
                <w:i w:val="0"/>
                <w:color w:val="000000"/>
                <w:sz w:val="22"/>
                <w:szCs w:val="22"/>
                <w:u w:val="none"/>
                <w:lang w:val="en-US" w:eastAsia="zh-CN"/>
              </w:rPr>
              <w:t>330 / 10.6%</w:t>
            </w:r>
          </w:p>
        </w:tc>
        <w:tc>
          <w:tcPr>
            <w:tcW w:w="129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18846EE5">
            <w:pPr>
              <w:jc w:val="center"/>
              <w:rPr>
                <w:rFonts w:hint="eastAsia" w:cs="宋体"/>
                <w:i w:val="0"/>
                <w:color w:val="000000"/>
                <w:sz w:val="22"/>
                <w:szCs w:val="22"/>
                <w:u w:val="none"/>
                <w:lang w:val="en-US" w:eastAsia="zh-CN"/>
              </w:rPr>
            </w:pPr>
            <w:r>
              <w:rPr>
                <w:rFonts w:hint="eastAsia" w:cs="宋体"/>
                <w:i w:val="0"/>
                <w:color w:val="000000"/>
                <w:sz w:val="22"/>
                <w:szCs w:val="22"/>
                <w:u w:val="none"/>
                <w:lang w:val="en-US" w:eastAsia="zh-CN"/>
              </w:rPr>
              <w:t>132 / 4.2%</w:t>
            </w:r>
          </w:p>
        </w:tc>
        <w:tc>
          <w:tcPr>
            <w:tcW w:w="1220"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5ABFC791">
            <w:pPr>
              <w:jc w:val="center"/>
              <w:rPr>
                <w:rFonts w:hint="eastAsia" w:cs="宋体"/>
                <w:i w:val="0"/>
                <w:color w:val="000000"/>
                <w:sz w:val="22"/>
                <w:szCs w:val="22"/>
                <w:u w:val="none"/>
                <w:lang w:val="en-US" w:eastAsia="zh-CN"/>
              </w:rPr>
            </w:pPr>
            <w:r>
              <w:rPr>
                <w:rFonts w:hint="eastAsia" w:cs="宋体"/>
                <w:i w:val="0"/>
                <w:color w:val="000000"/>
                <w:sz w:val="22"/>
                <w:szCs w:val="22"/>
                <w:u w:val="none"/>
                <w:lang w:val="en-US" w:eastAsia="zh-CN"/>
              </w:rPr>
              <w:t>252 / 8%</w:t>
            </w:r>
          </w:p>
        </w:tc>
      </w:tr>
      <w:tr w14:paraId="3A3EC2A9">
        <w:tblPrEx>
          <w:shd w:val="clear" w:color="auto" w:fill="auto"/>
          <w:tblCellMar>
            <w:top w:w="0" w:type="dxa"/>
            <w:left w:w="0" w:type="dxa"/>
            <w:bottom w:w="0" w:type="dxa"/>
            <w:right w:w="0" w:type="dxa"/>
          </w:tblCellMar>
        </w:tblPrEx>
        <w:trPr>
          <w:trHeight w:val="1769"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122C523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教研组意见</w:t>
            </w:r>
          </w:p>
        </w:tc>
        <w:tc>
          <w:tcPr>
            <w:tcW w:w="4440" w:type="pct"/>
            <w:gridSpan w:val="4"/>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E2EB1AB">
            <w:pPr>
              <w:keepNext w:val="0"/>
              <w:keepLines w:val="0"/>
              <w:widowControl/>
              <w:suppressLineNumbers w:val="0"/>
              <w:jc w:val="both"/>
              <w:textAlignment w:val="center"/>
              <w:rPr>
                <w:rFonts w:hint="eastAsia" w:cs="宋体"/>
                <w:i w:val="0"/>
                <w:color w:val="000000"/>
                <w:kern w:val="0"/>
                <w:sz w:val="22"/>
                <w:szCs w:val="22"/>
                <w:u w:val="none"/>
                <w:lang w:val="en-US" w:eastAsia="zh-CN" w:bidi="ar"/>
              </w:rPr>
            </w:pPr>
          </w:p>
          <w:p w14:paraId="31082199">
            <w:pPr>
              <w:keepNext w:val="0"/>
              <w:keepLines w:val="0"/>
              <w:widowControl/>
              <w:suppressLineNumbers w:val="0"/>
              <w:ind w:firstLine="480" w:firstLineChars="200"/>
              <w:jc w:val="both"/>
              <w:textAlignment w:val="center"/>
              <w:rPr>
                <w:rFonts w:hint="eastAsia" w:ascii="宋体" w:hAnsi="宋体" w:eastAsia="宋体" w:cs="宋体"/>
                <w:i w:val="0"/>
                <w:color w:val="000000"/>
                <w:kern w:val="0"/>
                <w:sz w:val="22"/>
                <w:szCs w:val="22"/>
                <w:u w:val="none"/>
                <w:lang w:val="en-US" w:eastAsia="zh-CN" w:bidi="ar"/>
              </w:rPr>
            </w:pPr>
            <w:r>
              <w:rPr>
                <w:rFonts w:hint="eastAsia"/>
                <w:lang w:val="en-US" w:eastAsia="zh-CN"/>
              </w:rPr>
              <w:t>以上确认。</w:t>
            </w:r>
            <w:r>
              <w:rPr>
                <w:rFonts w:hint="eastAsia" w:ascii="宋体" w:hAnsi="宋体" w:eastAsia="宋体" w:cs="宋体"/>
                <w:i w:val="0"/>
                <w:color w:val="000000"/>
                <w:kern w:val="0"/>
                <w:sz w:val="22"/>
                <w:szCs w:val="22"/>
                <w:u w:val="none"/>
                <w:lang w:val="en-US" w:eastAsia="zh-CN" w:bidi="ar"/>
              </w:rPr>
              <w:t xml:space="preserve">        </w:t>
            </w:r>
          </w:p>
          <w:p w14:paraId="65175F27">
            <w:pPr>
              <w:keepNext w:val="0"/>
              <w:keepLines w:val="0"/>
              <w:widowControl/>
              <w:suppressLineNumbers w:val="0"/>
              <w:jc w:val="center"/>
              <w:textAlignment w:val="center"/>
              <w:rPr>
                <w:rFonts w:hint="eastAsia"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 xml:space="preserve">       </w:t>
            </w:r>
            <w:r>
              <w:rPr>
                <w:rFonts w:hint="eastAsia" w:cs="宋体"/>
                <w:i w:val="0"/>
                <w:color w:val="000000"/>
                <w:kern w:val="0"/>
                <w:sz w:val="22"/>
                <w:szCs w:val="22"/>
                <w:u w:val="none"/>
                <w:lang w:val="en-US" w:eastAsia="zh-CN" w:bidi="ar"/>
              </w:rPr>
              <w:t xml:space="preserve">      </w:t>
            </w:r>
          </w:p>
          <w:p w14:paraId="116C4E3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t>教研组长签字：</w:t>
            </w:r>
            <w:r>
              <w:rPr>
                <w:rFonts w:hint="eastAsia" w:cs="宋体"/>
                <w:i w:val="0"/>
                <w:color w:val="000000"/>
                <w:kern w:val="0"/>
                <w:sz w:val="22"/>
                <w:szCs w:val="22"/>
                <w:u w:val="none"/>
                <w:lang w:val="en-US" w:eastAsia="zh-CN" w:bidi="ar"/>
              </w:rPr>
              <w:t>刘勤</w:t>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cs="宋体"/>
                <w:i w:val="0"/>
                <w:color w:val="000000"/>
                <w:kern w:val="0"/>
                <w:sz w:val="22"/>
                <w:szCs w:val="22"/>
                <w:u w:val="none"/>
                <w:lang w:val="en-US" w:eastAsia="zh-CN" w:bidi="ar"/>
              </w:rPr>
              <w:t>2025</w:t>
            </w:r>
            <w:r>
              <w:rPr>
                <w:rFonts w:hint="eastAsia" w:ascii="宋体" w:hAnsi="宋体" w:eastAsia="宋体" w:cs="宋体"/>
                <w:i w:val="0"/>
                <w:color w:val="000000"/>
                <w:kern w:val="0"/>
                <w:sz w:val="22"/>
                <w:szCs w:val="22"/>
                <w:u w:val="none"/>
                <w:lang w:val="en-US" w:eastAsia="zh-CN" w:bidi="ar"/>
              </w:rPr>
              <w:t xml:space="preserve">年 </w:t>
            </w:r>
            <w:r>
              <w:rPr>
                <w:rFonts w:hint="eastAsia" w:cs="宋体"/>
                <w:i w:val="0"/>
                <w:color w:val="000000"/>
                <w:kern w:val="0"/>
                <w:sz w:val="22"/>
                <w:szCs w:val="22"/>
                <w:u w:val="none"/>
                <w:lang w:val="en-US" w:eastAsia="zh-CN" w:bidi="ar"/>
              </w:rPr>
              <w:t>8</w:t>
            </w:r>
            <w:r>
              <w:rPr>
                <w:rFonts w:hint="eastAsia" w:ascii="宋体" w:hAnsi="宋体" w:eastAsia="宋体" w:cs="宋体"/>
                <w:i w:val="0"/>
                <w:color w:val="000000"/>
                <w:kern w:val="0"/>
                <w:sz w:val="22"/>
                <w:szCs w:val="22"/>
                <w:u w:val="none"/>
                <w:lang w:val="en-US" w:eastAsia="zh-CN" w:bidi="ar"/>
              </w:rPr>
              <w:t xml:space="preserve"> 月 </w:t>
            </w:r>
            <w:r>
              <w:rPr>
                <w:rFonts w:hint="eastAsia" w:cs="宋体"/>
                <w:i w:val="0"/>
                <w:color w:val="000000"/>
                <w:kern w:val="0"/>
                <w:sz w:val="22"/>
                <w:szCs w:val="22"/>
                <w:u w:val="none"/>
                <w:lang w:val="en-US" w:eastAsia="zh-CN" w:bidi="ar"/>
              </w:rPr>
              <w:t>13</w:t>
            </w:r>
            <w:r>
              <w:rPr>
                <w:rFonts w:hint="eastAsia" w:ascii="宋体" w:hAnsi="宋体" w:eastAsia="宋体" w:cs="宋体"/>
                <w:i w:val="0"/>
                <w:color w:val="000000"/>
                <w:kern w:val="0"/>
                <w:sz w:val="22"/>
                <w:szCs w:val="22"/>
                <w:u w:val="none"/>
                <w:lang w:val="en-US" w:eastAsia="zh-CN" w:bidi="ar"/>
              </w:rPr>
              <w:t xml:space="preserve"> 日</w:t>
            </w:r>
          </w:p>
        </w:tc>
      </w:tr>
      <w:tr w14:paraId="683F3D49">
        <w:tblPrEx>
          <w:shd w:val="clear" w:color="auto" w:fill="auto"/>
          <w:tblCellMar>
            <w:top w:w="0" w:type="dxa"/>
            <w:left w:w="0" w:type="dxa"/>
            <w:bottom w:w="0" w:type="dxa"/>
            <w:right w:w="0" w:type="dxa"/>
          </w:tblCellMar>
        </w:tblPrEx>
        <w:trPr>
          <w:trHeight w:val="1485"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574B1FA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教学部意见</w:t>
            </w:r>
          </w:p>
        </w:tc>
        <w:tc>
          <w:tcPr>
            <w:tcW w:w="4440" w:type="pct"/>
            <w:gridSpan w:val="4"/>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4C7251E">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p>
          <w:p w14:paraId="6D81E90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              教学部主任签字：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年  月   日</w:t>
            </w:r>
          </w:p>
        </w:tc>
      </w:tr>
      <w:tr w14:paraId="2052DFA7">
        <w:tblPrEx>
          <w:shd w:val="clear" w:color="auto" w:fill="auto"/>
          <w:tblCellMar>
            <w:top w:w="0" w:type="dxa"/>
            <w:left w:w="0" w:type="dxa"/>
            <w:bottom w:w="0" w:type="dxa"/>
            <w:right w:w="0" w:type="dxa"/>
          </w:tblCellMar>
        </w:tblPrEx>
        <w:trPr>
          <w:trHeight w:val="1567"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0F129F1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教务科意见</w:t>
            </w:r>
          </w:p>
        </w:tc>
        <w:tc>
          <w:tcPr>
            <w:tcW w:w="4440" w:type="pct"/>
            <w:gridSpan w:val="4"/>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E3792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教务科科长签字：</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年  月  日</w:t>
            </w:r>
          </w:p>
        </w:tc>
      </w:tr>
      <w:tr w14:paraId="4738254C">
        <w:tblPrEx>
          <w:shd w:val="clear" w:color="auto" w:fill="auto"/>
          <w:tblCellMar>
            <w:top w:w="0" w:type="dxa"/>
            <w:left w:w="0" w:type="dxa"/>
            <w:bottom w:w="0" w:type="dxa"/>
            <w:right w:w="0" w:type="dxa"/>
          </w:tblCellMar>
        </w:tblPrEx>
        <w:trPr>
          <w:trHeight w:val="1746"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B642383">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教学副校长</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审批意见</w:t>
            </w:r>
          </w:p>
        </w:tc>
        <w:tc>
          <w:tcPr>
            <w:tcW w:w="4440" w:type="pct"/>
            <w:gridSpan w:val="4"/>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23EBB4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教学副校长签字：</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年  月  日</w:t>
            </w:r>
          </w:p>
        </w:tc>
      </w:tr>
      <w:tr w14:paraId="17358473">
        <w:tblPrEx>
          <w:shd w:val="clear" w:color="auto" w:fill="auto"/>
          <w:tblCellMar>
            <w:top w:w="0" w:type="dxa"/>
            <w:left w:w="0" w:type="dxa"/>
            <w:bottom w:w="0" w:type="dxa"/>
            <w:right w:w="0" w:type="dxa"/>
          </w:tblCellMar>
        </w:tblPrEx>
        <w:trPr>
          <w:trHeight w:val="2014"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A3BFAE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学校党委</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审批意见</w:t>
            </w:r>
          </w:p>
        </w:tc>
        <w:tc>
          <w:tcPr>
            <w:tcW w:w="4440" w:type="pct"/>
            <w:gridSpan w:val="4"/>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D6265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学校党委书记签字：</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w:t>
            </w:r>
            <w:r>
              <w:rPr>
                <w:rFonts w:hint="eastAsia" w:ascii="宋体" w:hAnsi="宋体" w:eastAsia="宋体" w:cs="宋体"/>
                <w:i w:val="0"/>
                <w:color w:val="000000"/>
                <w:kern w:val="0"/>
                <w:sz w:val="22"/>
                <w:szCs w:val="22"/>
                <w:u w:val="none"/>
                <w:lang w:val="en-US" w:eastAsia="zh-CN" w:bidi="ar"/>
              </w:rPr>
              <w:br w:type="textWrapping"/>
            </w:r>
            <w:r>
              <w:rPr>
                <w:rFonts w:hint="eastAsia" w:ascii="宋体" w:hAnsi="宋体" w:eastAsia="宋体" w:cs="宋体"/>
                <w:i w:val="0"/>
                <w:color w:val="000000"/>
                <w:kern w:val="0"/>
                <w:sz w:val="22"/>
                <w:szCs w:val="22"/>
                <w:u w:val="none"/>
                <w:lang w:val="en-US" w:eastAsia="zh-CN" w:bidi="ar"/>
              </w:rPr>
              <w:t xml:space="preserve">                                       年   月  日</w:t>
            </w:r>
          </w:p>
        </w:tc>
      </w:tr>
    </w:tbl>
    <w:p w14:paraId="08213F7B">
      <w:pPr>
        <w:pStyle w:val="6"/>
        <w:rPr>
          <w:rFonts w:hint="eastAsia" w:eastAsia="宋体"/>
          <w:sz w:val="24"/>
          <w:lang w:val="en-US" w:eastAsia="zh-CN"/>
        </w:rPr>
      </w:pPr>
    </w:p>
    <w:sectPr>
      <w:headerReference r:id="rId3" w:type="default"/>
      <w:footerReference r:id="rId4" w:type="default"/>
      <w:pgSz w:w="11906" w:h="16838"/>
      <w:pgMar w:top="1157" w:right="1174" w:bottom="1157" w:left="11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1465593"/>
      <w:docPartObj>
        <w:docPartGallery w:val="autotext"/>
      </w:docPartObj>
    </w:sdtPr>
    <w:sdtContent>
      <w:p w14:paraId="34253A63">
        <w:pPr>
          <w:pStyle w:val="12"/>
          <w:jc w:val="center"/>
        </w:pPr>
        <w:r>
          <w:fldChar w:fldCharType="begin"/>
        </w:r>
        <w:r>
          <w:instrText xml:space="preserve">PAGE   \* MERGEFORMAT</w:instrText>
        </w:r>
        <w:r>
          <w:fldChar w:fldCharType="separate"/>
        </w:r>
        <w:r>
          <w:rPr>
            <w:lang w:val="zh-CN"/>
          </w:rPr>
          <w:t>2</w:t>
        </w:r>
        <w:r>
          <w:fldChar w:fldCharType="end"/>
        </w:r>
      </w:p>
    </w:sdtContent>
  </w:sdt>
  <w:p w14:paraId="36B046E2">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7CC14">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0AE47"/>
    <w:multiLevelType w:val="singleLevel"/>
    <w:tmpl w:val="8610AE47"/>
    <w:lvl w:ilvl="0" w:tentative="0">
      <w:start w:val="1"/>
      <w:numFmt w:val="decimalEnclosedCircleChinese"/>
      <w:suff w:val="space"/>
      <w:lvlText w:val="%1"/>
      <w:lvlJc w:val="left"/>
      <w:rPr>
        <w:rFonts w:hint="eastAsia"/>
      </w:rPr>
    </w:lvl>
  </w:abstractNum>
  <w:abstractNum w:abstractNumId="1">
    <w:nsid w:val="9454101E"/>
    <w:multiLevelType w:val="singleLevel"/>
    <w:tmpl w:val="9454101E"/>
    <w:lvl w:ilvl="0" w:tentative="0">
      <w:start w:val="2"/>
      <w:numFmt w:val="decimal"/>
      <w:lvlText w:val="%1."/>
      <w:lvlJc w:val="left"/>
      <w:pPr>
        <w:tabs>
          <w:tab w:val="left" w:pos="312"/>
        </w:tabs>
      </w:pPr>
    </w:lvl>
  </w:abstractNum>
  <w:abstractNum w:abstractNumId="2">
    <w:nsid w:val="A2657629"/>
    <w:multiLevelType w:val="singleLevel"/>
    <w:tmpl w:val="A2657629"/>
    <w:lvl w:ilvl="0" w:tentative="0">
      <w:start w:val="1"/>
      <w:numFmt w:val="decimalEnclosedCircleChinese"/>
      <w:suff w:val="space"/>
      <w:lvlText w:val="%1"/>
      <w:lvlJc w:val="left"/>
      <w:rPr>
        <w:rFonts w:hint="eastAsia"/>
      </w:rPr>
    </w:lvl>
  </w:abstractNum>
  <w:abstractNum w:abstractNumId="3">
    <w:nsid w:val="B07F23B3"/>
    <w:multiLevelType w:val="singleLevel"/>
    <w:tmpl w:val="B07F23B3"/>
    <w:lvl w:ilvl="0" w:tentative="0">
      <w:start w:val="1"/>
      <w:numFmt w:val="decimalEnclosedCircleChinese"/>
      <w:suff w:val="space"/>
      <w:lvlText w:val="%1"/>
      <w:lvlJc w:val="left"/>
      <w:rPr>
        <w:rFonts w:hint="eastAsia"/>
      </w:rPr>
    </w:lvl>
  </w:abstractNum>
  <w:abstractNum w:abstractNumId="4">
    <w:nsid w:val="B6E70617"/>
    <w:multiLevelType w:val="singleLevel"/>
    <w:tmpl w:val="B6E70617"/>
    <w:lvl w:ilvl="0" w:tentative="0">
      <w:start w:val="1"/>
      <w:numFmt w:val="decimalEnclosedCircleChinese"/>
      <w:suff w:val="space"/>
      <w:lvlText w:val="%1"/>
      <w:lvlJc w:val="left"/>
      <w:rPr>
        <w:rFonts w:hint="eastAsia"/>
      </w:rPr>
    </w:lvl>
  </w:abstractNum>
  <w:abstractNum w:abstractNumId="5">
    <w:nsid w:val="C1E26639"/>
    <w:multiLevelType w:val="singleLevel"/>
    <w:tmpl w:val="C1E26639"/>
    <w:lvl w:ilvl="0" w:tentative="0">
      <w:start w:val="1"/>
      <w:numFmt w:val="decimalEnclosedCircleChinese"/>
      <w:suff w:val="space"/>
      <w:lvlText w:val="%1"/>
      <w:lvlJc w:val="left"/>
      <w:rPr>
        <w:rFonts w:hint="eastAsia"/>
      </w:rPr>
    </w:lvl>
  </w:abstractNum>
  <w:abstractNum w:abstractNumId="6">
    <w:nsid w:val="E0BA57F6"/>
    <w:multiLevelType w:val="singleLevel"/>
    <w:tmpl w:val="E0BA57F6"/>
    <w:lvl w:ilvl="0" w:tentative="0">
      <w:start w:val="1"/>
      <w:numFmt w:val="decimalEnclosedCircleChinese"/>
      <w:suff w:val="space"/>
      <w:lvlText w:val="%1"/>
      <w:lvlJc w:val="left"/>
      <w:rPr>
        <w:rFonts w:hint="eastAsia"/>
      </w:rPr>
    </w:lvl>
  </w:abstractNum>
  <w:abstractNum w:abstractNumId="7">
    <w:nsid w:val="E203BED2"/>
    <w:multiLevelType w:val="singleLevel"/>
    <w:tmpl w:val="E203BED2"/>
    <w:lvl w:ilvl="0" w:tentative="0">
      <w:start w:val="1"/>
      <w:numFmt w:val="decimalEnclosedCircleChinese"/>
      <w:suff w:val="space"/>
      <w:lvlText w:val="%1"/>
      <w:lvlJc w:val="left"/>
      <w:rPr>
        <w:rFonts w:hint="eastAsia"/>
      </w:rPr>
    </w:lvl>
  </w:abstractNum>
  <w:abstractNum w:abstractNumId="8">
    <w:nsid w:val="04126AB0"/>
    <w:multiLevelType w:val="singleLevel"/>
    <w:tmpl w:val="04126AB0"/>
    <w:lvl w:ilvl="0" w:tentative="0">
      <w:start w:val="1"/>
      <w:numFmt w:val="decimal"/>
      <w:lvlText w:val="%1."/>
      <w:lvlJc w:val="left"/>
      <w:pPr>
        <w:tabs>
          <w:tab w:val="left" w:pos="312"/>
        </w:tabs>
      </w:pPr>
    </w:lvl>
  </w:abstractNum>
  <w:abstractNum w:abstractNumId="9">
    <w:nsid w:val="082084EB"/>
    <w:multiLevelType w:val="singleLevel"/>
    <w:tmpl w:val="082084EB"/>
    <w:lvl w:ilvl="0" w:tentative="0">
      <w:start w:val="1"/>
      <w:numFmt w:val="decimalEnclosedCircleChinese"/>
      <w:suff w:val="space"/>
      <w:lvlText w:val="%1"/>
      <w:lvlJc w:val="left"/>
      <w:rPr>
        <w:rFonts w:hint="eastAsia"/>
      </w:rPr>
    </w:lvl>
  </w:abstractNum>
  <w:abstractNum w:abstractNumId="10">
    <w:nsid w:val="0F5EADF4"/>
    <w:multiLevelType w:val="singleLevel"/>
    <w:tmpl w:val="0F5EADF4"/>
    <w:lvl w:ilvl="0" w:tentative="0">
      <w:start w:val="1"/>
      <w:numFmt w:val="decimalEnclosedCircleChinese"/>
      <w:suff w:val="space"/>
      <w:lvlText w:val="%1"/>
      <w:lvlJc w:val="left"/>
      <w:rPr>
        <w:rFonts w:hint="eastAsia"/>
      </w:rPr>
    </w:lvl>
  </w:abstractNum>
  <w:abstractNum w:abstractNumId="11">
    <w:nsid w:val="104DFA27"/>
    <w:multiLevelType w:val="singleLevel"/>
    <w:tmpl w:val="104DFA27"/>
    <w:lvl w:ilvl="0" w:tentative="0">
      <w:start w:val="1"/>
      <w:numFmt w:val="decimalEnclosedCircleChinese"/>
      <w:suff w:val="space"/>
      <w:lvlText w:val="%1"/>
      <w:lvlJc w:val="left"/>
      <w:rPr>
        <w:rFonts w:hint="eastAsia"/>
      </w:rPr>
    </w:lvl>
  </w:abstractNum>
  <w:abstractNum w:abstractNumId="12">
    <w:nsid w:val="3455DF8A"/>
    <w:multiLevelType w:val="singleLevel"/>
    <w:tmpl w:val="3455DF8A"/>
    <w:lvl w:ilvl="0" w:tentative="0">
      <w:start w:val="1"/>
      <w:numFmt w:val="decimalEnclosedCircleChinese"/>
      <w:suff w:val="space"/>
      <w:lvlText w:val="%1"/>
      <w:lvlJc w:val="left"/>
      <w:rPr>
        <w:rFonts w:hint="eastAsia"/>
      </w:rPr>
    </w:lvl>
  </w:abstractNum>
  <w:abstractNum w:abstractNumId="13">
    <w:nsid w:val="474E5CF5"/>
    <w:multiLevelType w:val="singleLevel"/>
    <w:tmpl w:val="474E5CF5"/>
    <w:lvl w:ilvl="0" w:tentative="0">
      <w:start w:val="1"/>
      <w:numFmt w:val="decimalEnclosedCircleChinese"/>
      <w:suff w:val="space"/>
      <w:lvlText w:val="%1"/>
      <w:lvlJc w:val="left"/>
      <w:rPr>
        <w:rFonts w:hint="eastAsia"/>
      </w:rPr>
    </w:lvl>
  </w:abstractNum>
  <w:abstractNum w:abstractNumId="14">
    <w:nsid w:val="5174B713"/>
    <w:multiLevelType w:val="singleLevel"/>
    <w:tmpl w:val="5174B713"/>
    <w:lvl w:ilvl="0" w:tentative="0">
      <w:start w:val="1"/>
      <w:numFmt w:val="decimalEnclosedCircleChinese"/>
      <w:suff w:val="space"/>
      <w:lvlText w:val="%1"/>
      <w:lvlJc w:val="left"/>
      <w:rPr>
        <w:rFonts w:hint="eastAsia"/>
      </w:rPr>
    </w:lvl>
  </w:abstractNum>
  <w:abstractNum w:abstractNumId="15">
    <w:nsid w:val="528CB295"/>
    <w:multiLevelType w:val="singleLevel"/>
    <w:tmpl w:val="528CB295"/>
    <w:lvl w:ilvl="0" w:tentative="0">
      <w:start w:val="1"/>
      <w:numFmt w:val="decimalEnclosedCircleChinese"/>
      <w:suff w:val="space"/>
      <w:lvlText w:val="%1"/>
      <w:lvlJc w:val="left"/>
      <w:rPr>
        <w:rFonts w:hint="eastAsia"/>
      </w:rPr>
    </w:lvl>
  </w:abstractNum>
  <w:abstractNum w:abstractNumId="16">
    <w:nsid w:val="5F41E281"/>
    <w:multiLevelType w:val="singleLevel"/>
    <w:tmpl w:val="5F41E281"/>
    <w:lvl w:ilvl="0" w:tentative="0">
      <w:start w:val="1"/>
      <w:numFmt w:val="decimal"/>
      <w:lvlText w:val="%1."/>
      <w:lvlJc w:val="left"/>
      <w:pPr>
        <w:tabs>
          <w:tab w:val="left" w:pos="312"/>
        </w:tabs>
      </w:pPr>
    </w:lvl>
  </w:abstractNum>
  <w:abstractNum w:abstractNumId="17">
    <w:nsid w:val="6F75D763"/>
    <w:multiLevelType w:val="singleLevel"/>
    <w:tmpl w:val="6F75D763"/>
    <w:lvl w:ilvl="0" w:tentative="0">
      <w:start w:val="1"/>
      <w:numFmt w:val="decimal"/>
      <w:lvlText w:val="%1."/>
      <w:lvlJc w:val="left"/>
      <w:pPr>
        <w:tabs>
          <w:tab w:val="left" w:pos="312"/>
        </w:tabs>
      </w:pPr>
    </w:lvl>
  </w:abstractNum>
  <w:abstractNum w:abstractNumId="18">
    <w:nsid w:val="7AF87531"/>
    <w:multiLevelType w:val="singleLevel"/>
    <w:tmpl w:val="7AF87531"/>
    <w:lvl w:ilvl="0" w:tentative="0">
      <w:start w:val="1"/>
      <w:numFmt w:val="decimalEnclosedCircleChinese"/>
      <w:suff w:val="space"/>
      <w:lvlText w:val="%1"/>
      <w:lvlJc w:val="left"/>
      <w:rPr>
        <w:rFonts w:hint="eastAsia"/>
      </w:rPr>
    </w:lvl>
  </w:abstractNum>
  <w:num w:numId="1">
    <w:abstractNumId w:val="17"/>
  </w:num>
  <w:num w:numId="2">
    <w:abstractNumId w:val="1"/>
  </w:num>
  <w:num w:numId="3">
    <w:abstractNumId w:val="8"/>
  </w:num>
  <w:num w:numId="4">
    <w:abstractNumId w:val="16"/>
  </w:num>
  <w:num w:numId="5">
    <w:abstractNumId w:val="11"/>
  </w:num>
  <w:num w:numId="6">
    <w:abstractNumId w:val="6"/>
  </w:num>
  <w:num w:numId="7">
    <w:abstractNumId w:val="15"/>
  </w:num>
  <w:num w:numId="8">
    <w:abstractNumId w:val="13"/>
  </w:num>
  <w:num w:numId="9">
    <w:abstractNumId w:val="14"/>
  </w:num>
  <w:num w:numId="10">
    <w:abstractNumId w:val="9"/>
  </w:num>
  <w:num w:numId="11">
    <w:abstractNumId w:val="3"/>
  </w:num>
  <w:num w:numId="12">
    <w:abstractNumId w:val="12"/>
  </w:num>
  <w:num w:numId="13">
    <w:abstractNumId w:val="4"/>
  </w:num>
  <w:num w:numId="14">
    <w:abstractNumId w:val="5"/>
  </w:num>
  <w:num w:numId="15">
    <w:abstractNumId w:val="0"/>
  </w:num>
  <w:num w:numId="16">
    <w:abstractNumId w:val="10"/>
  </w:num>
  <w:num w:numId="17">
    <w:abstractNumId w:val="18"/>
  </w:num>
  <w:num w:numId="18">
    <w:abstractNumId w:val="7"/>
  </w:num>
  <w:num w:numId="1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inble">
    <w15:presenceInfo w15:providerId="WPS Office" w15:userId="28916298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5ZWVjZTE1OWMyYzE0OTVhOWM1NzE3MjFiMjYyZTMifQ=="/>
  </w:docVars>
  <w:rsids>
    <w:rsidRoot w:val="00CC7F5E"/>
    <w:rsid w:val="0004076E"/>
    <w:rsid w:val="000412A9"/>
    <w:rsid w:val="000B025E"/>
    <w:rsid w:val="000C0D14"/>
    <w:rsid w:val="000E02A1"/>
    <w:rsid w:val="000F7479"/>
    <w:rsid w:val="00110E57"/>
    <w:rsid w:val="00113C41"/>
    <w:rsid w:val="00113C72"/>
    <w:rsid w:val="00120BE8"/>
    <w:rsid w:val="001256C7"/>
    <w:rsid w:val="00152233"/>
    <w:rsid w:val="001603E0"/>
    <w:rsid w:val="00176B9B"/>
    <w:rsid w:val="001A0E2C"/>
    <w:rsid w:val="001E7ECD"/>
    <w:rsid w:val="0020275E"/>
    <w:rsid w:val="002272FE"/>
    <w:rsid w:val="002337C8"/>
    <w:rsid w:val="00243C7A"/>
    <w:rsid w:val="00283C49"/>
    <w:rsid w:val="00287451"/>
    <w:rsid w:val="002B5F72"/>
    <w:rsid w:val="002C24A4"/>
    <w:rsid w:val="002D0EF1"/>
    <w:rsid w:val="002E19C3"/>
    <w:rsid w:val="00345534"/>
    <w:rsid w:val="00390D6D"/>
    <w:rsid w:val="003A2624"/>
    <w:rsid w:val="003F225A"/>
    <w:rsid w:val="00401967"/>
    <w:rsid w:val="00446571"/>
    <w:rsid w:val="004532D3"/>
    <w:rsid w:val="00467446"/>
    <w:rsid w:val="004A407A"/>
    <w:rsid w:val="004A5B53"/>
    <w:rsid w:val="004C5CF1"/>
    <w:rsid w:val="004F1950"/>
    <w:rsid w:val="00506C3F"/>
    <w:rsid w:val="00512263"/>
    <w:rsid w:val="00537E7A"/>
    <w:rsid w:val="0054691B"/>
    <w:rsid w:val="0056331F"/>
    <w:rsid w:val="0057116C"/>
    <w:rsid w:val="00576ABD"/>
    <w:rsid w:val="005B7D75"/>
    <w:rsid w:val="005C20FA"/>
    <w:rsid w:val="005C37FF"/>
    <w:rsid w:val="005D2038"/>
    <w:rsid w:val="005E520C"/>
    <w:rsid w:val="00607141"/>
    <w:rsid w:val="006150DB"/>
    <w:rsid w:val="00624010"/>
    <w:rsid w:val="00632CFB"/>
    <w:rsid w:val="00637AE8"/>
    <w:rsid w:val="006456F0"/>
    <w:rsid w:val="006748B7"/>
    <w:rsid w:val="006E0A99"/>
    <w:rsid w:val="006E1246"/>
    <w:rsid w:val="006F65ED"/>
    <w:rsid w:val="006F6913"/>
    <w:rsid w:val="00747EA6"/>
    <w:rsid w:val="00750155"/>
    <w:rsid w:val="007502F8"/>
    <w:rsid w:val="00755F36"/>
    <w:rsid w:val="007753B8"/>
    <w:rsid w:val="00785C17"/>
    <w:rsid w:val="0079076C"/>
    <w:rsid w:val="007E6D3F"/>
    <w:rsid w:val="008311F1"/>
    <w:rsid w:val="00846B66"/>
    <w:rsid w:val="008948F5"/>
    <w:rsid w:val="008968A8"/>
    <w:rsid w:val="008A1349"/>
    <w:rsid w:val="008D0E14"/>
    <w:rsid w:val="008F2851"/>
    <w:rsid w:val="008F72E7"/>
    <w:rsid w:val="00902CEB"/>
    <w:rsid w:val="0091609D"/>
    <w:rsid w:val="00917A49"/>
    <w:rsid w:val="00986E38"/>
    <w:rsid w:val="0099218A"/>
    <w:rsid w:val="009A1A11"/>
    <w:rsid w:val="009C5122"/>
    <w:rsid w:val="009F3A03"/>
    <w:rsid w:val="00A01062"/>
    <w:rsid w:val="00A06705"/>
    <w:rsid w:val="00A537C7"/>
    <w:rsid w:val="00AE0DB9"/>
    <w:rsid w:val="00AF2920"/>
    <w:rsid w:val="00AF5D5F"/>
    <w:rsid w:val="00B122E6"/>
    <w:rsid w:val="00B63FDE"/>
    <w:rsid w:val="00B83173"/>
    <w:rsid w:val="00B858C4"/>
    <w:rsid w:val="00B94C0F"/>
    <w:rsid w:val="00BA1024"/>
    <w:rsid w:val="00BA6B27"/>
    <w:rsid w:val="00BB2BAE"/>
    <w:rsid w:val="00BD0938"/>
    <w:rsid w:val="00BD7C0D"/>
    <w:rsid w:val="00BE7803"/>
    <w:rsid w:val="00C15098"/>
    <w:rsid w:val="00C2619B"/>
    <w:rsid w:val="00C51199"/>
    <w:rsid w:val="00C5783C"/>
    <w:rsid w:val="00CC7F5E"/>
    <w:rsid w:val="00CD2A59"/>
    <w:rsid w:val="00CE7A81"/>
    <w:rsid w:val="00CE7D20"/>
    <w:rsid w:val="00CF773A"/>
    <w:rsid w:val="00D00CD8"/>
    <w:rsid w:val="00D01D89"/>
    <w:rsid w:val="00D71FDC"/>
    <w:rsid w:val="00D91F53"/>
    <w:rsid w:val="00DF4821"/>
    <w:rsid w:val="00E11FD8"/>
    <w:rsid w:val="00E30696"/>
    <w:rsid w:val="00E40DCD"/>
    <w:rsid w:val="00E473D9"/>
    <w:rsid w:val="00E570E2"/>
    <w:rsid w:val="00E642E4"/>
    <w:rsid w:val="00E80A39"/>
    <w:rsid w:val="00E81D4B"/>
    <w:rsid w:val="00E83D94"/>
    <w:rsid w:val="00E84560"/>
    <w:rsid w:val="00EC5DD6"/>
    <w:rsid w:val="00ED1790"/>
    <w:rsid w:val="00F100A1"/>
    <w:rsid w:val="00F3503C"/>
    <w:rsid w:val="00F36084"/>
    <w:rsid w:val="00F76005"/>
    <w:rsid w:val="00F82B36"/>
    <w:rsid w:val="00FA0EFA"/>
    <w:rsid w:val="00FA4ED5"/>
    <w:rsid w:val="00FD7302"/>
    <w:rsid w:val="02BC10CB"/>
    <w:rsid w:val="04195C34"/>
    <w:rsid w:val="05B84D2F"/>
    <w:rsid w:val="05D46790"/>
    <w:rsid w:val="069E6C60"/>
    <w:rsid w:val="07485E9C"/>
    <w:rsid w:val="0AC16386"/>
    <w:rsid w:val="0B8B55F3"/>
    <w:rsid w:val="0C28640C"/>
    <w:rsid w:val="0D533A2C"/>
    <w:rsid w:val="0FF22FB9"/>
    <w:rsid w:val="100E726F"/>
    <w:rsid w:val="10ED222E"/>
    <w:rsid w:val="118959A2"/>
    <w:rsid w:val="126524B2"/>
    <w:rsid w:val="141C32AA"/>
    <w:rsid w:val="14D26F15"/>
    <w:rsid w:val="164D1DA7"/>
    <w:rsid w:val="173B6FF4"/>
    <w:rsid w:val="18BF70CD"/>
    <w:rsid w:val="19BB4239"/>
    <w:rsid w:val="1AB31597"/>
    <w:rsid w:val="1C332675"/>
    <w:rsid w:val="1C5D5ECA"/>
    <w:rsid w:val="1D00228C"/>
    <w:rsid w:val="1D3A34DE"/>
    <w:rsid w:val="1F1B2614"/>
    <w:rsid w:val="21BB7B73"/>
    <w:rsid w:val="21C97F2F"/>
    <w:rsid w:val="220A5F40"/>
    <w:rsid w:val="22CB5324"/>
    <w:rsid w:val="238F694D"/>
    <w:rsid w:val="241F6490"/>
    <w:rsid w:val="25577ED0"/>
    <w:rsid w:val="2587121F"/>
    <w:rsid w:val="25C51B20"/>
    <w:rsid w:val="276F6846"/>
    <w:rsid w:val="28E81FD9"/>
    <w:rsid w:val="29233D8C"/>
    <w:rsid w:val="29F32E8B"/>
    <w:rsid w:val="2AE44ECD"/>
    <w:rsid w:val="2C5D3320"/>
    <w:rsid w:val="2C6D40D2"/>
    <w:rsid w:val="30B24370"/>
    <w:rsid w:val="32683CBF"/>
    <w:rsid w:val="37163FA1"/>
    <w:rsid w:val="38EF02BE"/>
    <w:rsid w:val="3B710987"/>
    <w:rsid w:val="3BF06553"/>
    <w:rsid w:val="3DC93D93"/>
    <w:rsid w:val="3EF51BA6"/>
    <w:rsid w:val="3FB13A48"/>
    <w:rsid w:val="405612E1"/>
    <w:rsid w:val="407666C5"/>
    <w:rsid w:val="423D4821"/>
    <w:rsid w:val="43DF0CF4"/>
    <w:rsid w:val="45D1145A"/>
    <w:rsid w:val="4B2571A1"/>
    <w:rsid w:val="4B630E1D"/>
    <w:rsid w:val="4C9D50C7"/>
    <w:rsid w:val="4DA01D43"/>
    <w:rsid w:val="4DA34B7F"/>
    <w:rsid w:val="4E22335F"/>
    <w:rsid w:val="4F093953"/>
    <w:rsid w:val="51C77A4B"/>
    <w:rsid w:val="52134233"/>
    <w:rsid w:val="57365F2C"/>
    <w:rsid w:val="596174A9"/>
    <w:rsid w:val="5A365BD6"/>
    <w:rsid w:val="5BA26C0E"/>
    <w:rsid w:val="5C2F70CC"/>
    <w:rsid w:val="5C4750C0"/>
    <w:rsid w:val="5E135709"/>
    <w:rsid w:val="5E600D59"/>
    <w:rsid w:val="5E7C394C"/>
    <w:rsid w:val="60CF27C1"/>
    <w:rsid w:val="641A3E9D"/>
    <w:rsid w:val="644052D3"/>
    <w:rsid w:val="64714514"/>
    <w:rsid w:val="64C97945"/>
    <w:rsid w:val="65DF61FA"/>
    <w:rsid w:val="664A50DF"/>
    <w:rsid w:val="67A27E1E"/>
    <w:rsid w:val="684D1945"/>
    <w:rsid w:val="68584943"/>
    <w:rsid w:val="68926AC0"/>
    <w:rsid w:val="69232A11"/>
    <w:rsid w:val="6A651B8C"/>
    <w:rsid w:val="6DE46F5D"/>
    <w:rsid w:val="7020238D"/>
    <w:rsid w:val="70CE29F3"/>
    <w:rsid w:val="72A321AE"/>
    <w:rsid w:val="74410082"/>
    <w:rsid w:val="76487F5B"/>
    <w:rsid w:val="7867290B"/>
    <w:rsid w:val="7A13601D"/>
    <w:rsid w:val="7D3E1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qFormat="1" w:unhideWhenUsed="0" w:uiPriority="0"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宋体" w:hAnsi="宋体" w:eastAsia="宋体" w:cs="宋体"/>
      <w:kern w:val="0"/>
      <w:sz w:val="24"/>
      <w:szCs w:val="24"/>
      <w:lang w:val="en-US" w:eastAsia="zh-CN" w:bidi="ar-SA"/>
    </w:rPr>
  </w:style>
  <w:style w:type="paragraph" w:styleId="3">
    <w:name w:val="heading 1"/>
    <w:basedOn w:val="1"/>
    <w:next w:val="1"/>
    <w:link w:val="40"/>
    <w:qFormat/>
    <w:uiPriority w:val="9"/>
    <w:pPr>
      <w:keepNext/>
      <w:keepLines/>
      <w:spacing w:before="340" w:after="330" w:line="578" w:lineRule="auto"/>
      <w:outlineLvl w:val="0"/>
    </w:pPr>
    <w:rPr>
      <w:b/>
      <w:bCs/>
      <w:kern w:val="44"/>
      <w:sz w:val="44"/>
      <w:szCs w:val="44"/>
    </w:rPr>
  </w:style>
  <w:style w:type="paragraph" w:styleId="4">
    <w:name w:val="heading 3"/>
    <w:basedOn w:val="1"/>
    <w:next w:val="1"/>
    <w:link w:val="44"/>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43"/>
    <w:semiHidden/>
    <w:unhideWhenUsed/>
    <w:qFormat/>
    <w:uiPriority w:val="9"/>
    <w:pPr>
      <w:spacing w:before="100" w:beforeAutospacing="1" w:after="100" w:afterAutospacing="1"/>
      <w:outlineLvl w:val="3"/>
    </w:pPr>
    <w:rPr>
      <w:rFonts w:cs="Times New Roman"/>
      <w:b/>
      <w:bCs/>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2">
    <w:name w:val="_Style 3"/>
    <w:basedOn w:val="1"/>
    <w:qFormat/>
    <w:uiPriority w:val="0"/>
    <w:pPr>
      <w:ind w:firstLine="420" w:firstLineChars="200"/>
    </w:pPr>
    <w:rPr>
      <w:sz w:val="20"/>
    </w:rPr>
  </w:style>
  <w:style w:type="paragraph" w:styleId="6">
    <w:name w:val="Normal Indent"/>
    <w:basedOn w:val="1"/>
    <w:qFormat/>
    <w:uiPriority w:val="99"/>
    <w:pPr>
      <w:ind w:firstLine="420" w:firstLineChars="200"/>
    </w:pPr>
    <w:rPr>
      <w:rFonts w:ascii="Times New Roman" w:hAnsi="Times New Roman" w:eastAsia="宋体"/>
      <w:kern w:val="0"/>
      <w:sz w:val="20"/>
    </w:rPr>
  </w:style>
  <w:style w:type="paragraph" w:styleId="7">
    <w:name w:val="annotation text"/>
    <w:basedOn w:val="1"/>
    <w:link w:val="28"/>
    <w:semiHidden/>
    <w:qFormat/>
    <w:uiPriority w:val="99"/>
    <w:rPr>
      <w:rFonts w:ascii="Calibri" w:hAnsi="Calibri" w:cs="Times New Roman"/>
    </w:rPr>
  </w:style>
  <w:style w:type="paragraph" w:styleId="8">
    <w:name w:val="Body Text"/>
    <w:basedOn w:val="1"/>
    <w:link w:val="36"/>
    <w:qFormat/>
    <w:uiPriority w:val="1"/>
    <w:pPr>
      <w:autoSpaceDE w:val="0"/>
      <w:autoSpaceDN w:val="0"/>
      <w:adjustRightInd w:val="0"/>
      <w:spacing w:before="179"/>
      <w:ind w:left="120" w:right="109" w:firstLine="482"/>
    </w:pPr>
    <w:rPr>
      <w:rFonts w:hAnsi="Times New Roman"/>
      <w:sz w:val="23"/>
      <w:szCs w:val="23"/>
    </w:rPr>
  </w:style>
  <w:style w:type="paragraph" w:styleId="9">
    <w:name w:val="Body Text Indent"/>
    <w:basedOn w:val="1"/>
    <w:qFormat/>
    <w:uiPriority w:val="0"/>
    <w:pPr>
      <w:spacing w:after="120"/>
      <w:ind w:left="420" w:leftChars="200"/>
    </w:pPr>
  </w:style>
  <w:style w:type="paragraph" w:styleId="10">
    <w:name w:val="toc 5"/>
    <w:basedOn w:val="1"/>
    <w:next w:val="1"/>
    <w:semiHidden/>
    <w:qFormat/>
    <w:uiPriority w:val="0"/>
    <w:pPr>
      <w:spacing w:line="320" w:lineRule="auto"/>
      <w:ind w:left="840" w:firstLine="480" w:firstLineChars="200"/>
    </w:pPr>
    <w:rPr>
      <w:rFonts w:ascii="Times New Roman" w:hAnsi="Times New Roman" w:cs="Times New Roman"/>
      <w:color w:val="000000"/>
      <w:sz w:val="18"/>
      <w:szCs w:val="18"/>
    </w:rPr>
  </w:style>
  <w:style w:type="paragraph" w:styleId="11">
    <w:name w:val="Balloon Text"/>
    <w:basedOn w:val="1"/>
    <w:link w:val="27"/>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pPr>
    <w:rPr>
      <w:rFonts w:ascii="Calibri" w:hAnsi="Calibri" w:cs="Times New Roman"/>
      <w:sz w:val="18"/>
      <w:szCs w:val="18"/>
    </w:rPr>
  </w:style>
  <w:style w:type="paragraph" w:styleId="13">
    <w:name w:val="header"/>
    <w:basedOn w:val="1"/>
    <w:link w:val="30"/>
    <w:unhideWhenUsed/>
    <w:qFormat/>
    <w:uiPriority w:val="99"/>
    <w:pPr>
      <w:pBdr>
        <w:bottom w:val="single" w:color="auto" w:sz="6" w:space="1"/>
      </w:pBdr>
      <w:tabs>
        <w:tab w:val="center" w:pos="4153"/>
        <w:tab w:val="right" w:pos="8306"/>
      </w:tabs>
      <w:snapToGrid w:val="0"/>
      <w:jc w:val="center"/>
    </w:pPr>
    <w:rPr>
      <w:rFonts w:ascii="Calibri" w:hAnsi="Calibri" w:cs="Times New Roman"/>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tabs>
        <w:tab w:val="right" w:leader="dot" w:pos="8296"/>
      </w:tabs>
      <w:spacing w:line="360" w:lineRule="auto"/>
      <w:ind w:left="480" w:leftChars="200"/>
    </w:pPr>
  </w:style>
  <w:style w:type="paragraph" w:styleId="16">
    <w:name w:val="Normal (Web)"/>
    <w:basedOn w:val="1"/>
    <w:qFormat/>
    <w:uiPriority w:val="99"/>
    <w:pPr>
      <w:spacing w:before="100" w:beforeAutospacing="1" w:after="100" w:afterAutospacing="1"/>
    </w:pPr>
  </w:style>
  <w:style w:type="paragraph" w:styleId="17">
    <w:name w:val="annotation subject"/>
    <w:basedOn w:val="7"/>
    <w:next w:val="7"/>
    <w:link w:val="31"/>
    <w:semiHidden/>
    <w:unhideWhenUsed/>
    <w:qFormat/>
    <w:uiPriority w:val="99"/>
    <w:rPr>
      <w:b/>
      <w:bCs/>
    </w:rPr>
  </w:style>
  <w:style w:type="paragraph" w:styleId="18">
    <w:name w:val="Body Text First Indent"/>
    <w:basedOn w:val="8"/>
    <w:qFormat/>
    <w:uiPriority w:val="0"/>
    <w:pPr>
      <w:ind w:firstLine="420" w:firstLineChars="100"/>
    </w:pPr>
    <w:rPr>
      <w:rFonts w:ascii="Times New Roman" w:hAnsi="Times New Roman" w:cs="Times New Roman"/>
      <w:szCs w:val="20"/>
      <w:lang w:val="zh-CN" w:bidi="zh-CN"/>
    </w:rPr>
  </w:style>
  <w:style w:type="paragraph" w:styleId="19">
    <w:name w:val="Body Text First Indent 2"/>
    <w:basedOn w:val="9"/>
    <w:next w:val="8"/>
    <w:qFormat/>
    <w:uiPriority w:val="0"/>
    <w:pPr>
      <w:spacing w:line="460" w:lineRule="exact"/>
      <w:ind w:firstLine="420" w:firstLineChars="200"/>
    </w:pPr>
    <w:rPr>
      <w:rFonts w:ascii="Times New Roman" w:hAnsi="Times New Roman" w:eastAsia="等线" w:cs="Times New Roman"/>
      <w:sz w:val="24"/>
    </w:rPr>
  </w:style>
  <w:style w:type="table" w:styleId="21">
    <w:name w:val="Table Grid"/>
    <w:basedOn w:val="20"/>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FollowedHyperlink"/>
    <w:basedOn w:val="22"/>
    <w:semiHidden/>
    <w:unhideWhenUsed/>
    <w:qFormat/>
    <w:uiPriority w:val="99"/>
    <w:rPr>
      <w:color w:val="800080"/>
      <w:u w:val="single"/>
    </w:rPr>
  </w:style>
  <w:style w:type="character" w:styleId="25">
    <w:name w:val="Hyperlink"/>
    <w:basedOn w:val="22"/>
    <w:unhideWhenUsed/>
    <w:qFormat/>
    <w:uiPriority w:val="99"/>
    <w:rPr>
      <w:color w:val="0000FF" w:themeColor="hyperlink"/>
      <w:u w:val="single"/>
      <w14:textFill>
        <w14:solidFill>
          <w14:schemeClr w14:val="hlink"/>
        </w14:solidFill>
      </w14:textFill>
    </w:rPr>
  </w:style>
  <w:style w:type="character" w:styleId="26">
    <w:name w:val="annotation reference"/>
    <w:semiHidden/>
    <w:qFormat/>
    <w:uiPriority w:val="99"/>
    <w:rPr>
      <w:rFonts w:cs="Times New Roman"/>
      <w:sz w:val="21"/>
      <w:szCs w:val="21"/>
    </w:rPr>
  </w:style>
  <w:style w:type="character" w:customStyle="1" w:styleId="27">
    <w:name w:val="批注框文本 字符"/>
    <w:basedOn w:val="22"/>
    <w:link w:val="11"/>
    <w:semiHidden/>
    <w:qFormat/>
    <w:uiPriority w:val="99"/>
    <w:rPr>
      <w:sz w:val="18"/>
      <w:szCs w:val="18"/>
    </w:rPr>
  </w:style>
  <w:style w:type="character" w:customStyle="1" w:styleId="28">
    <w:name w:val="批注文字 字符"/>
    <w:basedOn w:val="22"/>
    <w:link w:val="7"/>
    <w:semiHidden/>
    <w:qFormat/>
    <w:uiPriority w:val="99"/>
    <w:rPr>
      <w:rFonts w:ascii="Calibri" w:hAnsi="Calibri" w:eastAsia="宋体" w:cs="Times New Roman"/>
    </w:rPr>
  </w:style>
  <w:style w:type="character" w:customStyle="1" w:styleId="29">
    <w:name w:val="页脚 字符"/>
    <w:basedOn w:val="22"/>
    <w:link w:val="12"/>
    <w:qFormat/>
    <w:uiPriority w:val="99"/>
    <w:rPr>
      <w:rFonts w:ascii="Calibri" w:hAnsi="Calibri" w:eastAsia="宋体" w:cs="Times New Roman"/>
      <w:sz w:val="18"/>
      <w:szCs w:val="18"/>
    </w:rPr>
  </w:style>
  <w:style w:type="character" w:customStyle="1" w:styleId="30">
    <w:name w:val="页眉 字符"/>
    <w:basedOn w:val="22"/>
    <w:link w:val="13"/>
    <w:qFormat/>
    <w:uiPriority w:val="99"/>
    <w:rPr>
      <w:rFonts w:ascii="Calibri" w:hAnsi="Calibri" w:eastAsia="宋体" w:cs="Times New Roman"/>
      <w:sz w:val="18"/>
      <w:szCs w:val="18"/>
    </w:rPr>
  </w:style>
  <w:style w:type="character" w:customStyle="1" w:styleId="31">
    <w:name w:val="批注主题 字符"/>
    <w:basedOn w:val="28"/>
    <w:link w:val="17"/>
    <w:semiHidden/>
    <w:qFormat/>
    <w:uiPriority w:val="99"/>
    <w:rPr>
      <w:rFonts w:ascii="Calibri" w:hAnsi="Calibri" w:eastAsia="宋体" w:cs="Times New Roman"/>
      <w:b/>
      <w:bCs/>
    </w:rPr>
  </w:style>
  <w:style w:type="paragraph" w:customStyle="1" w:styleId="32">
    <w:name w:val="居中文字"/>
    <w:basedOn w:val="1"/>
    <w:qFormat/>
    <w:uiPriority w:val="0"/>
    <w:pPr>
      <w:spacing w:line="440" w:lineRule="exact"/>
      <w:jc w:val="center"/>
    </w:pPr>
    <w:rPr>
      <w:color w:val="000000"/>
    </w:rPr>
  </w:style>
  <w:style w:type="paragraph" w:customStyle="1" w:styleId="33">
    <w:name w:val="表格文字"/>
    <w:basedOn w:val="1"/>
    <w:link w:val="34"/>
    <w:qFormat/>
    <w:uiPriority w:val="0"/>
    <w:pPr>
      <w:spacing w:line="240" w:lineRule="atLeast"/>
    </w:pPr>
    <w:rPr>
      <w:color w:val="000000"/>
      <w:szCs w:val="21"/>
    </w:rPr>
  </w:style>
  <w:style w:type="character" w:customStyle="1" w:styleId="34">
    <w:name w:val="表格文字 Char"/>
    <w:basedOn w:val="22"/>
    <w:link w:val="33"/>
    <w:qFormat/>
    <w:uiPriority w:val="0"/>
    <w:rPr>
      <w:rFonts w:ascii="宋体" w:hAnsi="宋体" w:eastAsia="宋体" w:cs="宋体"/>
      <w:color w:val="000000"/>
      <w:kern w:val="0"/>
      <w:szCs w:val="21"/>
    </w:rPr>
  </w:style>
  <w:style w:type="character" w:customStyle="1" w:styleId="35">
    <w:name w:val="未处理的提及1"/>
    <w:basedOn w:val="22"/>
    <w:semiHidden/>
    <w:unhideWhenUsed/>
    <w:qFormat/>
    <w:uiPriority w:val="99"/>
    <w:rPr>
      <w:color w:val="605E5C"/>
      <w:shd w:val="clear" w:color="auto" w:fill="E1DFDD"/>
    </w:rPr>
  </w:style>
  <w:style w:type="character" w:customStyle="1" w:styleId="36">
    <w:name w:val="正文文本 字符"/>
    <w:basedOn w:val="22"/>
    <w:link w:val="8"/>
    <w:qFormat/>
    <w:uiPriority w:val="1"/>
    <w:rPr>
      <w:rFonts w:ascii="宋体" w:hAnsi="Times New Roman" w:eastAsia="宋体" w:cs="宋体"/>
      <w:kern w:val="0"/>
      <w:sz w:val="23"/>
      <w:szCs w:val="23"/>
    </w:rPr>
  </w:style>
  <w:style w:type="character" w:customStyle="1" w:styleId="37">
    <w:name w:val="Unresolved Mention"/>
    <w:basedOn w:val="22"/>
    <w:semiHidden/>
    <w:unhideWhenUsed/>
    <w:qFormat/>
    <w:uiPriority w:val="99"/>
    <w:rPr>
      <w:color w:val="605E5C"/>
      <w:shd w:val="clear" w:color="auto" w:fill="E1DFDD"/>
    </w:rPr>
  </w:style>
  <w:style w:type="paragraph" w:styleId="38">
    <w:name w:val="List Paragraph"/>
    <w:basedOn w:val="1"/>
    <w:qFormat/>
    <w:uiPriority w:val="34"/>
    <w:pPr>
      <w:ind w:firstLine="420" w:firstLineChars="200"/>
    </w:pPr>
  </w:style>
  <w:style w:type="paragraph" w:customStyle="1" w:styleId="39">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0">
    <w:name w:val="标题 1 字符"/>
    <w:basedOn w:val="22"/>
    <w:link w:val="3"/>
    <w:qFormat/>
    <w:uiPriority w:val="9"/>
    <w:rPr>
      <w:rFonts w:ascii="宋体" w:hAnsi="宋体" w:eastAsia="宋体" w:cs="宋体"/>
      <w:b/>
      <w:bCs/>
      <w:kern w:val="44"/>
      <w:sz w:val="44"/>
      <w:szCs w:val="44"/>
    </w:rPr>
  </w:style>
  <w:style w:type="paragraph" w:customStyle="1" w:styleId="41">
    <w:name w:val="TOC Heading"/>
    <w:basedOn w:val="3"/>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2">
    <w:name w:val="标题 4 字符"/>
    <w:basedOn w:val="22"/>
    <w:semiHidden/>
    <w:qFormat/>
    <w:uiPriority w:val="9"/>
    <w:rPr>
      <w:rFonts w:asciiTheme="majorHAnsi" w:hAnsiTheme="majorHAnsi" w:eastAsiaTheme="majorEastAsia" w:cstheme="majorBidi"/>
      <w:b/>
      <w:bCs/>
      <w:kern w:val="0"/>
      <w:sz w:val="28"/>
      <w:szCs w:val="28"/>
    </w:rPr>
  </w:style>
  <w:style w:type="character" w:customStyle="1" w:styleId="43">
    <w:name w:val="标题 4 字符1"/>
    <w:basedOn w:val="22"/>
    <w:link w:val="5"/>
    <w:semiHidden/>
    <w:qFormat/>
    <w:locked/>
    <w:uiPriority w:val="9"/>
    <w:rPr>
      <w:rFonts w:ascii="宋体" w:hAnsi="宋体" w:eastAsia="宋体" w:cs="Times New Roman"/>
      <w:b/>
      <w:bCs/>
      <w:kern w:val="0"/>
      <w:sz w:val="24"/>
      <w:szCs w:val="24"/>
    </w:rPr>
  </w:style>
  <w:style w:type="character" w:customStyle="1" w:styleId="44">
    <w:name w:val="标题 3 字符"/>
    <w:basedOn w:val="22"/>
    <w:link w:val="4"/>
    <w:semiHidden/>
    <w:qFormat/>
    <w:uiPriority w:val="9"/>
    <w:rPr>
      <w:rFonts w:ascii="宋体" w:hAnsi="宋体" w:eastAsia="宋体" w:cs="宋体"/>
      <w:b/>
      <w:bCs/>
      <w:kern w:val="0"/>
      <w:sz w:val="32"/>
      <w:szCs w:val="32"/>
    </w:rPr>
  </w:style>
  <w:style w:type="character" w:customStyle="1" w:styleId="45">
    <w:name w:val="font191"/>
    <w:basedOn w:val="22"/>
    <w:qFormat/>
    <w:uiPriority w:val="0"/>
    <w:rPr>
      <w:rFonts w:hint="eastAsia" w:ascii="宋体" w:hAnsi="宋体" w:eastAsia="宋体" w:cs="宋体"/>
      <w:b/>
      <w:bCs/>
      <w:color w:val="000000"/>
      <w:sz w:val="28"/>
      <w:szCs w:val="28"/>
      <w:u w:val="single"/>
    </w:rPr>
  </w:style>
  <w:style w:type="character" w:customStyle="1" w:styleId="46">
    <w:name w:val="font11"/>
    <w:basedOn w:val="22"/>
    <w:qFormat/>
    <w:uiPriority w:val="0"/>
    <w:rPr>
      <w:rFonts w:hint="eastAsia" w:ascii="宋体" w:hAnsi="宋体" w:eastAsia="宋体" w:cs="宋体"/>
      <w:b/>
      <w:bCs/>
      <w:color w:val="000000"/>
      <w:sz w:val="28"/>
      <w:szCs w:val="28"/>
      <w:u w:val="none"/>
    </w:rPr>
  </w:style>
  <w:style w:type="paragraph" w:customStyle="1" w:styleId="47">
    <w:name w:val="WPSOffice手动目录 1"/>
    <w:qFormat/>
    <w:uiPriority w:val="0"/>
    <w:pPr>
      <w:ind w:leftChars="0"/>
    </w:pPr>
    <w:rPr>
      <w:rFonts w:ascii="Times New Roman" w:hAnsi="Times New Roman" w:eastAsia="宋体" w:cs="Times New Roman"/>
      <w:sz w:val="20"/>
      <w:szCs w:val="20"/>
    </w:rPr>
  </w:style>
  <w:style w:type="paragraph" w:customStyle="1" w:styleId="48">
    <w:name w:val="WPSOffice手动目录 2"/>
    <w:qFormat/>
    <w:uiPriority w:val="0"/>
    <w:pPr>
      <w:ind w:leftChars="200"/>
    </w:pPr>
    <w:rPr>
      <w:rFonts w:ascii="Times New Roman" w:hAnsi="Times New Roman" w:eastAsia="宋体" w:cs="Times New Roman"/>
      <w:sz w:val="20"/>
      <w:szCs w:val="20"/>
    </w:rPr>
  </w:style>
  <w:style w:type="character" w:customStyle="1" w:styleId="49">
    <w:name w:val="font261"/>
    <w:basedOn w:val="22"/>
    <w:qFormat/>
    <w:uiPriority w:val="0"/>
    <w:rPr>
      <w:rFonts w:hint="eastAsia" w:ascii="宋体" w:hAnsi="宋体" w:eastAsia="宋体" w:cs="宋体"/>
      <w:b/>
      <w:bCs/>
      <w:color w:val="000000"/>
      <w:sz w:val="32"/>
      <w:szCs w:val="32"/>
      <w:u w:val="single"/>
    </w:rPr>
  </w:style>
  <w:style w:type="character" w:customStyle="1" w:styleId="50">
    <w:name w:val="font61"/>
    <w:basedOn w:val="22"/>
    <w:qFormat/>
    <w:uiPriority w:val="0"/>
    <w:rPr>
      <w:rFonts w:hint="eastAsia" w:ascii="宋体" w:hAnsi="宋体" w:eastAsia="宋体" w:cs="宋体"/>
      <w:color w:val="000000"/>
      <w:sz w:val="21"/>
      <w:szCs w:val="21"/>
      <w:u w:val="none"/>
    </w:rPr>
  </w:style>
  <w:style w:type="character" w:customStyle="1" w:styleId="51">
    <w:name w:val="font121"/>
    <w:basedOn w:val="22"/>
    <w:qFormat/>
    <w:uiPriority w:val="0"/>
    <w:rPr>
      <w:rFonts w:hint="eastAsia" w:ascii="宋体" w:hAnsi="宋体" w:eastAsia="宋体" w:cs="宋体"/>
      <w:color w:val="000000"/>
      <w:sz w:val="16"/>
      <w:szCs w:val="16"/>
      <w:u w:val="none"/>
    </w:rPr>
  </w:style>
  <w:style w:type="character" w:customStyle="1" w:styleId="52">
    <w:name w:val="font112"/>
    <w:basedOn w:val="22"/>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25A1E9-64F0-4E1D-BB34-FB3395A84DA4}">
  <ds:schemaRefs/>
</ds:datastoreItem>
</file>

<file path=docProps/app.xml><?xml version="1.0" encoding="utf-8"?>
<Properties xmlns="http://schemas.openxmlformats.org/officeDocument/2006/extended-properties" xmlns:vt="http://schemas.openxmlformats.org/officeDocument/2006/docPropsVTypes">
  <Template>Normal</Template>
  <Pages>29</Pages>
  <Words>786</Words>
  <Characters>870</Characters>
  <Lines>1241</Lines>
  <Paragraphs>932</Paragraphs>
  <TotalTime>2</TotalTime>
  <ScaleCrop>false</ScaleCrop>
  <LinksUpToDate>false</LinksUpToDate>
  <CharactersWithSpaces>1007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2025-05-19T13:02:00Z</dcterms:created>
  <dc:creator>xb21cn</dc:creator>
  <cp:lastModifiedBy>ID未识别</cp:lastModifiedBy>
  <dcterms:modified xsi:type="dcterms:W3CDTF">2026-01-20T03:16:15Z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F9026E4E67F24A0A8C30E7F07550514C_13</vt:lpwstr>
  </property>
  <property fmtid="{D5CDD505-2E9C-101B-9397-08002B2CF9AE}" pid="4" name="KSOTemplateDocerSaveRecord">
    <vt:lpwstr>eyJoZGlkIjoiNmM0NDFiMmM4N2NmZjk4ZjZhYWY3YTU5MDkwYzg3YTkiLCJ1c2VySWQiOiIyNjE5NDcwODMifQ==</vt:lpwstr>
  </property>
</Properties>
</file>